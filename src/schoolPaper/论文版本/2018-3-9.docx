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tabs>
          <w:tab w:val="left" w:pos="854"/>
        </w:tabs>
        <w:spacing w:line="360" w:lineRule="auto"/>
        <w:rPr>
          <w:del w:id="0" w:author="Janusio" w:date="2018-03-08T23:33:31Z"/>
          <w:rFonts w:hint="eastAsia" w:ascii="Times New Roman" w:hAnsi="Times New Roman"/>
          <w:szCs w:val="21"/>
        </w:rPr>
      </w:pPr>
      <w:del w:id="1" w:author="Janusio" w:date="2018-03-08T23:33:31Z">
        <w:r>
          <w:rPr>
            <w:rFonts w:hint="eastAsia" w:ascii="Times New Roman" w:hAnsi="Times New Roman"/>
            <w:szCs w:val="21"/>
          </w:rPr>
          <w:delText>附件1.2：学术型硕士学位论文封面格式</w:delText>
        </w:r>
      </w:del>
      <w:del w:id="2" w:author="Janusio" w:date="2018-03-08T23:33:31Z">
        <w:r>
          <w:rPr>
            <w:rFonts w:hint="eastAsia" w:ascii="Times New Roman" w:hAnsi="Times New Roman"/>
            <w:color w:val="FF0000"/>
            <w:szCs w:val="21"/>
          </w:rPr>
          <w:delText>（浅黄色A4皮纹纸装订，打印时此行取消）</w:delText>
        </w:r>
      </w:del>
    </w:p>
    <w:p>
      <w:pPr>
        <w:numPr>
          <w:ilvl w:val="0"/>
          <w:numId w:val="0"/>
        </w:numPr>
        <w:tabs>
          <w:tab w:val="left" w:pos="854"/>
        </w:tabs>
        <w:spacing w:line="360" w:lineRule="auto"/>
        <w:rPr>
          <w:del w:id="3" w:author="Janusio" w:date="2018-03-08T23:33:31Z"/>
          <w:rFonts w:hint="eastAsia" w:ascii="Times New Roman" w:hAnsi="Times New Roman"/>
          <w:sz w:val="24"/>
          <w:szCs w:val="24"/>
        </w:rPr>
      </w:pPr>
    </w:p>
    <w:p>
      <w:pPr>
        <w:numPr>
          <w:ilvl w:val="0"/>
          <w:numId w:val="0"/>
        </w:numPr>
        <w:tabs>
          <w:tab w:val="left" w:pos="854"/>
        </w:tabs>
        <w:spacing w:line="360" w:lineRule="auto"/>
        <w:rPr>
          <w:del w:id="4" w:author="Janusio" w:date="2018-03-08T23:33:31Z"/>
          <w:rFonts w:hint="eastAsia" w:ascii="Times New Roman" w:hAnsi="Times New Roman"/>
          <w:sz w:val="24"/>
          <w:szCs w:val="24"/>
        </w:rPr>
      </w:pPr>
      <w:del w:id="5" w:author="Janusio" w:date="2018-03-08T23:33:31Z">
        <w:r>
          <w:rPr>
            <w:rFonts w:hint="eastAsia" w:ascii="Times New Roman" w:hAnsi="Times New Roman"/>
            <w:sz w:val="24"/>
            <w:szCs w:val="24"/>
          </w:rPr>
          <w:delText>分类号：</w:delText>
        </w:r>
      </w:del>
      <w:del w:id="6" w:author="Janusio" w:date="2018-03-08T23:33:31Z">
        <w:r>
          <w:rPr>
            <w:rFonts w:hint="eastAsia" w:ascii="Times New Roman" w:hAnsi="Times New Roman"/>
            <w:sz w:val="24"/>
            <w:szCs w:val="24"/>
            <w:u w:val="single"/>
          </w:rPr>
          <w:delText xml:space="preserve">  (</w:delText>
        </w:r>
      </w:del>
      <w:del w:id="7" w:author="Janusio" w:date="2018-03-08T23:33:31Z">
        <w:r>
          <w:rPr>
            <w:rFonts w:hint="eastAsia" w:ascii="Times New Roman" w:hAnsi="Times New Roman"/>
            <w:szCs w:val="21"/>
            <w:u w:val="single"/>
          </w:rPr>
          <w:delText>按中国图书分类法</w:delText>
        </w:r>
      </w:del>
      <w:del w:id="8" w:author="Janusio" w:date="2018-03-08T23:33:31Z">
        <w:r>
          <w:rPr>
            <w:rFonts w:hint="eastAsia" w:ascii="Times New Roman" w:hAnsi="Times New Roman"/>
            <w:sz w:val="24"/>
            <w:szCs w:val="24"/>
          </w:rPr>
          <w:delText>)                            单位代码：</w:delText>
        </w:r>
      </w:del>
      <w:del w:id="9" w:author="Janusio" w:date="2018-03-08T23:33:31Z">
        <w:r>
          <w:rPr>
            <w:rFonts w:hint="eastAsia" w:ascii="Times New Roman" w:hAnsi="Times New Roman"/>
            <w:sz w:val="24"/>
            <w:szCs w:val="24"/>
            <w:u w:val="single"/>
          </w:rPr>
          <w:delText xml:space="preserve"> 10636   </w:delText>
        </w:r>
      </w:del>
    </w:p>
    <w:p>
      <w:pPr>
        <w:tabs>
          <w:tab w:val="left" w:pos="854"/>
        </w:tabs>
        <w:spacing w:line="360" w:lineRule="auto"/>
        <w:rPr>
          <w:del w:id="11" w:author="Janusio" w:date="2018-03-08T23:33:31Z"/>
          <w:rFonts w:hint="eastAsia" w:ascii="Times New Roman" w:hAnsi="Times New Roman"/>
          <w:color w:val="000000"/>
          <w:sz w:val="24"/>
        </w:rPr>
        <w:pPrChange w:id="10" w:author="Janusio" w:date="2018-03-08T23:33:17Z">
          <w:pPr>
            <w:spacing w:line="360" w:lineRule="auto"/>
          </w:pPr>
        </w:pPrChange>
      </w:pPr>
      <w:del w:id="12" w:author="Janusio" w:date="2018-03-08T23:33:31Z">
        <w:r>
          <w:rPr>
            <w:rFonts w:hint="eastAsia" w:ascii="Times New Roman" w:hAnsi="Times New Roman"/>
            <w:color w:val="000000"/>
            <w:sz w:val="24"/>
          </w:rPr>
          <w:delText>密  级：</w:delText>
        </w:r>
      </w:del>
      <w:del w:id="13" w:author="Janusio" w:date="2018-03-08T23:33:31Z">
        <w:r>
          <w:rPr>
            <w:rFonts w:hint="eastAsia" w:ascii="Times New Roman" w:hAnsi="Times New Roman"/>
            <w:color w:val="000000"/>
            <w:szCs w:val="21"/>
            <w:u w:val="single"/>
          </w:rPr>
          <w:delText xml:space="preserve">（注明密级与保密期限）   </w:delText>
        </w:r>
      </w:del>
      <w:del w:id="14" w:author="Janusio" w:date="2018-03-08T23:33:31Z">
        <w:r>
          <w:rPr>
            <w:rFonts w:hint="eastAsia" w:ascii="Times New Roman" w:hAnsi="Times New Roman"/>
            <w:color w:val="000000"/>
            <w:sz w:val="24"/>
          </w:rPr>
          <w:delText xml:space="preserve">                         学    号：</w:delText>
        </w:r>
      </w:del>
      <w:del w:id="15" w:author="Janusio" w:date="2018-03-08T23:33:31Z">
        <w:r>
          <w:rPr>
            <w:rFonts w:hint="eastAsia" w:ascii="Times New Roman" w:hAnsi="Times New Roman"/>
            <w:color w:val="000000"/>
            <w:sz w:val="24"/>
            <w:u w:val="single"/>
          </w:rPr>
          <w:delText xml:space="preserve">          </w:delText>
        </w:r>
      </w:del>
    </w:p>
    <w:p>
      <w:pPr>
        <w:tabs>
          <w:tab w:val="left" w:pos="854"/>
        </w:tabs>
        <w:jc w:val="left"/>
        <w:rPr>
          <w:del w:id="17" w:author="Janusio" w:date="2018-03-08T23:33:31Z"/>
          <w:rFonts w:hint="eastAsia" w:ascii="Times New Roman" w:hAnsi="Times New Roman"/>
          <w:color w:val="000000"/>
        </w:rPr>
        <w:pPrChange w:id="16" w:author="Janusio" w:date="2018-03-08T23:33:31Z">
          <w:pPr>
            <w:jc w:val="center"/>
          </w:pPr>
        </w:pPrChange>
      </w:pPr>
    </w:p>
    <w:p>
      <w:pPr>
        <w:tabs>
          <w:tab w:val="left" w:pos="854"/>
        </w:tabs>
        <w:jc w:val="left"/>
        <w:rPr>
          <w:del w:id="19" w:author="Janusio" w:date="2018-03-08T23:33:31Z"/>
          <w:rFonts w:hint="eastAsia" w:ascii="Times New Roman" w:hAnsi="Times New Roman" w:eastAsia="黑体"/>
          <w:color w:val="000000"/>
          <w:sz w:val="52"/>
          <w:szCs w:val="52"/>
        </w:rPr>
        <w:pPrChange w:id="18" w:author="Janusio" w:date="2018-03-08T23:33:31Z">
          <w:pPr>
            <w:jc w:val="center"/>
          </w:pPr>
        </w:pPrChange>
      </w:pPr>
      <w:del w:id="20" w:author="Janusio" w:date="2018-03-08T23:33:31Z">
        <w:r>
          <w:rPr>
            <w:rFonts w:ascii="Times New Roman" w:hAnsi="Times New Roman"/>
            <w:szCs w:val="21"/>
          </w:rPr>
          <w:fldChar w:fldCharType="begin"/>
        </w:r>
      </w:del>
      <w:del w:id="21" w:author="Janusio" w:date="2018-03-08T23:33:31Z">
        <w:r>
          <w:rPr>
            <w:rFonts w:ascii="Times New Roman" w:hAnsi="Times New Roman"/>
            <w:szCs w:val="21"/>
          </w:rPr>
          <w:delInstrText xml:space="preserve"> INCLUDEPICTURE "http://web.sicnu.edu.cn/img2/ck4d0af88c2ecfb.gif" \* MERGEFORMATINET </w:delInstrText>
        </w:r>
      </w:del>
      <w:del w:id="22" w:author="Janusio" w:date="2018-03-08T23:33:31Z">
        <w:r>
          <w:rPr>
            <w:rFonts w:ascii="Times New Roman" w:hAnsi="Times New Roman"/>
            <w:szCs w:val="21"/>
          </w:rPr>
          <w:fldChar w:fldCharType="separate"/>
        </w:r>
      </w:del>
      <w:del w:id="23" w:author="Janusio" w:date="2018-03-08T23:33:31Z">
        <w:r>
          <w:rPr>
            <w:rFonts w:ascii="Times New Roman" w:hAnsi="Times New Roman"/>
            <w:szCs w:val="21"/>
          </w:rPr>
          <w:drawing>
            <wp:inline distT="0" distB="0" distL="114300" distR="114300">
              <wp:extent cx="3291840" cy="499110"/>
              <wp:effectExtent l="0" t="0" r="3810" b="15240"/>
              <wp:docPr id="3" name="图片 3"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k4d0af88c2ecfb"/>
                      <pic:cNvPicPr>
                        <a:picLocks noChangeAspect="1"/>
                      </pic:cNvPicPr>
                    </pic:nvPicPr>
                    <pic:blipFill>
                      <a:blip r:embed="rId5"/>
                      <a:stretch>
                        <a:fillRect/>
                      </a:stretch>
                    </pic:blipFill>
                    <pic:spPr>
                      <a:xfrm>
                        <a:off x="0" y="0"/>
                        <a:ext cx="3291840" cy="499110"/>
                      </a:xfrm>
                      <a:prstGeom prst="rect">
                        <a:avLst/>
                      </a:prstGeom>
                      <a:noFill/>
                      <a:ln w="9525">
                        <a:noFill/>
                      </a:ln>
                    </pic:spPr>
                  </pic:pic>
                </a:graphicData>
              </a:graphic>
            </wp:inline>
          </w:drawing>
        </w:r>
      </w:del>
      <w:del w:id="25" w:author="Janusio" w:date="2018-03-08T23:33:31Z">
        <w:r>
          <w:rPr>
            <w:rFonts w:ascii="Times New Roman" w:hAnsi="Times New Roman"/>
            <w:szCs w:val="21"/>
          </w:rPr>
          <w:fldChar w:fldCharType="end"/>
        </w:r>
      </w:del>
    </w:p>
    <w:p>
      <w:pPr>
        <w:tabs>
          <w:tab w:val="left" w:pos="854"/>
        </w:tabs>
        <w:jc w:val="left"/>
        <w:rPr>
          <w:del w:id="27" w:author="Janusio" w:date="2018-03-08T23:33:31Z"/>
          <w:rFonts w:hint="eastAsia" w:ascii="Times New Roman" w:hAnsi="Times New Roman" w:eastAsia="黑体"/>
          <w:color w:val="000000"/>
          <w:sz w:val="52"/>
          <w:szCs w:val="52"/>
        </w:rPr>
        <w:pPrChange w:id="26" w:author="Janusio" w:date="2018-03-08T23:33:31Z">
          <w:pPr>
            <w:jc w:val="center"/>
          </w:pPr>
        </w:pPrChange>
      </w:pPr>
      <w:del w:id="28" w:author="Janusio" w:date="2018-03-08T23:33:31Z">
        <w:r>
          <w:rPr>
            <w:rFonts w:hint="eastAsia" w:ascii="Times New Roman" w:hAnsi="Times New Roman" w:eastAsia="幼圆"/>
            <w:b/>
            <w:bCs/>
            <w:snapToGrid w:val="0"/>
            <w:spacing w:val="120"/>
            <w:kern w:val="0"/>
            <w:sz w:val="84"/>
            <w:szCs w:val="84"/>
          </w:rPr>
          <w:delText>硕士学位论文</w:delText>
        </w:r>
      </w:del>
    </w:p>
    <w:p>
      <w:pPr>
        <w:tabs>
          <w:tab w:val="left" w:pos="854"/>
        </w:tabs>
        <w:jc w:val="left"/>
        <w:rPr>
          <w:del w:id="30" w:author="Janusio" w:date="2018-03-08T23:33:31Z"/>
          <w:rFonts w:hint="eastAsia" w:ascii="Times New Roman" w:hAnsi="Times New Roman"/>
          <w:color w:val="000000"/>
        </w:rPr>
        <w:pPrChange w:id="29" w:author="Janusio" w:date="2018-03-08T23:33:31Z">
          <w:pPr>
            <w:jc w:val="center"/>
          </w:pPr>
        </w:pPrChange>
      </w:pPr>
      <w:del w:id="31" w:author="Janusio" w:date="2018-03-08T23:33:31Z">
        <w:r>
          <w:rPr>
            <w:rFonts w:ascii="Times New Roman" w:hAnsi="Times New Roman"/>
            <w:szCs w:val="21"/>
          </w:rPr>
          <w:fldChar w:fldCharType="begin"/>
        </w:r>
      </w:del>
      <w:del w:id="32" w:author="Janusio" w:date="2018-03-08T23:33:31Z">
        <w:r>
          <w:rPr>
            <w:rFonts w:ascii="Times New Roman" w:hAnsi="Times New Roman"/>
            <w:szCs w:val="21"/>
          </w:rPr>
          <w:delInstrText xml:space="preserve"> INCLUDEPICTURE "http://web.sicnu.edu.cn/img2/ck4d0af8e356660.gif" \* MERGEFORMATINET </w:delInstrText>
        </w:r>
      </w:del>
      <w:del w:id="33" w:author="Janusio" w:date="2018-03-08T23:33:31Z">
        <w:r>
          <w:rPr>
            <w:rFonts w:ascii="Times New Roman" w:hAnsi="Times New Roman"/>
            <w:szCs w:val="21"/>
          </w:rPr>
          <w:fldChar w:fldCharType="separate"/>
        </w:r>
      </w:del>
      <w:del w:id="34" w:author="Janusio" w:date="2018-03-08T23:33:31Z">
        <w:r>
          <w:rPr>
            <w:rFonts w:ascii="Times New Roman" w:hAnsi="Times New Roman"/>
            <w:szCs w:val="21"/>
          </w:rPr>
          <w:drawing>
            <wp:inline distT="0" distB="0" distL="114300" distR="114300">
              <wp:extent cx="1319530" cy="110299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r:link="rId7"/>
                      <a:stretch>
                        <a:fillRect/>
                      </a:stretch>
                    </pic:blipFill>
                    <pic:spPr>
                      <a:xfrm>
                        <a:off x="0" y="0"/>
                        <a:ext cx="1319530" cy="1102995"/>
                      </a:xfrm>
                      <a:prstGeom prst="rect">
                        <a:avLst/>
                      </a:prstGeom>
                      <a:noFill/>
                      <a:ln w="9525">
                        <a:noFill/>
                      </a:ln>
                    </pic:spPr>
                  </pic:pic>
                </a:graphicData>
              </a:graphic>
            </wp:inline>
          </w:drawing>
        </w:r>
      </w:del>
      <w:del w:id="36" w:author="Janusio" w:date="2018-03-08T23:33:31Z">
        <w:r>
          <w:rPr>
            <w:rFonts w:ascii="Times New Roman" w:hAnsi="Times New Roman"/>
            <w:szCs w:val="21"/>
          </w:rPr>
          <w:fldChar w:fldCharType="end"/>
        </w:r>
      </w:del>
    </w:p>
    <w:p>
      <w:pPr>
        <w:tabs>
          <w:tab w:val="left" w:pos="854"/>
        </w:tabs>
        <w:spacing w:before="0"/>
        <w:ind w:left="0" w:leftChars="0" w:firstLine="643" w:firstLineChars="200"/>
        <w:rPr>
          <w:del w:id="38" w:author="Janusio" w:date="2018-03-08T23:33:31Z"/>
          <w:rFonts w:ascii="Times New Roman" w:hAnsi="Times New Roman"/>
          <w:b/>
          <w:sz w:val="32"/>
          <w:u w:val="single"/>
        </w:rPr>
        <w:pPrChange w:id="37" w:author="Janusio" w:date="2018-03-08T23:33:31Z">
          <w:pPr>
            <w:spacing w:before="360"/>
            <w:ind w:left="977" w:leftChars="257" w:hanging="360" w:hangingChars="112"/>
          </w:pPr>
        </w:pPrChange>
      </w:pPr>
      <w:del w:id="39" w:author="Janusio" w:date="2018-03-08T23:33:31Z">
        <w:r>
          <w:rPr>
            <w:rFonts w:hint="eastAsia" w:ascii="Times New Roman" w:hAnsi="Times New Roman"/>
            <w:b/>
            <w:sz w:val="32"/>
          </w:rPr>
          <w:delText>中文论文题目 ：</w:delText>
        </w:r>
      </w:del>
      <w:del w:id="40" w:author="Janusio" w:date="2018-03-08T23:33:31Z">
        <w:r>
          <w:rPr>
            <w:rFonts w:hint="eastAsia" w:ascii="Times New Roman" w:hAnsi="Times New Roman"/>
            <w:b/>
            <w:sz w:val="32"/>
            <w:u w:val="single"/>
          </w:rPr>
          <w:delText xml:space="preserve"> </w:delText>
        </w:r>
      </w:del>
      <w:del w:id="41" w:author="Janusio" w:date="2018-03-08T23:33:31Z">
        <w:r>
          <w:rPr>
            <w:rFonts w:hint="eastAsia" w:ascii="Times New Roman" w:hAnsi="Times New Roman"/>
            <w:b/>
            <w:sz w:val="36"/>
            <w:u w:val="single"/>
          </w:rPr>
          <w:delText xml:space="preserve">           </w:delText>
        </w:r>
      </w:del>
      <w:del w:id="42" w:author="Janusio" w:date="2018-03-08T23:33:31Z">
        <w:r>
          <w:rPr>
            <w:rFonts w:hint="eastAsia" w:ascii="Times New Roman" w:hAnsi="Times New Roman"/>
            <w:color w:val="000000"/>
            <w:u w:val="single"/>
          </w:rPr>
          <w:delText>（小二号仿宋体加黑）</w:delText>
        </w:r>
      </w:del>
      <w:del w:id="43" w:author="Janusio" w:date="2018-03-08T23:33:31Z">
        <w:r>
          <w:rPr>
            <w:rFonts w:hint="eastAsia" w:ascii="Times New Roman" w:hAnsi="Times New Roman"/>
            <w:b/>
            <w:sz w:val="36"/>
            <w:u w:val="single"/>
          </w:rPr>
          <w:delText xml:space="preserve">         </w:delText>
        </w:r>
      </w:del>
    </w:p>
    <w:p>
      <w:pPr>
        <w:tabs>
          <w:tab w:val="left" w:pos="854"/>
        </w:tabs>
        <w:ind w:firstLine="643" w:firstLineChars="200"/>
        <w:rPr>
          <w:del w:id="45" w:author="Janusio" w:date="2018-03-08T23:33:31Z"/>
          <w:rFonts w:hint="eastAsia" w:ascii="Times New Roman" w:hAnsi="Times New Roman"/>
          <w:color w:val="000000"/>
        </w:rPr>
        <w:pPrChange w:id="44" w:author="Janusio" w:date="2018-03-08T23:33:31Z">
          <w:pPr>
            <w:ind w:firstLine="2702" w:firstLineChars="841"/>
          </w:pPr>
        </w:pPrChange>
      </w:pPr>
      <w:del w:id="46" w:author="Janusio" w:date="2018-03-08T23:33:31Z">
        <w:r>
          <w:rPr>
            <w:rFonts w:hint="eastAsia" w:ascii="Times New Roman" w:hAnsi="Times New Roman"/>
            <w:b/>
            <w:sz w:val="32"/>
            <w:u w:val="single"/>
          </w:rPr>
          <w:delText xml:space="preserve"> </w:delText>
        </w:r>
      </w:del>
      <w:del w:id="47" w:author="Janusio" w:date="2018-03-08T23:33:31Z">
        <w:r>
          <w:rPr>
            <w:rFonts w:hint="eastAsia" w:ascii="Times New Roman" w:hAnsi="Times New Roman"/>
            <w:b/>
            <w:sz w:val="36"/>
            <w:u w:val="single"/>
          </w:rPr>
          <w:delText xml:space="preserve">                                 </w:delText>
        </w:r>
      </w:del>
    </w:p>
    <w:p>
      <w:pPr>
        <w:tabs>
          <w:tab w:val="left" w:pos="854"/>
        </w:tabs>
        <w:ind w:left="0" w:leftChars="0"/>
        <w:rPr>
          <w:del w:id="49" w:author="Janusio" w:date="2018-03-08T23:33:31Z"/>
          <w:rFonts w:hint="eastAsia" w:ascii="Times New Roman" w:hAnsi="Times New Roman"/>
          <w:color w:val="000000"/>
        </w:rPr>
        <w:pPrChange w:id="48" w:author="Janusio" w:date="2018-03-08T23:33:31Z">
          <w:pPr>
            <w:ind w:left="617" w:leftChars="257"/>
          </w:pPr>
        </w:pPrChange>
      </w:pPr>
      <w:del w:id="50" w:author="Janusio" w:date="2018-03-08T23:33:31Z">
        <w:r>
          <w:rPr>
            <w:rFonts w:hint="eastAsia" w:ascii="Times New Roman" w:hAnsi="Times New Roman"/>
            <w:b/>
            <w:sz w:val="32"/>
          </w:rPr>
          <w:delText>英文论文题目：</w:delText>
        </w:r>
      </w:del>
      <w:del w:id="51" w:author="Janusio" w:date="2018-03-08T23:33:31Z">
        <w:r>
          <w:rPr>
            <w:rFonts w:hint="eastAsia" w:ascii="Times New Roman" w:hAnsi="Times New Roman"/>
            <w:b/>
            <w:sz w:val="32"/>
            <w:u w:val="single"/>
          </w:rPr>
          <w:delText xml:space="preserve"> </w:delText>
        </w:r>
      </w:del>
      <w:del w:id="52" w:author="Janusio" w:date="2018-03-08T23:33:31Z">
        <w:r>
          <w:rPr>
            <w:rFonts w:hint="eastAsia" w:ascii="Times New Roman" w:hAnsi="Times New Roman"/>
            <w:b/>
            <w:sz w:val="36"/>
            <w:u w:val="single"/>
          </w:rPr>
          <w:delText xml:space="preserve">            </w:delText>
        </w:r>
      </w:del>
      <w:del w:id="53" w:author="Janusio" w:date="2018-03-08T23:33:31Z">
        <w:r>
          <w:rPr>
            <w:rFonts w:hint="eastAsia" w:ascii="Times New Roman" w:hAnsi="Times New Roman"/>
            <w:color w:val="000000"/>
            <w:u w:val="single"/>
          </w:rPr>
          <w:delText>（16</w:delText>
        </w:r>
      </w:del>
      <w:del w:id="54" w:author="Janusio" w:date="2018-03-08T23:33:31Z">
        <w:r>
          <w:rPr>
            <w:rFonts w:ascii="Times New Roman" w:hAnsi="Times New Roman"/>
            <w:color w:val="000000"/>
            <w:u w:val="single"/>
          </w:rPr>
          <w:delText xml:space="preserve">pt </w:delText>
        </w:r>
      </w:del>
      <w:del w:id="55" w:author="Janusio" w:date="2018-03-08T23:33:31Z">
        <w:r>
          <w:rPr>
            <w:rFonts w:hint="eastAsia" w:ascii="Times New Roman" w:hAnsi="Times New Roman"/>
            <w:color w:val="000000"/>
            <w:u w:val="single"/>
          </w:rPr>
          <w:delText>T</w:delText>
        </w:r>
      </w:del>
      <w:del w:id="56" w:author="Janusio" w:date="2018-03-08T23:33:31Z">
        <w:r>
          <w:rPr>
            <w:rFonts w:ascii="Times New Roman" w:hAnsi="Times New Roman"/>
            <w:color w:val="000000"/>
            <w:u w:val="single"/>
          </w:rPr>
          <w:delText>ime New Roman</w:delText>
        </w:r>
      </w:del>
      <w:del w:id="57" w:author="Janusio" w:date="2018-03-08T23:33:31Z">
        <w:r>
          <w:rPr>
            <w:rFonts w:hint="eastAsia" w:ascii="Times New Roman" w:hAnsi="Times New Roman"/>
            <w:color w:val="000000"/>
            <w:u w:val="single"/>
          </w:rPr>
          <w:delText>，</w:delText>
        </w:r>
      </w:del>
      <w:del w:id="58" w:author="Janusio" w:date="2018-03-08T23:33:31Z">
        <w:r>
          <w:rPr>
            <w:rFonts w:ascii="Times New Roman" w:hAnsi="Times New Roman"/>
            <w:color w:val="000000"/>
            <w:u w:val="single"/>
          </w:rPr>
          <w:delText>Bold</w:delText>
        </w:r>
      </w:del>
      <w:del w:id="59" w:author="Janusio" w:date="2018-03-08T23:33:31Z">
        <w:r>
          <w:rPr>
            <w:rFonts w:hint="eastAsia" w:ascii="Times New Roman" w:hAnsi="Times New Roman"/>
            <w:color w:val="000000"/>
            <w:u w:val="single"/>
          </w:rPr>
          <w:delText>）</w:delText>
        </w:r>
      </w:del>
      <w:del w:id="60" w:author="Janusio" w:date="2018-03-08T23:33:31Z">
        <w:r>
          <w:rPr>
            <w:rFonts w:hint="eastAsia" w:ascii="Times New Roman" w:hAnsi="Times New Roman"/>
            <w:b/>
            <w:sz w:val="36"/>
            <w:u w:val="single"/>
          </w:rPr>
          <w:delText xml:space="preserve">    </w:delText>
        </w:r>
      </w:del>
    </w:p>
    <w:p>
      <w:pPr>
        <w:tabs>
          <w:tab w:val="left" w:pos="854"/>
        </w:tabs>
        <w:ind w:firstLine="643" w:firstLineChars="200"/>
        <w:rPr>
          <w:del w:id="62" w:author="Janusio" w:date="2018-03-08T23:33:31Z"/>
          <w:rFonts w:hint="eastAsia" w:ascii="Times New Roman" w:hAnsi="Times New Roman"/>
          <w:color w:val="000000"/>
        </w:rPr>
        <w:pPrChange w:id="61" w:author="Janusio" w:date="2018-03-08T23:33:31Z">
          <w:pPr>
            <w:ind w:firstLine="2702" w:firstLineChars="841"/>
          </w:pPr>
        </w:pPrChange>
      </w:pPr>
      <w:del w:id="63" w:author="Janusio" w:date="2018-03-08T23:33:31Z">
        <w:r>
          <w:rPr>
            <w:rFonts w:hint="eastAsia" w:ascii="Times New Roman" w:hAnsi="Times New Roman"/>
            <w:b/>
            <w:sz w:val="32"/>
            <w:u w:val="single"/>
          </w:rPr>
          <w:delText xml:space="preserve"> </w:delText>
        </w:r>
      </w:del>
      <w:del w:id="64" w:author="Janusio" w:date="2018-03-08T23:33:31Z">
        <w:r>
          <w:rPr>
            <w:rFonts w:hint="eastAsia" w:ascii="Times New Roman" w:hAnsi="Times New Roman"/>
            <w:b/>
            <w:sz w:val="36"/>
            <w:u w:val="single"/>
          </w:rPr>
          <w:delText xml:space="preserve">            </w:delText>
        </w:r>
      </w:del>
      <w:del w:id="65" w:author="Janusio" w:date="2018-03-08T23:33:31Z">
        <w:r>
          <w:rPr>
            <w:rFonts w:hint="eastAsia" w:ascii="Times New Roman" w:hAnsi="Times New Roman"/>
            <w:color w:val="000000"/>
            <w:u w:val="single"/>
          </w:rPr>
          <w:delText xml:space="preserve">                            </w:delText>
        </w:r>
      </w:del>
      <w:del w:id="66" w:author="Janusio" w:date="2018-03-08T23:33:31Z">
        <w:r>
          <w:rPr>
            <w:rFonts w:hint="eastAsia" w:ascii="Times New Roman" w:hAnsi="Times New Roman"/>
            <w:b/>
            <w:sz w:val="36"/>
            <w:u w:val="single"/>
          </w:rPr>
          <w:delText xml:space="preserve">     </w:delText>
        </w:r>
      </w:del>
    </w:p>
    <w:p>
      <w:pPr>
        <w:tabs>
          <w:tab w:val="left" w:pos="854"/>
        </w:tabs>
        <w:jc w:val="left"/>
        <w:rPr>
          <w:del w:id="68" w:author="Janusio" w:date="2018-03-08T23:33:31Z"/>
          <w:rFonts w:hint="eastAsia" w:ascii="Times New Roman" w:hAnsi="Times New Roman"/>
          <w:color w:val="000000"/>
        </w:rPr>
        <w:pPrChange w:id="67" w:author="Janusio" w:date="2018-03-08T23:33:31Z">
          <w:pPr>
            <w:jc w:val="center"/>
          </w:pPr>
        </w:pPrChange>
      </w:pPr>
    </w:p>
    <w:p>
      <w:pPr>
        <w:tabs>
          <w:tab w:val="left" w:pos="854"/>
        </w:tabs>
        <w:spacing w:line="360" w:lineRule="auto"/>
        <w:ind w:left="0" w:firstLine="480"/>
        <w:rPr>
          <w:del w:id="70" w:author="Janusio" w:date="2018-03-08T23:33:31Z"/>
          <w:rFonts w:hint="eastAsia" w:ascii="Times New Roman" w:hAnsi="Times New Roman"/>
          <w:color w:val="000000"/>
          <w:position w:val="-6"/>
          <w:sz w:val="28"/>
          <w:u w:val="single"/>
        </w:rPr>
        <w:pPrChange w:id="69" w:author="Janusio" w:date="2018-03-08T23:33:31Z">
          <w:pPr>
            <w:spacing w:line="360" w:lineRule="auto"/>
            <w:ind w:left="839" w:firstLine="1141"/>
          </w:pPr>
        </w:pPrChange>
      </w:pPr>
      <w:del w:id="71" w:author="Janusio" w:date="2018-03-08T23:33:31Z">
        <w:r>
          <w:rPr>
            <w:rFonts w:hint="eastAsia" w:ascii="Times New Roman" w:hAnsi="Times New Roman"/>
            <w:color w:val="000000"/>
            <w:kern w:val="0"/>
            <w:sz w:val="28"/>
          </w:rPr>
          <w:delText>论文作者</w:delText>
        </w:r>
      </w:del>
      <w:del w:id="72" w:author="Janusio" w:date="2018-03-08T23:33:31Z">
        <w:r>
          <w:rPr>
            <w:rFonts w:hint="eastAsia" w:ascii="Times New Roman" w:hAnsi="Times New Roman"/>
            <w:color w:val="000000"/>
            <w:sz w:val="28"/>
          </w:rPr>
          <w:delText>：</w:delText>
        </w:r>
      </w:del>
      <w:del w:id="73" w:author="Janusio" w:date="2018-03-08T23:33:31Z">
        <w:r>
          <w:rPr>
            <w:rFonts w:hint="eastAsia" w:ascii="Times New Roman" w:hAnsi="Times New Roman"/>
            <w:color w:val="000000"/>
            <w:position w:val="-6"/>
            <w:sz w:val="28"/>
            <w:u w:val="single"/>
          </w:rPr>
          <w:delText xml:space="preserve">     （四号仿宋）    </w:delText>
        </w:r>
      </w:del>
    </w:p>
    <w:p>
      <w:pPr>
        <w:tabs>
          <w:tab w:val="left" w:pos="854"/>
        </w:tabs>
        <w:spacing w:line="360" w:lineRule="auto"/>
        <w:ind w:left="0" w:firstLine="480"/>
        <w:rPr>
          <w:del w:id="75" w:author="Janusio" w:date="2018-03-08T23:33:31Z"/>
          <w:rFonts w:hint="eastAsia" w:ascii="Times New Roman" w:hAnsi="Times New Roman"/>
          <w:color w:val="000000"/>
          <w:position w:val="-6"/>
          <w:sz w:val="28"/>
          <w:u w:val="single"/>
        </w:rPr>
        <w:pPrChange w:id="74" w:author="Janusio" w:date="2018-03-08T23:33:31Z">
          <w:pPr>
            <w:spacing w:line="360" w:lineRule="auto"/>
            <w:ind w:left="839" w:firstLine="1141"/>
          </w:pPr>
        </w:pPrChange>
      </w:pPr>
      <w:del w:id="76" w:author="Janusio" w:date="2018-03-08T23:33:31Z">
        <w:r>
          <w:rPr>
            <w:rFonts w:hint="eastAsia" w:ascii="Times New Roman" w:hAnsi="Times New Roman"/>
            <w:color w:val="000000"/>
            <w:kern w:val="0"/>
            <w:sz w:val="28"/>
          </w:rPr>
          <w:delText>指导教师</w:delText>
        </w:r>
      </w:del>
      <w:del w:id="77" w:author="Janusio" w:date="2018-03-08T23:33:31Z">
        <w:r>
          <w:rPr>
            <w:rFonts w:hint="eastAsia" w:ascii="Times New Roman" w:hAnsi="Times New Roman"/>
            <w:color w:val="000000"/>
            <w:sz w:val="28"/>
          </w:rPr>
          <w:delText>：</w:delText>
        </w:r>
      </w:del>
      <w:del w:id="78" w:author="Janusio" w:date="2018-03-08T23:33:31Z">
        <w:r>
          <w:rPr>
            <w:rFonts w:hint="eastAsia" w:ascii="Times New Roman" w:hAnsi="Times New Roman"/>
            <w:color w:val="000000"/>
            <w:position w:val="-6"/>
            <w:sz w:val="28"/>
            <w:u w:val="single"/>
          </w:rPr>
          <w:delText xml:space="preserve">                     </w:delText>
        </w:r>
      </w:del>
    </w:p>
    <w:p>
      <w:pPr>
        <w:tabs>
          <w:tab w:val="left" w:pos="854"/>
        </w:tabs>
        <w:spacing w:line="360" w:lineRule="auto"/>
        <w:ind w:left="0" w:firstLine="480"/>
        <w:rPr>
          <w:del w:id="80" w:author="Janusio" w:date="2018-03-08T23:33:31Z"/>
          <w:rFonts w:hint="eastAsia" w:ascii="Times New Roman" w:hAnsi="Times New Roman"/>
          <w:color w:val="000000"/>
          <w:position w:val="-6"/>
          <w:sz w:val="28"/>
          <w:u w:val="single"/>
        </w:rPr>
        <w:pPrChange w:id="79" w:author="Janusio" w:date="2018-03-08T23:33:31Z">
          <w:pPr>
            <w:spacing w:line="360" w:lineRule="auto"/>
            <w:ind w:left="839" w:firstLine="1141"/>
          </w:pPr>
        </w:pPrChange>
      </w:pPr>
      <w:del w:id="81" w:author="Janusio" w:date="2018-03-08T23:33:31Z">
        <w:r>
          <w:rPr>
            <w:rFonts w:hint="eastAsia" w:ascii="Times New Roman" w:hAnsi="Times New Roman"/>
            <w:color w:val="000000"/>
            <w:kern w:val="0"/>
            <w:position w:val="-6"/>
            <w:sz w:val="28"/>
          </w:rPr>
          <w:delText>专业名称</w:delText>
        </w:r>
      </w:del>
      <w:del w:id="82" w:author="Janusio" w:date="2018-03-08T23:33:31Z">
        <w:r>
          <w:rPr>
            <w:rFonts w:hint="eastAsia" w:ascii="Times New Roman" w:hAnsi="Times New Roman"/>
            <w:color w:val="000000"/>
            <w:position w:val="-6"/>
            <w:sz w:val="28"/>
          </w:rPr>
          <w:delText>：</w:delText>
        </w:r>
      </w:del>
      <w:del w:id="83" w:author="Janusio" w:date="2018-03-08T23:33:31Z">
        <w:r>
          <w:rPr>
            <w:rFonts w:hint="eastAsia" w:ascii="Times New Roman" w:hAnsi="Times New Roman"/>
            <w:color w:val="000000"/>
            <w:position w:val="-6"/>
            <w:sz w:val="28"/>
            <w:u w:val="single"/>
          </w:rPr>
          <w:delText xml:space="preserve">                     </w:delText>
        </w:r>
      </w:del>
    </w:p>
    <w:p>
      <w:pPr>
        <w:tabs>
          <w:tab w:val="left" w:pos="854"/>
        </w:tabs>
        <w:spacing w:line="360" w:lineRule="auto"/>
        <w:ind w:left="0" w:firstLine="480"/>
        <w:rPr>
          <w:del w:id="85" w:author="Janusio" w:date="2018-03-08T23:33:31Z"/>
          <w:rFonts w:hint="eastAsia" w:ascii="Times New Roman" w:hAnsi="Times New Roman"/>
          <w:color w:val="000000"/>
          <w:kern w:val="0"/>
          <w:sz w:val="28"/>
        </w:rPr>
        <w:pPrChange w:id="84" w:author="Janusio" w:date="2018-03-08T23:33:31Z">
          <w:pPr>
            <w:spacing w:line="360" w:lineRule="auto"/>
            <w:ind w:left="839" w:firstLine="1141"/>
          </w:pPr>
        </w:pPrChange>
      </w:pPr>
      <w:del w:id="86" w:author="Janusio" w:date="2018-03-08T23:33:31Z">
        <w:r>
          <w:rPr>
            <w:rFonts w:hint="eastAsia" w:ascii="Times New Roman" w:hAnsi="Times New Roman"/>
            <w:color w:val="000000"/>
            <w:kern w:val="0"/>
            <w:sz w:val="28"/>
          </w:rPr>
          <w:delText>研究方向：</w:delText>
        </w:r>
      </w:del>
      <w:del w:id="87" w:author="Janusio" w:date="2018-03-08T23:33:31Z">
        <w:r>
          <w:rPr>
            <w:rFonts w:hint="eastAsia" w:ascii="Times New Roman" w:hAnsi="Times New Roman"/>
            <w:color w:val="000000"/>
            <w:position w:val="-6"/>
            <w:sz w:val="28"/>
            <w:u w:val="single"/>
          </w:rPr>
          <w:delText xml:space="preserve">                     </w:delText>
        </w:r>
      </w:del>
    </w:p>
    <w:p>
      <w:pPr>
        <w:tabs>
          <w:tab w:val="left" w:pos="854"/>
        </w:tabs>
        <w:spacing w:line="360" w:lineRule="auto"/>
        <w:ind w:left="0" w:firstLine="480"/>
        <w:rPr>
          <w:del w:id="89" w:author="Janusio" w:date="2018-03-08T23:33:31Z"/>
          <w:rFonts w:hint="eastAsia" w:ascii="Times New Roman" w:hAnsi="Times New Roman"/>
          <w:color w:val="000000"/>
          <w:position w:val="-6"/>
          <w:sz w:val="28"/>
          <w:u w:val="single"/>
        </w:rPr>
        <w:pPrChange w:id="88" w:author="Janusio" w:date="2018-03-08T23:33:31Z">
          <w:pPr>
            <w:spacing w:line="360" w:lineRule="auto"/>
            <w:ind w:left="839" w:firstLine="1141"/>
          </w:pPr>
        </w:pPrChange>
      </w:pPr>
      <w:del w:id="90" w:author="Janusio" w:date="2018-03-08T23:33:31Z">
        <w:r>
          <w:rPr>
            <w:rFonts w:hint="eastAsia" w:ascii="Times New Roman" w:hAnsi="Times New Roman"/>
            <w:color w:val="000000"/>
            <w:kern w:val="0"/>
            <w:sz w:val="28"/>
          </w:rPr>
          <w:delText>所在学院：</w:delText>
        </w:r>
      </w:del>
      <w:del w:id="91" w:author="Janusio" w:date="2018-03-08T23:33:31Z">
        <w:r>
          <w:rPr>
            <w:rFonts w:hint="eastAsia" w:ascii="Times New Roman" w:hAnsi="Times New Roman"/>
            <w:color w:val="000000"/>
            <w:position w:val="-6"/>
            <w:sz w:val="28"/>
            <w:u w:val="single"/>
          </w:rPr>
          <w:delText xml:space="preserve">                     </w:delText>
        </w:r>
      </w:del>
    </w:p>
    <w:p>
      <w:pPr>
        <w:tabs>
          <w:tab w:val="left" w:pos="854"/>
        </w:tabs>
        <w:ind w:firstLine="560" w:firstLineChars="200"/>
        <w:rPr>
          <w:del w:id="93" w:author="Janusio" w:date="2018-03-08T23:33:31Z"/>
          <w:rFonts w:hint="eastAsia" w:ascii="Times New Roman" w:hAnsi="Times New Roman"/>
          <w:sz w:val="30"/>
          <w:u w:val="single"/>
        </w:rPr>
        <w:pPrChange w:id="92" w:author="Janusio" w:date="2018-03-08T23:33:31Z">
          <w:pPr>
            <w:ind w:firstLine="1948" w:firstLineChars="696"/>
          </w:pPr>
        </w:pPrChange>
      </w:pPr>
      <w:del w:id="94" w:author="Janusio" w:date="2018-03-08T23:33:31Z">
        <w:r>
          <w:rPr>
            <w:rFonts w:hint="eastAsia" w:ascii="Times New Roman" w:hAnsi="Times New Roman"/>
            <w:sz w:val="28"/>
            <w:szCs w:val="28"/>
          </w:rPr>
          <w:delText>论文提交日期：</w:delText>
        </w:r>
      </w:del>
      <w:del w:id="95" w:author="Janusio" w:date="2018-03-08T23:33:31Z">
        <w:r>
          <w:rPr>
            <w:rFonts w:ascii="Times New Roman" w:hAnsi="Times New Roman"/>
            <w:sz w:val="30"/>
            <w:u w:val="single"/>
          </w:rPr>
          <w:delText xml:space="preserve">    </w:delText>
        </w:r>
      </w:del>
      <w:del w:id="96" w:author="Janusio" w:date="2018-03-08T23:33:31Z">
        <w:r>
          <w:rPr>
            <w:rFonts w:hint="eastAsia" w:ascii="Times New Roman" w:hAnsi="Times New Roman"/>
            <w:sz w:val="30"/>
            <w:u w:val="single"/>
          </w:rPr>
          <w:delText xml:space="preserve"> </w:delText>
        </w:r>
      </w:del>
      <w:del w:id="97" w:author="Janusio" w:date="2018-03-08T23:33:31Z">
        <w:r>
          <w:rPr>
            <w:rFonts w:hint="eastAsia" w:ascii="Times New Roman" w:hAnsi="Times New Roman" w:eastAsia="仿宋_GB2312"/>
            <w:sz w:val="28"/>
            <w:szCs w:val="28"/>
            <w:u w:val="single"/>
          </w:rPr>
          <w:delText>年   月   日</w:delText>
        </w:r>
      </w:del>
    </w:p>
    <w:p>
      <w:pPr>
        <w:tabs>
          <w:tab w:val="left" w:pos="854"/>
        </w:tabs>
        <w:adjustRightInd/>
        <w:snapToGrid/>
        <w:spacing w:line="360" w:lineRule="auto"/>
        <w:ind w:firstLine="560" w:firstLineChars="200"/>
        <w:rPr>
          <w:del w:id="99" w:author="Janusio" w:date="2018-03-08T23:33:31Z"/>
          <w:rFonts w:hint="eastAsia" w:ascii="Times New Roman" w:hAnsi="Times New Roman" w:eastAsia="仿宋_GB2312"/>
          <w:sz w:val="28"/>
          <w:szCs w:val="28"/>
          <w:u w:val="single"/>
        </w:rPr>
        <w:pPrChange w:id="98" w:author="Janusio" w:date="2018-03-08T23:33:31Z">
          <w:pPr>
            <w:adjustRightInd w:val="0"/>
            <w:snapToGrid w:val="0"/>
            <w:spacing w:line="360" w:lineRule="auto"/>
            <w:ind w:firstLine="1960" w:firstLineChars="700"/>
          </w:pPr>
        </w:pPrChange>
      </w:pPr>
      <w:del w:id="100" w:author="Janusio" w:date="2018-03-08T23:33:31Z">
        <w:r>
          <w:rPr>
            <w:rFonts w:hint="eastAsia" w:ascii="Times New Roman" w:hAnsi="Times New Roman"/>
            <w:sz w:val="28"/>
            <w:szCs w:val="28"/>
          </w:rPr>
          <w:delText>论文答辩日期：</w:delText>
        </w:r>
      </w:del>
      <w:del w:id="101" w:author="Janusio" w:date="2018-03-08T23:33:31Z">
        <w:r>
          <w:rPr>
            <w:rFonts w:hint="eastAsia" w:ascii="Times New Roman" w:hAnsi="Times New Roman"/>
            <w:sz w:val="30"/>
            <w:u w:val="single"/>
          </w:rPr>
          <w:delText xml:space="preserve">    </w:delText>
        </w:r>
      </w:del>
      <w:del w:id="102" w:author="Janusio" w:date="2018-03-08T23:33:31Z">
        <w:r>
          <w:rPr>
            <w:rFonts w:ascii="Times New Roman" w:hAnsi="Times New Roman"/>
            <w:sz w:val="30"/>
            <w:u w:val="single"/>
          </w:rPr>
          <w:delText xml:space="preserve"> </w:delText>
        </w:r>
      </w:del>
      <w:del w:id="103" w:author="Janusio" w:date="2018-03-08T23:33:31Z">
        <w:r>
          <w:rPr>
            <w:rFonts w:hint="eastAsia" w:ascii="Times New Roman" w:hAnsi="Times New Roman" w:eastAsia="仿宋_GB2312"/>
            <w:sz w:val="28"/>
            <w:szCs w:val="28"/>
            <w:u w:val="single"/>
          </w:rPr>
          <w:delText>年   月   日</w:delText>
        </w:r>
      </w:del>
    </w:p>
    <w:p>
      <w:pPr>
        <w:tabs>
          <w:tab w:val="left" w:pos="854"/>
        </w:tabs>
        <w:adjustRightInd/>
        <w:snapToGrid/>
        <w:spacing w:line="360" w:lineRule="auto"/>
        <w:ind w:firstLine="560" w:firstLineChars="200"/>
        <w:rPr>
          <w:del w:id="105" w:author="Janusio" w:date="2018-03-08T23:33:31Z"/>
          <w:rFonts w:hint="eastAsia" w:ascii="Times New Roman" w:hAnsi="Times New Roman" w:eastAsia="仿宋_GB2312"/>
          <w:sz w:val="28"/>
          <w:szCs w:val="28"/>
          <w:u w:val="single"/>
        </w:rPr>
        <w:pPrChange w:id="104" w:author="Janusio" w:date="2018-03-08T23:33:31Z">
          <w:pPr>
            <w:adjustRightInd w:val="0"/>
            <w:snapToGrid w:val="0"/>
            <w:spacing w:line="360" w:lineRule="auto"/>
            <w:ind w:firstLine="1960" w:firstLineChars="700"/>
          </w:pPr>
        </w:pPrChange>
      </w:pPr>
    </w:p>
    <w:p>
      <w:pPr>
        <w:tabs>
          <w:tab w:val="left" w:pos="854"/>
        </w:tabs>
        <w:rPr>
          <w:del w:id="107" w:author="Janusio" w:date="2018-03-08T23:33:31Z"/>
          <w:rFonts w:hint="eastAsia" w:ascii="Times New Roman" w:hAnsi="Times New Roman"/>
          <w:szCs w:val="21"/>
          <w:u w:val="single"/>
        </w:rPr>
        <w:pPrChange w:id="106" w:author="Janusio" w:date="2018-03-08T23:33:31Z">
          <w:pPr/>
        </w:pPrChange>
      </w:pPr>
      <w:del w:id="108" w:author="Janusio" w:date="2018-03-08T23:33:31Z">
        <w:r>
          <w:rPr>
            <w:rFonts w:hint="eastAsia" w:ascii="Times New Roman" w:hAnsi="Times New Roman"/>
            <w:szCs w:val="21"/>
          </w:rPr>
          <w:delText>附件2：论文独创性及使用授权声明</w:delText>
        </w:r>
      </w:del>
    </w:p>
    <w:p>
      <w:pPr>
        <w:tabs>
          <w:tab w:val="left" w:pos="854"/>
        </w:tabs>
        <w:adjustRightInd/>
        <w:snapToGrid/>
        <w:spacing w:line="360" w:lineRule="auto"/>
        <w:rPr>
          <w:del w:id="110" w:author="Janusio" w:date="2018-03-08T23:33:31Z"/>
          <w:rFonts w:hint="eastAsia" w:ascii="Times New Roman" w:hAnsi="Times New Roman"/>
          <w:sz w:val="24"/>
        </w:rPr>
        <w:pPrChange w:id="109" w:author="Janusio" w:date="2018-03-08T23:33:31Z">
          <w:pPr>
            <w:adjustRightInd w:val="0"/>
            <w:snapToGrid w:val="0"/>
            <w:spacing w:line="500" w:lineRule="exact"/>
          </w:pPr>
        </w:pPrChange>
      </w:pPr>
    </w:p>
    <w:p>
      <w:pPr>
        <w:tabs>
          <w:tab w:val="left" w:pos="854"/>
        </w:tabs>
        <w:snapToGrid/>
        <w:jc w:val="left"/>
        <w:rPr>
          <w:del w:id="112" w:author="Janusio" w:date="2018-03-08T23:33:31Z"/>
          <w:rFonts w:hint="eastAsia" w:ascii="Times New Roman" w:hAnsi="Times New Roman" w:eastAsia="仿宋_GB2312"/>
          <w:sz w:val="30"/>
          <w:szCs w:val="30"/>
        </w:rPr>
        <w:pPrChange w:id="111" w:author="Janusio" w:date="2018-03-08T23:33:31Z">
          <w:pPr>
            <w:snapToGrid w:val="0"/>
            <w:jc w:val="center"/>
          </w:pPr>
        </w:pPrChange>
      </w:pPr>
      <w:del w:id="113" w:author="Janusio" w:date="2018-03-08T23:33:31Z">
        <w:r>
          <w:rPr>
            <w:rFonts w:hint="eastAsia" w:ascii="Times New Roman" w:hAnsi="Times New Roman" w:eastAsia="仿宋_GB2312"/>
            <w:sz w:val="30"/>
            <w:szCs w:val="30"/>
          </w:rPr>
          <w:delText>四川师范大学学位论文独创性声明</w:delText>
        </w:r>
      </w:del>
    </w:p>
    <w:p>
      <w:pPr>
        <w:tabs>
          <w:tab w:val="left" w:pos="854"/>
        </w:tabs>
        <w:jc w:val="left"/>
        <w:rPr>
          <w:del w:id="115" w:author="Janusio" w:date="2018-03-08T23:33:31Z"/>
          <w:rFonts w:hint="eastAsia" w:ascii="Times New Roman" w:hAnsi="Times New Roman"/>
          <w:szCs w:val="21"/>
        </w:rPr>
        <w:pPrChange w:id="114" w:author="Janusio" w:date="2018-03-08T23:33:31Z">
          <w:pPr>
            <w:jc w:val="center"/>
          </w:pPr>
        </w:pPrChange>
      </w:pPr>
      <w:del w:id="116" w:author="Janusio" w:date="2018-03-08T23:33:31Z">
        <w:r>
          <w:rPr>
            <w:rFonts w:hint="eastAsia" w:ascii="Times New Roman" w:hAnsi="Times New Roman"/>
            <w:szCs w:val="21"/>
          </w:rPr>
          <w:delText xml:space="preserve">    </w:delText>
        </w:r>
      </w:del>
    </w:p>
    <w:p>
      <w:pPr>
        <w:tabs>
          <w:tab w:val="left" w:pos="854"/>
        </w:tabs>
        <w:spacing w:line="360" w:lineRule="auto"/>
        <w:ind w:firstLine="480" w:firstLineChars="200"/>
        <w:rPr>
          <w:del w:id="118" w:author="Janusio" w:date="2018-03-08T23:33:31Z"/>
          <w:rFonts w:hint="eastAsia" w:ascii="Times New Roman" w:hAnsi="Times New Roman"/>
          <w:sz w:val="24"/>
        </w:rPr>
        <w:pPrChange w:id="117" w:author="Janusio" w:date="2018-03-08T23:33:31Z">
          <w:pPr>
            <w:spacing w:line="400" w:lineRule="exact"/>
            <w:ind w:firstLine="480" w:firstLineChars="200"/>
          </w:pPr>
        </w:pPrChange>
      </w:pPr>
      <w:del w:id="119" w:author="Janusio" w:date="2018-03-08T23:33:31Z">
        <w:r>
          <w:rPr>
            <w:rFonts w:hint="eastAsia" w:ascii="Times New Roman" w:hAnsi="Times New Roman"/>
            <w:szCs w:val="21"/>
          </w:rPr>
          <w:delText xml:space="preserve"> </w:delText>
        </w:r>
      </w:del>
      <w:del w:id="120" w:author="Janusio" w:date="2018-03-08T23:33:31Z">
        <w:r>
          <w:rPr>
            <w:rFonts w:hint="eastAsia" w:ascii="Times New Roman" w:hAnsi="Times New Roman"/>
            <w:sz w:val="24"/>
          </w:rPr>
          <w:delText>本人声明：所呈交学位论文</w:delText>
        </w:r>
      </w:del>
      <w:del w:id="121" w:author="Janusio" w:date="2018-03-08T23:33:31Z">
        <w:r>
          <w:rPr>
            <w:rFonts w:hint="eastAsia" w:ascii="Times New Roman" w:hAnsi="Times New Roman"/>
            <w:sz w:val="24"/>
            <w:u w:val="single"/>
          </w:rPr>
          <w:delText xml:space="preserve">                                       </w:delText>
        </w:r>
      </w:del>
      <w:del w:id="122" w:author="Janusio" w:date="2018-03-08T23:33:31Z">
        <w:r>
          <w:rPr>
            <w:rFonts w:hint="eastAsia" w:ascii="Times New Roman" w:hAnsi="Times New Roman"/>
            <w:sz w:val="24"/>
          </w:rPr>
          <w:delText>，是本人在导师</w:delText>
        </w:r>
      </w:del>
      <w:del w:id="123" w:author="Janusio" w:date="2018-03-08T23:33:31Z">
        <w:r>
          <w:rPr>
            <w:rFonts w:hint="eastAsia" w:ascii="Times New Roman" w:hAnsi="Times New Roman"/>
            <w:sz w:val="24"/>
            <w:u w:val="single"/>
          </w:rPr>
          <w:delText xml:space="preserve">       </w:delText>
        </w:r>
      </w:del>
      <w:del w:id="124" w:author="Janusio" w:date="2018-03-08T23:33:31Z">
        <w:r>
          <w:rPr>
            <w:rFonts w:hint="eastAsia" w:ascii="Times New Roman" w:hAnsi="Times New Roman"/>
            <w:sz w:val="24"/>
          </w:rPr>
          <w:delTex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delText>
        </w:r>
      </w:del>
    </w:p>
    <w:p>
      <w:pPr>
        <w:tabs>
          <w:tab w:val="left" w:pos="854"/>
        </w:tabs>
        <w:spacing w:line="360" w:lineRule="auto"/>
        <w:ind w:firstLine="480" w:firstLineChars="200"/>
        <w:rPr>
          <w:del w:id="126" w:author="Janusio" w:date="2018-03-08T23:33:31Z"/>
          <w:rFonts w:hint="eastAsia" w:ascii="Times New Roman" w:hAnsi="Times New Roman"/>
          <w:sz w:val="24"/>
        </w:rPr>
        <w:pPrChange w:id="125" w:author="Janusio" w:date="2018-03-08T23:33:31Z">
          <w:pPr>
            <w:spacing w:line="400" w:lineRule="exact"/>
            <w:ind w:firstLine="480" w:firstLineChars="200"/>
          </w:pPr>
        </w:pPrChange>
      </w:pPr>
      <w:del w:id="127" w:author="Janusio" w:date="2018-03-08T23:33:31Z">
        <w:r>
          <w:rPr>
            <w:rFonts w:hint="eastAsia" w:ascii="Times New Roman" w:hAnsi="Times New Roman"/>
            <w:sz w:val="24"/>
          </w:rPr>
          <w:delText>本人承诺：已提交的学位论文电子版与论文纸本的内容一致。如因不符而引起的学术声誉上的损失由本人自负。</w:delText>
        </w:r>
      </w:del>
    </w:p>
    <w:p>
      <w:pPr>
        <w:tabs>
          <w:tab w:val="left" w:pos="854"/>
        </w:tabs>
        <w:spacing w:line="360" w:lineRule="auto"/>
        <w:ind w:firstLine="480"/>
        <w:rPr>
          <w:del w:id="129" w:author="Janusio" w:date="2018-03-08T23:33:31Z"/>
          <w:rFonts w:hint="eastAsia" w:ascii="Times New Roman" w:hAnsi="Times New Roman"/>
          <w:sz w:val="24"/>
        </w:rPr>
        <w:pPrChange w:id="128" w:author="Janusio" w:date="2018-03-08T23:33:31Z">
          <w:pPr>
            <w:spacing w:line="400" w:lineRule="exact"/>
            <w:ind w:firstLine="437"/>
          </w:pPr>
        </w:pPrChange>
      </w:pPr>
    </w:p>
    <w:p>
      <w:pPr>
        <w:tabs>
          <w:tab w:val="left" w:pos="854"/>
        </w:tabs>
        <w:adjustRightInd/>
        <w:snapToGrid/>
        <w:ind w:firstLine="480" w:firstLineChars="200"/>
        <w:rPr>
          <w:del w:id="131" w:author="Janusio" w:date="2018-03-08T23:33:31Z"/>
          <w:rFonts w:hint="eastAsia" w:ascii="Times New Roman" w:hAnsi="Times New Roman" w:eastAsia="仿宋_GB2312"/>
          <w:sz w:val="28"/>
        </w:rPr>
        <w:pPrChange w:id="130" w:author="Janusio" w:date="2018-03-08T23:33:31Z">
          <w:pPr>
            <w:adjustRightInd w:val="0"/>
            <w:snapToGrid w:val="0"/>
            <w:ind w:firstLine="560" w:firstLineChars="200"/>
          </w:pPr>
        </w:pPrChange>
      </w:pPr>
      <w:del w:id="132" w:author="Janusio" w:date="2018-03-08T23:33:31Z">
        <w:r>
          <w:rPr>
            <w:rFonts w:hint="eastAsia" w:ascii="Times New Roman" w:hAnsi="Times New Roman" w:eastAsia="仿宋_GB2312"/>
            <w:sz w:val="28"/>
          </w:rPr>
          <w:delText>学位论文作者：               签字日期：      年    月    日</w:delText>
        </w:r>
      </w:del>
    </w:p>
    <w:p>
      <w:pPr>
        <w:tabs>
          <w:tab w:val="left" w:pos="854"/>
        </w:tabs>
        <w:adjustRightInd/>
        <w:snapToGrid/>
        <w:rPr>
          <w:del w:id="134" w:author="Janusio" w:date="2018-03-08T23:33:31Z"/>
          <w:rFonts w:hint="eastAsia" w:ascii="Times New Roman" w:hAnsi="Times New Roman" w:eastAsia="仿宋_GB2312"/>
          <w:sz w:val="28"/>
        </w:rPr>
        <w:pPrChange w:id="133" w:author="Janusio" w:date="2018-03-08T23:33:31Z">
          <w:pPr>
            <w:adjustRightInd w:val="0"/>
            <w:snapToGrid w:val="0"/>
          </w:pPr>
        </w:pPrChange>
      </w:pPr>
    </w:p>
    <w:p>
      <w:pPr>
        <w:tabs>
          <w:tab w:val="left" w:pos="854"/>
        </w:tabs>
        <w:snapToGrid/>
        <w:jc w:val="left"/>
        <w:rPr>
          <w:del w:id="136" w:author="Janusio" w:date="2018-03-08T23:33:31Z"/>
          <w:rFonts w:hint="eastAsia" w:ascii="Times New Roman" w:hAnsi="Times New Roman" w:eastAsia="仿宋_GB2312"/>
          <w:sz w:val="24"/>
        </w:rPr>
        <w:pPrChange w:id="135" w:author="Janusio" w:date="2018-03-08T23:33:31Z">
          <w:pPr>
            <w:snapToGrid w:val="0"/>
            <w:jc w:val="center"/>
          </w:pPr>
        </w:pPrChange>
      </w:pPr>
    </w:p>
    <w:p>
      <w:pPr>
        <w:tabs>
          <w:tab w:val="left" w:pos="854"/>
        </w:tabs>
        <w:snapToGrid/>
        <w:jc w:val="left"/>
        <w:rPr>
          <w:del w:id="138" w:author="Janusio" w:date="2018-03-08T23:33:31Z"/>
          <w:rFonts w:hint="eastAsia" w:ascii="Times New Roman" w:hAnsi="Times New Roman" w:eastAsia="仿宋_GB2312"/>
          <w:sz w:val="24"/>
        </w:rPr>
        <w:pPrChange w:id="137" w:author="Janusio" w:date="2018-03-08T23:33:31Z">
          <w:pPr>
            <w:snapToGrid w:val="0"/>
            <w:jc w:val="center"/>
          </w:pPr>
        </w:pPrChange>
      </w:pPr>
    </w:p>
    <w:p>
      <w:pPr>
        <w:tabs>
          <w:tab w:val="left" w:pos="854"/>
        </w:tabs>
        <w:snapToGrid/>
        <w:jc w:val="left"/>
        <w:rPr>
          <w:del w:id="140" w:author="Janusio" w:date="2018-03-08T23:33:31Z"/>
          <w:rFonts w:hint="eastAsia" w:ascii="Times New Roman" w:hAnsi="Times New Roman" w:eastAsia="仿宋_GB2312"/>
          <w:sz w:val="32"/>
          <w:szCs w:val="32"/>
        </w:rPr>
        <w:pPrChange w:id="139" w:author="Janusio" w:date="2018-03-08T23:33:31Z">
          <w:pPr>
            <w:snapToGrid w:val="0"/>
            <w:jc w:val="center"/>
          </w:pPr>
        </w:pPrChange>
      </w:pPr>
      <w:del w:id="141" w:author="Janusio" w:date="2018-03-08T23:33:31Z">
        <w:r>
          <w:rPr>
            <w:rFonts w:hint="eastAsia" w:ascii="Times New Roman" w:hAnsi="Times New Roman" w:eastAsia="仿宋_GB2312"/>
            <w:sz w:val="32"/>
            <w:szCs w:val="32"/>
          </w:rPr>
          <w:delText>四川师范大学学位论文版权使用授权书</w:delText>
        </w:r>
      </w:del>
    </w:p>
    <w:p>
      <w:pPr>
        <w:tabs>
          <w:tab w:val="left" w:pos="854"/>
        </w:tabs>
        <w:spacing w:line="360" w:lineRule="auto"/>
        <w:ind w:firstLine="480"/>
        <w:rPr>
          <w:del w:id="143" w:author="Janusio" w:date="2018-03-08T23:33:31Z"/>
          <w:rFonts w:hint="eastAsia" w:ascii="Times New Roman" w:hAnsi="Times New Roman"/>
          <w:sz w:val="24"/>
        </w:rPr>
        <w:pPrChange w:id="142" w:author="Janusio" w:date="2018-03-08T23:33:31Z">
          <w:pPr>
            <w:spacing w:line="400" w:lineRule="exact"/>
            <w:ind w:firstLine="437"/>
          </w:pPr>
        </w:pPrChange>
      </w:pPr>
    </w:p>
    <w:p>
      <w:pPr>
        <w:tabs>
          <w:tab w:val="left" w:pos="854"/>
        </w:tabs>
        <w:spacing w:line="360" w:lineRule="auto"/>
        <w:ind w:firstLine="480" w:firstLineChars="200"/>
        <w:rPr>
          <w:del w:id="145" w:author="Janusio" w:date="2018-03-08T23:33:31Z"/>
          <w:rFonts w:hint="eastAsia" w:ascii="Times New Roman" w:hAnsi="Times New Roman"/>
          <w:sz w:val="24"/>
        </w:rPr>
        <w:pPrChange w:id="144" w:author="Janusio" w:date="2018-03-08T23:33:31Z">
          <w:pPr>
            <w:spacing w:line="400" w:lineRule="exact"/>
            <w:ind w:firstLine="480" w:firstLineChars="200"/>
          </w:pPr>
        </w:pPrChange>
      </w:pPr>
      <w:del w:id="146" w:author="Janusio" w:date="2018-03-08T23:33:31Z">
        <w:r>
          <w:rPr>
            <w:rFonts w:hint="eastAsia" w:ascii="Times New Roman" w:hAnsi="Times New Roman"/>
            <w:sz w:val="24"/>
          </w:rPr>
          <w:delText>本人同意所撰写学位论文的使用授权遵照学校的管理规定：</w:delText>
        </w:r>
      </w:del>
    </w:p>
    <w:p>
      <w:pPr>
        <w:tabs>
          <w:tab w:val="left" w:pos="854"/>
        </w:tabs>
        <w:spacing w:line="360" w:lineRule="auto"/>
        <w:ind w:firstLine="480" w:firstLineChars="200"/>
        <w:rPr>
          <w:del w:id="148" w:author="Janusio" w:date="2018-03-08T23:33:31Z"/>
          <w:rFonts w:hint="eastAsia" w:ascii="Times New Roman" w:hAnsi="Times New Roman"/>
          <w:sz w:val="24"/>
        </w:rPr>
        <w:pPrChange w:id="147" w:author="Janusio" w:date="2018-03-08T23:33:31Z">
          <w:pPr>
            <w:spacing w:line="400" w:lineRule="exact"/>
            <w:ind w:firstLine="480" w:firstLineChars="200"/>
          </w:pPr>
        </w:pPrChange>
      </w:pPr>
      <w:del w:id="149" w:author="Janusio" w:date="2018-03-08T23:33:31Z">
        <w:r>
          <w:rPr>
            <w:rFonts w:hint="eastAsia" w:ascii="Times New Roman" w:hAnsi="Times New Roman"/>
            <w:sz w:val="24"/>
          </w:rPr>
          <w:delTex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delText>
        </w:r>
      </w:del>
    </w:p>
    <w:p>
      <w:pPr>
        <w:tabs>
          <w:tab w:val="left" w:pos="854"/>
        </w:tabs>
        <w:spacing w:line="360" w:lineRule="auto"/>
        <w:ind w:firstLine="480" w:firstLineChars="200"/>
        <w:rPr>
          <w:del w:id="151" w:author="Janusio" w:date="2018-03-08T23:33:31Z"/>
          <w:rFonts w:hint="eastAsia" w:ascii="Times New Roman" w:hAnsi="Times New Roman"/>
          <w:sz w:val="24"/>
        </w:rPr>
        <w:pPrChange w:id="150" w:author="Janusio" w:date="2018-03-08T23:33:31Z">
          <w:pPr>
            <w:spacing w:line="400" w:lineRule="exact"/>
            <w:ind w:firstLine="480" w:firstLineChars="200"/>
          </w:pPr>
        </w:pPrChange>
      </w:pPr>
    </w:p>
    <w:p>
      <w:pPr>
        <w:tabs>
          <w:tab w:val="left" w:pos="854"/>
        </w:tabs>
        <w:snapToGrid/>
        <w:spacing w:line="360" w:lineRule="auto"/>
        <w:ind w:firstLine="480" w:firstLineChars="200"/>
        <w:rPr>
          <w:del w:id="153" w:author="Janusio" w:date="2018-03-08T23:33:31Z"/>
          <w:rFonts w:ascii="Times New Roman" w:hAnsi="Times New Roman"/>
          <w:sz w:val="24"/>
        </w:rPr>
        <w:pPrChange w:id="152" w:author="Janusio" w:date="2018-03-08T23:33:31Z">
          <w:pPr>
            <w:snapToGrid w:val="0"/>
            <w:spacing w:line="400" w:lineRule="exact"/>
            <w:ind w:firstLine="480" w:firstLineChars="200"/>
          </w:pPr>
        </w:pPrChange>
      </w:pPr>
      <w:del w:id="154" w:author="Janusio" w:date="2018-03-08T23:33:31Z">
        <w:r>
          <w:rPr>
            <w:rFonts w:hint="eastAsia" w:ascii="Times New Roman" w:hAnsi="Times New Roman"/>
            <w:sz w:val="24"/>
          </w:rPr>
          <w:delText>本人授权万方数据电子出版社将本学位论文收录到《中国学位论文全文数据库》，并通过网络向社会公众提供信息服务。同意按相关规定享受相关权益。</w:delText>
        </w:r>
      </w:del>
    </w:p>
    <w:p>
      <w:pPr>
        <w:tabs>
          <w:tab w:val="left" w:pos="854"/>
        </w:tabs>
        <w:snapToGrid/>
        <w:spacing w:line="360" w:lineRule="auto"/>
        <w:ind w:firstLine="480" w:firstLineChars="200"/>
        <w:rPr>
          <w:del w:id="156" w:author="Janusio" w:date="2018-03-08T23:33:31Z"/>
          <w:rFonts w:ascii="Times New Roman" w:hAnsi="Times New Roman"/>
          <w:sz w:val="24"/>
        </w:rPr>
        <w:pPrChange w:id="155" w:author="Janusio" w:date="2018-03-08T23:33:31Z">
          <w:pPr>
            <w:snapToGrid w:val="0"/>
            <w:spacing w:line="400" w:lineRule="exact"/>
            <w:ind w:firstLine="480" w:firstLineChars="200"/>
          </w:pPr>
        </w:pPrChange>
      </w:pPr>
      <w:del w:id="157" w:author="Janusio" w:date="2018-03-08T23:33:31Z">
        <w:r>
          <w:rPr>
            <w:rFonts w:hint="eastAsia" w:ascii="Times New Roman" w:hAnsi="Times New Roman"/>
            <w:sz w:val="24"/>
          </w:rPr>
          <w:delText>（保密的学位论文在解密后适用本授权书）</w:delText>
        </w:r>
      </w:del>
    </w:p>
    <w:p>
      <w:pPr>
        <w:tabs>
          <w:tab w:val="left" w:pos="854"/>
        </w:tabs>
        <w:snapToGrid/>
        <w:spacing w:line="360" w:lineRule="auto"/>
        <w:ind w:left="0" w:firstLine="480" w:firstLineChars="200"/>
        <w:rPr>
          <w:del w:id="159" w:author="Janusio" w:date="2018-03-08T23:33:31Z"/>
          <w:rFonts w:hint="eastAsia" w:ascii="Times New Roman" w:hAnsi="Times New Roman"/>
          <w:sz w:val="24"/>
        </w:rPr>
        <w:pPrChange w:id="158" w:author="Janusio" w:date="2018-03-08T23:33:31Z">
          <w:pPr>
            <w:snapToGrid w:val="0"/>
            <w:spacing w:line="400" w:lineRule="exact"/>
            <w:ind w:left="480" w:firstLine="480" w:firstLineChars="200"/>
          </w:pPr>
        </w:pPrChange>
      </w:pPr>
      <w:del w:id="160" w:author="Janusio" w:date="2018-03-08T23:33:31Z">
        <w:r>
          <w:rPr>
            <w:rFonts w:ascii="Times New Roman" w:hAnsi="Times New Roman"/>
            <w:sz w:val="24"/>
          </w:rPr>
          <w:delText> </w:delText>
        </w:r>
      </w:del>
    </w:p>
    <w:p>
      <w:pPr>
        <w:tabs>
          <w:tab w:val="left" w:pos="854"/>
        </w:tabs>
        <w:snapToGrid/>
        <w:spacing w:line="360" w:lineRule="auto"/>
        <w:ind w:firstLine="480" w:firstLineChars="200"/>
        <w:rPr>
          <w:del w:id="162" w:author="Janusio" w:date="2018-03-08T23:33:31Z"/>
          <w:rFonts w:ascii="Times New Roman" w:hAnsi="Times New Roman"/>
          <w:sz w:val="24"/>
        </w:rPr>
        <w:pPrChange w:id="161" w:author="Janusio" w:date="2018-03-08T23:33:31Z">
          <w:pPr>
            <w:snapToGrid w:val="0"/>
            <w:spacing w:line="400" w:lineRule="exact"/>
            <w:ind w:firstLine="480" w:firstLineChars="200"/>
          </w:pPr>
        </w:pPrChange>
      </w:pPr>
      <w:del w:id="163" w:author="Janusio" w:date="2018-03-08T23:33:31Z">
        <w:r>
          <w:rPr>
            <w:rFonts w:hint="eastAsia" w:ascii="Times New Roman" w:hAnsi="Times New Roman"/>
            <w:sz w:val="24"/>
          </w:rPr>
          <w:delText>学位论文作者签名：</w:delText>
        </w:r>
      </w:del>
      <w:del w:id="164" w:author="Janusio" w:date="2018-03-08T23:33:31Z">
        <w:r>
          <w:rPr>
            <w:rFonts w:ascii="Times New Roman" w:hAnsi="Times New Roman"/>
            <w:sz w:val="24"/>
          </w:rPr>
          <w:delText xml:space="preserve">                      </w:delText>
        </w:r>
      </w:del>
      <w:del w:id="165" w:author="Janusio" w:date="2018-03-08T23:33:31Z">
        <w:r>
          <w:rPr>
            <w:rFonts w:hint="eastAsia" w:ascii="Times New Roman" w:hAnsi="Times New Roman"/>
            <w:sz w:val="24"/>
          </w:rPr>
          <w:delText xml:space="preserve">        导师签名：</w:delText>
        </w:r>
      </w:del>
    </w:p>
    <w:p>
      <w:pPr>
        <w:tabs>
          <w:tab w:val="left" w:pos="854"/>
        </w:tabs>
        <w:snapToGrid/>
        <w:spacing w:line="360" w:lineRule="auto"/>
        <w:ind w:firstLine="480" w:firstLineChars="200"/>
        <w:rPr>
          <w:del w:id="167" w:author="Janusio" w:date="2018-03-08T23:33:31Z"/>
          <w:rFonts w:ascii="Times New Roman" w:hAnsi="Times New Roman"/>
          <w:sz w:val="24"/>
        </w:rPr>
        <w:pPrChange w:id="166" w:author="Janusio" w:date="2018-03-08T23:33:31Z">
          <w:pPr>
            <w:snapToGrid w:val="0"/>
            <w:spacing w:line="400" w:lineRule="exact"/>
            <w:ind w:firstLine="480" w:firstLineChars="200"/>
          </w:pPr>
        </w:pPrChange>
      </w:pPr>
      <w:del w:id="168" w:author="Janusio" w:date="2018-03-08T23:33:31Z">
        <w:r>
          <w:rPr>
            <w:rFonts w:ascii="Times New Roman" w:hAnsi="Times New Roman"/>
            <w:sz w:val="24"/>
          </w:rPr>
          <w:delText> </w:delText>
        </w:r>
      </w:del>
    </w:p>
    <w:p>
      <w:pPr>
        <w:tabs>
          <w:tab w:val="left" w:pos="854"/>
        </w:tabs>
        <w:snapToGrid/>
        <w:spacing w:line="360" w:lineRule="auto"/>
        <w:ind w:firstLine="480" w:firstLineChars="200"/>
        <w:rPr>
          <w:del w:id="170" w:author="Janusio" w:date="2018-03-08T23:33:31Z"/>
          <w:rFonts w:ascii="Times New Roman" w:hAnsi="Times New Roman"/>
          <w:sz w:val="24"/>
        </w:rPr>
        <w:pPrChange w:id="169" w:author="Janusio" w:date="2018-03-08T23:33:31Z">
          <w:pPr>
            <w:snapToGrid w:val="0"/>
            <w:spacing w:line="400" w:lineRule="exact"/>
            <w:ind w:firstLine="480" w:firstLineChars="200"/>
          </w:pPr>
        </w:pPrChange>
      </w:pPr>
      <w:del w:id="171" w:author="Janusio" w:date="2018-03-08T23:33:31Z">
        <w:r>
          <w:rPr>
            <w:rFonts w:hint="eastAsia" w:ascii="Times New Roman" w:hAnsi="Times New Roman"/>
            <w:sz w:val="24"/>
          </w:rPr>
          <w:delText>签字日期：</w:delText>
        </w:r>
      </w:del>
      <w:del w:id="172" w:author="Janusio" w:date="2018-03-08T23:33:31Z">
        <w:r>
          <w:rPr>
            <w:rFonts w:ascii="Times New Roman" w:hAnsi="Times New Roman"/>
            <w:sz w:val="24"/>
          </w:rPr>
          <w:delText xml:space="preserve">    </w:delText>
        </w:r>
      </w:del>
      <w:del w:id="173" w:author="Janusio" w:date="2018-03-08T23:33:31Z">
        <w:r>
          <w:rPr>
            <w:rFonts w:hint="eastAsia" w:ascii="Times New Roman" w:hAnsi="Times New Roman"/>
            <w:sz w:val="24"/>
          </w:rPr>
          <w:delText>年</w:delText>
        </w:r>
      </w:del>
      <w:del w:id="174" w:author="Janusio" w:date="2018-03-08T23:33:31Z">
        <w:r>
          <w:rPr>
            <w:rFonts w:ascii="Times New Roman" w:hAnsi="Times New Roman"/>
            <w:sz w:val="24"/>
          </w:rPr>
          <w:delText xml:space="preserve">    </w:delText>
        </w:r>
      </w:del>
      <w:del w:id="175" w:author="Janusio" w:date="2018-03-08T23:33:31Z">
        <w:r>
          <w:rPr>
            <w:rFonts w:hint="eastAsia" w:ascii="Times New Roman" w:hAnsi="Times New Roman"/>
            <w:sz w:val="24"/>
          </w:rPr>
          <w:delText>月</w:delText>
        </w:r>
      </w:del>
      <w:del w:id="176" w:author="Janusio" w:date="2018-03-08T23:33:31Z">
        <w:r>
          <w:rPr>
            <w:rFonts w:ascii="Times New Roman" w:hAnsi="Times New Roman"/>
            <w:sz w:val="24"/>
          </w:rPr>
          <w:delText xml:space="preserve">    </w:delText>
        </w:r>
      </w:del>
      <w:del w:id="177" w:author="Janusio" w:date="2018-03-08T23:33:31Z">
        <w:r>
          <w:rPr>
            <w:rFonts w:hint="eastAsia" w:ascii="Times New Roman" w:hAnsi="Times New Roman"/>
            <w:sz w:val="24"/>
          </w:rPr>
          <w:delText>日</w:delText>
        </w:r>
      </w:del>
      <w:del w:id="178" w:author="Janusio" w:date="2018-03-08T23:33:31Z">
        <w:r>
          <w:rPr>
            <w:rFonts w:ascii="Times New Roman" w:hAnsi="Times New Roman"/>
            <w:sz w:val="24"/>
          </w:rPr>
          <w:delText xml:space="preserve">         </w:delText>
        </w:r>
      </w:del>
      <w:del w:id="179" w:author="Janusio" w:date="2018-03-08T23:33:31Z">
        <w:r>
          <w:rPr>
            <w:rFonts w:hint="eastAsia" w:ascii="Times New Roman" w:hAnsi="Times New Roman"/>
            <w:sz w:val="24"/>
            <w:lang w:val="en-US" w:eastAsia="zh-CN"/>
          </w:rPr>
          <w:delText xml:space="preserve">       </w:delText>
        </w:r>
      </w:del>
      <w:del w:id="180" w:author="Janusio" w:date="2018-03-08T23:33:31Z">
        <w:r>
          <w:rPr>
            <w:rFonts w:ascii="Times New Roman" w:hAnsi="Times New Roman"/>
            <w:sz w:val="24"/>
          </w:rPr>
          <w:delText xml:space="preserve"> </w:delText>
        </w:r>
      </w:del>
      <w:del w:id="181" w:author="Janusio" w:date="2018-03-08T23:33:31Z">
        <w:r>
          <w:rPr>
            <w:rFonts w:hint="eastAsia" w:ascii="Times New Roman" w:hAnsi="Times New Roman"/>
            <w:sz w:val="24"/>
          </w:rPr>
          <w:delText xml:space="preserve">   签字日期：</w:delText>
        </w:r>
      </w:del>
      <w:del w:id="182" w:author="Janusio" w:date="2018-03-08T23:33:31Z">
        <w:r>
          <w:rPr>
            <w:rFonts w:ascii="Times New Roman" w:hAnsi="Times New Roman"/>
            <w:sz w:val="24"/>
          </w:rPr>
          <w:delText xml:space="preserve">  </w:delText>
        </w:r>
      </w:del>
      <w:del w:id="183" w:author="Janusio" w:date="2018-03-08T23:33:31Z">
        <w:r>
          <w:rPr>
            <w:rFonts w:hint="eastAsia" w:ascii="Times New Roman" w:hAnsi="Times New Roman"/>
            <w:sz w:val="24"/>
          </w:rPr>
          <w:delText>年</w:delText>
        </w:r>
      </w:del>
      <w:del w:id="184" w:author="Janusio" w:date="2018-03-08T23:33:31Z">
        <w:r>
          <w:rPr>
            <w:rFonts w:ascii="Times New Roman" w:hAnsi="Times New Roman"/>
            <w:sz w:val="24"/>
          </w:rPr>
          <w:delText xml:space="preserve">    </w:delText>
        </w:r>
      </w:del>
      <w:del w:id="185" w:author="Janusio" w:date="2018-03-08T23:33:31Z">
        <w:r>
          <w:rPr>
            <w:rFonts w:hint="eastAsia" w:ascii="Times New Roman" w:hAnsi="Times New Roman"/>
            <w:sz w:val="24"/>
          </w:rPr>
          <w:delText>月</w:delText>
        </w:r>
      </w:del>
      <w:del w:id="186" w:author="Janusio" w:date="2018-03-08T23:33:31Z">
        <w:r>
          <w:rPr>
            <w:rFonts w:ascii="Times New Roman" w:hAnsi="Times New Roman"/>
            <w:sz w:val="24"/>
          </w:rPr>
          <w:delText xml:space="preserve">    </w:delText>
        </w:r>
      </w:del>
      <w:del w:id="187" w:author="Janusio" w:date="2018-03-08T23:33:31Z">
        <w:r>
          <w:rPr>
            <w:rFonts w:hint="eastAsia" w:ascii="Times New Roman" w:hAnsi="Times New Roman"/>
            <w:sz w:val="24"/>
          </w:rPr>
          <w:delText>日</w:delText>
        </w:r>
      </w:del>
    </w:p>
    <w:p>
      <w:pPr>
        <w:tabs>
          <w:tab w:val="left" w:pos="854"/>
        </w:tabs>
        <w:ind w:firstLine="480" w:firstLineChars="200"/>
        <w:rPr>
          <w:del w:id="189" w:author="Janusio" w:date="2018-03-08T23:33:31Z"/>
          <w:rFonts w:hint="eastAsia" w:ascii="Times New Roman" w:hAnsi="Times New Roman"/>
          <w:sz w:val="28"/>
          <w:szCs w:val="28"/>
          <w:u w:val="single"/>
        </w:rPr>
        <w:pPrChange w:id="188" w:author="Janusio" w:date="2018-03-08T23:33:31Z">
          <w:pPr>
            <w:ind w:firstLine="560" w:firstLineChars="200"/>
          </w:pPr>
        </w:pPrChange>
      </w:pPr>
    </w:p>
    <w:p>
      <w:pPr>
        <w:tabs>
          <w:tab w:val="left" w:pos="854"/>
        </w:tabs>
        <w:ind w:firstLine="560" w:firstLineChars="200"/>
        <w:rPr>
          <w:del w:id="191" w:author="Janusio" w:date="2018-03-08T23:33:31Z"/>
          <w:rFonts w:hint="eastAsia" w:ascii="Times New Roman" w:hAnsi="Times New Roman"/>
          <w:sz w:val="28"/>
          <w:szCs w:val="28"/>
          <w:u w:val="single"/>
        </w:rPr>
        <w:pPrChange w:id="190" w:author="Janusio" w:date="2018-03-08T23:33:31Z">
          <w:pPr>
            <w:ind w:firstLine="1948" w:firstLineChars="696"/>
          </w:pPr>
        </w:pPrChange>
      </w:pPr>
    </w:p>
    <w:p>
      <w:pPr>
        <w:tabs>
          <w:tab w:val="left" w:pos="854"/>
        </w:tabs>
        <w:ind w:firstLine="560" w:firstLineChars="200"/>
        <w:rPr>
          <w:del w:id="193" w:author="Janusio" w:date="2018-03-08T23:33:31Z"/>
          <w:rFonts w:hint="eastAsia" w:ascii="Times New Roman" w:hAnsi="Times New Roman"/>
          <w:sz w:val="28"/>
          <w:szCs w:val="28"/>
          <w:u w:val="single"/>
        </w:rPr>
        <w:pPrChange w:id="192" w:author="Janusio" w:date="2018-03-08T23:33:31Z">
          <w:pPr>
            <w:ind w:firstLine="1948" w:firstLineChars="696"/>
          </w:pPr>
        </w:pPrChange>
      </w:pPr>
    </w:p>
    <w:p>
      <w:pPr>
        <w:tabs>
          <w:tab w:val="left" w:pos="854"/>
        </w:tabs>
        <w:spacing w:line="360" w:lineRule="auto"/>
        <w:rPr>
          <w:del w:id="195" w:author="Janusio" w:date="2018-03-08T23:33:31Z"/>
          <w:rFonts w:hint="eastAsia" w:ascii="Times New Roman" w:hAnsi="Times New Roman"/>
        </w:rPr>
        <w:pPrChange w:id="194" w:author="Janusio" w:date="2018-03-08T23:33:31Z">
          <w:pPr>
            <w:spacing w:line="400" w:lineRule="exact"/>
          </w:pPr>
        </w:pPrChange>
      </w:pPr>
      <w:del w:id="196" w:author="Janusio" w:date="2018-03-08T23:33:31Z">
        <w:r>
          <w:rPr>
            <w:rFonts w:hint="eastAsia" w:ascii="Times New Roman" w:hAnsi="Times New Roman"/>
          </w:rPr>
          <w:delText>附件3：论文摘要格式</w:delText>
        </w:r>
      </w:del>
    </w:p>
    <w:p>
      <w:pPr>
        <w:tabs>
          <w:tab w:val="left" w:pos="854"/>
        </w:tabs>
        <w:spacing w:line="360" w:lineRule="auto"/>
        <w:jc w:val="left"/>
        <w:rPr>
          <w:del w:id="198" w:author="Janusio" w:date="2018-03-08T23:33:31Z"/>
          <w:rFonts w:hint="eastAsia" w:ascii="Times New Roman" w:hAnsi="Times New Roman"/>
          <w:sz w:val="36"/>
        </w:rPr>
        <w:pPrChange w:id="197" w:author="Janusio" w:date="2018-03-08T23:33:31Z">
          <w:pPr>
            <w:spacing w:line="400" w:lineRule="exact"/>
            <w:jc w:val="center"/>
          </w:pPr>
        </w:pPrChange>
      </w:pPr>
    </w:p>
    <w:p>
      <w:pPr>
        <w:tabs>
          <w:tab w:val="left" w:pos="854"/>
        </w:tabs>
        <w:spacing w:line="360" w:lineRule="auto"/>
        <w:jc w:val="left"/>
        <w:rPr>
          <w:rFonts w:hint="eastAsia" w:ascii="Times New Roman" w:hAnsi="Times New Roman"/>
          <w:sz w:val="36"/>
        </w:rPr>
        <w:pPrChange w:id="199" w:author="Janusio" w:date="2018-03-08T23:33:31Z">
          <w:pPr>
            <w:spacing w:line="400" w:lineRule="exact"/>
            <w:jc w:val="center"/>
          </w:pPr>
        </w:pPrChange>
      </w:pPr>
    </w:p>
    <w:p>
      <w:pPr>
        <w:spacing w:line="400" w:lineRule="exact"/>
        <w:jc w:val="center"/>
        <w:rPr>
          <w:rFonts w:hint="eastAsia" w:ascii="Times New Roman" w:hAnsi="Times New Roman"/>
          <w:sz w:val="36"/>
        </w:rPr>
      </w:pPr>
      <w:ins w:id="200" w:author="Janusio" w:date="2018-03-09T00:17:31Z">
        <w:r>
          <w:rPr>
            <w:rFonts w:hint="eastAsia" w:ascii="Times New Roman" w:hAnsi="Times New Roman"/>
            <w:sz w:val="36"/>
          </w:rPr>
          <w:t>具有瀑布特征的可信虚拟平台信任链模型及其分析方法</w:t>
        </w:r>
      </w:ins>
      <w:del w:id="201" w:author="Janusio" w:date="2018-03-09T00:17:31Z">
        <w:r>
          <w:rPr>
            <w:rFonts w:hint="eastAsia" w:ascii="Times New Roman" w:hAnsi="Times New Roman"/>
            <w:sz w:val="36"/>
          </w:rPr>
          <w:delText>高中语文古诗词鉴赏教学研究</w:delText>
        </w:r>
      </w:del>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del w:id="202" w:author="Janusio" w:date="2018-03-09T00:17:46Z">
        <w:r>
          <w:rPr>
            <w:rFonts w:hint="eastAsia" w:ascii="Times New Roman" w:hAnsi="Times New Roman" w:eastAsia="黑体"/>
            <w:sz w:val="24"/>
            <w:lang w:val="en-US"/>
          </w:rPr>
          <w:delText>□□□□□□</w:delText>
        </w:r>
      </w:del>
      <w:ins w:id="203" w:author="Janusio" w:date="2018-03-09T00:17:47Z">
        <w:r>
          <w:rPr>
            <w:rFonts w:hint="eastAsia" w:eastAsia="黑体"/>
            <w:sz w:val="24"/>
            <w:lang w:val="en-US" w:eastAsia="zh-CN"/>
          </w:rPr>
          <w:t>信息</w:t>
        </w:r>
      </w:ins>
      <w:ins w:id="204" w:author="Janusio" w:date="2018-03-09T00:17:48Z">
        <w:r>
          <w:rPr>
            <w:rFonts w:hint="eastAsia" w:eastAsia="黑体"/>
            <w:sz w:val="24"/>
            <w:lang w:val="en-US" w:eastAsia="zh-CN"/>
          </w:rPr>
          <w:t>安全</w:t>
        </w:r>
      </w:ins>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del w:id="205" w:author="Janusio" w:date="2018-03-09T00:18:00Z">
        <w:r>
          <w:rPr>
            <w:rFonts w:hint="eastAsia" w:ascii="Times New Roman" w:hAnsi="Times New Roman" w:eastAsia="黑体"/>
            <w:sz w:val="24"/>
          </w:rPr>
          <w:delText>□</w:delText>
        </w:r>
      </w:del>
      <w:del w:id="206" w:author="Janusio" w:date="2018-03-09T00:17:53Z">
        <w:r>
          <w:rPr>
            <w:rFonts w:hint="eastAsia" w:ascii="Times New Roman" w:hAnsi="Times New Roman" w:eastAsia="黑体"/>
            <w:sz w:val="24"/>
            <w:lang w:val="en-US"/>
          </w:rPr>
          <w:delText>□□</w:delText>
        </w:r>
      </w:del>
      <w:ins w:id="207" w:author="Janusio" w:date="2018-03-09T00:17:56Z">
        <w:r>
          <w:rPr>
            <w:rFonts w:hint="eastAsia" w:eastAsia="黑体"/>
            <w:sz w:val="24"/>
            <w:lang w:val="en-US" w:eastAsia="zh-CN"/>
          </w:rPr>
          <w:t>齐能</w:t>
        </w:r>
      </w:ins>
      <w:del w:id="208" w:author="Janusio" w:date="2018-03-09T00:17:58Z">
        <w:r>
          <w:rPr>
            <w:rFonts w:hint="eastAsia" w:ascii="Times New Roman" w:hAnsi="Times New Roman" w:eastAsia="黑体"/>
            <w:sz w:val="24"/>
          </w:rPr>
          <w:delText>□</w:delText>
        </w:r>
      </w:del>
      <w:r>
        <w:rPr>
          <w:rFonts w:hint="eastAsia" w:ascii="Times New Roman" w:hAnsi="Times New Roman" w:eastAsia="黑体"/>
          <w:sz w:val="24"/>
        </w:rPr>
        <w:t xml:space="preserve">  指导教师 </w:t>
      </w:r>
      <w:del w:id="209" w:author="Janusio" w:date="2018-03-09T00:18:08Z">
        <w:r>
          <w:rPr>
            <w:rFonts w:hint="eastAsia" w:ascii="Times New Roman" w:hAnsi="Times New Roman" w:eastAsia="黑体"/>
            <w:sz w:val="24"/>
          </w:rPr>
          <w:delText>□</w:delText>
        </w:r>
      </w:del>
      <w:ins w:id="210" w:author="Janusio" w:date="2018-03-09T00:18:05Z">
        <w:r>
          <w:rPr>
            <w:rFonts w:hint="eastAsia" w:eastAsia="黑体"/>
            <w:sz w:val="24"/>
            <w:lang w:val="en-US" w:eastAsia="zh-CN"/>
          </w:rPr>
          <w:t>谭良</w:t>
        </w:r>
      </w:ins>
      <w:del w:id="211" w:author="Janusio" w:date="2018-03-09T00:18:06Z">
        <w:r>
          <w:rPr>
            <w:rFonts w:hint="eastAsia" w:ascii="Times New Roman" w:hAnsi="Times New Roman" w:eastAsia="黑体"/>
            <w:sz w:val="24"/>
          </w:rPr>
          <w:delText>□□□</w:delText>
        </w:r>
      </w:del>
    </w:p>
    <w:p>
      <w:pPr>
        <w:spacing w:line="400" w:lineRule="exact"/>
        <w:jc w:val="center"/>
        <w:rPr>
          <w:rFonts w:hint="eastAsia" w:ascii="Times New Roman" w:hAnsi="Times New Roman"/>
          <w:sz w:val="24"/>
        </w:rPr>
      </w:pPr>
    </w:p>
    <w:p>
      <w:pPr>
        <w:spacing w:line="400" w:lineRule="exact"/>
        <w:jc w:val="center"/>
        <w:rPr>
          <w:del w:id="212" w:author="Janusio" w:date="2018-03-09T00:49:50Z"/>
          <w:rFonts w:hint="eastAsia" w:ascii="Times New Roman" w:hAnsi="Times New Roman"/>
          <w:sz w:val="24"/>
        </w:rPr>
      </w:pPr>
    </w:p>
    <w:p>
      <w:pPr>
        <w:spacing w:line="400" w:lineRule="exact"/>
        <w:ind w:firstLine="435"/>
        <w:rPr>
          <w:ins w:id="213" w:author="Janusio" w:date="2018-03-09T00:19:25Z"/>
          <w:rFonts w:hint="eastAsia" w:ascii="Times New Roman" w:hAnsi="Times New Roman"/>
          <w:sz w:val="24"/>
        </w:rPr>
      </w:pPr>
      <w:r>
        <w:rPr>
          <w:rStyle w:val="31"/>
          <w:rFonts w:hint="eastAsia" w:ascii="Times New Roman" w:hAnsi="Times New Roman" w:eastAsia="黑体"/>
          <w:b/>
          <w:sz w:val="24"/>
          <w:rPrChange w:id="214" w:author="Janusio" w:date="2018-03-09T00:50:56Z">
            <w:rPr>
              <w:rFonts w:hint="eastAsia" w:ascii="Times New Roman" w:hAnsi="Times New Roman" w:eastAsia="黑体"/>
              <w:b/>
              <w:sz w:val="24"/>
            </w:rPr>
          </w:rPrChange>
        </w:rPr>
        <w:t>摘要</w:t>
      </w:r>
      <w:r>
        <w:rPr>
          <w:rFonts w:hint="eastAsia" w:ascii="Times New Roman" w:hAnsi="Times New Roman" w:eastAsia="黑体"/>
          <w:b/>
          <w:sz w:val="24"/>
        </w:rPr>
        <w:t xml:space="preserve">  </w:t>
      </w:r>
      <w:del w:id="215" w:author="Janusio" w:date="2018-03-09T00:18:13Z">
        <w:r>
          <w:rPr>
            <w:rFonts w:hint="eastAsia" w:ascii="Times New Roman" w:hAnsi="Times New Roman"/>
            <w:sz w:val="24"/>
          </w:rPr>
          <w:delText>古</w:delText>
        </w:r>
      </w:del>
      <w:ins w:id="216" w:author="Janusio" w:date="2018-03-09T00:16:15Z">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ins>
      <w:ins w:id="217" w:author="Janusio" w:date="2018-03-09T00:21:11Z">
        <w:r>
          <w:rPr>
            <w:rFonts w:hint="eastAsia"/>
            <w:sz w:val="24"/>
            <w:lang w:eastAsia="zh-CN"/>
          </w:rPr>
          <w:t>。</w:t>
        </w:r>
      </w:ins>
      <w:ins w:id="218" w:author="Janusio" w:date="2018-03-09T00:21:23Z">
        <w:r>
          <w:rPr>
            <w:rFonts w:hint="eastAsia"/>
            <w:sz w:val="24"/>
            <w:lang w:val="en-US" w:eastAsia="zh-CN"/>
          </w:rPr>
          <w:t>并且</w:t>
        </w:r>
      </w:ins>
      <w:ins w:id="219" w:author="Janusio" w:date="2018-03-09T00:22:31Z">
        <w:r>
          <w:rPr>
            <w:rFonts w:hint="eastAsia"/>
            <w:sz w:val="24"/>
            <w:lang w:val="en-US" w:eastAsia="zh-CN"/>
          </w:rPr>
          <w:t>目前的</w:t>
        </w:r>
      </w:ins>
      <w:ins w:id="220" w:author="Janusio" w:date="2018-03-09T00:22:41Z">
        <w:r>
          <w:rPr>
            <w:rFonts w:hint="eastAsia"/>
            <w:sz w:val="24"/>
            <w:lang w:val="en-US" w:eastAsia="zh-CN"/>
          </w:rPr>
          <w:t>形式化</w:t>
        </w:r>
      </w:ins>
      <w:ins w:id="221" w:author="Janusio" w:date="2018-03-09T00:22:42Z">
        <w:r>
          <w:rPr>
            <w:rFonts w:hint="eastAsia"/>
            <w:sz w:val="24"/>
            <w:lang w:val="en-US" w:eastAsia="zh-CN"/>
          </w:rPr>
          <w:t>分析</w:t>
        </w:r>
      </w:ins>
      <w:ins w:id="222" w:author="Janusio" w:date="2018-03-09T00:22:43Z">
        <w:r>
          <w:rPr>
            <w:rFonts w:hint="eastAsia"/>
            <w:sz w:val="24"/>
            <w:lang w:val="en-US" w:eastAsia="zh-CN"/>
          </w:rPr>
          <w:t>方法</w:t>
        </w:r>
      </w:ins>
      <w:ins w:id="223" w:author="Janusio" w:date="2018-03-09T00:22:48Z">
        <w:r>
          <w:rPr>
            <w:rFonts w:hint="eastAsia"/>
            <w:sz w:val="24"/>
            <w:lang w:val="en-US" w:eastAsia="zh-CN"/>
          </w:rPr>
          <w:t>不能</w:t>
        </w:r>
      </w:ins>
      <w:ins w:id="224" w:author="Janusio" w:date="2018-03-09T00:22:51Z">
        <w:r>
          <w:rPr>
            <w:rFonts w:hint="eastAsia"/>
            <w:sz w:val="24"/>
            <w:lang w:val="en-US" w:eastAsia="zh-CN"/>
          </w:rPr>
          <w:t>完全适用</w:t>
        </w:r>
      </w:ins>
      <w:ins w:id="225" w:author="Janusio" w:date="2018-03-09T00:22:53Z">
        <w:r>
          <w:rPr>
            <w:rFonts w:hint="eastAsia"/>
            <w:sz w:val="24"/>
            <w:lang w:val="en-US" w:eastAsia="zh-CN"/>
          </w:rPr>
          <w:t>于</w:t>
        </w:r>
      </w:ins>
      <w:ins w:id="226" w:author="Janusio" w:date="2018-03-09T00:21:36Z">
        <w:r>
          <w:rPr>
            <w:rFonts w:hint="eastAsia"/>
            <w:sz w:val="24"/>
            <w:lang w:val="en-US" w:eastAsia="zh-CN"/>
          </w:rPr>
          <w:t>云计算</w:t>
        </w:r>
      </w:ins>
      <w:ins w:id="227" w:author="Janusio" w:date="2018-03-09T00:22:01Z">
        <w:r>
          <w:rPr>
            <w:rFonts w:hint="eastAsia"/>
            <w:sz w:val="24"/>
            <w:lang w:val="en-US" w:eastAsia="zh-CN"/>
          </w:rPr>
          <w:t>环境下</w:t>
        </w:r>
      </w:ins>
      <w:ins w:id="228" w:author="Janusio" w:date="2018-03-09T00:22:02Z">
        <w:r>
          <w:rPr>
            <w:rFonts w:hint="eastAsia"/>
            <w:sz w:val="24"/>
            <w:lang w:val="en-US" w:eastAsia="zh-CN"/>
          </w:rPr>
          <w:t>的</w:t>
        </w:r>
      </w:ins>
      <w:ins w:id="229" w:author="Janusio" w:date="2018-03-09T00:22:03Z">
        <w:r>
          <w:rPr>
            <w:rFonts w:hint="eastAsia"/>
            <w:sz w:val="24"/>
            <w:lang w:val="en-US" w:eastAsia="zh-CN"/>
          </w:rPr>
          <w:t>信任链</w:t>
        </w:r>
      </w:ins>
      <w:ins w:id="230" w:author="Janusio" w:date="2018-03-09T00:22:08Z">
        <w:r>
          <w:rPr>
            <w:rFonts w:hint="eastAsia"/>
            <w:sz w:val="24"/>
            <w:lang w:val="en-US" w:eastAsia="zh-CN"/>
          </w:rPr>
          <w:t>传递</w:t>
        </w:r>
      </w:ins>
      <w:ins w:id="231" w:author="Janusio" w:date="2018-03-09T00:22:57Z">
        <w:r>
          <w:rPr>
            <w:rFonts w:hint="eastAsia"/>
            <w:sz w:val="24"/>
            <w:lang w:val="en-US" w:eastAsia="zh-CN"/>
          </w:rPr>
          <w:t>模型</w:t>
        </w:r>
      </w:ins>
      <w:ins w:id="232" w:author="Janusio" w:date="2018-03-09T00:23:05Z">
        <w:r>
          <w:rPr>
            <w:rFonts w:hint="eastAsia"/>
            <w:sz w:val="24"/>
            <w:lang w:val="en-US" w:eastAsia="zh-CN"/>
          </w:rPr>
          <w:t>。</w:t>
        </w:r>
      </w:ins>
    </w:p>
    <w:p>
      <w:pPr>
        <w:spacing w:line="400" w:lineRule="exact"/>
        <w:ind w:firstLine="435"/>
        <w:rPr>
          <w:ins w:id="233" w:author="Janusio" w:date="2018-03-09T00:24:30Z"/>
          <w:rFonts w:hint="eastAsia"/>
          <w:sz w:val="24"/>
          <w:lang w:val="en-US" w:eastAsia="zh-CN"/>
        </w:rPr>
      </w:pPr>
      <w:ins w:id="234" w:author="Janusio" w:date="2018-03-09T00:16:15Z">
        <w:r>
          <w:rPr>
            <w:rFonts w:hint="eastAsia" w:ascii="Times New Roman" w:hAnsi="Times New Roman"/>
            <w:sz w:val="24"/>
          </w:rPr>
          <w:t>为此，本文</w:t>
        </w:r>
      </w:ins>
      <w:ins w:id="235" w:author="Janusio" w:date="2018-03-09T00:24:07Z">
        <w:r>
          <w:rPr>
            <w:rFonts w:hint="eastAsia"/>
            <w:sz w:val="24"/>
            <w:lang w:val="en-US" w:eastAsia="zh-CN"/>
          </w:rPr>
          <w:t>首先</w:t>
        </w:r>
      </w:ins>
      <w:ins w:id="236" w:author="Janusio" w:date="2018-03-09T00:16:15Z">
        <w:r>
          <w:rPr>
            <w:rFonts w:hint="eastAsia" w:ascii="Times New Roman" w:hAnsi="Times New Roman"/>
            <w:sz w:val="24"/>
          </w:rPr>
          <w:t>提出了一种具有瀑布特征的</w:t>
        </w:r>
      </w:ins>
      <w:ins w:id="237" w:author="Janusio" w:date="2018-03-09T00:24:22Z">
        <w:r>
          <w:rPr>
            <w:rFonts w:hint="eastAsia"/>
            <w:sz w:val="24"/>
            <w:lang w:val="en-US" w:eastAsia="zh-CN"/>
          </w:rPr>
          <w:t>可信</w:t>
        </w:r>
      </w:ins>
      <w:ins w:id="238" w:author="Janusio" w:date="2018-03-09T00:24:23Z">
        <w:r>
          <w:rPr>
            <w:rFonts w:hint="eastAsia"/>
            <w:sz w:val="24"/>
            <w:lang w:val="en-US" w:eastAsia="zh-CN"/>
          </w:rPr>
          <w:t>虚拟</w:t>
        </w:r>
      </w:ins>
      <w:ins w:id="239" w:author="Janusio" w:date="2018-03-09T00:24:25Z">
        <w:r>
          <w:rPr>
            <w:rFonts w:hint="eastAsia"/>
            <w:sz w:val="24"/>
            <w:lang w:val="en-US" w:eastAsia="zh-CN"/>
          </w:rPr>
          <w:t>平台，</w:t>
        </w:r>
      </w:ins>
      <w:ins w:id="240" w:author="Janusio" w:date="2018-03-09T00:24:35Z">
        <w:r>
          <w:rPr>
            <w:rFonts w:hint="eastAsia"/>
            <w:sz w:val="24"/>
            <w:lang w:val="en-US" w:eastAsia="zh-CN"/>
          </w:rPr>
          <w:t>该</w:t>
        </w:r>
      </w:ins>
      <w:ins w:id="241" w:author="Janusio" w:date="2018-03-09T00:24:38Z">
        <w:r>
          <w:rPr>
            <w:rFonts w:hint="eastAsia"/>
            <w:sz w:val="24"/>
            <w:lang w:val="en-US" w:eastAsia="zh-CN"/>
          </w:rPr>
          <w:t>可信</w:t>
        </w:r>
      </w:ins>
      <w:ins w:id="242" w:author="Janusio" w:date="2018-03-09T00:24:39Z">
        <w:r>
          <w:rPr>
            <w:rFonts w:hint="eastAsia"/>
            <w:sz w:val="24"/>
            <w:lang w:val="en-US" w:eastAsia="zh-CN"/>
          </w:rPr>
          <w:t>虚拟</w:t>
        </w:r>
      </w:ins>
      <w:ins w:id="243" w:author="Janusio" w:date="2018-03-09T00:24:41Z">
        <w:r>
          <w:rPr>
            <w:rFonts w:hint="eastAsia"/>
            <w:sz w:val="24"/>
            <w:lang w:val="en-US" w:eastAsia="zh-CN"/>
          </w:rPr>
          <w:t>平台</w:t>
        </w:r>
      </w:ins>
      <w:ins w:id="244" w:author="Janusio" w:date="2018-03-09T00:24:43Z">
        <w:r>
          <w:rPr>
            <w:rFonts w:hint="eastAsia"/>
            <w:sz w:val="24"/>
            <w:lang w:val="en-US" w:eastAsia="zh-CN"/>
          </w:rPr>
          <w:t>在</w:t>
        </w:r>
      </w:ins>
      <w:ins w:id="245" w:author="Janusio" w:date="2018-03-09T00:24:50Z">
        <w:r>
          <w:rPr>
            <w:rFonts w:hint="eastAsia"/>
            <w:sz w:val="24"/>
            <w:lang w:val="en-US" w:eastAsia="zh-CN"/>
          </w:rPr>
          <w:t>层次</w:t>
        </w:r>
      </w:ins>
      <w:ins w:id="246" w:author="Janusio" w:date="2018-03-09T00:24:51Z">
        <w:r>
          <w:rPr>
            <w:rFonts w:hint="eastAsia"/>
            <w:sz w:val="24"/>
            <w:lang w:val="en-US" w:eastAsia="zh-CN"/>
          </w:rPr>
          <w:t>上</w:t>
        </w:r>
      </w:ins>
      <w:ins w:id="247" w:author="Janusio" w:date="2018-03-09T00:24:55Z">
        <w:r>
          <w:rPr>
            <w:rFonts w:hint="eastAsia"/>
            <w:sz w:val="24"/>
            <w:lang w:val="en-US" w:eastAsia="zh-CN"/>
          </w:rPr>
          <w:t>添加了</w:t>
        </w:r>
      </w:ins>
      <w:ins w:id="248" w:author="Janusio" w:date="2018-03-09T00:24:59Z">
        <w:r>
          <w:rPr>
            <w:rFonts w:hint="eastAsia"/>
            <w:sz w:val="24"/>
            <w:lang w:val="en-US" w:eastAsia="zh-CN"/>
          </w:rPr>
          <w:t>可信衔接点</w:t>
        </w:r>
      </w:ins>
      <w:ins w:id="249" w:author="Janusio" w:date="2018-03-09T00:25:01Z">
        <w:r>
          <w:rPr>
            <w:rFonts w:hint="eastAsia"/>
            <w:sz w:val="24"/>
            <w:lang w:val="en-US" w:eastAsia="zh-CN"/>
          </w:rPr>
          <w:t>层次</w:t>
        </w:r>
      </w:ins>
      <w:ins w:id="250" w:author="Janusio" w:date="2018-03-09T00:25:02Z">
        <w:r>
          <w:rPr>
            <w:rFonts w:hint="eastAsia"/>
            <w:sz w:val="24"/>
            <w:lang w:val="en-US" w:eastAsia="zh-CN"/>
          </w:rPr>
          <w:t>，</w:t>
        </w:r>
      </w:ins>
      <w:ins w:id="251" w:author="Janusio" w:date="2018-03-09T00:25:07Z">
        <w:r>
          <w:rPr>
            <w:rFonts w:hint="eastAsia"/>
            <w:sz w:val="24"/>
            <w:lang w:val="en-US" w:eastAsia="zh-CN"/>
          </w:rPr>
          <w:t>主要</w:t>
        </w:r>
      </w:ins>
      <w:ins w:id="252" w:author="Janusio" w:date="2018-03-09T00:26:06Z">
        <w:r>
          <w:rPr>
            <w:rFonts w:hint="eastAsia"/>
            <w:sz w:val="24"/>
            <w:lang w:val="en-US" w:eastAsia="zh-CN"/>
          </w:rPr>
          <w:t>由</w:t>
        </w:r>
      </w:ins>
      <w:ins w:id="253" w:author="Janusio" w:date="2018-03-09T00:25:10Z">
        <w:r>
          <w:rPr>
            <w:rFonts w:hint="eastAsia"/>
            <w:sz w:val="24"/>
            <w:lang w:val="en-US" w:eastAsia="zh-CN"/>
          </w:rPr>
          <w:t>虚拟机</w:t>
        </w:r>
      </w:ins>
      <w:ins w:id="254" w:author="Janusio" w:date="2018-03-09T00:25:13Z">
        <w:r>
          <w:rPr>
            <w:rFonts w:hint="eastAsia"/>
            <w:sz w:val="24"/>
            <w:lang w:val="en-US" w:eastAsia="zh-CN"/>
          </w:rPr>
          <w:t>构建</w:t>
        </w:r>
      </w:ins>
      <w:ins w:id="255" w:author="Janusio" w:date="2018-03-09T00:25:17Z">
        <w:r>
          <w:rPr>
            <w:rFonts w:hint="eastAsia"/>
            <w:sz w:val="24"/>
            <w:lang w:val="en-US" w:eastAsia="zh-CN"/>
          </w:rPr>
          <w:t>模块</w:t>
        </w:r>
      </w:ins>
      <w:ins w:id="256" w:author="Janusio" w:date="2018-03-09T00:25:18Z">
        <w:r>
          <w:rPr>
            <w:rFonts w:hint="eastAsia"/>
            <w:sz w:val="24"/>
            <w:lang w:val="en-US" w:eastAsia="zh-CN"/>
          </w:rPr>
          <w:t>、</w:t>
        </w:r>
      </w:ins>
      <w:ins w:id="257" w:author="Janusio" w:date="2018-03-09T00:25:22Z">
        <w:r>
          <w:rPr>
            <w:rFonts w:hint="eastAsia"/>
            <w:sz w:val="24"/>
            <w:lang w:val="en-US" w:eastAsia="zh-CN"/>
          </w:rPr>
          <w:t>虚拟可信</w:t>
        </w:r>
      </w:ins>
      <w:ins w:id="258" w:author="Janusio" w:date="2018-03-09T00:25:25Z">
        <w:r>
          <w:rPr>
            <w:rFonts w:hint="eastAsia"/>
            <w:sz w:val="24"/>
            <w:lang w:val="en-US" w:eastAsia="zh-CN"/>
          </w:rPr>
          <w:t>平台</w:t>
        </w:r>
      </w:ins>
      <w:ins w:id="259" w:author="Janusio" w:date="2018-03-09T00:25:28Z">
        <w:r>
          <w:rPr>
            <w:rFonts w:hint="eastAsia"/>
            <w:sz w:val="24"/>
            <w:lang w:val="en-US" w:eastAsia="zh-CN"/>
          </w:rPr>
          <w:t>模块</w:t>
        </w:r>
      </w:ins>
      <w:ins w:id="260" w:author="Janusio" w:date="2018-03-09T00:25:30Z">
        <w:r>
          <w:rPr>
            <w:rFonts w:hint="eastAsia"/>
            <w:sz w:val="24"/>
            <w:lang w:val="en-US" w:eastAsia="zh-CN"/>
          </w:rPr>
          <w:t>构建</w:t>
        </w:r>
      </w:ins>
      <w:ins w:id="261" w:author="Janusio" w:date="2018-03-09T00:25:33Z">
        <w:r>
          <w:rPr>
            <w:rFonts w:hint="eastAsia"/>
            <w:sz w:val="24"/>
            <w:lang w:val="en-US" w:eastAsia="zh-CN"/>
          </w:rPr>
          <w:t>模块</w:t>
        </w:r>
      </w:ins>
      <w:ins w:id="262" w:author="Janusio" w:date="2018-03-09T00:25:34Z">
        <w:r>
          <w:rPr>
            <w:rFonts w:hint="eastAsia"/>
            <w:sz w:val="24"/>
            <w:lang w:val="en-US" w:eastAsia="zh-CN"/>
          </w:rPr>
          <w:t>、</w:t>
        </w:r>
      </w:ins>
      <w:ins w:id="263" w:author="Janusio" w:date="2018-03-09T00:25:38Z">
        <w:r>
          <w:rPr>
            <w:rFonts w:hint="eastAsia"/>
            <w:sz w:val="24"/>
            <w:lang w:val="en-US" w:eastAsia="zh-CN"/>
          </w:rPr>
          <w:t>虚拟机</w:t>
        </w:r>
      </w:ins>
      <w:ins w:id="264" w:author="Janusio" w:date="2018-03-09T00:25:39Z">
        <w:r>
          <w:rPr>
            <w:rFonts w:hint="eastAsia"/>
            <w:sz w:val="24"/>
            <w:lang w:val="en-US" w:eastAsia="zh-CN"/>
          </w:rPr>
          <w:t>和</w:t>
        </w:r>
      </w:ins>
      <w:ins w:id="265" w:author="Janusio" w:date="2018-03-09T00:25:47Z">
        <w:r>
          <w:rPr>
            <w:rFonts w:hint="eastAsia"/>
            <w:sz w:val="24"/>
            <w:lang w:val="en-US" w:eastAsia="zh-CN"/>
          </w:rPr>
          <w:t>其</w:t>
        </w:r>
      </w:ins>
      <w:ins w:id="266" w:author="Janusio" w:date="2018-03-09T00:25:49Z">
        <w:r>
          <w:rPr>
            <w:rFonts w:hint="eastAsia"/>
            <w:sz w:val="24"/>
            <w:lang w:val="en-US" w:eastAsia="zh-CN"/>
          </w:rPr>
          <w:t>虚拟</w:t>
        </w:r>
      </w:ins>
      <w:ins w:id="267" w:author="Janusio" w:date="2018-03-09T00:25:54Z">
        <w:r>
          <w:rPr>
            <w:rFonts w:hint="eastAsia"/>
            <w:sz w:val="24"/>
            <w:lang w:val="en-US" w:eastAsia="zh-CN"/>
          </w:rPr>
          <w:t>可信</w:t>
        </w:r>
      </w:ins>
      <w:ins w:id="268" w:author="Janusio" w:date="2018-03-09T00:25:56Z">
        <w:r>
          <w:rPr>
            <w:rFonts w:hint="eastAsia"/>
            <w:sz w:val="24"/>
            <w:lang w:val="en-US" w:eastAsia="zh-CN"/>
          </w:rPr>
          <w:t>平台</w:t>
        </w:r>
      </w:ins>
      <w:ins w:id="269" w:author="Janusio" w:date="2018-03-09T00:25:57Z">
        <w:r>
          <w:rPr>
            <w:rFonts w:hint="eastAsia"/>
            <w:sz w:val="24"/>
            <w:lang w:val="en-US" w:eastAsia="zh-CN"/>
          </w:rPr>
          <w:t>模块</w:t>
        </w:r>
      </w:ins>
      <w:ins w:id="270" w:author="Janusio" w:date="2018-03-09T00:25:59Z">
        <w:r>
          <w:rPr>
            <w:rFonts w:hint="eastAsia"/>
            <w:sz w:val="24"/>
            <w:lang w:val="en-US" w:eastAsia="zh-CN"/>
          </w:rPr>
          <w:t>绑定</w:t>
        </w:r>
      </w:ins>
      <w:ins w:id="271" w:author="Janusio" w:date="2018-03-09T00:26:00Z">
        <w:r>
          <w:rPr>
            <w:rFonts w:hint="eastAsia"/>
            <w:sz w:val="24"/>
            <w:lang w:val="en-US" w:eastAsia="zh-CN"/>
          </w:rPr>
          <w:t>模块</w:t>
        </w:r>
      </w:ins>
      <w:ins w:id="272" w:author="Janusio" w:date="2018-03-09T00:26:10Z">
        <w:r>
          <w:rPr>
            <w:rFonts w:hint="eastAsia"/>
            <w:sz w:val="24"/>
            <w:lang w:val="en-US" w:eastAsia="zh-CN"/>
          </w:rPr>
          <w:t>组成</w:t>
        </w:r>
      </w:ins>
      <w:ins w:id="273" w:author="Janusio" w:date="2018-03-09T00:26:22Z">
        <w:r>
          <w:rPr>
            <w:rFonts w:hint="eastAsia"/>
            <w:sz w:val="24"/>
            <w:lang w:val="en-US" w:eastAsia="zh-CN"/>
          </w:rPr>
          <w:t>。</w:t>
        </w:r>
      </w:ins>
      <w:ins w:id="274" w:author="Janusio" w:date="2018-03-09T00:26:37Z">
        <w:r>
          <w:rPr>
            <w:rFonts w:hint="eastAsia"/>
            <w:sz w:val="24"/>
            <w:lang w:val="en-US" w:eastAsia="zh-CN"/>
          </w:rPr>
          <w:t>当</w:t>
        </w:r>
      </w:ins>
      <w:ins w:id="275" w:author="Janusio" w:date="2018-03-09T00:26:39Z">
        <w:r>
          <w:rPr>
            <w:rFonts w:hint="eastAsia"/>
            <w:sz w:val="24"/>
            <w:lang w:val="en-US" w:eastAsia="zh-CN"/>
          </w:rPr>
          <w:t>可信</w:t>
        </w:r>
      </w:ins>
      <w:ins w:id="276" w:author="Janusio" w:date="2018-03-09T00:26:41Z">
        <w:r>
          <w:rPr>
            <w:rFonts w:hint="eastAsia"/>
            <w:sz w:val="24"/>
            <w:lang w:val="en-US" w:eastAsia="zh-CN"/>
          </w:rPr>
          <w:t>虚拟平台</w:t>
        </w:r>
      </w:ins>
      <w:ins w:id="277" w:author="Janusio" w:date="2018-03-09T00:26:43Z">
        <w:r>
          <w:rPr>
            <w:rFonts w:hint="eastAsia"/>
            <w:sz w:val="24"/>
            <w:lang w:val="en-US" w:eastAsia="zh-CN"/>
          </w:rPr>
          <w:t>启动</w:t>
        </w:r>
      </w:ins>
      <w:ins w:id="278" w:author="Janusio" w:date="2018-03-09T00:26:46Z">
        <w:r>
          <w:rPr>
            <w:rFonts w:hint="eastAsia"/>
            <w:sz w:val="24"/>
            <w:lang w:val="en-US" w:eastAsia="zh-CN"/>
          </w:rPr>
          <w:t>时，</w:t>
        </w:r>
      </w:ins>
      <w:ins w:id="279" w:author="Janusio" w:date="2018-03-09T00:26:48Z">
        <w:r>
          <w:rPr>
            <w:rFonts w:hint="eastAsia"/>
            <w:sz w:val="24"/>
            <w:lang w:val="en-US" w:eastAsia="zh-CN"/>
          </w:rPr>
          <w:t>不仅</w:t>
        </w:r>
      </w:ins>
      <w:ins w:id="280" w:author="Janusio" w:date="2018-03-09T00:26:50Z">
        <w:r>
          <w:rPr>
            <w:rFonts w:hint="eastAsia"/>
            <w:sz w:val="24"/>
            <w:lang w:val="en-US" w:eastAsia="zh-CN"/>
          </w:rPr>
          <w:t>可以</w:t>
        </w:r>
      </w:ins>
      <w:ins w:id="281" w:author="Janusio" w:date="2018-03-09T00:27:06Z">
        <w:r>
          <w:rPr>
            <w:rFonts w:hint="eastAsia"/>
            <w:sz w:val="24"/>
            <w:lang w:val="en-US" w:eastAsia="zh-CN"/>
          </w:rPr>
          <w:t>以</w:t>
        </w:r>
      </w:ins>
      <w:ins w:id="282" w:author="Janusio" w:date="2018-03-09T00:27:10Z">
        <w:r>
          <w:rPr>
            <w:rFonts w:hint="eastAsia"/>
            <w:sz w:val="24"/>
            <w:lang w:val="en-US" w:eastAsia="zh-CN"/>
          </w:rPr>
          <w:t>静态度量</w:t>
        </w:r>
      </w:ins>
      <w:ins w:id="283" w:author="Janusio" w:date="2018-03-09T00:27:12Z">
        <w:r>
          <w:rPr>
            <w:rFonts w:hint="eastAsia"/>
            <w:sz w:val="24"/>
            <w:lang w:val="en-US" w:eastAsia="zh-CN"/>
          </w:rPr>
          <w:t>方式</w:t>
        </w:r>
      </w:ins>
      <w:ins w:id="284" w:author="Janusio" w:date="2018-03-09T00:27:14Z">
        <w:r>
          <w:rPr>
            <w:rFonts w:hint="eastAsia"/>
            <w:sz w:val="24"/>
            <w:lang w:val="en-US" w:eastAsia="zh-CN"/>
          </w:rPr>
          <w:t>参与</w:t>
        </w:r>
      </w:ins>
      <w:ins w:id="285" w:author="Janusio" w:date="2018-03-09T00:27:22Z">
        <w:r>
          <w:rPr>
            <w:rFonts w:hint="eastAsia"/>
            <w:sz w:val="24"/>
            <w:lang w:val="en-US" w:eastAsia="zh-CN"/>
          </w:rPr>
          <w:t>底层</w:t>
        </w:r>
      </w:ins>
      <w:ins w:id="286" w:author="Janusio" w:date="2018-03-09T00:27:23Z">
        <w:r>
          <w:rPr>
            <w:rFonts w:hint="eastAsia"/>
            <w:sz w:val="24"/>
            <w:lang w:val="en-US" w:eastAsia="zh-CN"/>
          </w:rPr>
          <w:t>虚拟化</w:t>
        </w:r>
      </w:ins>
      <w:ins w:id="287" w:author="Janusio" w:date="2018-03-09T00:27:24Z">
        <w:r>
          <w:rPr>
            <w:rFonts w:hint="eastAsia"/>
            <w:sz w:val="24"/>
            <w:lang w:val="en-US" w:eastAsia="zh-CN"/>
          </w:rPr>
          <w:t>平台</w:t>
        </w:r>
      </w:ins>
      <w:ins w:id="288" w:author="Janusio" w:date="2018-03-09T00:27:25Z">
        <w:r>
          <w:rPr>
            <w:rFonts w:hint="eastAsia"/>
            <w:sz w:val="24"/>
            <w:lang w:val="en-US" w:eastAsia="zh-CN"/>
          </w:rPr>
          <w:t>的</w:t>
        </w:r>
      </w:ins>
      <w:ins w:id="289" w:author="Janusio" w:date="2018-03-09T00:27:26Z">
        <w:r>
          <w:rPr>
            <w:rFonts w:hint="eastAsia"/>
            <w:sz w:val="24"/>
            <w:lang w:val="en-US" w:eastAsia="zh-CN"/>
          </w:rPr>
          <w:t>启动，</w:t>
        </w:r>
      </w:ins>
      <w:ins w:id="290" w:author="Janusio" w:date="2018-03-09T00:27:28Z">
        <w:r>
          <w:rPr>
            <w:rFonts w:hint="eastAsia"/>
            <w:sz w:val="24"/>
            <w:lang w:val="en-US" w:eastAsia="zh-CN"/>
          </w:rPr>
          <w:t>也可以</w:t>
        </w:r>
      </w:ins>
      <w:ins w:id="291" w:author="Janusio" w:date="2018-03-09T00:27:37Z">
        <w:r>
          <w:rPr>
            <w:rFonts w:hint="eastAsia"/>
            <w:sz w:val="24"/>
            <w:lang w:val="en-US" w:eastAsia="zh-CN"/>
          </w:rPr>
          <w:t>和</w:t>
        </w:r>
      </w:ins>
      <w:ins w:id="292" w:author="Janusio" w:date="2018-03-09T00:27:40Z">
        <w:r>
          <w:rPr>
            <w:rFonts w:hint="eastAsia"/>
            <w:sz w:val="24"/>
            <w:lang w:val="en-US" w:eastAsia="zh-CN"/>
          </w:rPr>
          <w:t>虚拟</w:t>
        </w:r>
      </w:ins>
      <w:ins w:id="293" w:author="Janusio" w:date="2018-03-09T00:27:41Z">
        <w:r>
          <w:rPr>
            <w:rFonts w:hint="eastAsia"/>
            <w:sz w:val="24"/>
            <w:lang w:val="en-US" w:eastAsia="zh-CN"/>
          </w:rPr>
          <w:t>可信</w:t>
        </w:r>
      </w:ins>
      <w:ins w:id="294" w:author="Janusio" w:date="2018-03-09T00:27:42Z">
        <w:r>
          <w:rPr>
            <w:rFonts w:hint="eastAsia"/>
            <w:sz w:val="24"/>
            <w:lang w:val="en-US" w:eastAsia="zh-CN"/>
          </w:rPr>
          <w:t>模块</w:t>
        </w:r>
      </w:ins>
      <w:ins w:id="295" w:author="Janusio" w:date="2018-03-09T00:27:46Z">
        <w:r>
          <w:rPr>
            <w:rFonts w:hint="eastAsia"/>
            <w:sz w:val="24"/>
            <w:lang w:val="en-US" w:eastAsia="zh-CN"/>
          </w:rPr>
          <w:t>共同</w:t>
        </w:r>
      </w:ins>
      <w:ins w:id="296" w:author="Janusio" w:date="2018-03-09T00:27:30Z">
        <w:r>
          <w:rPr>
            <w:rFonts w:hint="eastAsia"/>
            <w:sz w:val="24"/>
            <w:lang w:val="en-US" w:eastAsia="zh-CN"/>
          </w:rPr>
          <w:t>作为</w:t>
        </w:r>
      </w:ins>
      <w:ins w:id="297" w:author="Janusio" w:date="2018-03-09T00:27:32Z">
        <w:r>
          <w:rPr>
            <w:rFonts w:hint="eastAsia"/>
            <w:sz w:val="24"/>
            <w:lang w:val="en-US" w:eastAsia="zh-CN"/>
          </w:rPr>
          <w:t>虚拟机</w:t>
        </w:r>
      </w:ins>
      <w:ins w:id="298" w:author="Janusio" w:date="2018-03-09T00:27:33Z">
        <w:r>
          <w:rPr>
            <w:rFonts w:hint="eastAsia"/>
            <w:sz w:val="24"/>
            <w:lang w:val="en-US" w:eastAsia="zh-CN"/>
          </w:rPr>
          <w:t>启动</w:t>
        </w:r>
      </w:ins>
      <w:ins w:id="299" w:author="Janusio" w:date="2018-03-09T00:27:56Z">
        <w:r>
          <w:rPr>
            <w:rFonts w:hint="eastAsia"/>
            <w:sz w:val="24"/>
            <w:lang w:val="en-US" w:eastAsia="zh-CN"/>
          </w:rPr>
          <w:t>动态</w:t>
        </w:r>
      </w:ins>
      <w:ins w:id="300" w:author="Janusio" w:date="2018-03-09T00:27:58Z">
        <w:r>
          <w:rPr>
            <w:rFonts w:hint="eastAsia"/>
            <w:sz w:val="24"/>
            <w:lang w:val="en-US" w:eastAsia="zh-CN"/>
          </w:rPr>
          <w:t>度量的</w:t>
        </w:r>
      </w:ins>
      <w:ins w:id="301" w:author="Janusio" w:date="2018-03-09T00:28:06Z">
        <w:r>
          <w:rPr>
            <w:rFonts w:hint="eastAsia"/>
            <w:sz w:val="24"/>
            <w:lang w:val="en-US" w:eastAsia="zh-CN"/>
          </w:rPr>
          <w:t>虚拟可信</w:t>
        </w:r>
      </w:ins>
      <w:ins w:id="302" w:author="Janusio" w:date="2018-03-09T00:28:08Z">
        <w:r>
          <w:rPr>
            <w:rFonts w:hint="eastAsia"/>
            <w:sz w:val="24"/>
            <w:lang w:val="en-US" w:eastAsia="zh-CN"/>
          </w:rPr>
          <w:t>根</w:t>
        </w:r>
      </w:ins>
      <w:ins w:id="303" w:author="Janusio" w:date="2018-03-09T00:28:09Z">
        <w:r>
          <w:rPr>
            <w:rFonts w:hint="eastAsia"/>
            <w:sz w:val="24"/>
            <w:lang w:val="en-US" w:eastAsia="zh-CN"/>
          </w:rPr>
          <w:t>。</w:t>
        </w:r>
      </w:ins>
      <w:ins w:id="304" w:author="Janusio" w:date="2018-03-09T00:28:14Z">
        <w:r>
          <w:rPr>
            <w:rFonts w:hint="eastAsia"/>
            <w:sz w:val="24"/>
            <w:lang w:val="en-US" w:eastAsia="zh-CN"/>
          </w:rPr>
          <w:t>在</w:t>
        </w:r>
      </w:ins>
      <w:ins w:id="305" w:author="Janusio" w:date="2018-03-09T00:28:16Z">
        <w:r>
          <w:rPr>
            <w:rFonts w:hint="eastAsia"/>
            <w:sz w:val="24"/>
            <w:lang w:val="en-US" w:eastAsia="zh-CN"/>
          </w:rPr>
          <w:t>该</w:t>
        </w:r>
      </w:ins>
      <w:ins w:id="306" w:author="Janusio" w:date="2018-03-09T00:28:18Z">
        <w:r>
          <w:rPr>
            <w:rFonts w:hint="eastAsia"/>
            <w:sz w:val="24"/>
            <w:lang w:val="en-US" w:eastAsia="zh-CN"/>
          </w:rPr>
          <w:t>可信</w:t>
        </w:r>
      </w:ins>
      <w:ins w:id="307" w:author="Janusio" w:date="2018-03-09T00:28:19Z">
        <w:r>
          <w:rPr>
            <w:rFonts w:hint="eastAsia"/>
            <w:sz w:val="24"/>
            <w:lang w:val="en-US" w:eastAsia="zh-CN"/>
          </w:rPr>
          <w:t>虚拟</w:t>
        </w:r>
      </w:ins>
      <w:ins w:id="308" w:author="Janusio" w:date="2018-03-09T00:28:21Z">
        <w:r>
          <w:rPr>
            <w:rFonts w:hint="eastAsia"/>
            <w:sz w:val="24"/>
            <w:lang w:val="en-US" w:eastAsia="zh-CN"/>
          </w:rPr>
          <w:t>平台</w:t>
        </w:r>
      </w:ins>
      <w:ins w:id="309" w:author="Janusio" w:date="2018-03-09T00:28:26Z">
        <w:r>
          <w:rPr>
            <w:rFonts w:hint="eastAsia"/>
            <w:sz w:val="24"/>
            <w:lang w:val="en-US" w:eastAsia="zh-CN"/>
          </w:rPr>
          <w:t>中，</w:t>
        </w:r>
      </w:ins>
      <w:ins w:id="310" w:author="Janusio" w:date="2018-03-09T00:28:28Z">
        <w:r>
          <w:rPr>
            <w:rFonts w:hint="eastAsia"/>
            <w:sz w:val="24"/>
            <w:lang w:val="en-US" w:eastAsia="zh-CN"/>
          </w:rPr>
          <w:t>可信</w:t>
        </w:r>
      </w:ins>
      <w:ins w:id="311" w:author="Janusio" w:date="2018-03-09T00:28:31Z">
        <w:r>
          <w:rPr>
            <w:rFonts w:hint="eastAsia"/>
            <w:sz w:val="24"/>
            <w:lang w:val="en-US" w:eastAsia="zh-CN"/>
          </w:rPr>
          <w:t>衔接点</w:t>
        </w:r>
      </w:ins>
      <w:ins w:id="312" w:author="Janusio" w:date="2018-03-09T00:28:34Z">
        <w:r>
          <w:rPr>
            <w:rFonts w:hint="eastAsia"/>
            <w:sz w:val="24"/>
            <w:lang w:val="en-US" w:eastAsia="zh-CN"/>
          </w:rPr>
          <w:t>具有</w:t>
        </w:r>
      </w:ins>
      <w:ins w:id="313" w:author="Janusio" w:date="2018-03-09T00:28:52Z">
        <w:r>
          <w:rPr>
            <w:rFonts w:hint="eastAsia"/>
            <w:sz w:val="24"/>
            <w:lang w:val="en-US" w:eastAsia="zh-CN"/>
          </w:rPr>
          <w:t>承上启下的</w:t>
        </w:r>
      </w:ins>
      <w:ins w:id="314" w:author="Janusio" w:date="2018-03-09T00:28:54Z">
        <w:r>
          <w:rPr>
            <w:rFonts w:hint="eastAsia"/>
            <w:sz w:val="24"/>
            <w:lang w:val="en-US" w:eastAsia="zh-CN"/>
          </w:rPr>
          <w:t>瀑布</w:t>
        </w:r>
      </w:ins>
      <w:ins w:id="315" w:author="Janusio" w:date="2018-03-09T00:28:55Z">
        <w:r>
          <w:rPr>
            <w:rFonts w:hint="eastAsia"/>
            <w:sz w:val="24"/>
            <w:lang w:val="en-US" w:eastAsia="zh-CN"/>
          </w:rPr>
          <w:t>特征</w:t>
        </w:r>
      </w:ins>
      <w:ins w:id="316" w:author="Janusio" w:date="2018-03-09T00:28:56Z">
        <w:r>
          <w:rPr>
            <w:rFonts w:hint="eastAsia"/>
            <w:sz w:val="24"/>
            <w:lang w:val="en-US" w:eastAsia="zh-CN"/>
          </w:rPr>
          <w:t>，</w:t>
        </w:r>
      </w:ins>
      <w:ins w:id="317" w:author="Janusio" w:date="2018-03-09T00:29:00Z">
        <w:r>
          <w:rPr>
            <w:rFonts w:hint="eastAsia"/>
            <w:sz w:val="24"/>
            <w:lang w:val="en-US" w:eastAsia="zh-CN"/>
          </w:rPr>
          <w:t>把</w:t>
        </w:r>
      </w:ins>
      <w:ins w:id="318" w:author="Janusio" w:date="2018-03-09T00:29:10Z">
        <w:r>
          <w:rPr>
            <w:rFonts w:hint="eastAsia"/>
            <w:sz w:val="24"/>
            <w:lang w:val="en-US" w:eastAsia="zh-CN"/>
          </w:rPr>
          <w:t>底层</w:t>
        </w:r>
      </w:ins>
      <w:ins w:id="319" w:author="Janusio" w:date="2018-03-09T00:29:13Z">
        <w:r>
          <w:rPr>
            <w:rFonts w:hint="eastAsia"/>
            <w:sz w:val="24"/>
            <w:lang w:val="en-US" w:eastAsia="zh-CN"/>
          </w:rPr>
          <w:t>虚拟化</w:t>
        </w:r>
      </w:ins>
      <w:ins w:id="320" w:author="Janusio" w:date="2018-03-09T00:29:14Z">
        <w:r>
          <w:rPr>
            <w:rFonts w:hint="eastAsia"/>
            <w:sz w:val="24"/>
            <w:lang w:val="en-US" w:eastAsia="zh-CN"/>
          </w:rPr>
          <w:t>平台的</w:t>
        </w:r>
      </w:ins>
      <w:ins w:id="321" w:author="Janusio" w:date="2018-03-09T00:29:17Z">
        <w:r>
          <w:rPr>
            <w:rFonts w:hint="eastAsia"/>
            <w:sz w:val="24"/>
            <w:lang w:val="en-US" w:eastAsia="zh-CN"/>
          </w:rPr>
          <w:t>启动</w:t>
        </w:r>
      </w:ins>
      <w:ins w:id="322" w:author="Janusio" w:date="2018-03-09T00:29:20Z">
        <w:r>
          <w:rPr>
            <w:rFonts w:hint="eastAsia"/>
            <w:sz w:val="24"/>
            <w:lang w:val="en-US" w:eastAsia="zh-CN"/>
          </w:rPr>
          <w:t>输出</w:t>
        </w:r>
      </w:ins>
      <w:ins w:id="323" w:author="Janusio" w:date="2018-03-09T00:29:22Z">
        <w:r>
          <w:rPr>
            <w:rFonts w:hint="eastAsia"/>
            <w:sz w:val="24"/>
            <w:lang w:val="en-US" w:eastAsia="zh-CN"/>
          </w:rPr>
          <w:t>作为了</w:t>
        </w:r>
      </w:ins>
      <w:ins w:id="324" w:author="Janusio" w:date="2018-03-09T00:29:25Z">
        <w:r>
          <w:rPr>
            <w:rFonts w:hint="eastAsia"/>
            <w:sz w:val="24"/>
            <w:lang w:val="en-US" w:eastAsia="zh-CN"/>
          </w:rPr>
          <w:t>虚拟</w:t>
        </w:r>
      </w:ins>
      <w:ins w:id="325" w:author="Janusio" w:date="2018-03-09T00:29:29Z">
        <w:r>
          <w:rPr>
            <w:rFonts w:hint="eastAsia"/>
            <w:sz w:val="24"/>
            <w:lang w:val="en-US" w:eastAsia="zh-CN"/>
          </w:rPr>
          <w:t>机</w:t>
        </w:r>
      </w:ins>
      <w:ins w:id="326" w:author="Janusio" w:date="2018-03-09T00:29:30Z">
        <w:r>
          <w:rPr>
            <w:rFonts w:hint="eastAsia"/>
            <w:sz w:val="24"/>
            <w:lang w:val="en-US" w:eastAsia="zh-CN"/>
          </w:rPr>
          <w:t>启动的</w:t>
        </w:r>
      </w:ins>
      <w:ins w:id="327" w:author="Janusio" w:date="2018-03-09T00:29:32Z">
        <w:r>
          <w:rPr>
            <w:rFonts w:hint="eastAsia"/>
            <w:sz w:val="24"/>
            <w:lang w:val="en-US" w:eastAsia="zh-CN"/>
          </w:rPr>
          <w:t>度量</w:t>
        </w:r>
      </w:ins>
      <w:ins w:id="328" w:author="Janusio" w:date="2018-03-09T00:29:36Z">
        <w:r>
          <w:rPr>
            <w:rFonts w:hint="eastAsia"/>
            <w:sz w:val="24"/>
            <w:lang w:val="en-US" w:eastAsia="zh-CN"/>
          </w:rPr>
          <w:t>输</w:t>
        </w:r>
      </w:ins>
      <w:ins w:id="329" w:author="Janusio" w:date="2018-03-09T00:29:38Z">
        <w:r>
          <w:rPr>
            <w:rFonts w:hint="eastAsia"/>
            <w:sz w:val="24"/>
            <w:lang w:val="en-US" w:eastAsia="zh-CN"/>
          </w:rPr>
          <w:t>入</w:t>
        </w:r>
      </w:ins>
      <w:ins w:id="330" w:author="Janusio" w:date="2018-03-09T00:29:39Z">
        <w:r>
          <w:rPr>
            <w:rFonts w:hint="eastAsia"/>
            <w:sz w:val="24"/>
            <w:lang w:val="en-US" w:eastAsia="zh-CN"/>
          </w:rPr>
          <w:t>，</w:t>
        </w:r>
      </w:ins>
      <w:ins w:id="331" w:author="Janusio" w:date="2018-03-09T00:29:44Z">
        <w:r>
          <w:rPr>
            <w:rFonts w:hint="eastAsia"/>
            <w:sz w:val="24"/>
            <w:lang w:val="en-US" w:eastAsia="zh-CN"/>
          </w:rPr>
          <w:t>类似</w:t>
        </w:r>
      </w:ins>
      <w:ins w:id="332" w:author="Janusio" w:date="2018-03-09T00:29:46Z">
        <w:r>
          <w:rPr>
            <w:rFonts w:hint="eastAsia"/>
            <w:sz w:val="24"/>
            <w:lang w:val="en-US" w:eastAsia="zh-CN"/>
          </w:rPr>
          <w:t>于</w:t>
        </w:r>
      </w:ins>
      <w:ins w:id="333" w:author="Janusio" w:date="2018-03-09T00:29:49Z">
        <w:r>
          <w:rPr>
            <w:rFonts w:hint="eastAsia"/>
            <w:sz w:val="24"/>
            <w:lang w:val="en-US" w:eastAsia="zh-CN"/>
          </w:rPr>
          <w:t>软件</w:t>
        </w:r>
      </w:ins>
      <w:ins w:id="334" w:author="Janusio" w:date="2018-03-09T00:29:51Z">
        <w:r>
          <w:rPr>
            <w:rFonts w:hint="eastAsia"/>
            <w:sz w:val="24"/>
            <w:lang w:val="en-US" w:eastAsia="zh-CN"/>
          </w:rPr>
          <w:t>设计</w:t>
        </w:r>
      </w:ins>
      <w:ins w:id="335" w:author="Janusio" w:date="2018-03-09T00:29:53Z">
        <w:r>
          <w:rPr>
            <w:rFonts w:hint="eastAsia"/>
            <w:sz w:val="24"/>
            <w:lang w:val="en-US" w:eastAsia="zh-CN"/>
          </w:rPr>
          <w:t>中的</w:t>
        </w:r>
      </w:ins>
      <w:ins w:id="336" w:author="Janusio" w:date="2018-03-09T00:29:55Z">
        <w:r>
          <w:rPr>
            <w:rFonts w:hint="eastAsia"/>
            <w:sz w:val="24"/>
            <w:lang w:val="en-US" w:eastAsia="zh-CN"/>
          </w:rPr>
          <w:t>瀑布特征</w:t>
        </w:r>
      </w:ins>
      <w:ins w:id="337" w:author="Janusio" w:date="2018-03-09T00:29:56Z">
        <w:r>
          <w:rPr>
            <w:rFonts w:hint="eastAsia"/>
            <w:sz w:val="24"/>
            <w:lang w:val="en-US" w:eastAsia="zh-CN"/>
          </w:rPr>
          <w:t>。</w:t>
        </w:r>
      </w:ins>
      <w:ins w:id="338" w:author="Janusio" w:date="2018-03-09T00:31:57Z">
        <w:r>
          <w:rPr>
            <w:rFonts w:hint="eastAsia"/>
            <w:sz w:val="24"/>
            <w:lang w:val="en-US" w:eastAsia="zh-CN"/>
          </w:rPr>
          <w:t>在</w:t>
        </w:r>
      </w:ins>
      <w:ins w:id="339" w:author="Janusio" w:date="2018-03-09T00:31:59Z">
        <w:r>
          <w:rPr>
            <w:rFonts w:hint="eastAsia"/>
            <w:sz w:val="24"/>
            <w:lang w:val="en-US" w:eastAsia="zh-CN"/>
          </w:rPr>
          <w:t>Xen</w:t>
        </w:r>
      </w:ins>
      <w:ins w:id="340" w:author="Janusio" w:date="2018-03-09T00:32:00Z">
        <w:r>
          <w:rPr>
            <w:rFonts w:hint="eastAsia"/>
            <w:sz w:val="24"/>
            <w:lang w:val="en-US" w:eastAsia="zh-CN"/>
          </w:rPr>
          <w:t>平台</w:t>
        </w:r>
      </w:ins>
      <w:ins w:id="341" w:author="Janusio" w:date="2018-03-09T00:32:02Z">
        <w:r>
          <w:rPr>
            <w:rFonts w:hint="eastAsia"/>
            <w:sz w:val="24"/>
            <w:lang w:val="en-US" w:eastAsia="zh-CN"/>
          </w:rPr>
          <w:t>上</w:t>
        </w:r>
      </w:ins>
      <w:ins w:id="342" w:author="Janusio" w:date="2018-03-09T00:32:06Z">
        <w:r>
          <w:rPr>
            <w:rFonts w:hint="eastAsia"/>
            <w:sz w:val="24"/>
            <w:lang w:val="en-US" w:eastAsia="zh-CN"/>
          </w:rPr>
          <w:t>对此</w:t>
        </w:r>
      </w:ins>
      <w:ins w:id="343" w:author="Janusio" w:date="2018-03-09T00:32:08Z">
        <w:r>
          <w:rPr>
            <w:rFonts w:hint="eastAsia"/>
            <w:sz w:val="24"/>
            <w:lang w:val="en-US" w:eastAsia="zh-CN"/>
          </w:rPr>
          <w:t>可信</w:t>
        </w:r>
      </w:ins>
      <w:ins w:id="344" w:author="Janusio" w:date="2018-03-09T00:32:09Z">
        <w:r>
          <w:rPr>
            <w:rFonts w:hint="eastAsia"/>
            <w:sz w:val="24"/>
            <w:lang w:val="en-US" w:eastAsia="zh-CN"/>
          </w:rPr>
          <w:t>虚拟平台</w:t>
        </w:r>
      </w:ins>
      <w:ins w:id="345" w:author="Janusio" w:date="2018-03-09T00:32:11Z">
        <w:r>
          <w:rPr>
            <w:rFonts w:hint="eastAsia"/>
            <w:sz w:val="24"/>
            <w:lang w:val="en-US" w:eastAsia="zh-CN"/>
          </w:rPr>
          <w:t>进行了</w:t>
        </w:r>
      </w:ins>
      <w:ins w:id="346" w:author="Janusio" w:date="2018-03-09T00:32:14Z">
        <w:r>
          <w:rPr>
            <w:rFonts w:hint="eastAsia"/>
            <w:sz w:val="24"/>
            <w:lang w:val="en-US" w:eastAsia="zh-CN"/>
          </w:rPr>
          <w:t>实现</w:t>
        </w:r>
      </w:ins>
      <w:ins w:id="347" w:author="Janusio" w:date="2018-03-09T00:32:15Z">
        <w:r>
          <w:rPr>
            <w:rFonts w:hint="eastAsia"/>
            <w:sz w:val="24"/>
            <w:lang w:val="en-US" w:eastAsia="zh-CN"/>
          </w:rPr>
          <w:t>，</w:t>
        </w:r>
      </w:ins>
      <w:ins w:id="348" w:author="Janusio" w:date="2018-03-09T00:32:19Z">
        <w:r>
          <w:rPr>
            <w:rFonts w:hint="eastAsia"/>
            <w:sz w:val="24"/>
            <w:lang w:val="en-US" w:eastAsia="zh-CN"/>
          </w:rPr>
          <w:t>实验</w:t>
        </w:r>
      </w:ins>
      <w:ins w:id="349" w:author="Janusio" w:date="2018-03-09T00:32:21Z">
        <w:r>
          <w:rPr>
            <w:rFonts w:hint="eastAsia"/>
            <w:sz w:val="24"/>
            <w:lang w:val="en-US" w:eastAsia="zh-CN"/>
          </w:rPr>
          <w:t>结果</w:t>
        </w:r>
      </w:ins>
      <w:ins w:id="350" w:author="Janusio" w:date="2018-03-09T00:32:23Z">
        <w:r>
          <w:rPr>
            <w:rFonts w:hint="eastAsia"/>
            <w:sz w:val="24"/>
            <w:lang w:val="en-US" w:eastAsia="zh-CN"/>
          </w:rPr>
          <w:t>表明</w:t>
        </w:r>
      </w:ins>
      <w:ins w:id="351" w:author="Janusio" w:date="2018-03-09T00:32:27Z">
        <w:r>
          <w:rPr>
            <w:rFonts w:hint="eastAsia"/>
            <w:sz w:val="24"/>
            <w:lang w:val="en-US" w:eastAsia="zh-CN"/>
          </w:rPr>
          <w:t>该</w:t>
        </w:r>
      </w:ins>
      <w:ins w:id="352" w:author="Janusio" w:date="2018-03-09T00:32:33Z">
        <w:r>
          <w:rPr>
            <w:rFonts w:hint="eastAsia"/>
            <w:sz w:val="24"/>
            <w:lang w:val="en-US" w:eastAsia="zh-CN"/>
          </w:rPr>
          <w:t>平台</w:t>
        </w:r>
      </w:ins>
      <w:ins w:id="353" w:author="Janusio" w:date="2018-03-09T00:32:36Z">
        <w:r>
          <w:rPr>
            <w:rFonts w:hint="eastAsia"/>
            <w:sz w:val="24"/>
            <w:lang w:val="en-US" w:eastAsia="zh-CN"/>
          </w:rPr>
          <w:t>能够</w:t>
        </w:r>
      </w:ins>
      <w:ins w:id="354" w:author="Janusio" w:date="2018-03-09T00:32:40Z">
        <w:r>
          <w:rPr>
            <w:rFonts w:hint="eastAsia"/>
            <w:sz w:val="24"/>
            <w:lang w:val="en-US" w:eastAsia="zh-CN"/>
          </w:rPr>
          <w:t>在</w:t>
        </w:r>
      </w:ins>
      <w:ins w:id="355" w:author="Janusio" w:date="2018-03-09T00:32:48Z">
        <w:r>
          <w:rPr>
            <w:rFonts w:hint="eastAsia"/>
            <w:sz w:val="24"/>
            <w:lang w:val="en-US" w:eastAsia="zh-CN"/>
          </w:rPr>
          <w:t>合理</w:t>
        </w:r>
      </w:ins>
      <w:ins w:id="356" w:author="Janusio" w:date="2018-03-09T00:32:49Z">
        <w:r>
          <w:rPr>
            <w:rFonts w:hint="eastAsia"/>
            <w:sz w:val="24"/>
            <w:lang w:val="en-US" w:eastAsia="zh-CN"/>
          </w:rPr>
          <w:t>的</w:t>
        </w:r>
      </w:ins>
      <w:ins w:id="357" w:author="Janusio" w:date="2018-03-09T00:32:53Z">
        <w:r>
          <w:rPr>
            <w:rFonts w:hint="eastAsia"/>
            <w:sz w:val="24"/>
            <w:lang w:val="en-US" w:eastAsia="zh-CN"/>
          </w:rPr>
          <w:t>开销</w:t>
        </w:r>
      </w:ins>
      <w:ins w:id="358" w:author="Janusio" w:date="2018-03-09T00:32:55Z">
        <w:r>
          <w:rPr>
            <w:rFonts w:hint="eastAsia"/>
            <w:sz w:val="24"/>
            <w:lang w:val="en-US" w:eastAsia="zh-CN"/>
          </w:rPr>
          <w:t>下</w:t>
        </w:r>
      </w:ins>
      <w:ins w:id="359" w:author="Janusio" w:date="2018-03-09T00:32:56Z">
        <w:r>
          <w:rPr>
            <w:rFonts w:hint="eastAsia"/>
            <w:sz w:val="24"/>
            <w:lang w:val="en-US" w:eastAsia="zh-CN"/>
          </w:rPr>
          <w:t>向</w:t>
        </w:r>
      </w:ins>
      <w:ins w:id="360" w:author="Janusio" w:date="2018-03-09T00:33:06Z">
        <w:r>
          <w:rPr>
            <w:rFonts w:hint="eastAsia"/>
            <w:sz w:val="24"/>
            <w:lang w:val="en-US" w:eastAsia="zh-CN"/>
          </w:rPr>
          <w:t>虚拟机</w:t>
        </w:r>
      </w:ins>
      <w:ins w:id="361" w:author="Janusio" w:date="2018-03-09T00:33:07Z">
        <w:r>
          <w:rPr>
            <w:rFonts w:hint="eastAsia"/>
            <w:sz w:val="24"/>
            <w:lang w:val="en-US" w:eastAsia="zh-CN"/>
          </w:rPr>
          <w:t>提供</w:t>
        </w:r>
      </w:ins>
      <w:ins w:id="362" w:author="Janusio" w:date="2018-03-09T00:33:12Z">
        <w:r>
          <w:rPr>
            <w:rFonts w:hint="eastAsia"/>
            <w:sz w:val="24"/>
            <w:lang w:val="en-US" w:eastAsia="zh-CN"/>
          </w:rPr>
          <w:t>可信</w:t>
        </w:r>
      </w:ins>
      <w:ins w:id="363" w:author="Janusio" w:date="2018-03-09T00:33:16Z">
        <w:r>
          <w:rPr>
            <w:rFonts w:hint="eastAsia"/>
            <w:sz w:val="24"/>
            <w:lang w:val="en-US" w:eastAsia="zh-CN"/>
          </w:rPr>
          <w:t>平台</w:t>
        </w:r>
      </w:ins>
      <w:ins w:id="364" w:author="Janusio" w:date="2018-03-09T00:33:12Z">
        <w:r>
          <w:rPr>
            <w:rFonts w:hint="eastAsia"/>
            <w:sz w:val="24"/>
            <w:lang w:val="en-US" w:eastAsia="zh-CN"/>
          </w:rPr>
          <w:t>模块</w:t>
        </w:r>
      </w:ins>
      <w:ins w:id="365" w:author="Janusio" w:date="2018-03-09T00:33:19Z">
        <w:r>
          <w:rPr>
            <w:rFonts w:hint="eastAsia"/>
            <w:sz w:val="24"/>
            <w:lang w:val="en-US" w:eastAsia="zh-CN"/>
          </w:rPr>
          <w:t>功能</w:t>
        </w:r>
      </w:ins>
      <w:ins w:id="366" w:author="Janusio" w:date="2018-03-09T00:33:21Z">
        <w:r>
          <w:rPr>
            <w:rFonts w:hint="eastAsia"/>
            <w:sz w:val="24"/>
            <w:lang w:val="en-US" w:eastAsia="zh-CN"/>
          </w:rPr>
          <w:t>。</w:t>
        </w:r>
      </w:ins>
    </w:p>
    <w:p>
      <w:pPr>
        <w:spacing w:line="400" w:lineRule="exact"/>
        <w:ind w:firstLine="435"/>
        <w:rPr>
          <w:ins w:id="367" w:author="Janusio" w:date="2018-03-09T00:34:25Z"/>
          <w:rFonts w:hint="eastAsia" w:ascii="Times New Roman" w:hAnsi="Times New Roman"/>
          <w:sz w:val="24"/>
        </w:rPr>
      </w:pPr>
      <w:ins w:id="368" w:author="Janusio" w:date="2018-03-09T00:30:06Z">
        <w:r>
          <w:rPr>
            <w:rFonts w:hint="eastAsia"/>
            <w:sz w:val="24"/>
            <w:lang w:val="en-US" w:eastAsia="zh-CN"/>
          </w:rPr>
          <w:t>然后</w:t>
        </w:r>
      </w:ins>
      <w:ins w:id="369" w:author="Janusio" w:date="2018-03-09T00:30:07Z">
        <w:r>
          <w:rPr>
            <w:rFonts w:hint="eastAsia"/>
            <w:sz w:val="24"/>
            <w:lang w:val="en-US" w:eastAsia="zh-CN"/>
          </w:rPr>
          <w:t>基于</w:t>
        </w:r>
      </w:ins>
      <w:ins w:id="370" w:author="Janusio" w:date="2018-03-09T00:30:09Z">
        <w:r>
          <w:rPr>
            <w:rFonts w:hint="eastAsia"/>
            <w:sz w:val="24"/>
            <w:lang w:val="en-US" w:eastAsia="zh-CN"/>
          </w:rPr>
          <w:t>上述</w:t>
        </w:r>
      </w:ins>
      <w:ins w:id="371" w:author="Janusio" w:date="2018-03-09T00:30:12Z">
        <w:r>
          <w:rPr>
            <w:rFonts w:hint="eastAsia"/>
            <w:sz w:val="24"/>
            <w:lang w:val="en-US" w:eastAsia="zh-CN"/>
          </w:rPr>
          <w:t>可信</w:t>
        </w:r>
      </w:ins>
      <w:ins w:id="372" w:author="Janusio" w:date="2018-03-09T00:30:13Z">
        <w:r>
          <w:rPr>
            <w:rFonts w:hint="eastAsia"/>
            <w:sz w:val="24"/>
            <w:lang w:val="en-US" w:eastAsia="zh-CN"/>
          </w:rPr>
          <w:t>虚拟</w:t>
        </w:r>
      </w:ins>
      <w:ins w:id="373" w:author="Janusio" w:date="2018-03-09T00:30:14Z">
        <w:r>
          <w:rPr>
            <w:rFonts w:hint="eastAsia"/>
            <w:sz w:val="24"/>
            <w:lang w:val="en-US" w:eastAsia="zh-CN"/>
          </w:rPr>
          <w:t>平台</w:t>
        </w:r>
      </w:ins>
      <w:ins w:id="374" w:author="Janusio" w:date="2018-03-09T00:30:18Z">
        <w:r>
          <w:rPr>
            <w:rFonts w:hint="eastAsia"/>
            <w:sz w:val="24"/>
            <w:lang w:val="en-US" w:eastAsia="zh-CN"/>
          </w:rPr>
          <w:t>构建了</w:t>
        </w:r>
      </w:ins>
      <w:ins w:id="375" w:author="Janusio" w:date="2018-03-09T00:16:15Z">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ins>
      <w:ins w:id="376" w:author="Janusio" w:date="2018-03-09T00:33:59Z">
        <w:r>
          <w:rPr>
            <w:rFonts w:hint="eastAsia"/>
            <w:sz w:val="24"/>
            <w:lang w:val="en-US" w:eastAsia="zh-CN"/>
          </w:rPr>
          <w:t>基于</w:t>
        </w:r>
      </w:ins>
      <w:ins w:id="377" w:author="Janusio" w:date="2018-03-09T00:34:01Z">
        <w:r>
          <w:rPr>
            <w:rFonts w:hint="eastAsia"/>
            <w:sz w:val="24"/>
            <w:lang w:val="en-US" w:eastAsia="zh-CN"/>
          </w:rPr>
          <w:t>Xen</w:t>
        </w:r>
      </w:ins>
      <w:ins w:id="378" w:author="Janusio" w:date="2018-03-09T00:34:02Z">
        <w:r>
          <w:rPr>
            <w:rFonts w:hint="eastAsia"/>
            <w:sz w:val="24"/>
            <w:lang w:val="en-US" w:eastAsia="zh-CN"/>
          </w:rPr>
          <w:t>的</w:t>
        </w:r>
      </w:ins>
      <w:ins w:id="379" w:author="Janusio" w:date="2018-03-09T00:34:07Z">
        <w:r>
          <w:rPr>
            <w:rFonts w:hint="eastAsia"/>
            <w:sz w:val="24"/>
            <w:lang w:val="en-US" w:eastAsia="zh-CN"/>
          </w:rPr>
          <w:t>信任链</w:t>
        </w:r>
      </w:ins>
      <w:ins w:id="380" w:author="Janusio" w:date="2018-03-09T00:34:08Z">
        <w:r>
          <w:rPr>
            <w:rFonts w:hint="eastAsia"/>
            <w:sz w:val="24"/>
            <w:lang w:val="en-US" w:eastAsia="zh-CN"/>
          </w:rPr>
          <w:t>构建</w:t>
        </w:r>
      </w:ins>
      <w:ins w:id="381" w:author="Janusio" w:date="2018-03-09T00:34:12Z">
        <w:r>
          <w:rPr>
            <w:rFonts w:hint="eastAsia"/>
            <w:sz w:val="24"/>
            <w:lang w:val="en-US" w:eastAsia="zh-CN"/>
          </w:rPr>
          <w:t>的</w:t>
        </w:r>
      </w:ins>
      <w:ins w:id="382" w:author="Janusio" w:date="2018-03-09T00:16:15Z">
        <w:r>
          <w:rPr>
            <w:rFonts w:hint="eastAsia" w:ascii="Times New Roman" w:hAnsi="Times New Roman"/>
            <w:sz w:val="24"/>
          </w:rPr>
          <w:t>实验结果表明本信任链传递</w:t>
        </w:r>
      </w:ins>
      <w:ins w:id="383" w:author="Janusio" w:date="2018-03-09T00:34:23Z">
        <w:r>
          <w:rPr>
            <w:rFonts w:hint="eastAsia"/>
            <w:sz w:val="24"/>
            <w:lang w:val="en-US" w:eastAsia="zh-CN"/>
          </w:rPr>
          <w:t>方法</w:t>
        </w:r>
      </w:ins>
      <w:ins w:id="384" w:author="Janusio" w:date="2018-03-09T00:16:15Z">
        <w:r>
          <w:rPr>
            <w:rFonts w:hint="eastAsia" w:ascii="Times New Roman" w:hAnsi="Times New Roman"/>
            <w:sz w:val="24"/>
          </w:rPr>
          <w:t>可以保证可信虚拟化环境在整个运行过程是安全可信的。</w:t>
        </w:r>
      </w:ins>
    </w:p>
    <w:p>
      <w:pPr>
        <w:spacing w:line="400" w:lineRule="exact"/>
        <w:ind w:firstLine="435"/>
        <w:rPr>
          <w:rFonts w:hint="eastAsia" w:ascii="Times New Roman" w:hAnsi="Times New Roman"/>
          <w:sz w:val="24"/>
        </w:rPr>
      </w:pPr>
      <w:ins w:id="385" w:author="Janusio" w:date="2018-03-09T00:34:27Z">
        <w:r>
          <w:rPr>
            <w:rFonts w:hint="eastAsia"/>
            <w:sz w:val="24"/>
            <w:lang w:val="en-US" w:eastAsia="zh-CN"/>
          </w:rPr>
          <w:t>最后</w:t>
        </w:r>
      </w:ins>
      <w:ins w:id="386" w:author="Janusio" w:date="2018-03-09T00:34:49Z">
        <w:r>
          <w:rPr>
            <w:rFonts w:hint="eastAsia"/>
            <w:sz w:val="24"/>
            <w:lang w:val="en-US" w:eastAsia="zh-CN"/>
          </w:rPr>
          <w:t>本文</w:t>
        </w:r>
      </w:ins>
      <w:ins w:id="387" w:author="Janusio" w:date="2018-03-09T00:35:36Z">
        <w:r>
          <w:rPr>
            <w:rFonts w:hint="eastAsia"/>
            <w:sz w:val="24"/>
            <w:lang w:val="en-US" w:eastAsia="zh-CN"/>
          </w:rPr>
          <w:t>采取</w:t>
        </w:r>
      </w:ins>
      <w:ins w:id="388" w:author="Janusio" w:date="2018-03-09T00:35:37Z">
        <w:r>
          <w:rPr>
            <w:rFonts w:hint="eastAsia"/>
            <w:sz w:val="24"/>
            <w:lang w:val="en-US" w:eastAsia="zh-CN"/>
          </w:rPr>
          <w:t>了</w:t>
        </w:r>
      </w:ins>
      <w:ins w:id="389" w:author="Janusio" w:date="2018-03-09T00:35:39Z">
        <w:r>
          <w:rPr>
            <w:rFonts w:hint="eastAsia"/>
            <w:sz w:val="24"/>
            <w:lang w:val="en-US" w:eastAsia="zh-CN"/>
          </w:rPr>
          <w:t>两种</w:t>
        </w:r>
      </w:ins>
      <w:ins w:id="390" w:author="Janusio" w:date="2018-03-09T00:35:55Z">
        <w:r>
          <w:rPr>
            <w:rFonts w:hint="eastAsia"/>
            <w:sz w:val="24"/>
            <w:lang w:val="en-US" w:eastAsia="zh-CN"/>
          </w:rPr>
          <w:t>针对</w:t>
        </w:r>
      </w:ins>
      <w:ins w:id="391" w:author="Janusio" w:date="2018-03-09T00:35:57Z">
        <w:r>
          <w:rPr>
            <w:rFonts w:hint="eastAsia"/>
            <w:sz w:val="24"/>
            <w:lang w:val="en-US" w:eastAsia="zh-CN"/>
          </w:rPr>
          <w:t>可信计算</w:t>
        </w:r>
      </w:ins>
      <w:ins w:id="392" w:author="Janusio" w:date="2018-03-09T00:35:59Z">
        <w:r>
          <w:rPr>
            <w:rFonts w:hint="eastAsia"/>
            <w:sz w:val="24"/>
            <w:lang w:val="en-US" w:eastAsia="zh-CN"/>
          </w:rPr>
          <w:t>系统</w:t>
        </w:r>
      </w:ins>
      <w:ins w:id="393" w:author="Janusio" w:date="2018-03-09T00:36:01Z">
        <w:r>
          <w:rPr>
            <w:rFonts w:hint="eastAsia"/>
            <w:sz w:val="24"/>
            <w:lang w:val="en-US" w:eastAsia="zh-CN"/>
          </w:rPr>
          <w:t>的</w:t>
        </w:r>
      </w:ins>
      <w:ins w:id="394" w:author="Janusio" w:date="2018-03-09T00:36:05Z">
        <w:r>
          <w:rPr>
            <w:rFonts w:hint="eastAsia"/>
            <w:sz w:val="24"/>
            <w:lang w:val="en-US" w:eastAsia="zh-CN"/>
          </w:rPr>
          <w:t>形式化</w:t>
        </w:r>
      </w:ins>
      <w:ins w:id="395" w:author="Janusio" w:date="2018-03-09T00:36:09Z">
        <w:r>
          <w:rPr>
            <w:rFonts w:hint="eastAsia"/>
            <w:sz w:val="24"/>
            <w:lang w:val="en-US" w:eastAsia="zh-CN"/>
          </w:rPr>
          <w:t>分析方法</w:t>
        </w:r>
      </w:ins>
      <w:ins w:id="396" w:author="Janusio" w:date="2018-03-09T00:36:13Z">
        <w:r>
          <w:rPr>
            <w:rFonts w:hint="eastAsia"/>
            <w:sz w:val="24"/>
            <w:lang w:val="en-US" w:eastAsia="zh-CN"/>
          </w:rPr>
          <w:t>的</w:t>
        </w:r>
      </w:ins>
      <w:ins w:id="397" w:author="Janusio" w:date="2018-03-09T00:36:16Z">
        <w:r>
          <w:rPr>
            <w:rFonts w:hint="eastAsia"/>
            <w:sz w:val="24"/>
            <w:lang w:val="en-US" w:eastAsia="zh-CN"/>
          </w:rPr>
          <w:t>扩展</w:t>
        </w:r>
      </w:ins>
      <w:ins w:id="398" w:author="Janusio" w:date="2018-03-09T00:36:18Z">
        <w:r>
          <w:rPr>
            <w:rFonts w:hint="eastAsia"/>
            <w:sz w:val="24"/>
            <w:lang w:val="en-US" w:eastAsia="zh-CN"/>
          </w:rPr>
          <w:t>对</w:t>
        </w:r>
      </w:ins>
      <w:ins w:id="399" w:author="Janusio" w:date="2018-03-09T00:36:26Z">
        <w:r>
          <w:rPr>
            <w:rFonts w:hint="eastAsia"/>
            <w:sz w:val="24"/>
            <w:lang w:val="en-US" w:eastAsia="zh-CN"/>
          </w:rPr>
          <w:t>上述</w:t>
        </w:r>
      </w:ins>
      <w:ins w:id="400" w:author="Janusio" w:date="2018-03-09T00:36:28Z">
        <w:r>
          <w:rPr>
            <w:rFonts w:hint="eastAsia"/>
            <w:sz w:val="24"/>
            <w:lang w:val="en-US" w:eastAsia="zh-CN"/>
          </w:rPr>
          <w:t>信任链</w:t>
        </w:r>
      </w:ins>
      <w:ins w:id="401" w:author="Janusio" w:date="2018-03-09T00:36:29Z">
        <w:r>
          <w:rPr>
            <w:rFonts w:hint="eastAsia"/>
            <w:sz w:val="24"/>
            <w:lang w:val="en-US" w:eastAsia="zh-CN"/>
          </w:rPr>
          <w:t>进行了</w:t>
        </w:r>
      </w:ins>
      <w:ins w:id="402" w:author="Janusio" w:date="2018-03-09T00:36:32Z">
        <w:r>
          <w:rPr>
            <w:rFonts w:hint="eastAsia"/>
            <w:sz w:val="24"/>
            <w:lang w:val="en-US" w:eastAsia="zh-CN"/>
          </w:rPr>
          <w:t>形式化</w:t>
        </w:r>
      </w:ins>
      <w:ins w:id="403" w:author="Janusio" w:date="2018-03-09T00:36:33Z">
        <w:r>
          <w:rPr>
            <w:rFonts w:hint="eastAsia"/>
            <w:sz w:val="24"/>
            <w:lang w:val="en-US" w:eastAsia="zh-CN"/>
          </w:rPr>
          <w:t>分析。</w:t>
        </w:r>
      </w:ins>
      <w:ins w:id="404" w:author="Janusio" w:date="2018-03-09T00:36:42Z">
        <w:r>
          <w:rPr>
            <w:rFonts w:hint="eastAsia"/>
            <w:sz w:val="24"/>
            <w:lang w:val="en-US" w:eastAsia="zh-CN"/>
          </w:rPr>
          <w:t>首先</w:t>
        </w:r>
      </w:ins>
      <w:ins w:id="405" w:author="Janusio" w:date="2018-03-09T00:36:48Z">
        <w:r>
          <w:rPr>
            <w:rFonts w:hint="eastAsia"/>
            <w:sz w:val="24"/>
            <w:lang w:val="en-US" w:eastAsia="zh-CN"/>
          </w:rPr>
          <w:t>，</w:t>
        </w:r>
      </w:ins>
      <w:ins w:id="406" w:author="Janusio" w:date="2018-03-09T00:34:51Z">
        <w:r>
          <w:rPr>
            <w:rFonts w:hint="eastAsia"/>
            <w:sz w:val="24"/>
            <w:lang w:val="en-US" w:eastAsia="zh-CN"/>
          </w:rPr>
          <w:t>基于</w:t>
        </w:r>
      </w:ins>
      <w:ins w:id="407" w:author="Janusio" w:date="2018-03-09T00:34:53Z">
        <w:r>
          <w:rPr>
            <w:rFonts w:hint="eastAsia"/>
            <w:sz w:val="24"/>
            <w:lang w:val="en-US" w:eastAsia="zh-CN"/>
          </w:rPr>
          <w:t>扩展的</w:t>
        </w:r>
      </w:ins>
      <w:ins w:id="408" w:author="Janusio" w:date="2018-03-09T00:35:00Z">
        <w:r>
          <w:rPr>
            <w:rFonts w:hint="eastAsia"/>
            <w:sz w:val="24"/>
            <w:lang w:val="en-US" w:eastAsia="zh-CN"/>
          </w:rPr>
          <w:t>安全</w:t>
        </w:r>
      </w:ins>
      <w:ins w:id="409" w:author="Janusio" w:date="2018-03-09T00:35:02Z">
        <w:r>
          <w:rPr>
            <w:rFonts w:hint="eastAsia"/>
            <w:sz w:val="24"/>
            <w:lang w:val="en-US" w:eastAsia="zh-CN"/>
          </w:rPr>
          <w:t>逻辑</w:t>
        </w:r>
      </w:ins>
      <w:ins w:id="410" w:author="Janusio" w:date="2018-03-09T00:35:05Z">
        <w:r>
          <w:rPr>
            <w:rFonts w:hint="eastAsia"/>
            <w:sz w:val="24"/>
            <w:lang w:val="en-US" w:eastAsia="zh-CN"/>
          </w:rPr>
          <w:t>形式化</w:t>
        </w:r>
      </w:ins>
      <w:ins w:id="411" w:author="Janusio" w:date="2018-03-09T00:35:06Z">
        <w:r>
          <w:rPr>
            <w:rFonts w:hint="eastAsia"/>
            <w:sz w:val="24"/>
            <w:lang w:val="en-US" w:eastAsia="zh-CN"/>
          </w:rPr>
          <w:t>方法</w:t>
        </w:r>
      </w:ins>
      <w:ins w:id="412" w:author="Janusio" w:date="2018-03-09T00:38:36Z">
        <w:r>
          <w:rPr>
            <w:rFonts w:hint="eastAsia"/>
            <w:sz w:val="24"/>
            <w:lang w:val="en-US" w:eastAsia="zh-CN"/>
          </w:rPr>
          <w:t>进行</w:t>
        </w:r>
      </w:ins>
      <w:ins w:id="413" w:author="Janusio" w:date="2018-03-09T00:38:50Z">
        <w:r>
          <w:rPr>
            <w:rFonts w:hint="eastAsia"/>
            <w:sz w:val="24"/>
            <w:lang w:val="en-US" w:eastAsia="zh-CN"/>
          </w:rPr>
          <w:t>信任链形式化</w:t>
        </w:r>
      </w:ins>
      <w:ins w:id="414" w:author="Janusio" w:date="2018-03-09T00:38:51Z">
        <w:r>
          <w:rPr>
            <w:rFonts w:hint="eastAsia"/>
            <w:sz w:val="24"/>
            <w:lang w:val="en-US" w:eastAsia="zh-CN"/>
          </w:rPr>
          <w:t>分析</w:t>
        </w:r>
      </w:ins>
      <w:ins w:id="415" w:author="Janusio" w:date="2018-03-09T00:35:06Z">
        <w:r>
          <w:rPr>
            <w:rFonts w:hint="eastAsia"/>
            <w:sz w:val="24"/>
            <w:lang w:val="en-US" w:eastAsia="zh-CN"/>
          </w:rPr>
          <w:t>，</w:t>
        </w:r>
      </w:ins>
      <w:ins w:id="416" w:author="Janusio" w:date="2018-03-09T00:35:11Z">
        <w:r>
          <w:rPr>
            <w:rFonts w:hint="eastAsia"/>
            <w:sz w:val="24"/>
            <w:lang w:val="en-US" w:eastAsia="zh-CN"/>
          </w:rPr>
          <w:t>针对</w:t>
        </w:r>
      </w:ins>
      <w:ins w:id="417" w:author="Janusio" w:date="2018-03-09T00:36:56Z">
        <w:r>
          <w:rPr>
            <w:rFonts w:hint="eastAsia"/>
            <w:sz w:val="24"/>
            <w:lang w:val="en-US" w:eastAsia="zh-CN"/>
          </w:rPr>
          <w:t>传统</w:t>
        </w:r>
      </w:ins>
      <w:ins w:id="418" w:author="Janusio" w:date="2018-03-09T00:36:57Z">
        <w:r>
          <w:rPr>
            <w:rFonts w:hint="eastAsia"/>
            <w:sz w:val="24"/>
            <w:lang w:val="en-US" w:eastAsia="zh-CN"/>
          </w:rPr>
          <w:t>的</w:t>
        </w:r>
      </w:ins>
      <w:ins w:id="419" w:author="Janusio" w:date="2018-03-09T00:37:00Z">
        <w:r>
          <w:rPr>
            <w:rFonts w:hint="eastAsia"/>
            <w:sz w:val="24"/>
            <w:lang w:val="en-US" w:eastAsia="zh-CN"/>
          </w:rPr>
          <w:t>安全逻辑</w:t>
        </w:r>
      </w:ins>
      <w:ins w:id="420" w:author="Janusio" w:date="2018-03-09T00:37:04Z">
        <w:r>
          <w:rPr>
            <w:rFonts w:hint="eastAsia"/>
            <w:sz w:val="24"/>
            <w:lang w:val="en-US" w:eastAsia="zh-CN"/>
          </w:rPr>
          <w:t>形式化</w:t>
        </w:r>
      </w:ins>
      <w:ins w:id="421" w:author="Janusio" w:date="2018-03-09T00:37:07Z">
        <w:r>
          <w:rPr>
            <w:rFonts w:hint="eastAsia"/>
            <w:sz w:val="24"/>
            <w:lang w:val="en-US" w:eastAsia="zh-CN"/>
          </w:rPr>
          <w:t>分析方法</w:t>
        </w:r>
      </w:ins>
      <w:ins w:id="422" w:author="Janusio" w:date="2018-03-09T00:37:08Z">
        <w:r>
          <w:rPr>
            <w:rFonts w:hint="eastAsia"/>
            <w:sz w:val="24"/>
            <w:lang w:val="en-US" w:eastAsia="zh-CN"/>
          </w:rPr>
          <w:t>不能</w:t>
        </w:r>
      </w:ins>
      <w:ins w:id="423" w:author="Janusio" w:date="2018-03-09T00:37:13Z">
        <w:r>
          <w:rPr>
            <w:rFonts w:hint="eastAsia"/>
            <w:sz w:val="24"/>
            <w:lang w:val="en-US" w:eastAsia="zh-CN"/>
          </w:rPr>
          <w:t>有效的</w:t>
        </w:r>
      </w:ins>
      <w:ins w:id="424" w:author="Janusio" w:date="2018-03-09T00:37:15Z">
        <w:r>
          <w:rPr>
            <w:rFonts w:hint="eastAsia"/>
            <w:sz w:val="24"/>
            <w:lang w:val="en-US" w:eastAsia="zh-CN"/>
          </w:rPr>
          <w:t>适用</w:t>
        </w:r>
      </w:ins>
      <w:ins w:id="425" w:author="Janusio" w:date="2018-03-09T00:37:21Z">
        <w:r>
          <w:rPr>
            <w:rFonts w:hint="eastAsia"/>
            <w:sz w:val="24"/>
            <w:lang w:val="en-US" w:eastAsia="zh-CN"/>
          </w:rPr>
          <w:t>虚拟机</w:t>
        </w:r>
      </w:ins>
      <w:ins w:id="426" w:author="Janusio" w:date="2018-03-09T00:37:22Z">
        <w:r>
          <w:rPr>
            <w:rFonts w:hint="eastAsia"/>
            <w:sz w:val="24"/>
            <w:lang w:val="en-US" w:eastAsia="zh-CN"/>
          </w:rPr>
          <w:t>启动</w:t>
        </w:r>
      </w:ins>
      <w:ins w:id="427" w:author="Janusio" w:date="2018-03-09T00:37:24Z">
        <w:r>
          <w:rPr>
            <w:rFonts w:hint="eastAsia"/>
            <w:sz w:val="24"/>
            <w:lang w:val="en-US" w:eastAsia="zh-CN"/>
          </w:rPr>
          <w:t>的</w:t>
        </w:r>
      </w:ins>
      <w:ins w:id="428" w:author="Janusio" w:date="2018-03-09T00:37:27Z">
        <w:r>
          <w:rPr>
            <w:rFonts w:hint="eastAsia"/>
            <w:sz w:val="24"/>
            <w:lang w:val="en-US" w:eastAsia="zh-CN"/>
          </w:rPr>
          <w:t>过程</w:t>
        </w:r>
      </w:ins>
      <w:ins w:id="429" w:author="Janusio" w:date="2018-03-09T00:37:35Z">
        <w:r>
          <w:rPr>
            <w:rFonts w:hint="eastAsia"/>
            <w:sz w:val="24"/>
            <w:lang w:val="en-US" w:eastAsia="zh-CN"/>
          </w:rPr>
          <w:t>的</w:t>
        </w:r>
      </w:ins>
      <w:ins w:id="430" w:author="Janusio" w:date="2018-03-09T00:37:36Z">
        <w:r>
          <w:rPr>
            <w:rFonts w:hint="eastAsia"/>
            <w:sz w:val="24"/>
            <w:lang w:val="en-US" w:eastAsia="zh-CN"/>
          </w:rPr>
          <w:t>问题</w:t>
        </w:r>
      </w:ins>
      <w:ins w:id="431" w:author="Janusio" w:date="2018-03-09T00:37:37Z">
        <w:r>
          <w:rPr>
            <w:rFonts w:hint="eastAsia"/>
            <w:sz w:val="24"/>
            <w:lang w:val="en-US" w:eastAsia="zh-CN"/>
          </w:rPr>
          <w:t>，</w:t>
        </w:r>
      </w:ins>
      <w:ins w:id="432" w:author="Janusio" w:date="2018-03-09T00:37:42Z">
        <w:r>
          <w:rPr>
            <w:rFonts w:hint="eastAsia"/>
            <w:sz w:val="24"/>
            <w:lang w:val="en-US" w:eastAsia="zh-CN"/>
          </w:rPr>
          <w:t>将</w:t>
        </w:r>
      </w:ins>
      <w:ins w:id="433" w:author="Janusio" w:date="2018-03-09T00:37:45Z">
        <w:r>
          <w:rPr>
            <w:rFonts w:hint="eastAsia"/>
            <w:sz w:val="24"/>
            <w:lang w:val="en-US" w:eastAsia="zh-CN"/>
          </w:rPr>
          <w:t>安全</w:t>
        </w:r>
      </w:ins>
      <w:ins w:id="434" w:author="Janusio" w:date="2018-03-09T00:37:48Z">
        <w:r>
          <w:rPr>
            <w:rFonts w:hint="eastAsia"/>
            <w:sz w:val="24"/>
            <w:lang w:val="en-US" w:eastAsia="zh-CN"/>
          </w:rPr>
          <w:t>逻辑</w:t>
        </w:r>
      </w:ins>
      <w:ins w:id="435" w:author="Janusio" w:date="2018-03-09T00:37:50Z">
        <w:r>
          <w:rPr>
            <w:rFonts w:hint="eastAsia"/>
            <w:sz w:val="24"/>
            <w:lang w:val="en-US" w:eastAsia="zh-CN"/>
          </w:rPr>
          <w:t>形式化</w:t>
        </w:r>
      </w:ins>
      <w:ins w:id="436" w:author="Janusio" w:date="2018-03-09T00:37:51Z">
        <w:r>
          <w:rPr>
            <w:rFonts w:hint="eastAsia"/>
            <w:sz w:val="24"/>
            <w:lang w:val="en-US" w:eastAsia="zh-CN"/>
          </w:rPr>
          <w:t>分析</w:t>
        </w:r>
      </w:ins>
      <w:ins w:id="437" w:author="Janusio" w:date="2018-03-09T00:37:53Z">
        <w:r>
          <w:rPr>
            <w:rFonts w:hint="eastAsia"/>
            <w:sz w:val="24"/>
            <w:lang w:val="en-US" w:eastAsia="zh-CN"/>
          </w:rPr>
          <w:t>扩展</w:t>
        </w:r>
      </w:ins>
      <w:ins w:id="438" w:author="Janusio" w:date="2018-03-09T00:37:54Z">
        <w:r>
          <w:rPr>
            <w:rFonts w:hint="eastAsia"/>
            <w:sz w:val="24"/>
            <w:lang w:val="en-US" w:eastAsia="zh-CN"/>
          </w:rPr>
          <w:t>到</w:t>
        </w:r>
      </w:ins>
      <w:ins w:id="439" w:author="Janusio" w:date="2018-03-09T00:37:56Z">
        <w:r>
          <w:rPr>
            <w:rFonts w:hint="eastAsia"/>
            <w:sz w:val="24"/>
            <w:lang w:val="en-US" w:eastAsia="zh-CN"/>
          </w:rPr>
          <w:t>虚拟机</w:t>
        </w:r>
      </w:ins>
      <w:ins w:id="440" w:author="Janusio" w:date="2018-03-09T00:37:58Z">
        <w:r>
          <w:rPr>
            <w:rFonts w:hint="eastAsia"/>
            <w:sz w:val="24"/>
            <w:lang w:val="en-US" w:eastAsia="zh-CN"/>
          </w:rPr>
          <w:t>层次。</w:t>
        </w:r>
      </w:ins>
      <w:ins w:id="441" w:author="Janusio" w:date="2018-03-09T00:38:01Z">
        <w:r>
          <w:rPr>
            <w:rFonts w:hint="eastAsia"/>
            <w:sz w:val="24"/>
            <w:lang w:val="en-US" w:eastAsia="zh-CN"/>
          </w:rPr>
          <w:t>其次，</w:t>
        </w:r>
      </w:ins>
      <w:ins w:id="442" w:author="Janusio" w:date="2018-03-09T00:38:08Z">
        <w:r>
          <w:rPr>
            <w:rFonts w:hint="eastAsia"/>
            <w:sz w:val="24"/>
            <w:lang w:val="en-US" w:eastAsia="zh-CN"/>
          </w:rPr>
          <w:t>基于</w:t>
        </w:r>
      </w:ins>
      <w:ins w:id="443" w:author="Janusio" w:date="2018-03-09T00:38:11Z">
        <w:r>
          <w:rPr>
            <w:rFonts w:hint="eastAsia"/>
            <w:sz w:val="24"/>
            <w:lang w:val="en-US" w:eastAsia="zh-CN"/>
          </w:rPr>
          <w:t>扩展的</w:t>
        </w:r>
      </w:ins>
      <w:ins w:id="444" w:author="Janusio" w:date="2018-03-09T00:38:13Z">
        <w:r>
          <w:rPr>
            <w:rFonts w:hint="eastAsia"/>
            <w:sz w:val="24"/>
            <w:lang w:val="en-US" w:eastAsia="zh-CN"/>
          </w:rPr>
          <w:t>无干扰</w:t>
        </w:r>
      </w:ins>
      <w:ins w:id="445" w:author="Janusio" w:date="2018-03-09T00:38:15Z">
        <w:r>
          <w:rPr>
            <w:rFonts w:hint="eastAsia"/>
            <w:sz w:val="24"/>
            <w:lang w:val="en-US" w:eastAsia="zh-CN"/>
          </w:rPr>
          <w:t>理论</w:t>
        </w:r>
      </w:ins>
      <w:ins w:id="446" w:author="Janusio" w:date="2018-03-09T00:38:18Z">
        <w:r>
          <w:rPr>
            <w:rFonts w:hint="eastAsia"/>
            <w:sz w:val="24"/>
            <w:lang w:val="en-US" w:eastAsia="zh-CN"/>
          </w:rPr>
          <w:t>形式化</w:t>
        </w:r>
      </w:ins>
      <w:ins w:id="447" w:author="Janusio" w:date="2018-03-09T00:38:21Z">
        <w:r>
          <w:rPr>
            <w:rFonts w:hint="eastAsia"/>
            <w:sz w:val="24"/>
            <w:lang w:val="en-US" w:eastAsia="zh-CN"/>
          </w:rPr>
          <w:t>方法</w:t>
        </w:r>
      </w:ins>
      <w:ins w:id="448" w:author="Janusio" w:date="2018-03-09T00:39:03Z">
        <w:r>
          <w:rPr>
            <w:rFonts w:hint="eastAsia"/>
            <w:sz w:val="24"/>
            <w:lang w:val="en-US" w:eastAsia="zh-CN"/>
          </w:rPr>
          <w:t>进行信任链形式化分析</w:t>
        </w:r>
      </w:ins>
      <w:ins w:id="449" w:author="Janusio" w:date="2018-03-09T00:38:22Z">
        <w:r>
          <w:rPr>
            <w:rFonts w:hint="eastAsia"/>
            <w:sz w:val="24"/>
            <w:lang w:val="en-US" w:eastAsia="zh-CN"/>
          </w:rPr>
          <w:t>，</w:t>
        </w:r>
      </w:ins>
      <w:ins w:id="450" w:author="Janusio" w:date="2018-03-09T00:38:25Z">
        <w:r>
          <w:rPr>
            <w:rFonts w:hint="eastAsia"/>
            <w:sz w:val="24"/>
            <w:lang w:val="en-US" w:eastAsia="zh-CN"/>
          </w:rPr>
          <w:t>针对</w:t>
        </w:r>
      </w:ins>
      <w:ins w:id="451" w:author="Janusio" w:date="2018-03-09T00:39:06Z">
        <w:r>
          <w:rPr>
            <w:rFonts w:hint="eastAsia"/>
            <w:sz w:val="24"/>
            <w:lang w:val="en-US" w:eastAsia="zh-CN"/>
          </w:rPr>
          <w:t>目前</w:t>
        </w:r>
      </w:ins>
      <w:ins w:id="452" w:author="Janusio" w:date="2018-03-09T00:39:08Z">
        <w:r>
          <w:rPr>
            <w:rFonts w:hint="eastAsia"/>
            <w:sz w:val="24"/>
            <w:lang w:val="en-US" w:eastAsia="zh-CN"/>
          </w:rPr>
          <w:t>的</w:t>
        </w:r>
      </w:ins>
      <w:ins w:id="453" w:author="Janusio" w:date="2018-03-09T00:39:13Z">
        <w:r>
          <w:rPr>
            <w:rFonts w:hint="eastAsia"/>
            <w:sz w:val="24"/>
            <w:lang w:val="en-US" w:eastAsia="zh-CN"/>
          </w:rPr>
          <w:t>非传递</w:t>
        </w:r>
      </w:ins>
      <w:ins w:id="454" w:author="Janusio" w:date="2018-03-09T00:39:15Z">
        <w:r>
          <w:rPr>
            <w:rFonts w:hint="eastAsia"/>
            <w:sz w:val="24"/>
            <w:lang w:val="en-US" w:eastAsia="zh-CN"/>
          </w:rPr>
          <w:t>无干扰</w:t>
        </w:r>
      </w:ins>
      <w:ins w:id="455" w:author="Janusio" w:date="2018-03-09T00:39:17Z">
        <w:r>
          <w:rPr>
            <w:rFonts w:hint="eastAsia"/>
            <w:sz w:val="24"/>
            <w:lang w:val="en-US" w:eastAsia="zh-CN"/>
          </w:rPr>
          <w:t>理论</w:t>
        </w:r>
      </w:ins>
      <w:ins w:id="456" w:author="Janusio" w:date="2018-03-09T00:40:11Z">
        <w:r>
          <w:rPr>
            <w:rFonts w:hint="eastAsia"/>
            <w:sz w:val="24"/>
            <w:lang w:val="en-US" w:eastAsia="zh-CN"/>
          </w:rPr>
          <w:t>均没有考虑到云计算运行中时的安全域、动作所属主体以及动作对安全域和系统状态的影响进行详细的说明</w:t>
        </w:r>
      </w:ins>
      <w:ins w:id="457" w:author="Janusio" w:date="2018-03-09T00:40:34Z">
        <w:r>
          <w:rPr>
            <w:rFonts w:hint="eastAsia"/>
            <w:sz w:val="24"/>
            <w:lang w:val="en-US" w:eastAsia="zh-CN"/>
          </w:rPr>
          <w:t>，</w:t>
        </w:r>
      </w:ins>
      <w:ins w:id="458" w:author="Janusio" w:date="2018-03-09T00:40:35Z">
        <w:r>
          <w:rPr>
            <w:rFonts w:hint="eastAsia"/>
            <w:sz w:val="24"/>
            <w:lang w:val="en-US" w:eastAsia="zh-CN"/>
          </w:rPr>
          <w:t>对</w:t>
        </w:r>
      </w:ins>
      <w:ins w:id="459" w:author="Janusio" w:date="2018-03-09T00:40:41Z">
        <w:r>
          <w:rPr>
            <w:rFonts w:hint="eastAsia"/>
            <w:sz w:val="24"/>
            <w:lang w:val="en-US" w:eastAsia="zh-CN"/>
          </w:rPr>
          <w:t>无干扰</w:t>
        </w:r>
      </w:ins>
      <w:ins w:id="460" w:author="Janusio" w:date="2018-03-09T00:40:43Z">
        <w:r>
          <w:rPr>
            <w:rFonts w:hint="eastAsia"/>
            <w:sz w:val="24"/>
            <w:lang w:val="en-US" w:eastAsia="zh-CN"/>
          </w:rPr>
          <w:t>理论</w:t>
        </w:r>
      </w:ins>
      <w:ins w:id="461" w:author="Janusio" w:date="2018-03-09T00:40:44Z">
        <w:r>
          <w:rPr>
            <w:rFonts w:hint="eastAsia"/>
            <w:sz w:val="24"/>
            <w:lang w:val="en-US" w:eastAsia="zh-CN"/>
          </w:rPr>
          <w:t>在</w:t>
        </w:r>
      </w:ins>
      <w:ins w:id="462" w:author="Janusio" w:date="2018-03-09T00:40:46Z">
        <w:r>
          <w:rPr>
            <w:rFonts w:hint="eastAsia"/>
            <w:sz w:val="24"/>
            <w:lang w:val="en-US" w:eastAsia="zh-CN"/>
          </w:rPr>
          <w:t>安全</w:t>
        </w:r>
      </w:ins>
      <w:ins w:id="463" w:author="Janusio" w:date="2018-03-09T00:41:03Z">
        <w:r>
          <w:rPr>
            <w:rFonts w:hint="eastAsia"/>
            <w:sz w:val="24"/>
            <w:lang w:val="en-US" w:eastAsia="zh-CN"/>
          </w:rPr>
          <w:t>域</w:t>
        </w:r>
      </w:ins>
      <w:ins w:id="464" w:author="Janusio" w:date="2018-03-09T00:41:15Z">
        <w:r>
          <w:rPr>
            <w:rFonts w:hint="eastAsia"/>
            <w:sz w:val="24"/>
            <w:lang w:val="en-US" w:eastAsia="zh-CN"/>
          </w:rPr>
          <w:t>动作</w:t>
        </w:r>
      </w:ins>
      <w:ins w:id="465" w:author="Janusio" w:date="2018-03-09T00:41:17Z">
        <w:r>
          <w:rPr>
            <w:rFonts w:hint="eastAsia"/>
            <w:sz w:val="24"/>
            <w:lang w:val="en-US" w:eastAsia="zh-CN"/>
          </w:rPr>
          <w:t>所属</w:t>
        </w:r>
      </w:ins>
      <w:ins w:id="466" w:author="Janusio" w:date="2018-03-09T00:41:21Z">
        <w:r>
          <w:rPr>
            <w:rFonts w:hint="eastAsia"/>
            <w:sz w:val="24"/>
            <w:lang w:val="en-US" w:eastAsia="zh-CN"/>
          </w:rPr>
          <w:t>主体</w:t>
        </w:r>
      </w:ins>
      <w:ins w:id="467" w:author="Janusio" w:date="2018-03-09T00:41:28Z">
        <w:r>
          <w:rPr>
            <w:rFonts w:hint="eastAsia"/>
            <w:sz w:val="24"/>
            <w:lang w:val="en-US" w:eastAsia="zh-CN"/>
          </w:rPr>
          <w:t>等</w:t>
        </w:r>
      </w:ins>
      <w:ins w:id="468" w:author="Janusio" w:date="2018-03-09T00:41:31Z">
        <w:r>
          <w:rPr>
            <w:rFonts w:hint="eastAsia"/>
            <w:sz w:val="24"/>
            <w:lang w:val="en-US" w:eastAsia="zh-CN"/>
          </w:rPr>
          <w:t>进行</w:t>
        </w:r>
      </w:ins>
      <w:ins w:id="469" w:author="Janusio" w:date="2018-03-09T00:41:33Z">
        <w:r>
          <w:rPr>
            <w:rFonts w:hint="eastAsia"/>
            <w:sz w:val="24"/>
            <w:lang w:val="en-US" w:eastAsia="zh-CN"/>
          </w:rPr>
          <w:t>详细</w:t>
        </w:r>
      </w:ins>
      <w:ins w:id="470" w:author="Janusio" w:date="2018-03-09T00:41:34Z">
        <w:r>
          <w:rPr>
            <w:rFonts w:hint="eastAsia"/>
            <w:sz w:val="24"/>
            <w:lang w:val="en-US" w:eastAsia="zh-CN"/>
          </w:rPr>
          <w:t>的</w:t>
        </w:r>
      </w:ins>
      <w:ins w:id="471" w:author="Janusio" w:date="2018-03-09T00:41:37Z">
        <w:r>
          <w:rPr>
            <w:rFonts w:hint="eastAsia"/>
            <w:sz w:val="24"/>
            <w:lang w:val="en-US" w:eastAsia="zh-CN"/>
          </w:rPr>
          <w:t>扩展，</w:t>
        </w:r>
      </w:ins>
      <w:ins w:id="472" w:author="Janusio" w:date="2018-03-09T00:41:41Z">
        <w:r>
          <w:rPr>
            <w:rFonts w:hint="eastAsia"/>
            <w:sz w:val="24"/>
            <w:lang w:val="en-US" w:eastAsia="zh-CN"/>
          </w:rPr>
          <w:t>并</w:t>
        </w:r>
      </w:ins>
      <w:ins w:id="473" w:author="Janusio" w:date="2018-03-09T00:41:44Z">
        <w:r>
          <w:rPr>
            <w:rFonts w:hint="eastAsia"/>
            <w:sz w:val="24"/>
            <w:lang w:val="en-US" w:eastAsia="zh-CN"/>
          </w:rPr>
          <w:t>定义了</w:t>
        </w:r>
      </w:ins>
      <w:ins w:id="474" w:author="Janusio" w:date="2018-03-09T00:41:49Z">
        <w:r>
          <w:rPr>
            <w:rFonts w:hint="eastAsia"/>
            <w:sz w:val="24"/>
            <w:lang w:val="en-US" w:eastAsia="zh-CN"/>
          </w:rPr>
          <w:t>云计算</w:t>
        </w:r>
      </w:ins>
      <w:ins w:id="475" w:author="Janusio" w:date="2018-03-09T00:41:51Z">
        <w:r>
          <w:rPr>
            <w:rFonts w:hint="eastAsia"/>
            <w:sz w:val="24"/>
            <w:lang w:val="en-US" w:eastAsia="zh-CN"/>
          </w:rPr>
          <w:t>环境</w:t>
        </w:r>
      </w:ins>
      <w:ins w:id="476" w:author="Janusio" w:date="2018-03-09T00:41:52Z">
        <w:r>
          <w:rPr>
            <w:rFonts w:hint="eastAsia"/>
            <w:sz w:val="24"/>
            <w:lang w:val="en-US" w:eastAsia="zh-CN"/>
          </w:rPr>
          <w:t>下</w:t>
        </w:r>
      </w:ins>
      <w:ins w:id="477" w:author="Janusio" w:date="2018-03-09T00:41:53Z">
        <w:r>
          <w:rPr>
            <w:rFonts w:hint="eastAsia"/>
            <w:sz w:val="24"/>
            <w:lang w:val="en-US" w:eastAsia="zh-CN"/>
          </w:rPr>
          <w:t>的</w:t>
        </w:r>
      </w:ins>
      <w:ins w:id="478" w:author="Janusio" w:date="2018-03-09T00:41:56Z">
        <w:r>
          <w:rPr>
            <w:rFonts w:hint="eastAsia"/>
            <w:sz w:val="24"/>
            <w:lang w:val="en-US" w:eastAsia="zh-CN"/>
          </w:rPr>
          <w:t>非传递</w:t>
        </w:r>
      </w:ins>
      <w:ins w:id="479" w:author="Janusio" w:date="2018-03-09T00:41:58Z">
        <w:r>
          <w:rPr>
            <w:rFonts w:hint="eastAsia"/>
            <w:sz w:val="24"/>
            <w:lang w:val="en-US" w:eastAsia="zh-CN"/>
          </w:rPr>
          <w:t>无干扰</w:t>
        </w:r>
      </w:ins>
      <w:ins w:id="480" w:author="Janusio" w:date="2018-03-09T00:41:59Z">
        <w:r>
          <w:rPr>
            <w:rFonts w:hint="eastAsia"/>
            <w:sz w:val="24"/>
            <w:lang w:val="en-US" w:eastAsia="zh-CN"/>
          </w:rPr>
          <w:t>安全</w:t>
        </w:r>
      </w:ins>
      <w:ins w:id="481" w:author="Janusio" w:date="2018-03-09T00:42:02Z">
        <w:r>
          <w:rPr>
            <w:rFonts w:hint="eastAsia"/>
            <w:sz w:val="24"/>
            <w:lang w:val="en-US" w:eastAsia="zh-CN"/>
          </w:rPr>
          <w:t>定理</w:t>
        </w:r>
      </w:ins>
      <w:ins w:id="482" w:author="Janusio" w:date="2018-03-09T00:42:29Z">
        <w:r>
          <w:rPr>
            <w:rFonts w:hint="eastAsia"/>
            <w:sz w:val="24"/>
            <w:lang w:val="en-US" w:eastAsia="zh-CN"/>
          </w:rPr>
          <w:t>，</w:t>
        </w:r>
      </w:ins>
      <w:ins w:id="483" w:author="Janusio" w:date="2018-03-09T00:42:49Z">
        <w:r>
          <w:rPr>
            <w:rFonts w:hint="eastAsia"/>
            <w:sz w:val="24"/>
            <w:lang w:val="en-US" w:eastAsia="zh-CN"/>
          </w:rPr>
          <w:t>结合</w:t>
        </w:r>
      </w:ins>
      <w:ins w:id="484" w:author="Janusio" w:date="2018-03-09T00:42:54Z">
        <w:r>
          <w:rPr>
            <w:rFonts w:hint="eastAsia"/>
            <w:sz w:val="24"/>
            <w:lang w:val="en-US" w:eastAsia="zh-CN"/>
          </w:rPr>
          <w:t>上述</w:t>
        </w:r>
      </w:ins>
      <w:ins w:id="485" w:author="Janusio" w:date="2018-03-09T00:42:59Z">
        <w:r>
          <w:rPr>
            <w:rFonts w:hint="eastAsia"/>
            <w:sz w:val="24"/>
            <w:lang w:val="en-US" w:eastAsia="zh-CN"/>
          </w:rPr>
          <w:t>可信</w:t>
        </w:r>
      </w:ins>
      <w:ins w:id="486" w:author="Janusio" w:date="2018-03-09T00:43:03Z">
        <w:r>
          <w:rPr>
            <w:rFonts w:hint="eastAsia"/>
            <w:sz w:val="24"/>
            <w:lang w:val="en-US" w:eastAsia="zh-CN"/>
          </w:rPr>
          <w:t>虚拟平台和</w:t>
        </w:r>
      </w:ins>
      <w:ins w:id="487" w:author="Janusio" w:date="2018-03-09T00:43:05Z">
        <w:r>
          <w:rPr>
            <w:rFonts w:hint="eastAsia"/>
            <w:sz w:val="24"/>
            <w:lang w:val="en-US" w:eastAsia="zh-CN"/>
          </w:rPr>
          <w:t>信任链</w:t>
        </w:r>
      </w:ins>
      <w:ins w:id="488" w:author="Janusio" w:date="2018-03-09T00:43:07Z">
        <w:r>
          <w:rPr>
            <w:rFonts w:hint="eastAsia"/>
            <w:sz w:val="24"/>
            <w:lang w:val="en-US" w:eastAsia="zh-CN"/>
          </w:rPr>
          <w:t>对</w:t>
        </w:r>
      </w:ins>
      <w:ins w:id="489" w:author="Janusio" w:date="2018-03-09T00:43:10Z">
        <w:r>
          <w:rPr>
            <w:rFonts w:hint="eastAsia"/>
            <w:sz w:val="24"/>
            <w:lang w:val="en-US" w:eastAsia="zh-CN"/>
          </w:rPr>
          <w:t>无干扰</w:t>
        </w:r>
      </w:ins>
      <w:ins w:id="490" w:author="Janusio" w:date="2018-03-09T00:43:11Z">
        <w:r>
          <w:rPr>
            <w:rFonts w:hint="eastAsia"/>
            <w:sz w:val="24"/>
            <w:lang w:val="en-US" w:eastAsia="zh-CN"/>
          </w:rPr>
          <w:t>进行</w:t>
        </w:r>
      </w:ins>
      <w:ins w:id="491" w:author="Janusio" w:date="2018-03-09T00:43:12Z">
        <w:r>
          <w:rPr>
            <w:rFonts w:hint="eastAsia"/>
            <w:sz w:val="24"/>
            <w:lang w:val="en-US" w:eastAsia="zh-CN"/>
          </w:rPr>
          <w:t>了</w:t>
        </w:r>
      </w:ins>
      <w:ins w:id="492" w:author="Janusio" w:date="2018-03-09T00:43:14Z">
        <w:r>
          <w:rPr>
            <w:rFonts w:hint="eastAsia"/>
            <w:sz w:val="24"/>
            <w:lang w:val="en-US" w:eastAsia="zh-CN"/>
          </w:rPr>
          <w:t>实例</w:t>
        </w:r>
      </w:ins>
      <w:ins w:id="493" w:author="Janusio" w:date="2018-03-09T00:43:16Z">
        <w:r>
          <w:rPr>
            <w:rFonts w:hint="eastAsia"/>
            <w:sz w:val="24"/>
            <w:lang w:val="en-US" w:eastAsia="zh-CN"/>
          </w:rPr>
          <w:t>验证</w:t>
        </w:r>
      </w:ins>
      <w:ins w:id="494" w:author="Janusio" w:date="2018-03-09T00:42:03Z">
        <w:r>
          <w:rPr>
            <w:rFonts w:hint="eastAsia"/>
            <w:sz w:val="24"/>
            <w:lang w:val="en-US" w:eastAsia="zh-CN"/>
          </w:rPr>
          <w:t>。</w:t>
        </w:r>
      </w:ins>
      <w:del w:id="495" w:author="Janusio" w:date="2018-03-09T00:16:15Z">
        <w:r>
          <w:rPr>
            <w:rFonts w:hint="eastAsia" w:ascii="Times New Roman" w:hAnsi="Times New Roman"/>
            <w:sz w:val="24"/>
          </w:rPr>
          <w:delText>诗词是中华民族文化中的精华。古诗词鉴赏教学可以激发学生的情感，提高学生的审美情趣、陶冶学生的情操，使学生受到传统文化、人文精神、道德修养、文化品味的熏陶和感染，这对于继承民族文化传统，弘扬民族精神、实现语文的美育功能都具有非常重要的意义</w:delText>
        </w:r>
      </w:del>
      <w:del w:id="496" w:author="Janusio" w:date="2018-03-09T00:34:16Z">
        <w:r>
          <w:rPr>
            <w:rFonts w:hint="eastAsia" w:ascii="Times New Roman" w:hAnsi="Times New Roman"/>
            <w:sz w:val="24"/>
          </w:rPr>
          <w:delText>。</w:delText>
        </w:r>
      </w:del>
    </w:p>
    <w:p>
      <w:pPr>
        <w:spacing w:line="400" w:lineRule="exact"/>
        <w:ind w:firstLine="435"/>
        <w:rPr>
          <w:del w:id="497" w:author="Janusio" w:date="2018-03-09T00:43:21Z"/>
          <w:rFonts w:hint="eastAsia" w:ascii="Times New Roman" w:hAnsi="Times New Roman"/>
          <w:sz w:val="24"/>
        </w:rPr>
      </w:pPr>
      <w:del w:id="498" w:author="Janusio" w:date="2018-03-09T00:43:21Z">
        <w:r>
          <w:rPr>
            <w:rFonts w:hint="eastAsia" w:ascii="Times New Roman" w:hAnsi="Times New Roman"/>
            <w:sz w:val="24"/>
          </w:rPr>
          <w:delText>本文分四章来论述高中语文古诗词鉴赏教学，……</w:delText>
        </w:r>
      </w:del>
    </w:p>
    <w:p>
      <w:pPr>
        <w:spacing w:line="400" w:lineRule="exact"/>
        <w:ind w:firstLine="435"/>
        <w:rPr>
          <w:del w:id="499" w:author="Janusio" w:date="2018-03-09T00:43:21Z"/>
          <w:rFonts w:hint="eastAsia" w:ascii="Times New Roman" w:hAnsi="Times New Roman"/>
          <w:sz w:val="24"/>
        </w:rPr>
      </w:pPr>
      <w:del w:id="500" w:author="Janusio" w:date="2018-03-09T00:43:21Z">
        <w:r>
          <w:rPr>
            <w:rFonts w:hint="eastAsia" w:ascii="Times New Roman" w:hAnsi="Times New Roman"/>
            <w:sz w:val="24"/>
          </w:rPr>
          <w:delText>本文将从知人论世策略；比较策略；整体感知策略；张扬主体、多元解读策略；营造情景策略五个方面对高中语文古诗词鉴赏教学作探讨。</w:delText>
        </w:r>
      </w:del>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del w:id="501" w:author="Janusio" w:date="2018-03-09T00:43:39Z">
        <w:r>
          <w:rPr>
            <w:rFonts w:hint="eastAsia" w:ascii="Times New Roman" w:hAnsi="Times New Roman"/>
            <w:sz w:val="24"/>
          </w:rPr>
          <w:delText>高</w:delText>
        </w:r>
      </w:del>
      <w:del w:id="502" w:author="Janusio" w:date="2018-03-09T00:43:26Z">
        <w:r>
          <w:rPr>
            <w:rFonts w:hint="eastAsia" w:ascii="Times New Roman" w:hAnsi="Times New Roman"/>
            <w:sz w:val="24"/>
            <w:lang w:val="en-US"/>
          </w:rPr>
          <w:delText>中语文</w:delText>
        </w:r>
      </w:del>
      <w:ins w:id="503" w:author="Janusio" w:date="2018-03-09T00:43:34Z">
        <w:r>
          <w:rPr>
            <w:rFonts w:hint="eastAsia"/>
            <w:sz w:val="24"/>
            <w:lang w:val="en-US" w:eastAsia="zh-CN"/>
          </w:rPr>
          <w:t>可信</w:t>
        </w:r>
      </w:ins>
      <w:ins w:id="504" w:author="Janusio" w:date="2018-03-09T00:43:35Z">
        <w:r>
          <w:rPr>
            <w:rFonts w:hint="eastAsia"/>
            <w:sz w:val="24"/>
            <w:lang w:val="en-US" w:eastAsia="zh-CN"/>
          </w:rPr>
          <w:t>计算</w:t>
        </w:r>
      </w:ins>
      <w:r>
        <w:rPr>
          <w:rFonts w:hint="eastAsia" w:ascii="Times New Roman" w:hAnsi="Times New Roman"/>
          <w:sz w:val="24"/>
        </w:rPr>
        <w:t xml:space="preserve">  </w:t>
      </w:r>
      <w:ins w:id="505" w:author="Janusio" w:date="2018-03-09T00:43:44Z">
        <w:r>
          <w:rPr>
            <w:rFonts w:hint="eastAsia"/>
            <w:sz w:val="24"/>
            <w:lang w:val="en-US" w:eastAsia="zh-CN"/>
          </w:rPr>
          <w:t>云计算</w:t>
        </w:r>
      </w:ins>
      <w:del w:id="506" w:author="Janusio" w:date="2018-03-09T00:43:45Z">
        <w:r>
          <w:rPr>
            <w:rFonts w:hint="eastAsia" w:ascii="Times New Roman" w:hAnsi="Times New Roman"/>
            <w:sz w:val="24"/>
          </w:rPr>
          <w:delText>古典</w:delText>
        </w:r>
      </w:del>
      <w:del w:id="507" w:author="Janusio" w:date="2018-03-09T00:43:46Z">
        <w:r>
          <w:rPr>
            <w:rFonts w:hint="eastAsia" w:ascii="Times New Roman" w:hAnsi="Times New Roman"/>
            <w:sz w:val="24"/>
          </w:rPr>
          <w:delText xml:space="preserve">诗词 </w:delText>
        </w:r>
      </w:del>
      <w:ins w:id="508" w:author="Janusio" w:date="2018-03-09T00:43:47Z">
        <w:r>
          <w:rPr>
            <w:rFonts w:hint="eastAsia"/>
            <w:sz w:val="24"/>
            <w:lang w:val="en-US" w:eastAsia="zh-CN"/>
          </w:rPr>
          <w:t xml:space="preserve"> </w:t>
        </w:r>
      </w:ins>
      <w:r>
        <w:rPr>
          <w:rFonts w:hint="eastAsia" w:ascii="Times New Roman" w:hAnsi="Times New Roman"/>
          <w:sz w:val="24"/>
        </w:rPr>
        <w:t xml:space="preserve"> </w:t>
      </w:r>
      <w:del w:id="509" w:author="Janusio" w:date="2018-03-09T00:43:49Z">
        <w:r>
          <w:rPr>
            <w:rFonts w:hint="eastAsia" w:ascii="Times New Roman" w:hAnsi="Times New Roman"/>
            <w:sz w:val="24"/>
          </w:rPr>
          <w:delText>鉴赏教学</w:delText>
        </w:r>
      </w:del>
      <w:ins w:id="510" w:author="Janusio" w:date="2018-03-09T00:43:51Z">
        <w:r>
          <w:rPr>
            <w:rFonts w:hint="eastAsia"/>
            <w:sz w:val="24"/>
            <w:lang w:val="en-US" w:eastAsia="zh-CN"/>
          </w:rPr>
          <w:t>信任链</w:t>
        </w:r>
      </w:ins>
      <w:ins w:id="511" w:author="Janusio" w:date="2018-03-09T00:43:52Z">
        <w:r>
          <w:rPr>
            <w:rFonts w:hint="eastAsia"/>
            <w:sz w:val="24"/>
            <w:lang w:val="en-US" w:eastAsia="zh-CN"/>
          </w:rPr>
          <w:t xml:space="preserve"> </w:t>
        </w:r>
      </w:ins>
      <w:ins w:id="512" w:author="Janusio" w:date="2018-03-09T00:43:54Z">
        <w:r>
          <w:rPr>
            <w:rFonts w:hint="eastAsia"/>
            <w:sz w:val="24"/>
            <w:lang w:val="en-US" w:eastAsia="zh-CN"/>
          </w:rPr>
          <w:t>无干扰</w:t>
        </w:r>
      </w:ins>
      <w:ins w:id="513" w:author="Janusio" w:date="2018-03-09T00:43:55Z">
        <w:r>
          <w:rPr>
            <w:rFonts w:hint="eastAsia"/>
            <w:sz w:val="24"/>
            <w:lang w:val="en-US" w:eastAsia="zh-CN"/>
          </w:rPr>
          <w:t xml:space="preserve"> </w:t>
        </w:r>
      </w:ins>
      <w:ins w:id="514" w:author="Janusio" w:date="2018-03-09T00:43:58Z">
        <w:r>
          <w:rPr>
            <w:rFonts w:hint="eastAsia"/>
            <w:sz w:val="24"/>
            <w:lang w:val="en-US" w:eastAsia="zh-CN"/>
          </w:rPr>
          <w:t>安全逻辑</w:t>
        </w:r>
      </w:ins>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bookmarkStart w:id="5" w:name="_GoBack"/>
      <w:bookmarkEnd w:id="5"/>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ins w:id="515" w:author="Janusio" w:date="2018-03-09T00:44:06Z"/>
          <w:rFonts w:hint="eastAsia" w:ascii="Times New Roman" w:hAnsi="Times New Roman"/>
          <w:sz w:val="24"/>
        </w:rPr>
      </w:pPr>
    </w:p>
    <w:p>
      <w:pPr>
        <w:spacing w:line="400" w:lineRule="exact"/>
        <w:rPr>
          <w:ins w:id="516" w:author="Janusio" w:date="2018-03-09T00:44:07Z"/>
          <w:rFonts w:hint="eastAsia" w:ascii="Times New Roman" w:hAnsi="Times New Roman"/>
          <w:sz w:val="24"/>
        </w:rPr>
      </w:pPr>
    </w:p>
    <w:p>
      <w:pPr>
        <w:spacing w:line="400" w:lineRule="exact"/>
        <w:rPr>
          <w:ins w:id="517" w:author="Janusio" w:date="2018-03-09T00:44:07Z"/>
          <w:rFonts w:hint="eastAsia" w:ascii="Times New Roman" w:hAnsi="Times New Roman"/>
          <w:sz w:val="24"/>
        </w:rPr>
      </w:pPr>
    </w:p>
    <w:p>
      <w:pPr>
        <w:spacing w:line="400" w:lineRule="exact"/>
        <w:rPr>
          <w:ins w:id="518" w:author="Janusio" w:date="2018-03-09T00:44:07Z"/>
          <w:rFonts w:hint="eastAsia" w:ascii="Times New Roman" w:hAnsi="Times New Roman"/>
          <w:sz w:val="24"/>
        </w:rPr>
      </w:pPr>
    </w:p>
    <w:p>
      <w:pPr>
        <w:spacing w:line="400" w:lineRule="exact"/>
        <w:rPr>
          <w:ins w:id="519" w:author="Janusio" w:date="2018-03-09T00:44:07Z"/>
          <w:rFonts w:hint="eastAsia" w:ascii="Times New Roman" w:hAnsi="Times New Roman"/>
          <w:sz w:val="24"/>
        </w:rPr>
      </w:pPr>
    </w:p>
    <w:p>
      <w:pPr>
        <w:spacing w:line="400" w:lineRule="exact"/>
        <w:rPr>
          <w:ins w:id="520" w:author="Janusio" w:date="2018-03-09T00:44:07Z"/>
          <w:rFonts w:hint="eastAsia" w:ascii="Times New Roman" w:hAnsi="Times New Roman"/>
          <w:sz w:val="24"/>
        </w:rPr>
      </w:pPr>
    </w:p>
    <w:p>
      <w:pPr>
        <w:spacing w:line="400" w:lineRule="exact"/>
        <w:rPr>
          <w:ins w:id="521" w:author="Janusio" w:date="2018-03-09T00:44:08Z"/>
          <w:rFonts w:hint="eastAsia" w:ascii="Times New Roman" w:hAnsi="Times New Roman"/>
          <w:sz w:val="24"/>
        </w:rPr>
      </w:pPr>
    </w:p>
    <w:p>
      <w:pPr>
        <w:spacing w:line="400" w:lineRule="exact"/>
        <w:rPr>
          <w:ins w:id="522" w:author="Janusio" w:date="2018-03-09T00:44:08Z"/>
          <w:rFonts w:hint="eastAsia" w:ascii="Times New Roman" w:hAnsi="Times New Roman"/>
          <w:sz w:val="24"/>
        </w:rPr>
      </w:pPr>
    </w:p>
    <w:p>
      <w:pPr>
        <w:spacing w:line="400" w:lineRule="exact"/>
        <w:rPr>
          <w:ins w:id="523" w:author="Janusio" w:date="2018-03-09T00:44:09Z"/>
          <w:rFonts w:hint="eastAsia" w:ascii="Times New Roman" w:hAnsi="Times New Roman"/>
          <w:sz w:val="24"/>
        </w:rPr>
      </w:pPr>
    </w:p>
    <w:p>
      <w:pPr>
        <w:spacing w:line="400" w:lineRule="exact"/>
        <w:rPr>
          <w:ins w:id="524" w:author="Janusio" w:date="2018-03-09T00:44:11Z"/>
          <w:rFonts w:hint="eastAsia" w:ascii="Times New Roman" w:hAnsi="Times New Roman"/>
          <w:sz w:val="24"/>
        </w:rPr>
      </w:pPr>
    </w:p>
    <w:p>
      <w:pPr>
        <w:spacing w:line="400" w:lineRule="exact"/>
        <w:rPr>
          <w:ins w:id="525" w:author="Janusio" w:date="2018-03-09T00:51:35Z"/>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7"/>
      <w:bookmarkStart w:id="1" w:name="_Hlt34104666"/>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numPr>
          <w:ins w:id="527" w:author="Janusio" w:date="2018-03-06T12:56:44Z"/>
        </w:numPr>
        <w:ind w:firstLine="0" w:firstLineChars="0"/>
        <w:rPr>
          <w:rFonts w:hint="eastAsia"/>
        </w:rPr>
        <w:pPrChange w:id="526" w:author="Janusio" w:date="2018-03-06T12:56:44Z">
          <w:pPr>
            <w:pStyle w:val="24"/>
            <w:ind w:firstLine="0" w:firstLineChars="0"/>
          </w:pPr>
        </w:pPrChange>
      </w:pPr>
      <w:del w:id="528" w:author="Janusio" w:date="2018-03-06T12:59:03Z">
        <w:r>
          <w:rPr>
            <w:rFonts w:hint="eastAsia"/>
          </w:rPr>
          <w:delText xml:space="preserve">1 </w:delText>
        </w:r>
      </w:del>
      <w:r>
        <w:rPr>
          <w:rFonts w:hint="eastAsia"/>
          <w:lang w:val="en-US" w:eastAsia="zh-CN"/>
        </w:rPr>
        <w:t>绪论</w:t>
      </w:r>
    </w:p>
    <w:p>
      <w:pPr>
        <w:pStyle w:val="3"/>
        <w:numPr>
          <w:ins w:id="530" w:author="Janusio" w:date="2018-03-06T13:01:05Z"/>
        </w:numPr>
        <w:ind w:firstLine="0" w:firstLineChars="0"/>
        <w:rPr>
          <w:rFonts w:hint="eastAsia"/>
        </w:rPr>
        <w:pPrChange w:id="529" w:author="Janusio" w:date="2018-03-06T13:01:05Z">
          <w:pPr>
            <w:pStyle w:val="24"/>
            <w:ind w:firstLine="0" w:firstLineChars="0"/>
          </w:pPr>
        </w:pPrChange>
      </w:pPr>
      <w:del w:id="531" w:author="Janusio" w:date="2018-03-06T13:01:08Z">
        <w:r>
          <w:rPr>
            <w:rFonts w:hint="eastAsia"/>
          </w:rPr>
          <w:delText xml:space="preserve">1.1 </w:delText>
        </w:r>
      </w:del>
      <w:r>
        <w:rPr>
          <w:rFonts w:hint="eastAsia"/>
          <w:lang w:val="en-US" w:eastAsia="zh-CN"/>
        </w:rPr>
        <w:t>研究背景及意义</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w:t>
      </w:r>
      <w:del w:id="532" w:author="Janusio" w:date="2018-03-03T09:26:02Z">
        <w:r>
          <w:rPr>
            <w:rFonts w:hint="eastAsia" w:ascii="Times New Roman" w:hAnsi="Times New Roman"/>
            <w:sz w:val="24"/>
            <w:szCs w:val="24"/>
            <w:lang w:val="en-US" w:eastAsia="zh-CN"/>
          </w:rPr>
          <w:delText xml:space="preserve">不能 </w:delText>
        </w:r>
      </w:del>
      <w:r>
        <w:rPr>
          <w:rFonts w:hint="eastAsia" w:ascii="Times New Roman" w:hAnsi="Times New Roman"/>
          <w:sz w:val="24"/>
          <w:szCs w:val="24"/>
          <w:lang w:val="en-US" w:eastAsia="zh-CN"/>
        </w:rPr>
        <w:t>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w:t>
      </w:r>
      <w:del w:id="533" w:author="Janusio" w:date="2018-03-03T09:26:58Z">
        <w:r>
          <w:rPr>
            <w:rFonts w:hint="eastAsia" w:ascii="Times New Roman" w:hAnsi="Times New Roman"/>
            <w:sz w:val="24"/>
            <w:szCs w:val="24"/>
            <w:lang w:val="en-US" w:eastAsia="zh-CN"/>
          </w:rPr>
          <w:delText>TCG的TPM工作组负责TPM规范的起草、修订和发布，其规范已从TPM1.0、TPM1.2发展到现在的TPM2.0。</w:delText>
        </w:r>
      </w:del>
      <w:r>
        <w:rPr>
          <w:rFonts w:hint="eastAsia" w:ascii="Times New Roman" w:hAnsi="Times New Roman"/>
          <w:sz w:val="24"/>
          <w:szCs w:val="24"/>
          <w:lang w:val="en-US" w:eastAsia="zh-CN"/>
        </w:rPr>
        <w:t>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w:t>
      </w:r>
      <w:ins w:id="534" w:author="Janusio" w:date="2018-03-03T09:27:45Z">
        <w:r>
          <w:rPr>
            <w:rFonts w:hint="eastAsia" w:ascii="Times New Roman" w:hAnsi="Times New Roman"/>
            <w:sz w:val="24"/>
            <w:szCs w:val="24"/>
            <w:lang w:val="en-US" w:eastAsia="zh-CN"/>
          </w:rPr>
          <w:t>基于</w:t>
        </w:r>
      </w:ins>
      <w:ins w:id="535" w:author="Janusio" w:date="2018-03-03T09:27:47Z">
        <w:r>
          <w:rPr>
            <w:rFonts w:hint="eastAsia" w:ascii="Times New Roman" w:hAnsi="Times New Roman"/>
            <w:sz w:val="24"/>
            <w:szCs w:val="24"/>
            <w:lang w:val="en-US" w:eastAsia="zh-CN"/>
          </w:rPr>
          <w:t>硬件</w:t>
        </w:r>
      </w:ins>
      <w:ins w:id="536" w:author="Janusio" w:date="2018-03-03T09:27:53Z">
        <w:r>
          <w:rPr>
            <w:rFonts w:hint="eastAsia" w:ascii="Times New Roman" w:hAnsi="Times New Roman"/>
            <w:sz w:val="24"/>
            <w:szCs w:val="24"/>
            <w:lang w:val="en-US" w:eastAsia="zh-CN"/>
          </w:rPr>
          <w:t>的</w:t>
        </w:r>
      </w:ins>
      <w:ins w:id="537" w:author="Janusio" w:date="2018-03-03T09:27:56Z">
        <w:r>
          <w:rPr>
            <w:rFonts w:hint="eastAsia" w:ascii="Times New Roman" w:hAnsi="Times New Roman"/>
            <w:sz w:val="24"/>
            <w:szCs w:val="24"/>
            <w:lang w:val="en-US" w:eastAsia="zh-CN"/>
          </w:rPr>
          <w:t>CRTM对</w:t>
        </w:r>
      </w:ins>
      <w:ins w:id="538" w:author="Janusio" w:date="2018-03-03T09:28:01Z">
        <w:r>
          <w:rPr>
            <w:rFonts w:hint="eastAsia" w:ascii="Times New Roman" w:hAnsi="Times New Roman"/>
            <w:sz w:val="24"/>
            <w:szCs w:val="24"/>
            <w:lang w:val="en-US" w:eastAsia="zh-CN"/>
          </w:rPr>
          <w:t>云计算</w:t>
        </w:r>
      </w:ins>
      <w:ins w:id="539" w:author="Janusio" w:date="2018-03-03T09:28:03Z">
        <w:r>
          <w:rPr>
            <w:rFonts w:hint="eastAsia" w:ascii="Times New Roman" w:hAnsi="Times New Roman"/>
            <w:sz w:val="24"/>
            <w:szCs w:val="24"/>
            <w:lang w:val="en-US" w:eastAsia="zh-CN"/>
          </w:rPr>
          <w:t>物理</w:t>
        </w:r>
      </w:ins>
      <w:ins w:id="540" w:author="Janusio" w:date="2018-03-03T09:28:05Z">
        <w:r>
          <w:rPr>
            <w:rFonts w:hint="eastAsia" w:ascii="Times New Roman" w:hAnsi="Times New Roman"/>
            <w:sz w:val="24"/>
            <w:szCs w:val="24"/>
            <w:lang w:val="en-US" w:eastAsia="zh-CN"/>
          </w:rPr>
          <w:t>服务器</w:t>
        </w:r>
      </w:ins>
      <w:ins w:id="541" w:author="Janusio" w:date="2018-03-03T09:29:00Z">
        <w:r>
          <w:rPr>
            <w:rFonts w:hint="eastAsia" w:ascii="Times New Roman" w:hAnsi="Times New Roman"/>
            <w:sz w:val="24"/>
            <w:szCs w:val="24"/>
            <w:lang w:val="en-US" w:eastAsia="zh-CN"/>
          </w:rPr>
          <w:t>组件</w:t>
        </w:r>
      </w:ins>
      <w:ins w:id="542" w:author="Janusio" w:date="2018-03-03T09:28:12Z">
        <w:r>
          <w:rPr>
            <w:rFonts w:hint="eastAsia" w:ascii="Times New Roman" w:hAnsi="Times New Roman"/>
            <w:sz w:val="24"/>
            <w:szCs w:val="24"/>
            <w:lang w:val="en-US" w:eastAsia="zh-CN"/>
          </w:rPr>
          <w:t>进行</w:t>
        </w:r>
      </w:ins>
      <w:ins w:id="543" w:author="Janusio" w:date="2018-03-03T09:28:13Z">
        <w:r>
          <w:rPr>
            <w:rFonts w:hint="eastAsia" w:ascii="Times New Roman" w:hAnsi="Times New Roman"/>
            <w:sz w:val="24"/>
            <w:szCs w:val="24"/>
            <w:lang w:val="en-US" w:eastAsia="zh-CN"/>
          </w:rPr>
          <w:t>可信</w:t>
        </w:r>
      </w:ins>
      <w:ins w:id="544" w:author="Janusio" w:date="2018-03-03T09:28:14Z">
        <w:r>
          <w:rPr>
            <w:rFonts w:hint="eastAsia" w:ascii="Times New Roman" w:hAnsi="Times New Roman"/>
            <w:sz w:val="24"/>
            <w:szCs w:val="24"/>
            <w:lang w:val="en-US" w:eastAsia="zh-CN"/>
          </w:rPr>
          <w:t>度量，</w:t>
        </w:r>
      </w:ins>
      <w:ins w:id="545" w:author="Janusio" w:date="2018-03-03T09:29:13Z">
        <w:r>
          <w:rPr>
            <w:rFonts w:hint="eastAsia" w:ascii="Times New Roman" w:hAnsi="Times New Roman"/>
            <w:sz w:val="24"/>
            <w:szCs w:val="24"/>
            <w:lang w:val="en-US" w:eastAsia="zh-CN"/>
          </w:rPr>
          <w:t>比如BIOS、操作系统内核OS、虚拟机管理器等</w:t>
        </w:r>
      </w:ins>
      <w:ins w:id="546" w:author="Janusio" w:date="2018-03-03T09:29:17Z">
        <w:r>
          <w:rPr>
            <w:rFonts w:hint="eastAsia" w:ascii="Times New Roman" w:hAnsi="Times New Roman"/>
            <w:sz w:val="24"/>
            <w:szCs w:val="24"/>
            <w:lang w:val="en-US" w:eastAsia="zh-CN"/>
          </w:rPr>
          <w:t>，</w:t>
        </w:r>
      </w:ins>
      <w:ins w:id="547" w:author="Janusio" w:date="2018-03-03T09:28:16Z">
        <w:r>
          <w:rPr>
            <w:rFonts w:hint="eastAsia" w:ascii="Times New Roman" w:hAnsi="Times New Roman"/>
            <w:sz w:val="24"/>
            <w:szCs w:val="24"/>
            <w:lang w:val="en-US" w:eastAsia="zh-CN"/>
          </w:rPr>
          <w:t>并在</w:t>
        </w:r>
      </w:ins>
      <w:ins w:id="548" w:author="Janusio" w:date="2018-03-03T09:28:22Z">
        <w:r>
          <w:rPr>
            <w:rFonts w:hint="eastAsia" w:ascii="Times New Roman" w:hAnsi="Times New Roman"/>
            <w:sz w:val="24"/>
            <w:szCs w:val="24"/>
            <w:lang w:val="en-US" w:eastAsia="zh-CN"/>
          </w:rPr>
          <w:t>云计算</w:t>
        </w:r>
      </w:ins>
      <w:ins w:id="549" w:author="Janusio" w:date="2018-03-03T09:28:24Z">
        <w:r>
          <w:rPr>
            <w:rFonts w:hint="eastAsia" w:ascii="Times New Roman" w:hAnsi="Times New Roman"/>
            <w:sz w:val="24"/>
            <w:szCs w:val="24"/>
            <w:lang w:val="en-US" w:eastAsia="zh-CN"/>
          </w:rPr>
          <w:t>平台</w:t>
        </w:r>
      </w:ins>
      <w:ins w:id="550" w:author="Janusio" w:date="2018-03-03T09:28:25Z">
        <w:r>
          <w:rPr>
            <w:rFonts w:hint="eastAsia" w:ascii="Times New Roman" w:hAnsi="Times New Roman"/>
            <w:sz w:val="24"/>
            <w:szCs w:val="24"/>
            <w:lang w:val="en-US" w:eastAsia="zh-CN"/>
          </w:rPr>
          <w:t>上</w:t>
        </w:r>
      </w:ins>
      <w:ins w:id="551" w:author="Janusio" w:date="2018-03-03T09:28:26Z">
        <w:r>
          <w:rPr>
            <w:rFonts w:hint="eastAsia" w:ascii="Times New Roman" w:hAnsi="Times New Roman"/>
            <w:sz w:val="24"/>
            <w:szCs w:val="24"/>
            <w:lang w:val="en-US" w:eastAsia="zh-CN"/>
          </w:rPr>
          <w:t>增加</w:t>
        </w:r>
      </w:ins>
      <w:ins w:id="552" w:author="Janusio" w:date="2018-03-03T09:28:27Z">
        <w:r>
          <w:rPr>
            <w:rFonts w:hint="eastAsia" w:ascii="Times New Roman" w:hAnsi="Times New Roman"/>
            <w:sz w:val="24"/>
            <w:szCs w:val="24"/>
            <w:lang w:val="en-US" w:eastAsia="zh-CN"/>
          </w:rPr>
          <w:t>虚拟</w:t>
        </w:r>
      </w:ins>
      <w:ins w:id="553" w:author="Janusio" w:date="2018-03-03T09:28:28Z">
        <w:r>
          <w:rPr>
            <w:rFonts w:hint="eastAsia" w:ascii="Times New Roman" w:hAnsi="Times New Roman"/>
            <w:sz w:val="24"/>
            <w:szCs w:val="24"/>
            <w:lang w:val="en-US" w:eastAsia="zh-CN"/>
          </w:rPr>
          <w:t>可信</w:t>
        </w:r>
      </w:ins>
      <w:ins w:id="554" w:author="Janusio" w:date="2018-03-03T09:28:29Z">
        <w:r>
          <w:rPr>
            <w:rFonts w:hint="eastAsia" w:ascii="Times New Roman" w:hAnsi="Times New Roman"/>
            <w:sz w:val="24"/>
            <w:szCs w:val="24"/>
            <w:lang w:val="en-US" w:eastAsia="zh-CN"/>
          </w:rPr>
          <w:t>计算</w:t>
        </w:r>
      </w:ins>
      <w:ins w:id="555" w:author="Janusio" w:date="2018-03-03T09:28:30Z">
        <w:r>
          <w:rPr>
            <w:rFonts w:hint="eastAsia" w:ascii="Times New Roman" w:hAnsi="Times New Roman"/>
            <w:sz w:val="24"/>
            <w:szCs w:val="24"/>
            <w:lang w:val="en-US" w:eastAsia="zh-CN"/>
          </w:rPr>
          <w:t>模块</w:t>
        </w:r>
      </w:ins>
      <w:ins w:id="556" w:author="Janusio" w:date="2018-03-03T09:28:32Z">
        <w:r>
          <w:rPr>
            <w:rFonts w:hint="eastAsia" w:ascii="Times New Roman" w:hAnsi="Times New Roman"/>
            <w:sz w:val="24"/>
            <w:szCs w:val="24"/>
            <w:lang w:val="en-US" w:eastAsia="zh-CN"/>
          </w:rPr>
          <w:t>（</w:t>
        </w:r>
      </w:ins>
      <w:ins w:id="557" w:author="Janusio" w:date="2018-03-03T09:28:36Z">
        <w:r>
          <w:rPr>
            <w:rFonts w:hint="eastAsia" w:ascii="Times New Roman" w:hAnsi="Times New Roman"/>
            <w:sz w:val="24"/>
            <w:szCs w:val="24"/>
            <w:lang w:val="en-US" w:eastAsia="zh-CN"/>
          </w:rPr>
          <w:t>vTPM</w:t>
        </w:r>
      </w:ins>
      <w:ins w:id="558" w:author="Janusio" w:date="2018-03-03T09:28:32Z">
        <w:r>
          <w:rPr>
            <w:rFonts w:hint="eastAsia" w:ascii="Times New Roman" w:hAnsi="Times New Roman"/>
            <w:sz w:val="24"/>
            <w:szCs w:val="24"/>
            <w:lang w:val="en-US" w:eastAsia="zh-CN"/>
          </w:rPr>
          <w:t>）</w:t>
        </w:r>
      </w:ins>
      <w:ins w:id="559" w:author="Janusio" w:date="2018-03-03T09:28:41Z">
        <w:r>
          <w:rPr>
            <w:rFonts w:hint="eastAsia" w:ascii="Times New Roman" w:hAnsi="Times New Roman"/>
            <w:sz w:val="24"/>
            <w:szCs w:val="24"/>
            <w:lang w:val="en-US" w:eastAsia="zh-CN"/>
          </w:rPr>
          <w:t>对</w:t>
        </w:r>
      </w:ins>
      <w:ins w:id="560" w:author="Janusio" w:date="2018-03-03T09:28:43Z">
        <w:r>
          <w:rPr>
            <w:rFonts w:hint="eastAsia" w:ascii="Times New Roman" w:hAnsi="Times New Roman"/>
            <w:sz w:val="24"/>
            <w:szCs w:val="24"/>
            <w:lang w:val="en-US" w:eastAsia="zh-CN"/>
          </w:rPr>
          <w:t>云计算</w:t>
        </w:r>
      </w:ins>
      <w:ins w:id="561" w:author="Janusio" w:date="2018-03-03T09:28:45Z">
        <w:r>
          <w:rPr>
            <w:rFonts w:hint="eastAsia" w:ascii="Times New Roman" w:hAnsi="Times New Roman"/>
            <w:sz w:val="24"/>
            <w:szCs w:val="24"/>
            <w:lang w:val="en-US" w:eastAsia="zh-CN"/>
          </w:rPr>
          <w:t>上</w:t>
        </w:r>
      </w:ins>
      <w:ins w:id="562" w:author="Janusio" w:date="2018-03-03T09:28:47Z">
        <w:r>
          <w:rPr>
            <w:rFonts w:hint="eastAsia" w:ascii="Times New Roman" w:hAnsi="Times New Roman"/>
            <w:sz w:val="24"/>
            <w:szCs w:val="24"/>
            <w:lang w:val="en-US" w:eastAsia="zh-CN"/>
          </w:rPr>
          <w:t>的</w:t>
        </w:r>
      </w:ins>
      <w:ins w:id="563" w:author="Janusio" w:date="2018-03-03T09:28:48Z">
        <w:r>
          <w:rPr>
            <w:rFonts w:hint="eastAsia" w:ascii="Times New Roman" w:hAnsi="Times New Roman"/>
            <w:sz w:val="24"/>
            <w:szCs w:val="24"/>
            <w:lang w:val="en-US" w:eastAsia="zh-CN"/>
          </w:rPr>
          <w:t>虚拟机</w:t>
        </w:r>
      </w:ins>
      <w:ins w:id="564" w:author="Janusio" w:date="2018-03-03T09:29:22Z">
        <w:r>
          <w:rPr>
            <w:rFonts w:hint="eastAsia" w:ascii="Times New Roman" w:hAnsi="Times New Roman"/>
            <w:sz w:val="24"/>
            <w:szCs w:val="24"/>
            <w:lang w:val="en-US" w:eastAsia="zh-CN"/>
          </w:rPr>
          <w:t>组件</w:t>
        </w:r>
      </w:ins>
      <w:ins w:id="565" w:author="Janusio" w:date="2018-03-03T09:28:49Z">
        <w:r>
          <w:rPr>
            <w:rFonts w:hint="eastAsia" w:ascii="Times New Roman" w:hAnsi="Times New Roman"/>
            <w:sz w:val="24"/>
            <w:szCs w:val="24"/>
            <w:lang w:val="en-US" w:eastAsia="zh-CN"/>
          </w:rPr>
          <w:t>进行</w:t>
        </w:r>
      </w:ins>
      <w:ins w:id="566" w:author="Janusio" w:date="2018-03-03T09:28:50Z">
        <w:r>
          <w:rPr>
            <w:rFonts w:hint="eastAsia" w:ascii="Times New Roman" w:hAnsi="Times New Roman"/>
            <w:sz w:val="24"/>
            <w:szCs w:val="24"/>
            <w:lang w:val="en-US" w:eastAsia="zh-CN"/>
          </w:rPr>
          <w:t>可信度量</w:t>
        </w:r>
      </w:ins>
      <w:ins w:id="567" w:author="Janusio" w:date="2018-03-03T09:29:35Z">
        <w:r>
          <w:rPr>
            <w:rFonts w:hint="eastAsia" w:ascii="Times New Roman" w:hAnsi="Times New Roman"/>
            <w:sz w:val="24"/>
            <w:szCs w:val="24"/>
            <w:lang w:val="en-US" w:eastAsia="zh-CN"/>
          </w:rPr>
          <w:t>，</w:t>
        </w:r>
      </w:ins>
      <w:ins w:id="568" w:author="Janusio" w:date="2018-03-03T09:29:32Z">
        <w:r>
          <w:rPr>
            <w:rFonts w:hint="eastAsia" w:ascii="Times New Roman" w:hAnsi="Times New Roman"/>
            <w:sz w:val="24"/>
            <w:szCs w:val="24"/>
            <w:lang w:val="en-US" w:eastAsia="zh-CN"/>
          </w:rPr>
          <w:t>比如虚拟机镜像系统、虚拟机文件、虚拟机虚拟化过程所需的OS、虚拟BIOS等</w:t>
        </w:r>
      </w:ins>
      <w:ins w:id="569" w:author="Janusio" w:date="2018-03-03T09:28:51Z">
        <w:r>
          <w:rPr>
            <w:rFonts w:hint="eastAsia" w:ascii="Times New Roman" w:hAnsi="Times New Roman"/>
            <w:sz w:val="24"/>
            <w:szCs w:val="24"/>
            <w:lang w:val="en-US" w:eastAsia="zh-CN"/>
          </w:rPr>
          <w:t>。</w:t>
        </w:r>
      </w:ins>
      <w:del w:id="570" w:author="Janusio" w:date="2018-03-03T09:29:40Z">
        <w:r>
          <w:rPr>
            <w:rFonts w:hint="eastAsia" w:ascii="Times New Roman" w:hAnsi="Times New Roman"/>
            <w:sz w:val="24"/>
            <w:szCs w:val="24"/>
            <w:lang w:val="en-US" w:eastAsia="zh-CN"/>
          </w:rPr>
          <w:delText>利用可信计算技术对云计算平台启动过程中，不仅可以对云计算物理资源组件进行信任链可信度量，比如BIOS、操作系统内核OS、虚拟机管理器等，也可以对虚拟机启动的组件进行可信度量，比如虚拟机镜像系统、虚拟机文件、虚拟机虚拟化过程所需的OS、虚拟BIOS等。</w:delText>
        </w:r>
      </w:del>
      <w:r>
        <w:rPr>
          <w:rFonts w:hint="eastAsia" w:ascii="Times New Roman" w:hAnsi="Times New Roman"/>
          <w:sz w:val="24"/>
          <w:szCs w:val="24"/>
          <w:lang w:val="en-US" w:eastAsia="zh-CN"/>
        </w:rPr>
        <w:t>TVP的出现能够帮助云计算提供商向云租户更好的提供安全可靠的云服务。</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ins w:id="571" w:author="Janusio" w:date="2018-03-03T09:30:42Z">
        <w:r>
          <w:rPr>
            <w:rFonts w:hint="eastAsia" w:ascii="Times New Roman" w:hAnsi="Times New Roman"/>
            <w:sz w:val="24"/>
            <w:szCs w:val="24"/>
            <w:lang w:val="en-US" w:eastAsia="zh-CN"/>
          </w:rPr>
          <w:t>近几年</w:t>
        </w:r>
      </w:ins>
      <w:ins w:id="572" w:author="Janusio" w:date="2018-03-03T09:30:43Z">
        <w:r>
          <w:rPr>
            <w:rFonts w:hint="eastAsia" w:ascii="Times New Roman" w:hAnsi="Times New Roman"/>
            <w:sz w:val="24"/>
            <w:szCs w:val="24"/>
            <w:lang w:val="en-US" w:eastAsia="zh-CN"/>
          </w:rPr>
          <w:t>，</w:t>
        </w:r>
      </w:ins>
      <w:ins w:id="573" w:author="Janusio" w:date="2018-03-03T09:30:45Z">
        <w:r>
          <w:rPr>
            <w:rFonts w:hint="eastAsia" w:ascii="Times New Roman" w:hAnsi="Times New Roman"/>
            <w:sz w:val="24"/>
            <w:szCs w:val="24"/>
            <w:lang w:val="en-US" w:eastAsia="zh-CN"/>
          </w:rPr>
          <w:t>云计算</w:t>
        </w:r>
      </w:ins>
      <w:ins w:id="574" w:author="Janusio" w:date="2018-03-03T09:30:50Z">
        <w:r>
          <w:rPr>
            <w:rFonts w:hint="eastAsia" w:ascii="Times New Roman" w:hAnsi="Times New Roman"/>
            <w:sz w:val="24"/>
            <w:szCs w:val="24"/>
            <w:lang w:val="en-US" w:eastAsia="zh-CN"/>
          </w:rPr>
          <w:t>的</w:t>
        </w:r>
      </w:ins>
      <w:ins w:id="575" w:author="Janusio" w:date="2018-03-03T09:30:51Z">
        <w:r>
          <w:rPr>
            <w:rFonts w:hint="eastAsia" w:ascii="Times New Roman" w:hAnsi="Times New Roman"/>
            <w:sz w:val="24"/>
            <w:szCs w:val="24"/>
            <w:lang w:val="en-US" w:eastAsia="zh-CN"/>
          </w:rPr>
          <w:t>发展</w:t>
        </w:r>
      </w:ins>
      <w:ins w:id="576" w:author="Janusio" w:date="2018-03-03T09:30:52Z">
        <w:r>
          <w:rPr>
            <w:rFonts w:hint="eastAsia" w:ascii="Times New Roman" w:hAnsi="Times New Roman"/>
            <w:sz w:val="24"/>
            <w:szCs w:val="24"/>
            <w:lang w:val="en-US" w:eastAsia="zh-CN"/>
          </w:rPr>
          <w:t>十分</w:t>
        </w:r>
      </w:ins>
      <w:ins w:id="577" w:author="Janusio" w:date="2018-03-03T09:30:56Z">
        <w:r>
          <w:rPr>
            <w:rFonts w:hint="eastAsia" w:ascii="Times New Roman" w:hAnsi="Times New Roman"/>
            <w:sz w:val="24"/>
            <w:szCs w:val="24"/>
            <w:lang w:val="en-US" w:eastAsia="zh-CN"/>
          </w:rPr>
          <w:t>迅速，</w:t>
        </w:r>
      </w:ins>
      <w:ins w:id="578" w:author="Janusio" w:date="2018-03-03T09:31:11Z">
        <w:r>
          <w:rPr>
            <w:rFonts w:hint="eastAsia" w:ascii="Times New Roman" w:hAnsi="Times New Roman"/>
            <w:sz w:val="24"/>
            <w:szCs w:val="24"/>
            <w:lang w:val="en-US" w:eastAsia="zh-CN"/>
          </w:rPr>
          <w:t>并</w:t>
        </w:r>
      </w:ins>
      <w:ins w:id="579" w:author="Janusio" w:date="2018-03-03T09:31:15Z">
        <w:r>
          <w:rPr>
            <w:rFonts w:hint="eastAsia" w:ascii="Times New Roman" w:hAnsi="Times New Roman"/>
            <w:sz w:val="24"/>
            <w:szCs w:val="24"/>
            <w:lang w:val="en-US" w:eastAsia="zh-CN"/>
          </w:rPr>
          <w:t>产生</w:t>
        </w:r>
      </w:ins>
      <w:ins w:id="580" w:author="Janusio" w:date="2018-03-03T09:31:16Z">
        <w:r>
          <w:rPr>
            <w:rFonts w:hint="eastAsia" w:ascii="Times New Roman" w:hAnsi="Times New Roman"/>
            <w:sz w:val="24"/>
            <w:szCs w:val="24"/>
            <w:lang w:val="en-US" w:eastAsia="zh-CN"/>
          </w:rPr>
          <w:t>了</w:t>
        </w:r>
      </w:ins>
      <w:ins w:id="581" w:author="Janusio" w:date="2018-03-03T09:31:19Z">
        <w:r>
          <w:rPr>
            <w:rFonts w:hint="eastAsia" w:ascii="Times New Roman" w:hAnsi="Times New Roman"/>
            <w:sz w:val="24"/>
            <w:szCs w:val="24"/>
            <w:lang w:val="en-US" w:eastAsia="zh-CN"/>
          </w:rPr>
          <w:t>以</w:t>
        </w:r>
      </w:ins>
      <w:ins w:id="582" w:author="Janusio" w:date="2018-03-03T09:31:22Z">
        <w:r>
          <w:rPr>
            <w:rFonts w:hint="eastAsia" w:ascii="Times New Roman" w:hAnsi="Times New Roman"/>
            <w:sz w:val="24"/>
            <w:szCs w:val="24"/>
            <w:lang w:val="en-US" w:eastAsia="zh-CN"/>
          </w:rPr>
          <w:t>云主机为</w:t>
        </w:r>
      </w:ins>
      <w:ins w:id="583" w:author="Janusio" w:date="2018-03-03T09:31:24Z">
        <w:r>
          <w:rPr>
            <w:rFonts w:hint="eastAsia" w:ascii="Times New Roman" w:hAnsi="Times New Roman"/>
            <w:sz w:val="24"/>
            <w:szCs w:val="24"/>
            <w:lang w:val="en-US" w:eastAsia="zh-CN"/>
          </w:rPr>
          <w:t>主要</w:t>
        </w:r>
      </w:ins>
      <w:ins w:id="584" w:author="Janusio" w:date="2018-03-03T09:31:25Z">
        <w:r>
          <w:rPr>
            <w:rFonts w:hint="eastAsia" w:ascii="Times New Roman" w:hAnsi="Times New Roman"/>
            <w:sz w:val="24"/>
            <w:szCs w:val="24"/>
            <w:lang w:val="en-US" w:eastAsia="zh-CN"/>
          </w:rPr>
          <w:t>服务的</w:t>
        </w:r>
      </w:ins>
      <w:ins w:id="585" w:author="Janusio" w:date="2018-03-03T09:31:27Z">
        <w:r>
          <w:rPr>
            <w:rFonts w:hint="eastAsia" w:ascii="Times New Roman" w:hAnsi="Times New Roman"/>
            <w:sz w:val="24"/>
            <w:szCs w:val="24"/>
            <w:lang w:val="en-US" w:eastAsia="zh-CN"/>
          </w:rPr>
          <w:t>云计算市场</w:t>
        </w:r>
      </w:ins>
      <w:ins w:id="586" w:author="Janusio" w:date="2018-03-03T09:31:28Z">
        <w:r>
          <w:rPr>
            <w:rFonts w:hint="eastAsia" w:ascii="Times New Roman" w:hAnsi="Times New Roman"/>
            <w:sz w:val="24"/>
            <w:szCs w:val="24"/>
            <w:lang w:val="en-US" w:eastAsia="zh-CN"/>
          </w:rPr>
          <w:t>。</w:t>
        </w:r>
      </w:ins>
      <w:ins w:id="587" w:author="Janusio" w:date="2018-03-03T09:31:31Z">
        <w:r>
          <w:rPr>
            <w:rFonts w:hint="eastAsia" w:ascii="Times New Roman" w:hAnsi="Times New Roman"/>
            <w:sz w:val="24"/>
            <w:szCs w:val="24"/>
            <w:lang w:val="en-US" w:eastAsia="zh-CN"/>
          </w:rPr>
          <w:t>其中，</w:t>
        </w:r>
      </w:ins>
      <w:ins w:id="588" w:author="Janusio" w:date="2018-03-03T09:31:34Z">
        <w:r>
          <w:rPr>
            <w:rFonts w:hint="eastAsia" w:ascii="Times New Roman" w:hAnsi="Times New Roman"/>
            <w:sz w:val="24"/>
            <w:szCs w:val="24"/>
            <w:lang w:val="en-US" w:eastAsia="zh-CN"/>
          </w:rPr>
          <w:t>2016</w:t>
        </w:r>
      </w:ins>
      <w:ins w:id="589" w:author="Janusio" w:date="2018-03-03T09:31:36Z">
        <w:r>
          <w:rPr>
            <w:rFonts w:hint="eastAsia" w:ascii="Times New Roman" w:hAnsi="Times New Roman"/>
            <w:sz w:val="24"/>
            <w:szCs w:val="24"/>
            <w:lang w:val="en-US" w:eastAsia="zh-CN"/>
          </w:rPr>
          <w:t>年，</w:t>
        </w:r>
      </w:ins>
      <w:ins w:id="590" w:author="Janusio" w:date="2018-03-03T09:32:02Z">
        <w:r>
          <w:rPr>
            <w:rFonts w:hint="eastAsia" w:ascii="Times New Roman" w:hAnsi="Times New Roman"/>
            <w:sz w:val="24"/>
            <w:szCs w:val="24"/>
            <w:lang w:val="en-US" w:eastAsia="zh-CN"/>
          </w:rPr>
          <w:t>全球</w:t>
        </w:r>
      </w:ins>
      <w:ins w:id="591" w:author="Janusio" w:date="2018-03-03T09:32:05Z">
        <w:r>
          <w:rPr>
            <w:rFonts w:hint="eastAsia" w:ascii="Times New Roman" w:hAnsi="Times New Roman"/>
            <w:sz w:val="24"/>
            <w:szCs w:val="24"/>
            <w:lang w:val="en-US" w:eastAsia="zh-CN"/>
          </w:rPr>
          <w:t>云计算</w:t>
        </w:r>
      </w:ins>
      <w:ins w:id="592" w:author="Janusio" w:date="2018-03-03T09:32:08Z">
        <w:r>
          <w:rPr>
            <w:rFonts w:hint="eastAsia" w:ascii="Times New Roman" w:hAnsi="Times New Roman"/>
            <w:sz w:val="24"/>
            <w:szCs w:val="24"/>
            <w:lang w:val="en-US" w:eastAsia="zh-CN"/>
          </w:rPr>
          <w:t>市场的</w:t>
        </w:r>
      </w:ins>
      <w:ins w:id="593" w:author="Janusio" w:date="2018-03-03T09:32:22Z">
        <w:r>
          <w:rPr>
            <w:rFonts w:hint="eastAsia" w:ascii="Times New Roman" w:hAnsi="Times New Roman"/>
            <w:sz w:val="24"/>
            <w:szCs w:val="24"/>
            <w:lang w:val="en-US" w:eastAsia="zh-CN"/>
          </w:rPr>
          <w:t>经济</w:t>
        </w:r>
      </w:ins>
      <w:ins w:id="594" w:author="Janusio" w:date="2018-03-03T09:32:25Z">
        <w:r>
          <w:rPr>
            <w:rFonts w:hint="eastAsia" w:ascii="Times New Roman" w:hAnsi="Times New Roman"/>
            <w:sz w:val="24"/>
            <w:szCs w:val="24"/>
            <w:lang w:val="en-US" w:eastAsia="zh-CN"/>
          </w:rPr>
          <w:t>整体</w:t>
        </w:r>
      </w:ins>
      <w:ins w:id="595" w:author="Janusio" w:date="2018-03-03T09:32:27Z">
        <w:r>
          <w:rPr>
            <w:rFonts w:hint="eastAsia" w:ascii="Times New Roman" w:hAnsi="Times New Roman"/>
            <w:sz w:val="24"/>
            <w:szCs w:val="24"/>
            <w:lang w:val="en-US" w:eastAsia="zh-CN"/>
          </w:rPr>
          <w:t>规模</w:t>
        </w:r>
      </w:ins>
      <w:ins w:id="596" w:author="Janusio" w:date="2018-03-03T09:32:28Z">
        <w:r>
          <w:rPr>
            <w:rFonts w:hint="eastAsia" w:ascii="Times New Roman" w:hAnsi="Times New Roman"/>
            <w:sz w:val="24"/>
            <w:szCs w:val="24"/>
            <w:lang w:val="en-US" w:eastAsia="zh-CN"/>
          </w:rPr>
          <w:t>已经</w:t>
        </w:r>
      </w:ins>
      <w:ins w:id="597" w:author="Janusio" w:date="2018-03-03T09:32:29Z">
        <w:r>
          <w:rPr>
            <w:rFonts w:hint="eastAsia" w:ascii="Times New Roman" w:hAnsi="Times New Roman"/>
            <w:sz w:val="24"/>
            <w:szCs w:val="24"/>
            <w:lang w:val="en-US" w:eastAsia="zh-CN"/>
          </w:rPr>
          <w:t>达到了</w:t>
        </w:r>
      </w:ins>
      <w:ins w:id="598" w:author="Janusio" w:date="2018-03-03T09:32:32Z">
        <w:r>
          <w:rPr>
            <w:rFonts w:hint="eastAsia" w:ascii="Times New Roman" w:hAnsi="Times New Roman"/>
            <w:sz w:val="24"/>
            <w:szCs w:val="24"/>
            <w:lang w:val="en-US" w:eastAsia="zh-CN"/>
          </w:rPr>
          <w:t>654</w:t>
        </w:r>
      </w:ins>
      <w:ins w:id="599" w:author="Janusio" w:date="2018-03-03T09:32:33Z">
        <w:r>
          <w:rPr>
            <w:rFonts w:hint="eastAsia" w:ascii="Times New Roman" w:hAnsi="Times New Roman"/>
            <w:sz w:val="24"/>
            <w:szCs w:val="24"/>
            <w:lang w:val="en-US" w:eastAsia="zh-CN"/>
          </w:rPr>
          <w:t>.</w:t>
        </w:r>
      </w:ins>
      <w:ins w:id="600" w:author="Janusio" w:date="2018-03-03T09:32:35Z">
        <w:r>
          <w:rPr>
            <w:rFonts w:hint="eastAsia" w:ascii="Times New Roman" w:hAnsi="Times New Roman"/>
            <w:sz w:val="24"/>
            <w:szCs w:val="24"/>
            <w:lang w:val="en-US" w:eastAsia="zh-CN"/>
          </w:rPr>
          <w:t>6</w:t>
        </w:r>
      </w:ins>
      <w:ins w:id="601" w:author="Janusio" w:date="2018-03-03T09:32:37Z">
        <w:r>
          <w:rPr>
            <w:rFonts w:hint="eastAsia" w:ascii="Times New Roman" w:hAnsi="Times New Roman"/>
            <w:sz w:val="24"/>
            <w:szCs w:val="24"/>
            <w:lang w:val="en-US" w:eastAsia="zh-CN"/>
          </w:rPr>
          <w:t>亿</w:t>
        </w:r>
      </w:ins>
      <w:ins w:id="602" w:author="Janusio" w:date="2018-03-03T09:32:41Z">
        <w:r>
          <w:rPr>
            <w:rFonts w:hint="eastAsia" w:ascii="Times New Roman" w:hAnsi="Times New Roman"/>
            <w:sz w:val="24"/>
            <w:szCs w:val="24"/>
            <w:lang w:val="en-US" w:eastAsia="zh-CN"/>
          </w:rPr>
          <w:t>美元，</w:t>
        </w:r>
      </w:ins>
      <w:ins w:id="603" w:author="Janusio" w:date="2018-03-03T09:32:46Z">
        <w:r>
          <w:rPr>
            <w:rFonts w:hint="eastAsia" w:ascii="Times New Roman" w:hAnsi="Times New Roman"/>
            <w:sz w:val="24"/>
            <w:szCs w:val="24"/>
            <w:lang w:val="en-US" w:eastAsia="zh-CN"/>
          </w:rPr>
          <w:t>较</w:t>
        </w:r>
      </w:ins>
      <w:ins w:id="604" w:author="Janusio" w:date="2018-03-03T09:32:47Z">
        <w:r>
          <w:rPr>
            <w:rFonts w:hint="eastAsia" w:ascii="Times New Roman" w:hAnsi="Times New Roman"/>
            <w:sz w:val="24"/>
            <w:szCs w:val="24"/>
            <w:lang w:val="en-US" w:eastAsia="zh-CN"/>
          </w:rPr>
          <w:t>2</w:t>
        </w:r>
      </w:ins>
      <w:ins w:id="605" w:author="Janusio" w:date="2018-03-03T09:32:51Z">
        <w:r>
          <w:rPr>
            <w:rFonts w:hint="eastAsia" w:ascii="Times New Roman" w:hAnsi="Times New Roman"/>
            <w:sz w:val="24"/>
            <w:szCs w:val="24"/>
            <w:lang w:val="en-US" w:eastAsia="zh-CN"/>
          </w:rPr>
          <w:t>0</w:t>
        </w:r>
      </w:ins>
      <w:ins w:id="606" w:author="Janusio" w:date="2018-03-03T09:32:52Z">
        <w:r>
          <w:rPr>
            <w:rFonts w:hint="eastAsia" w:ascii="Times New Roman" w:hAnsi="Times New Roman"/>
            <w:sz w:val="24"/>
            <w:szCs w:val="24"/>
            <w:lang w:val="en-US" w:eastAsia="zh-CN"/>
          </w:rPr>
          <w:t>15</w:t>
        </w:r>
      </w:ins>
      <w:ins w:id="607" w:author="Janusio" w:date="2018-03-03T09:32:54Z">
        <w:r>
          <w:rPr>
            <w:rFonts w:hint="eastAsia" w:ascii="Times New Roman" w:hAnsi="Times New Roman"/>
            <w:sz w:val="24"/>
            <w:szCs w:val="24"/>
            <w:lang w:val="en-US" w:eastAsia="zh-CN"/>
          </w:rPr>
          <w:t>年</w:t>
        </w:r>
      </w:ins>
      <w:ins w:id="608" w:author="Janusio" w:date="2018-03-03T09:33:16Z">
        <w:r>
          <w:rPr>
            <w:rFonts w:hint="eastAsia" w:ascii="Times New Roman" w:hAnsi="Times New Roman"/>
            <w:sz w:val="24"/>
            <w:szCs w:val="24"/>
            <w:lang w:val="en-US" w:eastAsia="zh-CN"/>
          </w:rPr>
          <w:t>增长</w:t>
        </w:r>
      </w:ins>
      <w:ins w:id="609" w:author="Janusio" w:date="2018-03-03T09:33:17Z">
        <w:r>
          <w:rPr>
            <w:rFonts w:hint="eastAsia" w:ascii="Times New Roman" w:hAnsi="Times New Roman"/>
            <w:sz w:val="24"/>
            <w:szCs w:val="24"/>
            <w:lang w:val="en-US" w:eastAsia="zh-CN"/>
          </w:rPr>
          <w:t>25</w:t>
        </w:r>
      </w:ins>
      <w:ins w:id="610" w:author="Janusio" w:date="2018-03-03T09:33:18Z">
        <w:r>
          <w:rPr>
            <w:rFonts w:hint="eastAsia" w:ascii="Times New Roman" w:hAnsi="Times New Roman"/>
            <w:sz w:val="24"/>
            <w:szCs w:val="24"/>
            <w:lang w:val="en-US" w:eastAsia="zh-CN"/>
          </w:rPr>
          <w:t>.4</w:t>
        </w:r>
      </w:ins>
      <w:ins w:id="611" w:author="Janusio" w:date="2018-03-03T09:33:19Z">
        <w:r>
          <w:rPr>
            <w:rFonts w:hint="eastAsia" w:ascii="Times New Roman" w:hAnsi="Times New Roman"/>
            <w:sz w:val="24"/>
            <w:szCs w:val="24"/>
            <w:lang w:val="en-US" w:eastAsia="zh-CN"/>
          </w:rPr>
          <w:t>%</w:t>
        </w:r>
      </w:ins>
      <w:ins w:id="612" w:author="Janusio" w:date="2018-03-03T09:33:21Z">
        <w:r>
          <w:rPr>
            <w:rFonts w:hint="eastAsia" w:ascii="Times New Roman" w:hAnsi="Times New Roman"/>
            <w:sz w:val="24"/>
            <w:szCs w:val="24"/>
            <w:lang w:val="en-US" w:eastAsia="zh-CN"/>
          </w:rPr>
          <w:t>，</w:t>
        </w:r>
      </w:ins>
      <w:ins w:id="613" w:author="Janusio" w:date="2018-03-03T09:33:25Z">
        <w:r>
          <w:rPr>
            <w:rFonts w:hint="eastAsia" w:ascii="Times New Roman" w:hAnsi="Times New Roman"/>
            <w:sz w:val="24"/>
            <w:szCs w:val="24"/>
            <w:lang w:val="en-US" w:eastAsia="zh-CN"/>
          </w:rPr>
          <w:t>并且</w:t>
        </w:r>
      </w:ins>
      <w:ins w:id="614" w:author="Janusio" w:date="2018-03-03T09:33:29Z">
        <w:r>
          <w:rPr>
            <w:rFonts w:hint="eastAsia" w:ascii="Times New Roman" w:hAnsi="Times New Roman"/>
            <w:sz w:val="24"/>
            <w:szCs w:val="24"/>
            <w:lang w:val="en-US" w:eastAsia="zh-CN"/>
          </w:rPr>
          <w:t>在</w:t>
        </w:r>
      </w:ins>
      <w:ins w:id="615" w:author="Janusio" w:date="2018-03-03T09:33:30Z">
        <w:r>
          <w:rPr>
            <w:rFonts w:hint="eastAsia" w:ascii="Times New Roman" w:hAnsi="Times New Roman"/>
            <w:sz w:val="24"/>
            <w:szCs w:val="24"/>
            <w:lang w:val="en-US" w:eastAsia="zh-CN"/>
          </w:rPr>
          <w:t>2020</w:t>
        </w:r>
      </w:ins>
      <w:ins w:id="616" w:author="Janusio" w:date="2018-03-03T09:33:32Z">
        <w:r>
          <w:rPr>
            <w:rFonts w:hint="eastAsia" w:ascii="Times New Roman" w:hAnsi="Times New Roman"/>
            <w:sz w:val="24"/>
            <w:szCs w:val="24"/>
            <w:lang w:val="en-US" w:eastAsia="zh-CN"/>
          </w:rPr>
          <w:t>年</w:t>
        </w:r>
      </w:ins>
      <w:ins w:id="617" w:author="Janusio" w:date="2018-03-03T09:33:46Z">
        <w:r>
          <w:rPr>
            <w:rFonts w:hint="eastAsia" w:ascii="Times New Roman" w:hAnsi="Times New Roman"/>
            <w:sz w:val="24"/>
            <w:szCs w:val="24"/>
            <w:lang w:val="en-US" w:eastAsia="zh-CN"/>
          </w:rPr>
          <w:t>云计算</w:t>
        </w:r>
      </w:ins>
      <w:ins w:id="618" w:author="Janusio" w:date="2018-03-03T09:33:55Z">
        <w:r>
          <w:rPr>
            <w:rFonts w:hint="eastAsia" w:ascii="Times New Roman" w:hAnsi="Times New Roman"/>
            <w:sz w:val="24"/>
            <w:szCs w:val="24"/>
            <w:lang w:val="en-US" w:eastAsia="zh-CN"/>
          </w:rPr>
          <w:t>市场</w:t>
        </w:r>
      </w:ins>
      <w:ins w:id="619" w:author="Janusio" w:date="2018-03-03T09:33:56Z">
        <w:r>
          <w:rPr>
            <w:rFonts w:hint="eastAsia" w:ascii="Times New Roman" w:hAnsi="Times New Roman"/>
            <w:sz w:val="24"/>
            <w:szCs w:val="24"/>
            <w:lang w:val="en-US" w:eastAsia="zh-CN"/>
          </w:rPr>
          <w:t>国模</w:t>
        </w:r>
      </w:ins>
      <w:ins w:id="620" w:author="Janusio" w:date="2018-03-03T09:33:58Z">
        <w:r>
          <w:rPr>
            <w:rFonts w:hint="eastAsia" w:ascii="Times New Roman" w:hAnsi="Times New Roman"/>
            <w:sz w:val="24"/>
            <w:szCs w:val="24"/>
            <w:lang w:val="en-US" w:eastAsia="zh-CN"/>
          </w:rPr>
          <w:t>将</w:t>
        </w:r>
      </w:ins>
      <w:ins w:id="621" w:author="Janusio" w:date="2018-03-03T09:33:59Z">
        <w:r>
          <w:rPr>
            <w:rFonts w:hint="eastAsia" w:ascii="Times New Roman" w:hAnsi="Times New Roman"/>
            <w:sz w:val="24"/>
            <w:szCs w:val="24"/>
            <w:lang w:val="en-US" w:eastAsia="zh-CN"/>
          </w:rPr>
          <w:t>达到</w:t>
        </w:r>
      </w:ins>
      <w:ins w:id="622" w:author="Janusio" w:date="2018-03-03T09:34:01Z">
        <w:r>
          <w:rPr>
            <w:rFonts w:hint="eastAsia" w:ascii="Times New Roman" w:hAnsi="Times New Roman"/>
            <w:sz w:val="24"/>
            <w:szCs w:val="24"/>
            <w:lang w:val="en-US" w:eastAsia="zh-CN"/>
          </w:rPr>
          <w:t>145</w:t>
        </w:r>
      </w:ins>
      <w:ins w:id="623" w:author="Janusio" w:date="2018-03-03T09:34:02Z">
        <w:r>
          <w:rPr>
            <w:rFonts w:hint="eastAsia" w:ascii="Times New Roman" w:hAnsi="Times New Roman"/>
            <w:sz w:val="24"/>
            <w:szCs w:val="24"/>
            <w:lang w:val="en-US" w:eastAsia="zh-CN"/>
          </w:rPr>
          <w:t>3.</w:t>
        </w:r>
      </w:ins>
      <w:ins w:id="624" w:author="Janusio" w:date="2018-03-03T09:34:04Z">
        <w:r>
          <w:rPr>
            <w:rFonts w:hint="eastAsia" w:ascii="Times New Roman" w:hAnsi="Times New Roman"/>
            <w:sz w:val="24"/>
            <w:szCs w:val="24"/>
            <w:lang w:val="en-US" w:eastAsia="zh-CN"/>
          </w:rPr>
          <w:t>3</w:t>
        </w:r>
      </w:ins>
      <w:ins w:id="625" w:author="Janusio" w:date="2018-03-03T09:34:05Z">
        <w:r>
          <w:rPr>
            <w:rFonts w:hint="eastAsia" w:ascii="Times New Roman" w:hAnsi="Times New Roman"/>
            <w:sz w:val="24"/>
            <w:szCs w:val="24"/>
            <w:lang w:val="en-US" w:eastAsia="zh-CN"/>
          </w:rPr>
          <w:t>亿</w:t>
        </w:r>
      </w:ins>
      <w:ins w:id="626" w:author="Janusio" w:date="2018-03-03T09:34:08Z">
        <w:r>
          <w:rPr>
            <w:rFonts w:hint="eastAsia" w:ascii="Times New Roman" w:hAnsi="Times New Roman"/>
            <w:sz w:val="24"/>
            <w:szCs w:val="24"/>
            <w:lang w:val="en-US" w:eastAsia="zh-CN"/>
          </w:rPr>
          <w:t>美元</w:t>
        </w:r>
      </w:ins>
      <w:ins w:id="627" w:author="Janusio" w:date="2018-03-03T09:34:17Z">
        <w:r>
          <w:rPr>
            <w:rFonts w:hint="eastAsia" w:ascii="Times New Roman" w:hAnsi="Times New Roman"/>
            <w:sz w:val="24"/>
            <w:szCs w:val="24"/>
            <w:lang w:val="en-US" w:eastAsia="zh-CN"/>
          </w:rPr>
          <w:t>，</w:t>
        </w:r>
      </w:ins>
      <w:ins w:id="628" w:author="Janusio" w:date="2018-03-03T09:34:19Z">
        <w:r>
          <w:rPr>
            <w:rFonts w:hint="eastAsia" w:ascii="Times New Roman" w:hAnsi="Times New Roman"/>
            <w:sz w:val="24"/>
            <w:szCs w:val="24"/>
            <w:lang w:val="en-US" w:eastAsia="zh-CN"/>
          </w:rPr>
          <w:t>平均</w:t>
        </w:r>
      </w:ins>
      <w:ins w:id="629" w:author="Janusio" w:date="2018-03-03T09:34:21Z">
        <w:r>
          <w:rPr>
            <w:rFonts w:hint="eastAsia" w:ascii="Times New Roman" w:hAnsi="Times New Roman"/>
            <w:sz w:val="24"/>
            <w:szCs w:val="24"/>
            <w:lang w:val="en-US" w:eastAsia="zh-CN"/>
          </w:rPr>
          <w:t>每年</w:t>
        </w:r>
      </w:ins>
      <w:ins w:id="630" w:author="Janusio" w:date="2018-03-03T09:34:30Z">
        <w:r>
          <w:rPr>
            <w:rFonts w:hint="eastAsia" w:ascii="Times New Roman" w:hAnsi="Times New Roman"/>
            <w:sz w:val="24"/>
            <w:szCs w:val="24"/>
            <w:lang w:val="en-US" w:eastAsia="zh-CN"/>
          </w:rPr>
          <w:t>增长率</w:t>
        </w:r>
      </w:ins>
      <w:ins w:id="631" w:author="Janusio" w:date="2018-03-03T09:34:31Z">
        <w:r>
          <w:rPr>
            <w:rFonts w:hint="eastAsia" w:ascii="Times New Roman" w:hAnsi="Times New Roman"/>
            <w:sz w:val="24"/>
            <w:szCs w:val="24"/>
            <w:lang w:val="en-US" w:eastAsia="zh-CN"/>
          </w:rPr>
          <w:t>为</w:t>
        </w:r>
      </w:ins>
      <w:ins w:id="632" w:author="Janusio" w:date="2018-03-03T09:34:32Z">
        <w:r>
          <w:rPr>
            <w:rFonts w:hint="eastAsia" w:ascii="Times New Roman" w:hAnsi="Times New Roman"/>
            <w:sz w:val="24"/>
            <w:szCs w:val="24"/>
            <w:lang w:val="en-US" w:eastAsia="zh-CN"/>
          </w:rPr>
          <w:t>21</w:t>
        </w:r>
      </w:ins>
      <w:ins w:id="633" w:author="Janusio" w:date="2018-03-03T09:34:33Z">
        <w:r>
          <w:rPr>
            <w:rFonts w:hint="eastAsia" w:ascii="Times New Roman" w:hAnsi="Times New Roman"/>
            <w:sz w:val="24"/>
            <w:szCs w:val="24"/>
            <w:lang w:val="en-US" w:eastAsia="zh-CN"/>
          </w:rPr>
          <w:t>.7</w:t>
        </w:r>
      </w:ins>
      <w:ins w:id="634" w:author="Janusio" w:date="2018-03-03T09:34:34Z">
        <w:r>
          <w:rPr>
            <w:rFonts w:hint="eastAsia" w:ascii="Times New Roman" w:hAnsi="Times New Roman"/>
            <w:sz w:val="24"/>
            <w:szCs w:val="24"/>
            <w:lang w:val="en-US" w:eastAsia="zh-CN"/>
          </w:rPr>
          <w:t>%</w:t>
        </w:r>
      </w:ins>
      <w:ins w:id="635" w:author="Janusio" w:date="2018-03-03T09:34:36Z">
        <w:r>
          <w:rPr>
            <w:rFonts w:hint="eastAsia" w:ascii="Times New Roman" w:hAnsi="Times New Roman"/>
            <w:sz w:val="24"/>
            <w:szCs w:val="24"/>
            <w:lang w:val="en-US" w:eastAsia="zh-CN"/>
          </w:rPr>
          <w:t>。</w:t>
        </w:r>
      </w:ins>
      <w:ins w:id="636" w:author="Janusio" w:date="2018-03-03T09:35:31Z">
        <w:r>
          <w:rPr>
            <w:rFonts w:hint="eastAsia" w:ascii="Times New Roman" w:hAnsi="Times New Roman"/>
            <w:sz w:val="24"/>
            <w:szCs w:val="24"/>
            <w:lang w:val="en-US" w:eastAsia="zh-CN"/>
          </w:rPr>
          <w:t>2</w:t>
        </w:r>
      </w:ins>
      <w:ins w:id="637" w:author="Janusio" w:date="2018-03-03T09:35:32Z">
        <w:r>
          <w:rPr>
            <w:rFonts w:hint="eastAsia" w:ascii="Times New Roman" w:hAnsi="Times New Roman"/>
            <w:sz w:val="24"/>
            <w:szCs w:val="24"/>
            <w:lang w:val="en-US" w:eastAsia="zh-CN"/>
          </w:rPr>
          <w:t>016</w:t>
        </w:r>
      </w:ins>
      <w:ins w:id="638" w:author="Janusio" w:date="2018-03-03T09:35:33Z">
        <w:r>
          <w:rPr>
            <w:rFonts w:hint="eastAsia" w:ascii="Times New Roman" w:hAnsi="Times New Roman"/>
            <w:sz w:val="24"/>
            <w:szCs w:val="24"/>
            <w:lang w:val="en-US" w:eastAsia="zh-CN"/>
          </w:rPr>
          <w:t>年</w:t>
        </w:r>
      </w:ins>
      <w:ins w:id="639" w:author="Janusio" w:date="2018-03-03T09:34:55Z">
        <w:r>
          <w:rPr>
            <w:rFonts w:hint="eastAsia" w:ascii="Times New Roman" w:hAnsi="Times New Roman"/>
            <w:sz w:val="24"/>
            <w:szCs w:val="24"/>
            <w:lang w:val="en-US" w:eastAsia="zh-CN"/>
          </w:rPr>
          <w:t>我国的</w:t>
        </w:r>
      </w:ins>
      <w:ins w:id="640" w:author="Janusio" w:date="2018-03-03T09:34:57Z">
        <w:r>
          <w:rPr>
            <w:rFonts w:hint="eastAsia" w:ascii="Times New Roman" w:hAnsi="Times New Roman"/>
            <w:sz w:val="24"/>
            <w:szCs w:val="24"/>
            <w:lang w:val="en-US" w:eastAsia="zh-CN"/>
          </w:rPr>
          <w:t>云计算</w:t>
        </w:r>
      </w:ins>
      <w:ins w:id="641" w:author="Janusio" w:date="2018-03-03T09:34:59Z">
        <w:r>
          <w:rPr>
            <w:rFonts w:hint="eastAsia" w:ascii="Times New Roman" w:hAnsi="Times New Roman"/>
            <w:sz w:val="24"/>
            <w:szCs w:val="24"/>
            <w:lang w:val="en-US" w:eastAsia="zh-CN"/>
          </w:rPr>
          <w:t>市场</w:t>
        </w:r>
      </w:ins>
      <w:ins w:id="642" w:author="Janusio" w:date="2018-03-03T09:35:45Z">
        <w:r>
          <w:rPr>
            <w:rFonts w:hint="eastAsia" w:ascii="Times New Roman" w:hAnsi="Times New Roman"/>
            <w:sz w:val="24"/>
            <w:szCs w:val="24"/>
            <w:lang w:val="en-US" w:eastAsia="zh-CN"/>
          </w:rPr>
          <w:t>达到</w:t>
        </w:r>
      </w:ins>
      <w:ins w:id="643" w:author="Janusio" w:date="2018-03-03T09:35:46Z">
        <w:r>
          <w:rPr>
            <w:rFonts w:hint="eastAsia" w:ascii="Times New Roman" w:hAnsi="Times New Roman"/>
            <w:sz w:val="24"/>
            <w:szCs w:val="24"/>
            <w:lang w:val="en-US" w:eastAsia="zh-CN"/>
          </w:rPr>
          <w:t>5</w:t>
        </w:r>
      </w:ins>
      <w:ins w:id="644" w:author="Janusio" w:date="2018-03-03T09:35:47Z">
        <w:r>
          <w:rPr>
            <w:rFonts w:hint="eastAsia" w:ascii="Times New Roman" w:hAnsi="Times New Roman"/>
            <w:sz w:val="24"/>
            <w:szCs w:val="24"/>
            <w:lang w:val="en-US" w:eastAsia="zh-CN"/>
          </w:rPr>
          <w:t>14</w:t>
        </w:r>
      </w:ins>
      <w:ins w:id="645" w:author="Janusio" w:date="2018-03-03T09:35:49Z">
        <w:r>
          <w:rPr>
            <w:rFonts w:hint="eastAsia" w:ascii="Times New Roman" w:hAnsi="Times New Roman"/>
            <w:sz w:val="24"/>
            <w:szCs w:val="24"/>
            <w:lang w:val="en-US" w:eastAsia="zh-CN"/>
          </w:rPr>
          <w:t>.9</w:t>
        </w:r>
      </w:ins>
      <w:ins w:id="646" w:author="Janusio" w:date="2018-03-03T09:35:51Z">
        <w:r>
          <w:rPr>
            <w:rFonts w:hint="eastAsia" w:ascii="Times New Roman" w:hAnsi="Times New Roman"/>
            <w:sz w:val="24"/>
            <w:szCs w:val="24"/>
            <w:lang w:val="en-US" w:eastAsia="zh-CN"/>
          </w:rPr>
          <w:t>亿元，</w:t>
        </w:r>
      </w:ins>
      <w:ins w:id="647" w:author="Janusio" w:date="2018-03-03T09:36:02Z">
        <w:r>
          <w:rPr>
            <w:rFonts w:hint="eastAsia" w:ascii="Times New Roman" w:hAnsi="Times New Roman"/>
            <w:sz w:val="24"/>
            <w:szCs w:val="24"/>
            <w:lang w:val="en-US" w:eastAsia="zh-CN"/>
          </w:rPr>
          <w:t>增速</w:t>
        </w:r>
      </w:ins>
      <w:ins w:id="648" w:author="Janusio" w:date="2018-03-03T09:36:03Z">
        <w:r>
          <w:rPr>
            <w:rFonts w:hint="eastAsia" w:ascii="Times New Roman" w:hAnsi="Times New Roman"/>
            <w:sz w:val="24"/>
            <w:szCs w:val="24"/>
            <w:lang w:val="en-US" w:eastAsia="zh-CN"/>
          </w:rPr>
          <w:t>为</w:t>
        </w:r>
      </w:ins>
      <w:ins w:id="649" w:author="Janusio" w:date="2018-03-03T09:36:05Z">
        <w:r>
          <w:rPr>
            <w:rFonts w:hint="eastAsia" w:ascii="Times New Roman" w:hAnsi="Times New Roman"/>
            <w:sz w:val="24"/>
            <w:szCs w:val="24"/>
            <w:lang w:val="en-US" w:eastAsia="zh-CN"/>
          </w:rPr>
          <w:t>3</w:t>
        </w:r>
      </w:ins>
      <w:ins w:id="650" w:author="Janusio" w:date="2018-03-03T09:36:06Z">
        <w:r>
          <w:rPr>
            <w:rFonts w:hint="eastAsia" w:ascii="Times New Roman" w:hAnsi="Times New Roman"/>
            <w:sz w:val="24"/>
            <w:szCs w:val="24"/>
            <w:lang w:val="en-US" w:eastAsia="zh-CN"/>
          </w:rPr>
          <w:t>5.</w:t>
        </w:r>
      </w:ins>
      <w:ins w:id="651" w:author="Janusio" w:date="2018-03-03T09:36:07Z">
        <w:r>
          <w:rPr>
            <w:rFonts w:hint="eastAsia" w:ascii="Times New Roman" w:hAnsi="Times New Roman"/>
            <w:sz w:val="24"/>
            <w:szCs w:val="24"/>
            <w:lang w:val="en-US" w:eastAsia="zh-CN"/>
          </w:rPr>
          <w:t>9%</w:t>
        </w:r>
      </w:ins>
      <w:ins w:id="652" w:author="Janusio" w:date="2018-03-03T09:36:09Z">
        <w:r>
          <w:rPr>
            <w:rFonts w:hint="eastAsia" w:ascii="Times New Roman" w:hAnsi="Times New Roman"/>
            <w:sz w:val="24"/>
            <w:szCs w:val="24"/>
            <w:lang w:val="en-US" w:eastAsia="zh-CN"/>
          </w:rPr>
          <w:t>，</w:t>
        </w:r>
      </w:ins>
      <w:ins w:id="653" w:author="Janusio" w:date="2018-03-03T09:36:37Z">
        <w:r>
          <w:rPr>
            <w:rFonts w:hint="eastAsia" w:ascii="Times New Roman" w:hAnsi="Times New Roman"/>
            <w:sz w:val="24"/>
            <w:szCs w:val="24"/>
            <w:lang w:val="en-US" w:eastAsia="zh-CN"/>
          </w:rPr>
          <w:t>处于</w:t>
        </w:r>
      </w:ins>
      <w:ins w:id="654" w:author="Janusio" w:date="2018-03-03T09:36:39Z">
        <w:r>
          <w:rPr>
            <w:rFonts w:hint="eastAsia" w:ascii="Times New Roman" w:hAnsi="Times New Roman"/>
            <w:sz w:val="24"/>
            <w:szCs w:val="24"/>
            <w:lang w:val="en-US" w:eastAsia="zh-CN"/>
          </w:rPr>
          <w:t>全球</w:t>
        </w:r>
      </w:ins>
      <w:ins w:id="655" w:author="Janusio" w:date="2018-03-03T09:36:51Z">
        <w:r>
          <w:rPr>
            <w:rFonts w:hint="eastAsia" w:ascii="Times New Roman" w:hAnsi="Times New Roman"/>
            <w:sz w:val="24"/>
            <w:szCs w:val="24"/>
            <w:lang w:val="en-US" w:eastAsia="zh-CN"/>
          </w:rPr>
          <w:t>国家</w:t>
        </w:r>
      </w:ins>
      <w:ins w:id="656" w:author="Janusio" w:date="2018-03-03T09:36:44Z">
        <w:r>
          <w:rPr>
            <w:rFonts w:hint="eastAsia" w:ascii="Times New Roman" w:hAnsi="Times New Roman"/>
            <w:sz w:val="24"/>
            <w:szCs w:val="24"/>
            <w:lang w:val="en-US" w:eastAsia="zh-CN"/>
          </w:rPr>
          <w:t>云计算</w:t>
        </w:r>
      </w:ins>
      <w:ins w:id="657" w:author="Janusio" w:date="2018-03-03T09:36:56Z">
        <w:r>
          <w:rPr>
            <w:rFonts w:hint="eastAsia" w:ascii="Times New Roman" w:hAnsi="Times New Roman"/>
            <w:sz w:val="24"/>
            <w:szCs w:val="24"/>
            <w:lang w:val="en-US" w:eastAsia="zh-CN"/>
          </w:rPr>
          <w:t>发展</w:t>
        </w:r>
      </w:ins>
      <w:ins w:id="658" w:author="Janusio" w:date="2018-03-03T09:36:57Z">
        <w:r>
          <w:rPr>
            <w:rFonts w:hint="eastAsia" w:ascii="Times New Roman" w:hAnsi="Times New Roman"/>
            <w:sz w:val="24"/>
            <w:szCs w:val="24"/>
            <w:lang w:val="en-US" w:eastAsia="zh-CN"/>
          </w:rPr>
          <w:t>的</w:t>
        </w:r>
      </w:ins>
      <w:ins w:id="659" w:author="Janusio" w:date="2018-03-03T09:36:58Z">
        <w:r>
          <w:rPr>
            <w:rFonts w:hint="eastAsia" w:ascii="Times New Roman" w:hAnsi="Times New Roman"/>
            <w:sz w:val="24"/>
            <w:szCs w:val="24"/>
            <w:lang w:val="en-US" w:eastAsia="zh-CN"/>
          </w:rPr>
          <w:t>前列</w:t>
        </w:r>
      </w:ins>
      <w:ins w:id="660" w:author="Janusio" w:date="2018-03-03T09:36:17Z">
        <w:r>
          <w:rPr>
            <w:rFonts w:hint="eastAsia" w:ascii="Times New Roman" w:hAnsi="Times New Roman"/>
            <w:sz w:val="24"/>
            <w:szCs w:val="24"/>
            <w:lang w:val="en-US" w:eastAsia="zh-CN"/>
          </w:rPr>
          <w:t>。</w:t>
        </w:r>
      </w:ins>
      <w:ins w:id="661" w:author="Janusio" w:date="2018-03-03T09:37:04Z">
        <w:r>
          <w:rPr>
            <w:rFonts w:hint="eastAsia" w:ascii="Times New Roman" w:hAnsi="Times New Roman"/>
            <w:sz w:val="24"/>
            <w:szCs w:val="24"/>
            <w:lang w:val="en-US" w:eastAsia="zh-CN"/>
          </w:rPr>
          <w:t>201</w:t>
        </w:r>
      </w:ins>
      <w:ins w:id="662" w:author="Janusio" w:date="2018-03-03T09:37:05Z">
        <w:r>
          <w:rPr>
            <w:rFonts w:hint="eastAsia" w:ascii="Times New Roman" w:hAnsi="Times New Roman"/>
            <w:sz w:val="24"/>
            <w:szCs w:val="24"/>
            <w:lang w:val="en-US" w:eastAsia="zh-CN"/>
          </w:rPr>
          <w:t>7</w:t>
        </w:r>
      </w:ins>
      <w:ins w:id="663" w:author="Janusio" w:date="2018-03-03T09:37:06Z">
        <w:r>
          <w:rPr>
            <w:rFonts w:hint="eastAsia" w:ascii="Times New Roman" w:hAnsi="Times New Roman"/>
            <w:sz w:val="24"/>
            <w:szCs w:val="24"/>
            <w:lang w:val="en-US" w:eastAsia="zh-CN"/>
          </w:rPr>
          <w:t>年</w:t>
        </w:r>
      </w:ins>
      <w:ins w:id="664" w:author="Janusio" w:date="2018-03-03T09:37:07Z">
        <w:r>
          <w:rPr>
            <w:rFonts w:hint="eastAsia" w:ascii="Times New Roman" w:hAnsi="Times New Roman"/>
            <w:sz w:val="24"/>
            <w:szCs w:val="24"/>
            <w:lang w:val="en-US" w:eastAsia="zh-CN"/>
          </w:rPr>
          <w:t>，</w:t>
        </w:r>
      </w:ins>
      <w:del w:id="665" w:author="Janusio" w:date="2018-03-03T09:36:25Z">
        <w:r>
          <w:rPr>
            <w:rFonts w:hint="eastAsia" w:ascii="Times New Roman" w:hAnsi="Times New Roman"/>
            <w:sz w:val="24"/>
            <w:szCs w:val="24"/>
            <w:lang w:val="en-US" w:eastAsia="zh-CN"/>
          </w:rPr>
          <w:delText>2016 年以 IaaS、PaaS 和 SaaS 为代表的典型云服务市场规模达到 654.8 亿美元，增速 25.4%，预计 2020年将达到 1435.3 亿美元，年复合增长率达 21.7%。我国云计算市场总体保持高速增长趋势。2016 年我国云计算整体市场规模达 514.9 亿元，整体增速 35.9%，高于全球平均水平。</w:delText>
        </w:r>
      </w:del>
      <w:r>
        <w:rPr>
          <w:rFonts w:hint="eastAsia" w:ascii="Times New Roman" w:hAnsi="Times New Roman"/>
          <w:sz w:val="24"/>
          <w:szCs w:val="24"/>
          <w:lang w:val="en-US" w:eastAsia="zh-CN"/>
        </w:rPr>
        <w:t>工业和信息化部发布的《云计算发展三年行动计划（2017－2019年）》提到</w:t>
      </w:r>
      <w:ins w:id="666" w:author="Janusio" w:date="2018-03-03T09:37:15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我国云计算的发展目标“到2019年，我国云计算产业规模达到4300亿元”，该行动计划为我国云计算</w:t>
      </w:r>
      <w:ins w:id="667" w:author="Janusio" w:date="2018-03-03T09:40:53Z">
        <w:r>
          <w:rPr>
            <w:rFonts w:hint="eastAsia" w:ascii="Times New Roman" w:hAnsi="Times New Roman"/>
            <w:sz w:val="24"/>
            <w:szCs w:val="24"/>
            <w:lang w:val="en-US" w:eastAsia="zh-CN"/>
          </w:rPr>
          <w:t>和</w:t>
        </w:r>
      </w:ins>
      <w:ins w:id="668" w:author="Janusio" w:date="2018-03-03T09:40:58Z">
        <w:r>
          <w:rPr>
            <w:rFonts w:hint="eastAsia" w:ascii="Times New Roman" w:hAnsi="Times New Roman"/>
            <w:sz w:val="24"/>
            <w:szCs w:val="24"/>
            <w:lang w:val="en-US" w:eastAsia="zh-CN"/>
          </w:rPr>
          <w:t>云计算</w:t>
        </w:r>
      </w:ins>
      <w:ins w:id="669" w:author="Janusio" w:date="2018-03-03T09:40:59Z">
        <w:r>
          <w:rPr>
            <w:rFonts w:hint="eastAsia" w:ascii="Times New Roman" w:hAnsi="Times New Roman"/>
            <w:sz w:val="24"/>
            <w:szCs w:val="24"/>
            <w:lang w:val="en-US" w:eastAsia="zh-CN"/>
          </w:rPr>
          <w:t>安全</w:t>
        </w:r>
      </w:ins>
      <w:del w:id="670" w:author="Janusio" w:date="2018-03-03T09:40:34Z">
        <w:r>
          <w:rPr>
            <w:rFonts w:hint="eastAsia" w:ascii="Times New Roman" w:hAnsi="Times New Roman"/>
            <w:sz w:val="24"/>
            <w:szCs w:val="24"/>
            <w:lang w:val="en-US" w:eastAsia="zh-CN"/>
          </w:rPr>
          <w:delText>安全</w:delText>
        </w:r>
      </w:del>
      <w:r>
        <w:rPr>
          <w:rFonts w:hint="eastAsia" w:ascii="Times New Roman" w:hAnsi="Times New Roman"/>
          <w:sz w:val="24"/>
          <w:szCs w:val="24"/>
          <w:lang w:val="en-US" w:eastAsia="zh-CN"/>
        </w:rPr>
        <w:t>技术创新和产业发展指明了方向，提供了政策保障和法律依托。并且</w:t>
      </w:r>
      <w:ins w:id="671" w:author="Janusio" w:date="2018-03-03T09:40:16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根据</w:t>
      </w:r>
      <w:ins w:id="672" w:author="Janusio" w:date="2018-03-03T09:41:09Z">
        <w:r>
          <w:rPr>
            <w:rFonts w:hint="eastAsia" w:ascii="Times New Roman" w:hAnsi="Times New Roman"/>
            <w:sz w:val="24"/>
            <w:szCs w:val="24"/>
            <w:lang w:val="en-US" w:eastAsia="zh-CN"/>
          </w:rPr>
          <w:t>著名</w:t>
        </w:r>
      </w:ins>
      <w:ins w:id="673" w:author="Janusio" w:date="2018-03-03T09:41:15Z">
        <w:r>
          <w:rPr>
            <w:rFonts w:hint="eastAsia" w:ascii="Times New Roman" w:hAnsi="Times New Roman"/>
            <w:sz w:val="24"/>
            <w:szCs w:val="24"/>
            <w:lang w:val="en-US" w:eastAsia="zh-CN"/>
          </w:rPr>
          <w:t>安全公司</w:t>
        </w:r>
      </w:ins>
      <w:r>
        <w:rPr>
          <w:rFonts w:hint="eastAsia" w:ascii="Times New Roman" w:hAnsi="Times New Roman"/>
          <w:sz w:val="24"/>
          <w:szCs w:val="24"/>
          <w:lang w:val="en-US" w:eastAsia="zh-CN"/>
        </w:rPr>
        <w:t>McAfee发布的“2017年全球云计算安全报告”显示，</w:t>
      </w:r>
      <w:ins w:id="674" w:author="Janusio" w:date="2018-03-03T09:41:30Z">
        <w:r>
          <w:rPr>
            <w:rFonts w:hint="eastAsia" w:ascii="Times New Roman" w:hAnsi="Times New Roman"/>
            <w:sz w:val="24"/>
            <w:szCs w:val="24"/>
            <w:lang w:val="en-US" w:eastAsia="zh-CN"/>
          </w:rPr>
          <w:t>在</w:t>
        </w:r>
      </w:ins>
      <w:ins w:id="675" w:author="Janusio" w:date="2018-03-03T09:41:44Z">
        <w:r>
          <w:rPr>
            <w:rFonts w:hint="eastAsia" w:ascii="Times New Roman" w:hAnsi="Times New Roman"/>
            <w:sz w:val="24"/>
            <w:szCs w:val="24"/>
            <w:lang w:val="en-US" w:eastAsia="zh-CN"/>
          </w:rPr>
          <w:t>2</w:t>
        </w:r>
      </w:ins>
      <w:ins w:id="676" w:author="Janusio" w:date="2018-03-03T09:41:45Z">
        <w:r>
          <w:rPr>
            <w:rFonts w:hint="eastAsia" w:ascii="Times New Roman" w:hAnsi="Times New Roman"/>
            <w:sz w:val="24"/>
            <w:szCs w:val="24"/>
            <w:lang w:val="en-US" w:eastAsia="zh-CN"/>
          </w:rPr>
          <w:t>01</w:t>
        </w:r>
      </w:ins>
      <w:ins w:id="677" w:author="Janusio" w:date="2018-03-03T09:41:46Z">
        <w:r>
          <w:rPr>
            <w:rFonts w:hint="eastAsia" w:ascii="Times New Roman" w:hAnsi="Times New Roman"/>
            <w:sz w:val="24"/>
            <w:szCs w:val="24"/>
            <w:lang w:val="en-US" w:eastAsia="zh-CN"/>
          </w:rPr>
          <w:t>6</w:t>
        </w:r>
      </w:ins>
      <w:ins w:id="678" w:author="Janusio" w:date="2018-03-03T09:41:49Z">
        <w:r>
          <w:rPr>
            <w:rFonts w:hint="eastAsia" w:ascii="Times New Roman" w:hAnsi="Times New Roman"/>
            <w:sz w:val="24"/>
            <w:szCs w:val="24"/>
            <w:lang w:val="en-US" w:eastAsia="zh-CN"/>
          </w:rPr>
          <w:t>下半年</w:t>
        </w:r>
      </w:ins>
      <w:ins w:id="679" w:author="Janusio" w:date="2018-03-03T09:41:50Z">
        <w:r>
          <w:rPr>
            <w:rFonts w:hint="eastAsia" w:ascii="Times New Roman" w:hAnsi="Times New Roman"/>
            <w:sz w:val="24"/>
            <w:szCs w:val="24"/>
            <w:lang w:val="en-US" w:eastAsia="zh-CN"/>
          </w:rPr>
          <w:t>到</w:t>
        </w:r>
      </w:ins>
      <w:ins w:id="680" w:author="Janusio" w:date="2018-03-03T09:41:52Z">
        <w:r>
          <w:rPr>
            <w:rFonts w:hint="eastAsia" w:ascii="Times New Roman" w:hAnsi="Times New Roman"/>
            <w:sz w:val="24"/>
            <w:szCs w:val="24"/>
            <w:lang w:val="en-US" w:eastAsia="zh-CN"/>
          </w:rPr>
          <w:t>2</w:t>
        </w:r>
      </w:ins>
      <w:ins w:id="681" w:author="Janusio" w:date="2018-03-03T09:41:53Z">
        <w:r>
          <w:rPr>
            <w:rFonts w:hint="eastAsia" w:ascii="Times New Roman" w:hAnsi="Times New Roman"/>
            <w:sz w:val="24"/>
            <w:szCs w:val="24"/>
            <w:lang w:val="en-US" w:eastAsia="zh-CN"/>
          </w:rPr>
          <w:t>017</w:t>
        </w:r>
      </w:ins>
      <w:ins w:id="682" w:author="Janusio" w:date="2018-03-03T09:41:54Z">
        <w:r>
          <w:rPr>
            <w:rFonts w:hint="eastAsia" w:ascii="Times New Roman" w:hAnsi="Times New Roman"/>
            <w:sz w:val="24"/>
            <w:szCs w:val="24"/>
            <w:lang w:val="en-US" w:eastAsia="zh-CN"/>
          </w:rPr>
          <w:t>年</w:t>
        </w:r>
      </w:ins>
      <w:ins w:id="683" w:author="Janusio" w:date="2018-03-03T09:41:59Z">
        <w:r>
          <w:rPr>
            <w:rFonts w:hint="eastAsia" w:ascii="Times New Roman" w:hAnsi="Times New Roman"/>
            <w:sz w:val="24"/>
            <w:szCs w:val="24"/>
            <w:lang w:val="en-US" w:eastAsia="zh-CN"/>
          </w:rPr>
          <w:t>，</w:t>
        </w:r>
      </w:ins>
      <w:ins w:id="684" w:author="Janusio" w:date="2018-03-03T09:42:30Z">
        <w:r>
          <w:rPr>
            <w:rFonts w:hint="eastAsia" w:ascii="Times New Roman" w:hAnsi="Times New Roman"/>
            <w:sz w:val="24"/>
            <w:szCs w:val="24"/>
            <w:lang w:val="en-US" w:eastAsia="zh-CN"/>
          </w:rPr>
          <w:t>在</w:t>
        </w:r>
      </w:ins>
      <w:ins w:id="685" w:author="Janusio" w:date="2018-03-03T09:42:43Z">
        <w:r>
          <w:rPr>
            <w:rFonts w:hint="eastAsia" w:ascii="Times New Roman" w:hAnsi="Times New Roman"/>
            <w:sz w:val="24"/>
            <w:szCs w:val="24"/>
            <w:lang w:val="en-US" w:eastAsia="zh-CN"/>
          </w:rPr>
          <w:t>参与</w:t>
        </w:r>
      </w:ins>
      <w:ins w:id="686" w:author="Janusio" w:date="2018-03-03T09:42:46Z">
        <w:r>
          <w:rPr>
            <w:rFonts w:hint="eastAsia" w:ascii="Times New Roman" w:hAnsi="Times New Roman"/>
            <w:sz w:val="24"/>
            <w:szCs w:val="24"/>
            <w:lang w:val="en-US" w:eastAsia="zh-CN"/>
          </w:rPr>
          <w:t>调查</w:t>
        </w:r>
      </w:ins>
      <w:ins w:id="687" w:author="Janusio" w:date="2018-03-03T09:42:47Z">
        <w:r>
          <w:rPr>
            <w:rFonts w:hint="eastAsia" w:ascii="Times New Roman" w:hAnsi="Times New Roman"/>
            <w:sz w:val="24"/>
            <w:szCs w:val="24"/>
            <w:lang w:val="en-US" w:eastAsia="zh-CN"/>
          </w:rPr>
          <w:t>的</w:t>
        </w:r>
      </w:ins>
      <w:ins w:id="688" w:author="Janusio" w:date="2018-03-03T09:42:50Z">
        <w:r>
          <w:rPr>
            <w:rFonts w:hint="eastAsia" w:ascii="Times New Roman" w:hAnsi="Times New Roman"/>
            <w:sz w:val="24"/>
            <w:szCs w:val="24"/>
            <w:lang w:val="en-US" w:eastAsia="zh-CN"/>
          </w:rPr>
          <w:t>公司</w:t>
        </w:r>
      </w:ins>
      <w:ins w:id="689" w:author="Janusio" w:date="2018-03-03T09:42:51Z">
        <w:r>
          <w:rPr>
            <w:rFonts w:hint="eastAsia" w:ascii="Times New Roman" w:hAnsi="Times New Roman"/>
            <w:sz w:val="24"/>
            <w:szCs w:val="24"/>
            <w:lang w:val="en-US" w:eastAsia="zh-CN"/>
          </w:rPr>
          <w:t>中，</w:t>
        </w:r>
      </w:ins>
      <w:ins w:id="690" w:author="Janusio" w:date="2018-03-03T09:45:28Z">
        <w:r>
          <w:rPr>
            <w:rFonts w:hint="eastAsia" w:ascii="Times New Roman" w:hAnsi="Times New Roman"/>
            <w:sz w:val="24"/>
            <w:szCs w:val="24"/>
            <w:lang w:val="en-US" w:eastAsia="zh-CN"/>
          </w:rPr>
          <w:t>为</w:t>
        </w:r>
      </w:ins>
      <w:ins w:id="691" w:author="Janusio" w:date="2018-03-03T09:45:29Z">
        <w:r>
          <w:rPr>
            <w:rFonts w:hint="eastAsia" w:ascii="Times New Roman" w:hAnsi="Times New Roman"/>
            <w:sz w:val="24"/>
            <w:szCs w:val="24"/>
            <w:lang w:val="en-US" w:eastAsia="zh-CN"/>
          </w:rPr>
          <w:t>把</w:t>
        </w:r>
      </w:ins>
      <w:ins w:id="692" w:author="Janusio" w:date="2018-03-03T09:45:31Z">
        <w:r>
          <w:rPr>
            <w:rFonts w:hint="eastAsia" w:ascii="Times New Roman" w:hAnsi="Times New Roman"/>
            <w:sz w:val="24"/>
            <w:szCs w:val="24"/>
            <w:lang w:val="en-US" w:eastAsia="zh-CN"/>
          </w:rPr>
          <w:t>更多的</w:t>
        </w:r>
      </w:ins>
      <w:ins w:id="693" w:author="Janusio" w:date="2018-03-03T09:45:33Z">
        <w:r>
          <w:rPr>
            <w:rFonts w:hint="eastAsia" w:ascii="Times New Roman" w:hAnsi="Times New Roman"/>
            <w:sz w:val="24"/>
            <w:szCs w:val="24"/>
            <w:lang w:val="en-US" w:eastAsia="zh-CN"/>
          </w:rPr>
          <w:t>经历</w:t>
        </w:r>
      </w:ins>
      <w:ins w:id="694" w:author="Janusio" w:date="2018-03-03T09:45:35Z">
        <w:r>
          <w:rPr>
            <w:rFonts w:hint="eastAsia" w:ascii="Times New Roman" w:hAnsi="Times New Roman"/>
            <w:sz w:val="24"/>
            <w:szCs w:val="24"/>
            <w:lang w:val="en-US" w:eastAsia="zh-CN"/>
          </w:rPr>
          <w:t>投入</w:t>
        </w:r>
      </w:ins>
      <w:ins w:id="695" w:author="Janusio" w:date="2018-03-03T09:45:36Z">
        <w:r>
          <w:rPr>
            <w:rFonts w:hint="eastAsia" w:ascii="Times New Roman" w:hAnsi="Times New Roman"/>
            <w:sz w:val="24"/>
            <w:szCs w:val="24"/>
            <w:lang w:val="en-US" w:eastAsia="zh-CN"/>
          </w:rPr>
          <w:t>到</w:t>
        </w:r>
      </w:ins>
      <w:ins w:id="696" w:author="Janusio" w:date="2018-03-03T09:45:37Z">
        <w:r>
          <w:rPr>
            <w:rFonts w:hint="eastAsia" w:ascii="Times New Roman" w:hAnsi="Times New Roman"/>
            <w:sz w:val="24"/>
            <w:szCs w:val="24"/>
            <w:lang w:val="en-US" w:eastAsia="zh-CN"/>
          </w:rPr>
          <w:t>提高</w:t>
        </w:r>
      </w:ins>
      <w:ins w:id="697" w:author="Janusio" w:date="2018-03-03T09:45:39Z">
        <w:r>
          <w:rPr>
            <w:rFonts w:hint="eastAsia" w:ascii="Times New Roman" w:hAnsi="Times New Roman"/>
            <w:sz w:val="24"/>
            <w:szCs w:val="24"/>
            <w:lang w:val="en-US" w:eastAsia="zh-CN"/>
          </w:rPr>
          <w:t>客户</w:t>
        </w:r>
      </w:ins>
      <w:ins w:id="698" w:author="Janusio" w:date="2018-03-03T09:45:40Z">
        <w:r>
          <w:rPr>
            <w:rFonts w:hint="eastAsia" w:ascii="Times New Roman" w:hAnsi="Times New Roman"/>
            <w:sz w:val="24"/>
            <w:szCs w:val="24"/>
            <w:lang w:val="en-US" w:eastAsia="zh-CN"/>
          </w:rPr>
          <w:t>体验</w:t>
        </w:r>
      </w:ins>
      <w:ins w:id="699" w:author="Janusio" w:date="2018-03-03T09:45:41Z">
        <w:r>
          <w:rPr>
            <w:rFonts w:hint="eastAsia" w:ascii="Times New Roman" w:hAnsi="Times New Roman"/>
            <w:sz w:val="24"/>
            <w:szCs w:val="24"/>
            <w:lang w:val="en-US" w:eastAsia="zh-CN"/>
          </w:rPr>
          <w:t>中，</w:t>
        </w:r>
      </w:ins>
      <w:ins w:id="700" w:author="Janusio" w:date="2018-03-03T09:42:56Z">
        <w:r>
          <w:rPr>
            <w:rFonts w:hint="eastAsia" w:ascii="Times New Roman" w:hAnsi="Times New Roman"/>
            <w:sz w:val="24"/>
            <w:szCs w:val="24"/>
            <w:lang w:val="en-US" w:eastAsia="zh-CN"/>
          </w:rPr>
          <w:t>IT</w:t>
        </w:r>
      </w:ins>
      <w:ins w:id="701" w:author="Janusio" w:date="2018-03-03T09:42:59Z">
        <w:r>
          <w:rPr>
            <w:rFonts w:hint="eastAsia" w:ascii="Times New Roman" w:hAnsi="Times New Roman"/>
            <w:sz w:val="24"/>
            <w:szCs w:val="24"/>
            <w:lang w:val="en-US" w:eastAsia="zh-CN"/>
          </w:rPr>
          <w:t>预算</w:t>
        </w:r>
      </w:ins>
      <w:ins w:id="702" w:author="Janusio" w:date="2018-03-03T09:43:01Z">
        <w:r>
          <w:rPr>
            <w:rFonts w:hint="eastAsia" w:ascii="Times New Roman" w:hAnsi="Times New Roman"/>
            <w:sz w:val="24"/>
            <w:szCs w:val="24"/>
            <w:lang w:val="en-US" w:eastAsia="zh-CN"/>
          </w:rPr>
          <w:t>中</w:t>
        </w:r>
      </w:ins>
      <w:ins w:id="703" w:author="Janusio" w:date="2018-03-03T09:43:07Z">
        <w:r>
          <w:rPr>
            <w:rFonts w:hint="eastAsia" w:ascii="Times New Roman" w:hAnsi="Times New Roman"/>
            <w:sz w:val="24"/>
            <w:szCs w:val="24"/>
            <w:lang w:val="en-US" w:eastAsia="zh-CN"/>
          </w:rPr>
          <w:t>有</w:t>
        </w:r>
      </w:ins>
      <w:ins w:id="704" w:author="Janusio" w:date="2018-03-03T09:42:03Z">
        <w:r>
          <w:rPr>
            <w:rFonts w:hint="eastAsia" w:ascii="Times New Roman" w:hAnsi="Times New Roman"/>
            <w:sz w:val="24"/>
            <w:szCs w:val="24"/>
            <w:lang w:val="en-US" w:eastAsia="zh-CN"/>
          </w:rPr>
          <w:t>超过</w:t>
        </w:r>
      </w:ins>
      <w:ins w:id="705" w:author="Janusio" w:date="2018-03-03T09:42:06Z">
        <w:r>
          <w:rPr>
            <w:rFonts w:hint="eastAsia" w:ascii="Times New Roman" w:hAnsi="Times New Roman"/>
            <w:sz w:val="24"/>
            <w:szCs w:val="24"/>
            <w:lang w:val="en-US" w:eastAsia="zh-CN"/>
          </w:rPr>
          <w:t>80%</w:t>
        </w:r>
      </w:ins>
      <w:ins w:id="706" w:author="Janusio" w:date="2018-03-03T09:43:13Z">
        <w:r>
          <w:rPr>
            <w:rFonts w:hint="eastAsia" w:ascii="Times New Roman" w:hAnsi="Times New Roman"/>
            <w:sz w:val="24"/>
            <w:szCs w:val="24"/>
            <w:lang w:val="en-US" w:eastAsia="zh-CN"/>
          </w:rPr>
          <w:t>被</w:t>
        </w:r>
      </w:ins>
      <w:ins w:id="707" w:author="Janusio" w:date="2018-03-03T09:43:14Z">
        <w:r>
          <w:rPr>
            <w:rFonts w:hint="eastAsia" w:ascii="Times New Roman" w:hAnsi="Times New Roman"/>
            <w:sz w:val="24"/>
            <w:szCs w:val="24"/>
            <w:lang w:val="en-US" w:eastAsia="zh-CN"/>
          </w:rPr>
          <w:t>用来</w:t>
        </w:r>
      </w:ins>
      <w:ins w:id="708" w:author="Janusio" w:date="2018-03-03T09:43:46Z">
        <w:r>
          <w:rPr>
            <w:rFonts w:hint="eastAsia" w:ascii="Times New Roman" w:hAnsi="Times New Roman"/>
            <w:sz w:val="24"/>
            <w:szCs w:val="24"/>
            <w:lang w:val="en-US" w:eastAsia="zh-CN"/>
          </w:rPr>
          <w:t>使用</w:t>
        </w:r>
      </w:ins>
      <w:ins w:id="709" w:author="Janusio" w:date="2018-03-03T09:43:50Z">
        <w:r>
          <w:rPr>
            <w:rFonts w:hint="eastAsia" w:ascii="Times New Roman" w:hAnsi="Times New Roman"/>
            <w:sz w:val="24"/>
            <w:szCs w:val="24"/>
            <w:lang w:val="en-US" w:eastAsia="zh-CN"/>
          </w:rPr>
          <w:t>云服务</w:t>
        </w:r>
      </w:ins>
      <w:ins w:id="710" w:author="Janusio" w:date="2018-03-03T09:43:51Z">
        <w:r>
          <w:rPr>
            <w:rFonts w:hint="eastAsia" w:ascii="Times New Roman" w:hAnsi="Times New Roman"/>
            <w:sz w:val="24"/>
            <w:szCs w:val="24"/>
            <w:lang w:val="en-US" w:eastAsia="zh-CN"/>
          </w:rPr>
          <w:t>及其</w:t>
        </w:r>
      </w:ins>
      <w:ins w:id="711" w:author="Janusio" w:date="2018-03-03T09:43:53Z">
        <w:r>
          <w:rPr>
            <w:rFonts w:hint="eastAsia" w:ascii="Times New Roman" w:hAnsi="Times New Roman"/>
            <w:sz w:val="24"/>
            <w:szCs w:val="24"/>
            <w:lang w:val="en-US" w:eastAsia="zh-CN"/>
          </w:rPr>
          <w:t>解决</w:t>
        </w:r>
      </w:ins>
      <w:ins w:id="712" w:author="Janusio" w:date="2018-03-03T09:43:55Z">
        <w:r>
          <w:rPr>
            <w:rFonts w:hint="eastAsia" w:ascii="Times New Roman" w:hAnsi="Times New Roman"/>
            <w:sz w:val="24"/>
            <w:szCs w:val="24"/>
            <w:lang w:val="en-US" w:eastAsia="zh-CN"/>
          </w:rPr>
          <w:t>方案。</w:t>
        </w:r>
      </w:ins>
      <w:del w:id="713" w:author="Janusio" w:date="2018-03-03T09:45:50Z">
        <w:r>
          <w:rPr>
            <w:rFonts w:hint="eastAsia" w:ascii="Times New Roman" w:hAnsi="Times New Roman"/>
            <w:sz w:val="24"/>
            <w:szCs w:val="24"/>
            <w:lang w:val="en-US" w:eastAsia="zh-CN"/>
          </w:rPr>
          <w:delText>在过去15个月，80%的IT预算用于云应用和解决方案。云计算已经成为通过部署应用来销售服务的企业的首要事项。很多企业正在快速向云计算转移，以跟上合作伙伴和供应商的网络。无论顾客选择任何购买渠道和方式，都能提供卓越的客户体验，这也推动了云计算的部署。</w:delText>
        </w:r>
      </w:del>
      <w:r>
        <w:rPr>
          <w:rFonts w:hint="eastAsia" w:ascii="Times New Roman" w:hAnsi="Times New Roman"/>
          <w:sz w:val="24"/>
          <w:szCs w:val="24"/>
          <w:lang w:val="en-US" w:eastAsia="zh-CN"/>
        </w:rPr>
        <w:t>但是，</w:t>
      </w:r>
      <w:ins w:id="714" w:author="Janusio" w:date="2018-03-03T09:46:04Z">
        <w:r>
          <w:rPr>
            <w:rFonts w:hint="eastAsia" w:ascii="Times New Roman" w:hAnsi="Times New Roman"/>
            <w:sz w:val="24"/>
            <w:szCs w:val="24"/>
            <w:lang w:val="en-US" w:eastAsia="zh-CN"/>
          </w:rPr>
          <w:t>仅有</w:t>
        </w:r>
      </w:ins>
      <w:del w:id="715" w:author="Janusio" w:date="2018-03-03T09:45:59Z">
        <w:r>
          <w:rPr>
            <w:rFonts w:hint="eastAsia" w:ascii="Times New Roman" w:hAnsi="Times New Roman"/>
            <w:sz w:val="24"/>
            <w:szCs w:val="24"/>
            <w:lang w:val="en-US" w:eastAsia="zh-CN"/>
          </w:rPr>
          <w:delText>只</w:delText>
        </w:r>
      </w:del>
      <w:del w:id="716" w:author="Janusio" w:date="2018-03-03T09:45:58Z">
        <w:r>
          <w:rPr>
            <w:rFonts w:hint="eastAsia" w:ascii="Times New Roman" w:hAnsi="Times New Roman"/>
            <w:sz w:val="24"/>
            <w:szCs w:val="24"/>
            <w:lang w:val="en-US" w:eastAsia="zh-CN"/>
          </w:rPr>
          <w:delText>有</w:delText>
        </w:r>
      </w:del>
      <w:r>
        <w:rPr>
          <w:rFonts w:hint="eastAsia" w:ascii="Times New Roman" w:hAnsi="Times New Roman"/>
          <w:sz w:val="24"/>
          <w:szCs w:val="24"/>
          <w:lang w:val="en-US" w:eastAsia="zh-CN"/>
        </w:rPr>
        <w:t>23%的企业完全信任</w:t>
      </w:r>
      <w:ins w:id="717" w:author="Janusio" w:date="2018-03-03T09:46:12Z">
        <w:r>
          <w:rPr>
            <w:rFonts w:hint="eastAsia" w:ascii="Times New Roman" w:hAnsi="Times New Roman"/>
            <w:sz w:val="24"/>
            <w:szCs w:val="24"/>
            <w:lang w:val="en-US" w:eastAsia="zh-CN"/>
          </w:rPr>
          <w:t>云计算</w:t>
        </w:r>
      </w:ins>
      <w:ins w:id="718" w:author="Janusio" w:date="2018-03-03T09:46:18Z">
        <w:r>
          <w:rPr>
            <w:rFonts w:hint="eastAsia" w:ascii="Times New Roman" w:hAnsi="Times New Roman"/>
            <w:sz w:val="24"/>
            <w:szCs w:val="24"/>
            <w:lang w:val="en-US" w:eastAsia="zh-CN"/>
          </w:rPr>
          <w:t>提供商</w:t>
        </w:r>
      </w:ins>
      <w:ins w:id="719" w:author="Janusio" w:date="2018-03-03T09:46:28Z">
        <w:r>
          <w:rPr>
            <w:rFonts w:hint="eastAsia" w:ascii="Times New Roman" w:hAnsi="Times New Roman"/>
            <w:sz w:val="24"/>
            <w:szCs w:val="24"/>
            <w:lang w:val="en-US" w:eastAsia="zh-CN"/>
          </w:rPr>
          <w:t>，</w:t>
        </w:r>
      </w:ins>
      <w:del w:id="720" w:author="Janusio" w:date="2018-03-03T09:46:51Z">
        <w:r>
          <w:rPr>
            <w:rFonts w:hint="eastAsia" w:ascii="Times New Roman" w:hAnsi="Times New Roman"/>
            <w:sz w:val="24"/>
            <w:szCs w:val="24"/>
            <w:lang w:val="en-US" w:eastAsia="zh-CN"/>
          </w:rPr>
          <w:delText>公共云可以保护他们的数据安全。由此可见</w:delText>
        </w:r>
      </w:del>
      <w:r>
        <w:rPr>
          <w:rFonts w:hint="eastAsia" w:ascii="Times New Roman" w:hAnsi="Times New Roman"/>
          <w:sz w:val="24"/>
          <w:szCs w:val="24"/>
          <w:lang w:val="en-US" w:eastAsia="zh-CN"/>
        </w:rPr>
        <w:t>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w:t>
      </w:r>
      <w:ins w:id="721" w:author="Janusio" w:date="2018-03-03T09:48:19Z">
        <w:r>
          <w:rPr>
            <w:rFonts w:hint="eastAsia" w:ascii="Times New Roman" w:hAnsi="Times New Roman"/>
            <w:sz w:val="24"/>
            <w:szCs w:val="24"/>
            <w:lang w:val="en-US" w:eastAsia="zh-CN"/>
          </w:rPr>
          <w:t>一方面</w:t>
        </w:r>
      </w:ins>
      <w:ins w:id="722" w:author="Janusio" w:date="2018-03-03T09:48:20Z">
        <w:r>
          <w:rPr>
            <w:rFonts w:hint="eastAsia" w:ascii="Times New Roman" w:hAnsi="Times New Roman"/>
            <w:sz w:val="24"/>
            <w:szCs w:val="24"/>
            <w:lang w:val="en-US" w:eastAsia="zh-CN"/>
          </w:rPr>
          <w:t>，</w:t>
        </w:r>
      </w:ins>
      <w:ins w:id="723" w:author="Janusio" w:date="2018-03-03T09:48:51Z">
        <w:r>
          <w:rPr>
            <w:rFonts w:hint="eastAsia" w:ascii="Times New Roman" w:hAnsi="Times New Roman"/>
            <w:sz w:val="24"/>
            <w:szCs w:val="24"/>
            <w:lang w:val="en-US" w:eastAsia="zh-CN"/>
          </w:rPr>
          <w:t>云计算</w:t>
        </w:r>
      </w:ins>
      <w:ins w:id="724" w:author="Janusio" w:date="2018-03-03T09:48:58Z">
        <w:r>
          <w:rPr>
            <w:rFonts w:hint="eastAsia" w:ascii="Times New Roman" w:hAnsi="Times New Roman"/>
            <w:sz w:val="24"/>
            <w:szCs w:val="24"/>
            <w:lang w:val="en-US" w:eastAsia="zh-CN"/>
          </w:rPr>
          <w:t>架构中</w:t>
        </w:r>
      </w:ins>
      <w:ins w:id="725" w:author="Janusio" w:date="2018-03-03T09:49:03Z">
        <w:r>
          <w:rPr>
            <w:rFonts w:hint="eastAsia" w:ascii="Times New Roman" w:hAnsi="Times New Roman"/>
            <w:sz w:val="24"/>
            <w:szCs w:val="24"/>
            <w:lang w:val="en-US" w:eastAsia="zh-CN"/>
          </w:rPr>
          <w:t>独特的</w:t>
        </w:r>
      </w:ins>
      <w:ins w:id="726" w:author="Janusio" w:date="2018-03-03T09:49:05Z">
        <w:r>
          <w:rPr>
            <w:rFonts w:hint="eastAsia" w:ascii="Times New Roman" w:hAnsi="Times New Roman"/>
            <w:sz w:val="24"/>
            <w:szCs w:val="24"/>
            <w:lang w:val="en-US" w:eastAsia="zh-CN"/>
          </w:rPr>
          <w:t>VMM</w:t>
        </w:r>
      </w:ins>
      <w:ins w:id="727" w:author="Janusio" w:date="2018-03-03T09:49:12Z">
        <w:r>
          <w:rPr>
            <w:rFonts w:hint="eastAsia" w:ascii="Times New Roman" w:hAnsi="Times New Roman"/>
            <w:sz w:val="24"/>
            <w:szCs w:val="24"/>
            <w:lang w:val="en-US" w:eastAsia="zh-CN"/>
          </w:rPr>
          <w:t>的</w:t>
        </w:r>
      </w:ins>
      <w:ins w:id="728" w:author="Janusio" w:date="2018-03-03T09:49:15Z">
        <w:r>
          <w:rPr>
            <w:rFonts w:hint="eastAsia" w:ascii="Times New Roman" w:hAnsi="Times New Roman"/>
            <w:sz w:val="24"/>
            <w:szCs w:val="24"/>
            <w:lang w:val="en-US" w:eastAsia="zh-CN"/>
          </w:rPr>
          <w:t>隔离</w:t>
        </w:r>
      </w:ins>
      <w:ins w:id="729" w:author="Janusio" w:date="2018-03-03T09:49:20Z">
        <w:r>
          <w:rPr>
            <w:rFonts w:hint="eastAsia" w:ascii="Times New Roman" w:hAnsi="Times New Roman"/>
            <w:sz w:val="24"/>
            <w:szCs w:val="24"/>
            <w:lang w:val="en-US" w:eastAsia="zh-CN"/>
          </w:rPr>
          <w:t>机制</w:t>
        </w:r>
      </w:ins>
      <w:ins w:id="730" w:author="Janusio" w:date="2018-03-03T09:49:21Z">
        <w:r>
          <w:rPr>
            <w:rFonts w:hint="eastAsia" w:ascii="Times New Roman" w:hAnsi="Times New Roman"/>
            <w:sz w:val="24"/>
            <w:szCs w:val="24"/>
            <w:lang w:val="en-US" w:eastAsia="zh-CN"/>
          </w:rPr>
          <w:t>、</w:t>
        </w:r>
      </w:ins>
      <w:ins w:id="731" w:author="Janusio" w:date="2018-03-03T09:49:22Z">
        <w:r>
          <w:rPr>
            <w:rFonts w:hint="eastAsia" w:ascii="Times New Roman" w:hAnsi="Times New Roman"/>
            <w:sz w:val="24"/>
            <w:szCs w:val="24"/>
            <w:lang w:val="en-US" w:eastAsia="zh-CN"/>
          </w:rPr>
          <w:t>安全</w:t>
        </w:r>
      </w:ins>
      <w:ins w:id="732" w:author="Janusio" w:date="2018-03-03T09:49:23Z">
        <w:r>
          <w:rPr>
            <w:rFonts w:hint="eastAsia" w:ascii="Times New Roman" w:hAnsi="Times New Roman"/>
            <w:sz w:val="24"/>
            <w:szCs w:val="24"/>
            <w:lang w:val="en-US" w:eastAsia="zh-CN"/>
          </w:rPr>
          <w:t>机会、</w:t>
        </w:r>
      </w:ins>
      <w:ins w:id="733" w:author="Janusio" w:date="2018-03-03T09:49:26Z">
        <w:r>
          <w:rPr>
            <w:rFonts w:hint="eastAsia" w:ascii="Times New Roman" w:hAnsi="Times New Roman"/>
            <w:sz w:val="24"/>
            <w:szCs w:val="24"/>
            <w:lang w:val="en-US" w:eastAsia="zh-CN"/>
          </w:rPr>
          <w:t>监控</w:t>
        </w:r>
      </w:ins>
      <w:ins w:id="734" w:author="Janusio" w:date="2018-03-03T09:49:27Z">
        <w:r>
          <w:rPr>
            <w:rFonts w:hint="eastAsia" w:ascii="Times New Roman" w:hAnsi="Times New Roman"/>
            <w:sz w:val="24"/>
            <w:szCs w:val="24"/>
            <w:lang w:val="en-US" w:eastAsia="zh-CN"/>
          </w:rPr>
          <w:t>机制</w:t>
        </w:r>
      </w:ins>
      <w:ins w:id="735" w:author="Janusio" w:date="2018-03-03T09:49:33Z">
        <w:r>
          <w:rPr>
            <w:rFonts w:hint="eastAsia" w:ascii="Times New Roman" w:hAnsi="Times New Roman"/>
            <w:sz w:val="24"/>
            <w:szCs w:val="24"/>
            <w:lang w:val="en-US" w:eastAsia="zh-CN"/>
          </w:rPr>
          <w:t>，</w:t>
        </w:r>
      </w:ins>
      <w:ins w:id="736" w:author="Janusio" w:date="2018-03-03T09:48:27Z">
        <w:r>
          <w:rPr>
            <w:rFonts w:hint="eastAsia" w:ascii="Times New Roman" w:hAnsi="Times New Roman"/>
            <w:sz w:val="24"/>
            <w:szCs w:val="24"/>
            <w:lang w:val="en-US" w:eastAsia="zh-CN"/>
          </w:rPr>
          <w:t>可以</w:t>
        </w:r>
      </w:ins>
      <w:ins w:id="737" w:author="Janusio" w:date="2018-03-03T09:48:28Z">
        <w:r>
          <w:rPr>
            <w:rFonts w:hint="eastAsia" w:ascii="Times New Roman" w:hAnsi="Times New Roman"/>
            <w:sz w:val="24"/>
            <w:szCs w:val="24"/>
            <w:lang w:val="en-US" w:eastAsia="zh-CN"/>
          </w:rPr>
          <w:t>为</w:t>
        </w:r>
      </w:ins>
      <w:ins w:id="738" w:author="Janusio" w:date="2018-03-03T09:49:45Z">
        <w:r>
          <w:rPr>
            <w:rFonts w:hint="eastAsia" w:ascii="Times New Roman" w:hAnsi="Times New Roman"/>
            <w:sz w:val="24"/>
            <w:szCs w:val="24"/>
            <w:lang w:val="en-US" w:eastAsia="zh-CN"/>
          </w:rPr>
          <w:t>在</w:t>
        </w:r>
      </w:ins>
      <w:ins w:id="739" w:author="Janusio" w:date="2018-03-03T09:49:51Z">
        <w:r>
          <w:rPr>
            <w:rFonts w:hint="eastAsia" w:ascii="Times New Roman" w:hAnsi="Times New Roman"/>
            <w:sz w:val="24"/>
            <w:szCs w:val="24"/>
            <w:lang w:val="en-US" w:eastAsia="zh-CN"/>
          </w:rPr>
          <w:t>物理服务器</w:t>
        </w:r>
      </w:ins>
      <w:ins w:id="740" w:author="Janusio" w:date="2018-03-03T09:50:01Z">
        <w:r>
          <w:rPr>
            <w:rFonts w:hint="eastAsia" w:ascii="Times New Roman" w:hAnsi="Times New Roman"/>
            <w:sz w:val="24"/>
            <w:szCs w:val="24"/>
            <w:lang w:val="en-US" w:eastAsia="zh-CN"/>
          </w:rPr>
          <w:t>操作系统</w:t>
        </w:r>
      </w:ins>
      <w:ins w:id="741" w:author="Janusio" w:date="2018-03-03T09:50:02Z">
        <w:r>
          <w:rPr>
            <w:rFonts w:hint="eastAsia" w:ascii="Times New Roman" w:hAnsi="Times New Roman"/>
            <w:sz w:val="24"/>
            <w:szCs w:val="24"/>
            <w:lang w:val="en-US" w:eastAsia="zh-CN"/>
          </w:rPr>
          <w:t>和</w:t>
        </w:r>
      </w:ins>
      <w:ins w:id="742" w:author="Janusio" w:date="2018-03-03T09:50:16Z">
        <w:r>
          <w:rPr>
            <w:rFonts w:hint="eastAsia" w:ascii="Times New Roman" w:hAnsi="Times New Roman"/>
            <w:sz w:val="24"/>
            <w:szCs w:val="24"/>
            <w:lang w:val="en-US" w:eastAsia="zh-CN"/>
          </w:rPr>
          <w:t>应用服务</w:t>
        </w:r>
      </w:ins>
      <w:ins w:id="743" w:author="Janusio" w:date="2018-03-03T09:50:24Z">
        <w:r>
          <w:rPr>
            <w:rFonts w:hint="eastAsia" w:ascii="Times New Roman" w:hAnsi="Times New Roman"/>
            <w:sz w:val="24"/>
            <w:szCs w:val="24"/>
            <w:lang w:val="en-US" w:eastAsia="zh-CN"/>
          </w:rPr>
          <w:t>建立</w:t>
        </w:r>
      </w:ins>
      <w:ins w:id="744" w:author="Janusio" w:date="2018-03-03T09:50:25Z">
        <w:r>
          <w:rPr>
            <w:rFonts w:hint="eastAsia" w:ascii="Times New Roman" w:hAnsi="Times New Roman"/>
            <w:sz w:val="24"/>
            <w:szCs w:val="24"/>
            <w:lang w:val="en-US" w:eastAsia="zh-CN"/>
          </w:rPr>
          <w:t>可信</w:t>
        </w:r>
      </w:ins>
      <w:ins w:id="745" w:author="Janusio" w:date="2018-03-03T09:50:26Z">
        <w:r>
          <w:rPr>
            <w:rFonts w:hint="eastAsia" w:ascii="Times New Roman" w:hAnsi="Times New Roman"/>
            <w:sz w:val="24"/>
            <w:szCs w:val="24"/>
            <w:lang w:val="en-US" w:eastAsia="zh-CN"/>
          </w:rPr>
          <w:t>计算</w:t>
        </w:r>
      </w:ins>
      <w:ins w:id="746" w:author="Janusio" w:date="2018-03-03T09:50:27Z">
        <w:r>
          <w:rPr>
            <w:rFonts w:hint="eastAsia" w:ascii="Times New Roman" w:hAnsi="Times New Roman"/>
            <w:sz w:val="24"/>
            <w:szCs w:val="24"/>
            <w:lang w:val="en-US" w:eastAsia="zh-CN"/>
          </w:rPr>
          <w:t>环境</w:t>
        </w:r>
      </w:ins>
      <w:ins w:id="747" w:author="Janusio" w:date="2018-03-03T09:50:33Z">
        <w:r>
          <w:rPr>
            <w:rFonts w:hint="eastAsia" w:ascii="Times New Roman" w:hAnsi="Times New Roman"/>
            <w:sz w:val="24"/>
            <w:szCs w:val="24"/>
            <w:lang w:val="en-US" w:eastAsia="zh-CN"/>
          </w:rPr>
          <w:t>提供了</w:t>
        </w:r>
      </w:ins>
      <w:ins w:id="748" w:author="Janusio" w:date="2018-03-03T09:50:35Z">
        <w:r>
          <w:rPr>
            <w:rFonts w:hint="eastAsia" w:ascii="Times New Roman" w:hAnsi="Times New Roman"/>
            <w:sz w:val="24"/>
            <w:szCs w:val="24"/>
            <w:lang w:val="en-US" w:eastAsia="zh-CN"/>
          </w:rPr>
          <w:t>保障</w:t>
        </w:r>
      </w:ins>
      <w:ins w:id="749" w:author="Janusio" w:date="2018-03-03T09:51:09Z">
        <w:r>
          <w:rPr>
            <w:rFonts w:hint="eastAsia" w:ascii="Times New Roman" w:hAnsi="Times New Roman"/>
            <w:sz w:val="24"/>
            <w:szCs w:val="24"/>
            <w:lang w:val="en-US" w:eastAsia="zh-CN"/>
          </w:rPr>
          <w:t>，</w:t>
        </w:r>
      </w:ins>
      <w:ins w:id="750" w:author="Janusio" w:date="2018-03-03T09:51:39Z">
        <w:r>
          <w:rPr>
            <w:rFonts w:hint="eastAsia" w:ascii="Times New Roman" w:hAnsi="Times New Roman"/>
            <w:sz w:val="24"/>
            <w:szCs w:val="24"/>
            <w:lang w:val="en-US" w:eastAsia="zh-CN"/>
          </w:rPr>
          <w:t>也可以有效</w:t>
        </w:r>
      </w:ins>
      <w:ins w:id="751" w:author="Janusio" w:date="2018-03-03T09:51:40Z">
        <w:r>
          <w:rPr>
            <w:rFonts w:hint="eastAsia" w:ascii="Times New Roman" w:hAnsi="Times New Roman"/>
            <w:sz w:val="24"/>
            <w:szCs w:val="24"/>
            <w:lang w:val="en-US" w:eastAsia="zh-CN"/>
          </w:rPr>
          <w:t>的</w:t>
        </w:r>
      </w:ins>
      <w:ins w:id="752" w:author="Janusio" w:date="2018-03-03T09:51:42Z">
        <w:r>
          <w:rPr>
            <w:rFonts w:hint="eastAsia" w:ascii="Times New Roman" w:hAnsi="Times New Roman"/>
            <w:sz w:val="24"/>
            <w:szCs w:val="24"/>
            <w:lang w:val="en-US" w:eastAsia="zh-CN"/>
          </w:rPr>
          <w:t>防止</w:t>
        </w:r>
      </w:ins>
      <w:ins w:id="753" w:author="Janusio" w:date="2018-03-03T09:51:43Z">
        <w:r>
          <w:rPr>
            <w:rFonts w:hint="eastAsia" w:ascii="Times New Roman" w:hAnsi="Times New Roman"/>
            <w:sz w:val="24"/>
            <w:szCs w:val="24"/>
            <w:lang w:val="en-US" w:eastAsia="zh-CN"/>
          </w:rPr>
          <w:t>外界</w:t>
        </w:r>
      </w:ins>
      <w:ins w:id="754" w:author="Janusio" w:date="2018-03-03T09:51:45Z">
        <w:r>
          <w:rPr>
            <w:rFonts w:hint="eastAsia" w:ascii="Times New Roman" w:hAnsi="Times New Roman"/>
            <w:sz w:val="24"/>
            <w:szCs w:val="24"/>
            <w:lang w:val="en-US" w:eastAsia="zh-CN"/>
          </w:rPr>
          <w:t>对</w:t>
        </w:r>
      </w:ins>
      <w:ins w:id="755" w:author="Janusio" w:date="2018-03-03T09:51:47Z">
        <w:r>
          <w:rPr>
            <w:rFonts w:hint="eastAsia" w:ascii="Times New Roman" w:hAnsi="Times New Roman"/>
            <w:sz w:val="24"/>
            <w:szCs w:val="24"/>
            <w:lang w:val="en-US" w:eastAsia="zh-CN"/>
          </w:rPr>
          <w:t>可信</w:t>
        </w:r>
      </w:ins>
      <w:ins w:id="756" w:author="Janusio" w:date="2018-03-03T09:51:48Z">
        <w:r>
          <w:rPr>
            <w:rFonts w:hint="eastAsia" w:ascii="Times New Roman" w:hAnsi="Times New Roman"/>
            <w:sz w:val="24"/>
            <w:szCs w:val="24"/>
            <w:lang w:val="en-US" w:eastAsia="zh-CN"/>
          </w:rPr>
          <w:t>计算</w:t>
        </w:r>
      </w:ins>
      <w:ins w:id="757" w:author="Janusio" w:date="2018-03-03T09:51:49Z">
        <w:r>
          <w:rPr>
            <w:rFonts w:hint="eastAsia" w:ascii="Times New Roman" w:hAnsi="Times New Roman"/>
            <w:sz w:val="24"/>
            <w:szCs w:val="24"/>
            <w:lang w:val="en-US" w:eastAsia="zh-CN"/>
          </w:rPr>
          <w:t>环境</w:t>
        </w:r>
      </w:ins>
      <w:ins w:id="758" w:author="Janusio" w:date="2018-03-03T09:51:54Z">
        <w:r>
          <w:rPr>
            <w:rFonts w:hint="eastAsia" w:ascii="Times New Roman" w:hAnsi="Times New Roman"/>
            <w:sz w:val="24"/>
            <w:szCs w:val="24"/>
            <w:lang w:val="en-US" w:eastAsia="zh-CN"/>
          </w:rPr>
          <w:t>的</w:t>
        </w:r>
      </w:ins>
      <w:ins w:id="759" w:author="Janusio" w:date="2018-03-03T09:52:00Z">
        <w:r>
          <w:rPr>
            <w:rFonts w:hint="eastAsia" w:ascii="Times New Roman" w:hAnsi="Times New Roman"/>
            <w:sz w:val="24"/>
            <w:szCs w:val="24"/>
            <w:lang w:val="en-US" w:eastAsia="zh-CN"/>
          </w:rPr>
          <w:t>侵扰和</w:t>
        </w:r>
      </w:ins>
      <w:ins w:id="760" w:author="Janusio" w:date="2018-03-03T09:52:02Z">
        <w:r>
          <w:rPr>
            <w:rFonts w:hint="eastAsia" w:ascii="Times New Roman" w:hAnsi="Times New Roman"/>
            <w:sz w:val="24"/>
            <w:szCs w:val="24"/>
            <w:lang w:val="en-US" w:eastAsia="zh-CN"/>
          </w:rPr>
          <w:t>破坏</w:t>
        </w:r>
      </w:ins>
      <w:ins w:id="761" w:author="Janusio" w:date="2018-03-03T09:52:07Z">
        <w:r>
          <w:rPr>
            <w:rFonts w:hint="eastAsia" w:ascii="Times New Roman" w:hAnsi="Times New Roman"/>
            <w:sz w:val="24"/>
            <w:szCs w:val="24"/>
            <w:lang w:val="en-US" w:eastAsia="zh-CN"/>
          </w:rPr>
          <w:t>；</w:t>
        </w:r>
      </w:ins>
      <w:ins w:id="762" w:author="Janusio" w:date="2018-03-03T09:52:09Z">
        <w:r>
          <w:rPr>
            <w:rFonts w:hint="eastAsia" w:ascii="Times New Roman" w:hAnsi="Times New Roman"/>
            <w:sz w:val="24"/>
            <w:szCs w:val="24"/>
            <w:lang w:val="en-US" w:eastAsia="zh-CN"/>
          </w:rPr>
          <w:t>另一方面</w:t>
        </w:r>
      </w:ins>
      <w:ins w:id="763" w:author="Janusio" w:date="2018-03-03T09:52:10Z">
        <w:r>
          <w:rPr>
            <w:rFonts w:hint="eastAsia" w:ascii="Times New Roman" w:hAnsi="Times New Roman"/>
            <w:sz w:val="24"/>
            <w:szCs w:val="24"/>
            <w:lang w:val="en-US" w:eastAsia="zh-CN"/>
          </w:rPr>
          <w:t>，</w:t>
        </w:r>
      </w:ins>
      <w:ins w:id="764" w:author="Janusio" w:date="2018-03-03T09:52:12Z">
        <w:r>
          <w:rPr>
            <w:rFonts w:hint="eastAsia" w:ascii="Times New Roman" w:hAnsi="Times New Roman"/>
            <w:sz w:val="24"/>
            <w:szCs w:val="24"/>
            <w:lang w:val="en-US" w:eastAsia="zh-CN"/>
          </w:rPr>
          <w:t>可信</w:t>
        </w:r>
      </w:ins>
      <w:ins w:id="765" w:author="Janusio" w:date="2018-03-03T09:52:13Z">
        <w:r>
          <w:rPr>
            <w:rFonts w:hint="eastAsia" w:ascii="Times New Roman" w:hAnsi="Times New Roman"/>
            <w:sz w:val="24"/>
            <w:szCs w:val="24"/>
            <w:lang w:val="en-US" w:eastAsia="zh-CN"/>
          </w:rPr>
          <w:t>计算</w:t>
        </w:r>
      </w:ins>
      <w:ins w:id="766" w:author="Janusio" w:date="2018-03-03T09:52:25Z">
        <w:r>
          <w:rPr>
            <w:rFonts w:hint="eastAsia" w:ascii="Times New Roman" w:hAnsi="Times New Roman"/>
            <w:sz w:val="24"/>
            <w:szCs w:val="24"/>
            <w:lang w:val="en-US" w:eastAsia="zh-CN"/>
          </w:rPr>
          <w:t>技术</w:t>
        </w:r>
      </w:ins>
      <w:ins w:id="767" w:author="Janusio" w:date="2018-03-03T09:52:41Z">
        <w:r>
          <w:rPr>
            <w:rFonts w:hint="eastAsia" w:ascii="Times New Roman" w:hAnsi="Times New Roman"/>
            <w:sz w:val="24"/>
            <w:szCs w:val="24"/>
            <w:lang w:val="en-US" w:eastAsia="zh-CN"/>
          </w:rPr>
          <w:t>为</w:t>
        </w:r>
      </w:ins>
      <w:ins w:id="768" w:author="Janusio" w:date="2018-03-03T09:52:42Z">
        <w:r>
          <w:rPr>
            <w:rFonts w:hint="eastAsia" w:ascii="Times New Roman" w:hAnsi="Times New Roman"/>
            <w:sz w:val="24"/>
            <w:szCs w:val="24"/>
            <w:lang w:val="en-US" w:eastAsia="zh-CN"/>
          </w:rPr>
          <w:t>虚拟化</w:t>
        </w:r>
      </w:ins>
      <w:ins w:id="769" w:author="Janusio" w:date="2018-03-03T09:52:43Z">
        <w:r>
          <w:rPr>
            <w:rFonts w:hint="eastAsia" w:ascii="Times New Roman" w:hAnsi="Times New Roman"/>
            <w:sz w:val="24"/>
            <w:szCs w:val="24"/>
            <w:lang w:val="en-US" w:eastAsia="zh-CN"/>
          </w:rPr>
          <w:t>技术</w:t>
        </w:r>
      </w:ins>
      <w:ins w:id="770" w:author="Janusio" w:date="2018-03-03T09:53:01Z">
        <w:r>
          <w:rPr>
            <w:rFonts w:hint="eastAsia" w:ascii="Times New Roman" w:hAnsi="Times New Roman"/>
            <w:sz w:val="24"/>
            <w:szCs w:val="24"/>
            <w:lang w:val="en-US" w:eastAsia="zh-CN"/>
          </w:rPr>
          <w:t>中</w:t>
        </w:r>
      </w:ins>
      <w:ins w:id="771" w:author="Janusio" w:date="2018-03-03T09:53:02Z">
        <w:r>
          <w:rPr>
            <w:rFonts w:hint="eastAsia" w:ascii="Times New Roman" w:hAnsi="Times New Roman"/>
            <w:sz w:val="24"/>
            <w:szCs w:val="24"/>
            <w:lang w:val="en-US" w:eastAsia="zh-CN"/>
          </w:rPr>
          <w:t>的</w:t>
        </w:r>
      </w:ins>
      <w:ins w:id="772" w:author="Janusio" w:date="2018-03-03T09:53:03Z">
        <w:r>
          <w:rPr>
            <w:rFonts w:hint="eastAsia" w:ascii="Times New Roman" w:hAnsi="Times New Roman"/>
            <w:sz w:val="24"/>
            <w:szCs w:val="24"/>
            <w:lang w:val="en-US" w:eastAsia="zh-CN"/>
          </w:rPr>
          <w:t>虚拟机</w:t>
        </w:r>
      </w:ins>
      <w:ins w:id="773" w:author="Janusio" w:date="2018-03-03T09:52:52Z">
        <w:r>
          <w:rPr>
            <w:rFonts w:hint="eastAsia" w:ascii="Times New Roman" w:hAnsi="Times New Roman"/>
            <w:sz w:val="24"/>
            <w:szCs w:val="24"/>
            <w:lang w:val="en-US" w:eastAsia="zh-CN"/>
          </w:rPr>
          <w:t>提供了</w:t>
        </w:r>
      </w:ins>
      <w:ins w:id="774" w:author="Janusio" w:date="2018-03-03T09:52:58Z">
        <w:r>
          <w:rPr>
            <w:rFonts w:hint="eastAsia" w:ascii="Times New Roman" w:hAnsi="Times New Roman"/>
            <w:sz w:val="24"/>
            <w:szCs w:val="24"/>
            <w:lang w:val="en-US" w:eastAsia="zh-CN"/>
          </w:rPr>
          <w:t>完整性</w:t>
        </w:r>
      </w:ins>
      <w:ins w:id="775" w:author="Janusio" w:date="2018-03-03T09:53:08Z">
        <w:r>
          <w:rPr>
            <w:rFonts w:hint="eastAsia" w:ascii="Times New Roman" w:hAnsi="Times New Roman"/>
            <w:sz w:val="24"/>
            <w:szCs w:val="24"/>
            <w:lang w:val="en-US" w:eastAsia="zh-CN"/>
          </w:rPr>
          <w:t>度量和</w:t>
        </w:r>
      </w:ins>
      <w:ins w:id="776" w:author="Janusio" w:date="2018-03-03T09:53:10Z">
        <w:r>
          <w:rPr>
            <w:rFonts w:hint="eastAsia" w:ascii="Times New Roman" w:hAnsi="Times New Roman"/>
            <w:sz w:val="24"/>
            <w:szCs w:val="24"/>
            <w:lang w:val="en-US" w:eastAsia="zh-CN"/>
          </w:rPr>
          <w:t>信任链</w:t>
        </w:r>
      </w:ins>
      <w:ins w:id="777" w:author="Janusio" w:date="2018-03-03T09:53:12Z">
        <w:r>
          <w:rPr>
            <w:rFonts w:hint="eastAsia" w:ascii="Times New Roman" w:hAnsi="Times New Roman"/>
            <w:sz w:val="24"/>
            <w:szCs w:val="24"/>
            <w:lang w:val="en-US" w:eastAsia="zh-CN"/>
          </w:rPr>
          <w:t>扩展</w:t>
        </w:r>
      </w:ins>
      <w:ins w:id="778" w:author="Janusio" w:date="2018-03-03T09:53:20Z">
        <w:r>
          <w:rPr>
            <w:rFonts w:hint="eastAsia" w:ascii="Times New Roman" w:hAnsi="Times New Roman"/>
            <w:sz w:val="24"/>
            <w:szCs w:val="24"/>
            <w:lang w:val="en-US" w:eastAsia="zh-CN"/>
          </w:rPr>
          <w:t>的</w:t>
        </w:r>
      </w:ins>
      <w:ins w:id="779" w:author="Janusio" w:date="2018-03-03T09:53:22Z">
        <w:r>
          <w:rPr>
            <w:rFonts w:hint="eastAsia" w:ascii="Times New Roman" w:hAnsi="Times New Roman"/>
            <w:sz w:val="24"/>
            <w:szCs w:val="24"/>
            <w:lang w:val="en-US" w:eastAsia="zh-CN"/>
          </w:rPr>
          <w:t>思路，</w:t>
        </w:r>
      </w:ins>
      <w:ins w:id="780" w:author="Janusio" w:date="2018-03-03T09:54:00Z">
        <w:r>
          <w:rPr>
            <w:rFonts w:hint="eastAsia" w:ascii="Times New Roman" w:hAnsi="Times New Roman"/>
            <w:sz w:val="24"/>
            <w:szCs w:val="24"/>
            <w:lang w:val="en-US" w:eastAsia="zh-CN"/>
          </w:rPr>
          <w:t>为</w:t>
        </w:r>
      </w:ins>
      <w:ins w:id="781" w:author="Janusio" w:date="2018-03-03T09:54:19Z">
        <w:r>
          <w:rPr>
            <w:rFonts w:hint="eastAsia" w:ascii="Times New Roman" w:hAnsi="Times New Roman"/>
            <w:sz w:val="24"/>
            <w:szCs w:val="24"/>
            <w:lang w:val="en-US" w:eastAsia="zh-CN"/>
          </w:rPr>
          <w:t>虚拟机</w:t>
        </w:r>
      </w:ins>
      <w:ins w:id="782" w:author="Janusio" w:date="2018-03-03T09:54:20Z">
        <w:r>
          <w:rPr>
            <w:rFonts w:hint="eastAsia" w:ascii="Times New Roman" w:hAnsi="Times New Roman"/>
            <w:sz w:val="24"/>
            <w:szCs w:val="24"/>
            <w:lang w:val="en-US" w:eastAsia="zh-CN"/>
          </w:rPr>
          <w:t>对</w:t>
        </w:r>
      </w:ins>
      <w:ins w:id="783" w:author="Janusio" w:date="2018-03-03T09:54:22Z">
        <w:r>
          <w:rPr>
            <w:rFonts w:hint="eastAsia" w:ascii="Times New Roman" w:hAnsi="Times New Roman"/>
            <w:sz w:val="24"/>
            <w:szCs w:val="24"/>
            <w:lang w:val="en-US" w:eastAsia="zh-CN"/>
          </w:rPr>
          <w:t>云租户</w:t>
        </w:r>
      </w:ins>
      <w:ins w:id="784" w:author="Janusio" w:date="2018-03-03T09:54:23Z">
        <w:r>
          <w:rPr>
            <w:rFonts w:hint="eastAsia" w:ascii="Times New Roman" w:hAnsi="Times New Roman"/>
            <w:sz w:val="24"/>
            <w:szCs w:val="24"/>
            <w:lang w:val="en-US" w:eastAsia="zh-CN"/>
          </w:rPr>
          <w:t>提供</w:t>
        </w:r>
      </w:ins>
      <w:ins w:id="785" w:author="Janusio" w:date="2018-03-03T09:54:25Z">
        <w:r>
          <w:rPr>
            <w:rFonts w:hint="eastAsia" w:ascii="Times New Roman" w:hAnsi="Times New Roman"/>
            <w:sz w:val="24"/>
            <w:szCs w:val="24"/>
            <w:lang w:val="en-US" w:eastAsia="zh-CN"/>
          </w:rPr>
          <w:t>云服务</w:t>
        </w:r>
      </w:ins>
      <w:ins w:id="786" w:author="Janusio" w:date="2018-03-03T09:54:33Z">
        <w:r>
          <w:rPr>
            <w:rFonts w:hint="eastAsia" w:ascii="Times New Roman" w:hAnsi="Times New Roman"/>
            <w:sz w:val="24"/>
            <w:szCs w:val="24"/>
            <w:lang w:val="en-US" w:eastAsia="zh-CN"/>
          </w:rPr>
          <w:t>提供</w:t>
        </w:r>
      </w:ins>
      <w:ins w:id="787" w:author="Janusio" w:date="2018-03-03T09:54:34Z">
        <w:r>
          <w:rPr>
            <w:rFonts w:hint="eastAsia" w:ascii="Times New Roman" w:hAnsi="Times New Roman"/>
            <w:sz w:val="24"/>
            <w:szCs w:val="24"/>
            <w:lang w:val="en-US" w:eastAsia="zh-CN"/>
          </w:rPr>
          <w:t>了</w:t>
        </w:r>
      </w:ins>
      <w:ins w:id="788" w:author="Janusio" w:date="2018-03-03T09:54:37Z">
        <w:r>
          <w:rPr>
            <w:rFonts w:hint="eastAsia" w:ascii="Times New Roman" w:hAnsi="Times New Roman"/>
            <w:sz w:val="24"/>
            <w:szCs w:val="24"/>
            <w:lang w:val="en-US" w:eastAsia="zh-CN"/>
          </w:rPr>
          <w:t>保障</w:t>
        </w:r>
      </w:ins>
      <w:ins w:id="789" w:author="Janusio" w:date="2018-03-03T09:54:39Z">
        <w:r>
          <w:rPr>
            <w:rFonts w:hint="eastAsia" w:ascii="Times New Roman" w:hAnsi="Times New Roman"/>
            <w:sz w:val="24"/>
            <w:szCs w:val="24"/>
            <w:lang w:val="en-US" w:eastAsia="zh-CN"/>
          </w:rPr>
          <w:t>。</w:t>
        </w:r>
      </w:ins>
    </w:p>
    <w:p>
      <w:pPr>
        <w:pStyle w:val="24"/>
        <w:spacing w:line="360" w:lineRule="auto"/>
        <w:ind w:firstLine="540" w:firstLineChars="0"/>
        <w:rPr>
          <w:ins w:id="790" w:author="Janusio" w:date="2018-03-03T09:55:36Z"/>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4"/>
        <w:spacing w:line="360" w:lineRule="auto"/>
        <w:ind w:firstLine="540" w:firstLineChars="0"/>
        <w:rPr>
          <w:del w:id="791" w:author="Janusio" w:date="2018-03-03T09:55:28Z"/>
          <w:rFonts w:hint="eastAsia" w:ascii="Times New Roman" w:hAnsi="Times New Roman"/>
          <w:sz w:val="24"/>
          <w:szCs w:val="24"/>
          <w:lang w:val="en-US" w:eastAsia="zh-CN"/>
        </w:rPr>
      </w:pPr>
      <w:del w:id="792" w:author="Janusio" w:date="2018-03-03T09:55:28Z">
        <w:r>
          <w:rPr>
            <w:rFonts w:hint="eastAsia" w:ascii="Times New Roman" w:hAnsi="Times New Roman"/>
            <w:sz w:val="24"/>
            <w:szCs w:val="24"/>
            <w:lang w:val="en-US" w:eastAsia="zh-CN"/>
          </w:rPr>
          <w:delText>将可信计算技术与虚拟化技术相结合构建虚拟可信计算平台具有的优势可以从两方面说明。一方面，虚拟化技术可以对可信计算平台提供安全支持。通过VM11」提供隔离和监控机制，为在操作系统和软件应用层建立可信计算环境提供了保漳，有效防止外界对系统或程序的侵扰;另一方面，可信计算平台为虚拟化技术提供安全保障服务，并将可信计算融入基于虚拟机技术的应用业务当中，提高了应用及数据的安全性。</w:delText>
        </w:r>
      </w:del>
    </w:p>
    <w:p>
      <w:pPr>
        <w:pStyle w:val="24"/>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numPr>
          <w:ins w:id="794" w:author="Janusio" w:date="2018-03-06T22:27:47Z"/>
        </w:numPr>
        <w:ind w:firstLine="0" w:firstLineChars="0"/>
        <w:rPr>
          <w:rFonts w:hint="eastAsia"/>
          <w:lang w:val="en-US" w:eastAsia="zh-CN"/>
        </w:rPr>
        <w:pPrChange w:id="793" w:author="Janusio" w:date="2018-03-06T22:27:47Z">
          <w:pPr>
            <w:pStyle w:val="24"/>
            <w:ind w:firstLine="0" w:firstLineChars="0"/>
          </w:pPr>
        </w:pPrChange>
      </w:pPr>
      <w:del w:id="795" w:author="Janusio" w:date="2018-03-06T13:04:39Z">
        <w:r>
          <w:rPr>
            <w:rFonts w:hint="eastAsia"/>
          </w:rPr>
          <w:delText xml:space="preserve">1.2 </w:delText>
        </w:r>
      </w:del>
      <w:r>
        <w:rPr>
          <w:rFonts w:hint="eastAsia"/>
          <w:lang w:val="en-US" w:eastAsia="zh-CN"/>
        </w:rPr>
        <w:t>国内外研究现状</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w:t>
      </w:r>
      <w:ins w:id="796" w:author="Janusio" w:date="2018-03-03T09:55:56Z">
        <w:r>
          <w:rPr>
            <w:rFonts w:hint="eastAsia" w:ascii="Times New Roman" w:hAnsi="Times New Roman"/>
            <w:sz w:val="24"/>
            <w:szCs w:val="24"/>
            <w:lang w:val="en-US" w:eastAsia="zh-CN"/>
          </w:rPr>
          <w:t xml:space="preserve"> </w:t>
        </w:r>
      </w:ins>
      <w:r>
        <w:rPr>
          <w:rFonts w:hint="eastAsia" w:ascii="Times New Roman" w:hAnsi="Times New Roman"/>
          <w:sz w:val="24"/>
          <w:szCs w:val="24"/>
          <w:lang w:val="en-US" w:eastAsia="zh-CN"/>
        </w:rPr>
        <w:t>Berger等人最先提出vTPM的概念，随后产生了很多关于TVP及其信任链构建的研究</w:t>
      </w:r>
      <w:del w:id="797" w:author="Janusio" w:date="2018-03-03T09:56:06Z">
        <w:r>
          <w:rPr>
            <w:rFonts w:hint="eastAsia" w:ascii="Times New Roman" w:hAnsi="Times New Roman"/>
            <w:sz w:val="24"/>
            <w:szCs w:val="24"/>
            <w:lang w:val="en-US" w:eastAsia="zh-CN"/>
          </w:rPr>
          <w:delText>成功</w:delText>
        </w:r>
      </w:del>
      <w:ins w:id="798" w:author="Janusio" w:date="2018-03-03T09:56:08Z">
        <w:r>
          <w:rPr>
            <w:rFonts w:hint="eastAsia" w:ascii="Times New Roman" w:hAnsi="Times New Roman"/>
            <w:sz w:val="24"/>
            <w:szCs w:val="24"/>
            <w:lang w:val="en-US" w:eastAsia="zh-CN"/>
          </w:rPr>
          <w:t>成果</w:t>
        </w:r>
      </w:ins>
      <w:r>
        <w:rPr>
          <w:rFonts w:hint="eastAsia" w:ascii="Times New Roman" w:hAnsi="Times New Roman"/>
          <w:sz w:val="24"/>
          <w:szCs w:val="24"/>
          <w:lang w:val="en-US" w:eastAsia="zh-CN"/>
        </w:rPr>
        <w:t>，其中，开源的</w:t>
      </w:r>
      <w:ins w:id="799" w:author="Janusio" w:date="2018-03-03T09:56:18Z">
        <w:r>
          <w:rPr>
            <w:rFonts w:hint="eastAsia" w:ascii="Times New Roman" w:hAnsi="Times New Roman"/>
            <w:sz w:val="24"/>
            <w:szCs w:val="24"/>
            <w:lang w:val="en-US" w:eastAsia="zh-CN"/>
          </w:rPr>
          <w:t>虚拟机</w:t>
        </w:r>
      </w:ins>
      <w:ins w:id="800" w:author="Janusio" w:date="2018-03-03T09:56:19Z">
        <w:r>
          <w:rPr>
            <w:rFonts w:hint="eastAsia" w:ascii="Times New Roman" w:hAnsi="Times New Roman"/>
            <w:sz w:val="24"/>
            <w:szCs w:val="24"/>
            <w:lang w:val="en-US" w:eastAsia="zh-CN"/>
          </w:rPr>
          <w:t>架构</w:t>
        </w:r>
      </w:ins>
      <w:del w:id="801" w:author="Janusio" w:date="2018-03-03T09:56:16Z">
        <w:r>
          <w:rPr>
            <w:rFonts w:hint="eastAsia" w:ascii="Times New Roman" w:hAnsi="Times New Roman"/>
            <w:sz w:val="24"/>
            <w:szCs w:val="24"/>
            <w:lang w:val="en-US" w:eastAsia="zh-CN"/>
          </w:rPr>
          <w:delText>V</w:delText>
        </w:r>
      </w:del>
      <w:del w:id="802" w:author="Janusio" w:date="2018-03-03T09:56:15Z">
        <w:r>
          <w:rPr>
            <w:rFonts w:hint="eastAsia" w:ascii="Times New Roman" w:hAnsi="Times New Roman"/>
            <w:sz w:val="24"/>
            <w:szCs w:val="24"/>
            <w:lang w:val="en-US" w:eastAsia="zh-CN"/>
          </w:rPr>
          <w:delText>MM—</w:delText>
        </w:r>
      </w:del>
      <w:del w:id="803" w:author="Janusio" w:date="2018-03-03T09:56:14Z">
        <w:r>
          <w:rPr>
            <w:rFonts w:hint="eastAsia" w:ascii="Times New Roman" w:hAnsi="Times New Roman"/>
            <w:sz w:val="24"/>
            <w:szCs w:val="24"/>
            <w:lang w:val="en-US" w:eastAsia="zh-CN"/>
          </w:rPr>
          <w:delText>—</w:delText>
        </w:r>
      </w:del>
      <w:r>
        <w:rPr>
          <w:rFonts w:hint="eastAsia" w:ascii="Times New Roman" w:hAnsi="Times New Roman"/>
          <w:sz w:val="24"/>
          <w:szCs w:val="24"/>
          <w:lang w:val="en-US" w:eastAsia="zh-CN"/>
        </w:rPr>
        <w:t>Xen是最早支持vTPM</w:t>
      </w:r>
      <w:ins w:id="804" w:author="Janusio" w:date="2018-03-03T09:56:35Z">
        <w:r>
          <w:rPr>
            <w:rFonts w:hint="eastAsia" w:ascii="Times New Roman" w:hAnsi="Times New Roman"/>
            <w:sz w:val="24"/>
            <w:szCs w:val="24"/>
            <w:lang w:val="en-US" w:eastAsia="zh-CN"/>
          </w:rPr>
          <w:t>的</w:t>
        </w:r>
      </w:ins>
      <w:ins w:id="805" w:author="Janusio" w:date="2018-03-03T09:56:37Z">
        <w:r>
          <w:rPr>
            <w:rFonts w:hint="eastAsia" w:ascii="Times New Roman" w:hAnsi="Times New Roman"/>
            <w:sz w:val="24"/>
            <w:szCs w:val="24"/>
            <w:lang w:val="en-US" w:eastAsia="zh-CN"/>
          </w:rPr>
          <w:t>VMM</w:t>
        </w:r>
      </w:ins>
      <w:del w:id="806" w:author="Janusio" w:date="2018-03-03T09:56:30Z">
        <w:r>
          <w:rPr>
            <w:rFonts w:hint="eastAsia" w:ascii="Times New Roman" w:hAnsi="Times New Roman"/>
            <w:sz w:val="24"/>
            <w:szCs w:val="24"/>
            <w:lang w:val="en-US" w:eastAsia="zh-CN"/>
          </w:rPr>
          <w:delText>的</w:delText>
        </w:r>
      </w:del>
      <w:r>
        <w:rPr>
          <w:rFonts w:hint="eastAsia" w:ascii="Times New Roman" w:hAnsi="Times New Roman"/>
          <w:sz w:val="24"/>
          <w:szCs w:val="24"/>
          <w:lang w:val="en-US" w:eastAsia="zh-CN"/>
        </w:rPr>
        <w:t>，</w:t>
      </w:r>
      <w:ins w:id="807" w:author="Janusio" w:date="2018-03-03T09:56:49Z">
        <w:r>
          <w:rPr>
            <w:rFonts w:hint="eastAsia" w:ascii="Times New Roman" w:hAnsi="Times New Roman"/>
            <w:sz w:val="24"/>
            <w:szCs w:val="24"/>
            <w:lang w:val="en-US" w:eastAsia="zh-CN"/>
          </w:rPr>
          <w:t>为</w:t>
        </w:r>
      </w:ins>
      <w:ins w:id="808" w:author="Janusio" w:date="2018-03-03T09:56:56Z">
        <w:r>
          <w:rPr>
            <w:rFonts w:hint="eastAsia" w:ascii="Times New Roman" w:hAnsi="Times New Roman"/>
            <w:sz w:val="24"/>
            <w:szCs w:val="24"/>
            <w:lang w:val="en-US" w:eastAsia="zh-CN"/>
          </w:rPr>
          <w:t>学术界和</w:t>
        </w:r>
      </w:ins>
      <w:ins w:id="809" w:author="Janusio" w:date="2018-03-03T09:56:59Z">
        <w:r>
          <w:rPr>
            <w:rFonts w:hint="eastAsia" w:ascii="Times New Roman" w:hAnsi="Times New Roman"/>
            <w:sz w:val="24"/>
            <w:szCs w:val="24"/>
            <w:lang w:val="en-US" w:eastAsia="zh-CN"/>
          </w:rPr>
          <w:t>产业界</w:t>
        </w:r>
      </w:ins>
      <w:ins w:id="810" w:author="Janusio" w:date="2018-03-03T09:57:03Z">
        <w:r>
          <w:rPr>
            <w:rFonts w:hint="eastAsia" w:ascii="Times New Roman" w:hAnsi="Times New Roman"/>
            <w:sz w:val="24"/>
            <w:szCs w:val="24"/>
            <w:lang w:val="en-US" w:eastAsia="zh-CN"/>
          </w:rPr>
          <w:t>提供</w:t>
        </w:r>
      </w:ins>
      <w:ins w:id="811" w:author="Janusio" w:date="2018-03-03T09:57:05Z">
        <w:r>
          <w:rPr>
            <w:rFonts w:hint="eastAsia" w:ascii="Times New Roman" w:hAnsi="Times New Roman"/>
            <w:sz w:val="24"/>
            <w:szCs w:val="24"/>
            <w:lang w:val="en-US" w:eastAsia="zh-CN"/>
          </w:rPr>
          <w:t>非常</w:t>
        </w:r>
      </w:ins>
      <w:ins w:id="812" w:author="Janusio" w:date="2018-03-03T09:57:10Z">
        <w:r>
          <w:rPr>
            <w:rFonts w:hint="eastAsia" w:ascii="Times New Roman" w:hAnsi="Times New Roman"/>
            <w:sz w:val="24"/>
            <w:szCs w:val="24"/>
            <w:lang w:val="en-US" w:eastAsia="zh-CN"/>
          </w:rPr>
          <w:t>便捷</w:t>
        </w:r>
      </w:ins>
      <w:ins w:id="813" w:author="Janusio" w:date="2018-03-03T09:57:11Z">
        <w:r>
          <w:rPr>
            <w:rFonts w:hint="eastAsia" w:ascii="Times New Roman" w:hAnsi="Times New Roman"/>
            <w:sz w:val="24"/>
            <w:szCs w:val="24"/>
            <w:lang w:val="en-US" w:eastAsia="zh-CN"/>
          </w:rPr>
          <w:t>的</w:t>
        </w:r>
      </w:ins>
      <w:ins w:id="814" w:author="Janusio" w:date="2018-03-03T09:57:13Z">
        <w:r>
          <w:rPr>
            <w:rFonts w:hint="eastAsia" w:ascii="Times New Roman" w:hAnsi="Times New Roman"/>
            <w:sz w:val="24"/>
            <w:szCs w:val="24"/>
            <w:lang w:val="en-US" w:eastAsia="zh-CN"/>
          </w:rPr>
          <w:t>实验</w:t>
        </w:r>
      </w:ins>
      <w:ins w:id="815" w:author="Janusio" w:date="2018-03-03T09:57:14Z">
        <w:r>
          <w:rPr>
            <w:rFonts w:hint="eastAsia" w:ascii="Times New Roman" w:hAnsi="Times New Roman"/>
            <w:sz w:val="24"/>
            <w:szCs w:val="24"/>
            <w:lang w:val="en-US" w:eastAsia="zh-CN"/>
          </w:rPr>
          <w:t>平台</w:t>
        </w:r>
      </w:ins>
      <w:ins w:id="816" w:author="Janusio" w:date="2018-03-03T09:57:16Z">
        <w:r>
          <w:rPr>
            <w:rFonts w:hint="eastAsia" w:ascii="Times New Roman" w:hAnsi="Times New Roman"/>
            <w:sz w:val="24"/>
            <w:szCs w:val="24"/>
            <w:lang w:val="en-US" w:eastAsia="zh-CN"/>
          </w:rPr>
          <w:t>；</w:t>
        </w:r>
      </w:ins>
      <w:del w:id="817" w:author="Janusio" w:date="2018-03-03T09:57:22Z">
        <w:r>
          <w:rPr>
            <w:rFonts w:hint="eastAsia" w:ascii="Times New Roman" w:hAnsi="Times New Roman"/>
            <w:sz w:val="24"/>
            <w:szCs w:val="24"/>
            <w:lang w:val="en-US" w:eastAsia="zh-CN"/>
          </w:rPr>
          <w:delText>已经有许多学术成果将Xen作为实验平台；KVM对支持vTPM主要是依赖QEMU；</w:delText>
        </w:r>
      </w:del>
      <w:r>
        <w:rPr>
          <w:rFonts w:hint="eastAsia" w:ascii="Times New Roman" w:hAnsi="Times New Roman"/>
          <w:sz w:val="24"/>
          <w:szCs w:val="24"/>
          <w:lang w:val="en-US" w:eastAsia="zh-CN"/>
        </w:rPr>
        <w:t>2015年，</w:t>
      </w:r>
      <w:ins w:id="818" w:author="Janusio" w:date="2018-03-03T09:58:28Z">
        <w:r>
          <w:rPr>
            <w:rFonts w:hint="eastAsia" w:ascii="Times New Roman" w:hAnsi="Times New Roman"/>
            <w:sz w:val="24"/>
            <w:szCs w:val="24"/>
            <w:lang w:val="en-US" w:eastAsia="zh-CN"/>
          </w:rPr>
          <w:t>云计算</w:t>
        </w:r>
      </w:ins>
      <w:ins w:id="819" w:author="Janusio" w:date="2018-03-03T09:58:31Z">
        <w:r>
          <w:rPr>
            <w:rFonts w:hint="eastAsia" w:ascii="Times New Roman" w:hAnsi="Times New Roman"/>
            <w:sz w:val="24"/>
            <w:szCs w:val="24"/>
            <w:lang w:val="en-US" w:eastAsia="zh-CN"/>
          </w:rPr>
          <w:t>公司</w:t>
        </w:r>
      </w:ins>
      <w:ins w:id="820" w:author="Janusio" w:date="2018-03-03T09:57:59Z">
        <w:r>
          <w:rPr>
            <w:rFonts w:hint="eastAsia" w:ascii="Times New Roman" w:hAnsi="Times New Roman"/>
            <w:sz w:val="24"/>
            <w:szCs w:val="24"/>
            <w:lang w:val="en-US" w:eastAsia="zh-CN"/>
          </w:rPr>
          <w:t>EMC</w:t>
        </w:r>
      </w:ins>
      <w:del w:id="821" w:author="Janusio" w:date="2018-03-03T09:58:36Z">
        <w:r>
          <w:rPr>
            <w:rFonts w:hint="eastAsia" w:ascii="Times New Roman" w:hAnsi="Times New Roman"/>
            <w:sz w:val="24"/>
            <w:szCs w:val="24"/>
            <w:lang w:val="en-US" w:eastAsia="zh-CN"/>
          </w:rPr>
          <w:delText>VMware</w:delText>
        </w:r>
      </w:del>
      <w:r>
        <w:rPr>
          <w:rFonts w:hint="eastAsia" w:ascii="Times New Roman" w:hAnsi="Times New Roman"/>
          <w:sz w:val="24"/>
          <w:szCs w:val="24"/>
          <w:lang w:val="en-US" w:eastAsia="zh-CN"/>
        </w:rPr>
        <w:t>宣布在</w:t>
      </w:r>
      <w:ins w:id="822" w:author="Janusio" w:date="2018-03-03T09:58:39Z">
        <w:r>
          <w:rPr>
            <w:rFonts w:hint="eastAsia" w:ascii="Times New Roman" w:hAnsi="Times New Roman"/>
            <w:sz w:val="24"/>
            <w:szCs w:val="24"/>
            <w:lang w:val="en-US" w:eastAsia="zh-CN"/>
          </w:rPr>
          <w:t xml:space="preserve">VMware </w:t>
        </w:r>
      </w:ins>
      <w:r>
        <w:rPr>
          <w:rFonts w:hint="eastAsia" w:ascii="Times New Roman" w:hAnsi="Times New Roman"/>
          <w:sz w:val="24"/>
          <w:szCs w:val="24"/>
          <w:lang w:val="en-US" w:eastAsia="zh-CN"/>
        </w:rPr>
        <w:t>vSphere 6.0中支持vTPM；</w:t>
      </w:r>
      <w:ins w:id="823" w:author="Janusio" w:date="2018-03-03T09:58:52Z">
        <w:r>
          <w:rPr>
            <w:rFonts w:hint="eastAsia" w:ascii="Times New Roman" w:hAnsi="Times New Roman"/>
            <w:sz w:val="24"/>
            <w:szCs w:val="24"/>
            <w:lang w:val="en-US" w:eastAsia="zh-CN"/>
          </w:rPr>
          <w:t>201</w:t>
        </w:r>
      </w:ins>
      <w:ins w:id="824" w:author="Janusio" w:date="2018-03-03T09:58:53Z">
        <w:r>
          <w:rPr>
            <w:rFonts w:hint="eastAsia" w:ascii="Times New Roman" w:hAnsi="Times New Roman"/>
            <w:sz w:val="24"/>
            <w:szCs w:val="24"/>
            <w:lang w:val="en-US" w:eastAsia="zh-CN"/>
          </w:rPr>
          <w:t>6</w:t>
        </w:r>
      </w:ins>
      <w:ins w:id="825" w:author="Janusio" w:date="2018-03-03T09:58:55Z">
        <w:r>
          <w:rPr>
            <w:rFonts w:hint="eastAsia" w:ascii="Times New Roman" w:hAnsi="Times New Roman"/>
            <w:sz w:val="24"/>
            <w:szCs w:val="24"/>
            <w:lang w:val="en-US" w:eastAsia="zh-CN"/>
          </w:rPr>
          <w:t>年</w:t>
        </w:r>
      </w:ins>
      <w:ins w:id="826" w:author="Janusio" w:date="2018-03-03T09:58:59Z">
        <w:r>
          <w:rPr>
            <w:rFonts w:hint="eastAsia" w:ascii="Times New Roman" w:hAnsi="Times New Roman"/>
            <w:sz w:val="24"/>
            <w:szCs w:val="24"/>
            <w:lang w:val="en-US" w:eastAsia="zh-CN"/>
          </w:rPr>
          <w:t>，</w:t>
        </w:r>
      </w:ins>
      <w:ins w:id="827" w:author="Janusio" w:date="2018-03-03T09:59:01Z">
        <w:r>
          <w:rPr>
            <w:rFonts w:hint="eastAsia" w:ascii="Times New Roman" w:hAnsi="Times New Roman"/>
            <w:sz w:val="24"/>
            <w:szCs w:val="24"/>
            <w:lang w:val="en-US" w:eastAsia="zh-CN"/>
          </w:rPr>
          <w:t>微软</w:t>
        </w:r>
      </w:ins>
      <w:ins w:id="828" w:author="Janusio" w:date="2018-03-03T09:59:06Z">
        <w:r>
          <w:rPr>
            <w:rFonts w:hint="eastAsia" w:ascii="Times New Roman" w:hAnsi="Times New Roman"/>
            <w:sz w:val="24"/>
            <w:szCs w:val="24"/>
            <w:lang w:val="en-US" w:eastAsia="zh-CN"/>
          </w:rPr>
          <w:t>宣布</w:t>
        </w:r>
      </w:ins>
      <w:ins w:id="829" w:author="Janusio" w:date="2018-03-03T09:59:07Z">
        <w:r>
          <w:rPr>
            <w:rFonts w:hint="eastAsia" w:ascii="Times New Roman" w:hAnsi="Times New Roman"/>
            <w:sz w:val="24"/>
            <w:szCs w:val="24"/>
            <w:lang w:val="en-US" w:eastAsia="zh-CN"/>
          </w:rPr>
          <w:t>在</w:t>
        </w:r>
      </w:ins>
      <w:ins w:id="830" w:author="Janusio" w:date="2018-03-03T09:59:09Z">
        <w:r>
          <w:rPr>
            <w:rFonts w:hint="eastAsia" w:ascii="Times New Roman" w:hAnsi="Times New Roman"/>
            <w:sz w:val="24"/>
            <w:szCs w:val="24"/>
            <w:lang w:val="en-US" w:eastAsia="zh-CN"/>
          </w:rPr>
          <w:t>win10</w:t>
        </w:r>
      </w:ins>
      <w:ins w:id="831" w:author="Janusio" w:date="2018-03-03T09:59:11Z">
        <w:r>
          <w:rPr>
            <w:rFonts w:hint="eastAsia" w:ascii="Times New Roman" w:hAnsi="Times New Roman"/>
            <w:sz w:val="24"/>
            <w:szCs w:val="24"/>
            <w:lang w:val="en-US" w:eastAsia="zh-CN"/>
          </w:rPr>
          <w:t>中</w:t>
        </w:r>
      </w:ins>
      <w:ins w:id="832" w:author="Janusio" w:date="2018-03-03T09:59:13Z">
        <w:r>
          <w:rPr>
            <w:rFonts w:hint="eastAsia" w:ascii="Times New Roman" w:hAnsi="Times New Roman"/>
            <w:sz w:val="24"/>
            <w:szCs w:val="24"/>
            <w:lang w:val="en-US" w:eastAsia="zh-CN"/>
          </w:rPr>
          <w:t>加入</w:t>
        </w:r>
      </w:ins>
      <w:ins w:id="833" w:author="Janusio" w:date="2018-03-03T09:59:15Z">
        <w:r>
          <w:rPr>
            <w:rFonts w:hint="eastAsia" w:ascii="Times New Roman" w:hAnsi="Times New Roman"/>
            <w:sz w:val="24"/>
            <w:szCs w:val="24"/>
            <w:lang w:val="en-US" w:eastAsia="zh-CN"/>
          </w:rPr>
          <w:t>可信计算</w:t>
        </w:r>
      </w:ins>
      <w:ins w:id="834" w:author="Janusio" w:date="2018-03-03T09:59:16Z">
        <w:r>
          <w:rPr>
            <w:rFonts w:hint="eastAsia" w:ascii="Times New Roman" w:hAnsi="Times New Roman"/>
            <w:sz w:val="24"/>
            <w:szCs w:val="24"/>
            <w:lang w:val="en-US" w:eastAsia="zh-CN"/>
          </w:rPr>
          <w:t>，</w:t>
        </w:r>
      </w:ins>
      <w:ins w:id="835" w:author="Janusio" w:date="2018-03-03T09:59:18Z">
        <w:r>
          <w:rPr>
            <w:rFonts w:hint="eastAsia" w:ascii="Times New Roman" w:hAnsi="Times New Roman"/>
            <w:sz w:val="24"/>
            <w:szCs w:val="24"/>
            <w:lang w:val="en-US" w:eastAsia="zh-CN"/>
          </w:rPr>
          <w:t>并提供</w:t>
        </w:r>
      </w:ins>
      <w:ins w:id="836" w:author="Janusio" w:date="2018-03-03T09:59:22Z">
        <w:r>
          <w:rPr>
            <w:rFonts w:hint="eastAsia" w:ascii="Times New Roman" w:hAnsi="Times New Roman"/>
            <w:sz w:val="24"/>
            <w:szCs w:val="24"/>
            <w:lang w:val="en-US" w:eastAsia="zh-CN"/>
          </w:rPr>
          <w:t>Hyper-</w:t>
        </w:r>
      </w:ins>
      <w:ins w:id="837" w:author="Janusio" w:date="2018-03-03T09:59:24Z">
        <w:r>
          <w:rPr>
            <w:rFonts w:hint="eastAsia" w:ascii="Times New Roman" w:hAnsi="Times New Roman"/>
            <w:sz w:val="24"/>
            <w:szCs w:val="24"/>
            <w:lang w:val="en-US" w:eastAsia="zh-CN"/>
          </w:rPr>
          <w:t>V</w:t>
        </w:r>
      </w:ins>
      <w:ins w:id="838" w:author="Janusio" w:date="2018-03-03T09:59:25Z">
        <w:r>
          <w:rPr>
            <w:rFonts w:hint="eastAsia" w:ascii="Times New Roman" w:hAnsi="Times New Roman"/>
            <w:sz w:val="24"/>
            <w:szCs w:val="24"/>
            <w:lang w:val="en-US" w:eastAsia="zh-CN"/>
          </w:rPr>
          <w:t>技术</w:t>
        </w:r>
      </w:ins>
      <w:del w:id="839" w:author="Janusio" w:date="2018-03-03T09:58:48Z">
        <w:r>
          <w:rPr>
            <w:rFonts w:hint="eastAsia" w:ascii="Times New Roman" w:hAnsi="Times New Roman"/>
            <w:sz w:val="24"/>
            <w:szCs w:val="24"/>
            <w:lang w:val="en-US" w:eastAsia="zh-CN"/>
          </w:rPr>
          <w:delText>Oracle的Virtual Box也通过IBM的PCIXCC支持vTPM</w:delText>
        </w:r>
      </w:del>
      <w:r>
        <w:rPr>
          <w:rFonts w:hint="eastAsia" w:ascii="Times New Roman" w:hAnsi="Times New Roman"/>
          <w:sz w:val="24"/>
          <w:szCs w:val="24"/>
          <w:lang w:val="en-US" w:eastAsia="zh-CN"/>
        </w:rPr>
        <w:t>。</w:t>
      </w:r>
      <w:ins w:id="840" w:author="Janusio" w:date="2018-03-03T10:00:04Z">
        <w:r>
          <w:rPr>
            <w:rFonts w:hint="eastAsia" w:ascii="Times New Roman" w:hAnsi="Times New Roman"/>
            <w:sz w:val="24"/>
            <w:szCs w:val="24"/>
            <w:lang w:val="en-US" w:eastAsia="zh-CN"/>
          </w:rPr>
          <w:t>总之，</w:t>
        </w:r>
      </w:ins>
      <w:ins w:id="841" w:author="Janusio" w:date="2018-03-03T10:00:07Z">
        <w:r>
          <w:rPr>
            <w:rFonts w:hint="eastAsia" w:ascii="Times New Roman" w:hAnsi="Times New Roman"/>
            <w:sz w:val="24"/>
            <w:szCs w:val="24"/>
            <w:lang w:val="en-US" w:eastAsia="zh-CN"/>
          </w:rPr>
          <w:t>学术界和</w:t>
        </w:r>
      </w:ins>
      <w:ins w:id="842" w:author="Janusio" w:date="2018-03-03T10:00:09Z">
        <w:r>
          <w:rPr>
            <w:rFonts w:hint="eastAsia" w:ascii="Times New Roman" w:hAnsi="Times New Roman"/>
            <w:sz w:val="24"/>
            <w:szCs w:val="24"/>
            <w:lang w:val="en-US" w:eastAsia="zh-CN"/>
          </w:rPr>
          <w:t>产业界</w:t>
        </w:r>
      </w:ins>
      <w:ins w:id="843" w:author="Janusio" w:date="2018-03-03T10:00:12Z">
        <w:r>
          <w:rPr>
            <w:rFonts w:hint="eastAsia" w:ascii="Times New Roman" w:hAnsi="Times New Roman"/>
            <w:sz w:val="24"/>
            <w:szCs w:val="24"/>
            <w:lang w:val="en-US" w:eastAsia="zh-CN"/>
          </w:rPr>
          <w:t>都已</w:t>
        </w:r>
      </w:ins>
      <w:ins w:id="844" w:author="Janusio" w:date="2018-03-03T10:00:28Z">
        <w:r>
          <w:rPr>
            <w:rFonts w:hint="eastAsia" w:ascii="Times New Roman" w:hAnsi="Times New Roman"/>
            <w:sz w:val="24"/>
            <w:szCs w:val="24"/>
            <w:lang w:val="en-US" w:eastAsia="zh-CN"/>
          </w:rPr>
          <w:t>开始</w:t>
        </w:r>
      </w:ins>
      <w:ins w:id="845" w:author="Janusio" w:date="2018-03-03T10:00:30Z">
        <w:r>
          <w:rPr>
            <w:rFonts w:hint="eastAsia" w:ascii="Times New Roman" w:hAnsi="Times New Roman"/>
            <w:sz w:val="24"/>
            <w:szCs w:val="24"/>
            <w:lang w:val="en-US" w:eastAsia="zh-CN"/>
          </w:rPr>
          <w:t>重视</w:t>
        </w:r>
      </w:ins>
      <w:ins w:id="846" w:author="Janusio" w:date="2018-03-03T10:00:14Z">
        <w:r>
          <w:rPr>
            <w:rFonts w:hint="eastAsia" w:ascii="Times New Roman" w:hAnsi="Times New Roman"/>
            <w:sz w:val="24"/>
            <w:szCs w:val="24"/>
            <w:lang w:val="en-US" w:eastAsia="zh-CN"/>
          </w:rPr>
          <w:t>可信</w:t>
        </w:r>
      </w:ins>
      <w:ins w:id="847" w:author="Janusio" w:date="2018-03-03T10:00:17Z">
        <w:r>
          <w:rPr>
            <w:rFonts w:hint="eastAsia" w:ascii="Times New Roman" w:hAnsi="Times New Roman"/>
            <w:sz w:val="24"/>
            <w:szCs w:val="24"/>
            <w:lang w:val="en-US" w:eastAsia="zh-CN"/>
          </w:rPr>
          <w:t>计算</w:t>
        </w:r>
      </w:ins>
      <w:ins w:id="848" w:author="Janusio" w:date="2018-03-03T10:00:18Z">
        <w:r>
          <w:rPr>
            <w:rFonts w:hint="eastAsia" w:ascii="Times New Roman" w:hAnsi="Times New Roman"/>
            <w:sz w:val="24"/>
            <w:szCs w:val="24"/>
            <w:lang w:val="en-US" w:eastAsia="zh-CN"/>
          </w:rPr>
          <w:t>技术</w:t>
        </w:r>
      </w:ins>
      <w:ins w:id="849" w:author="Janusio" w:date="2018-03-03T10:00:19Z">
        <w:r>
          <w:rPr>
            <w:rFonts w:hint="eastAsia" w:ascii="Times New Roman" w:hAnsi="Times New Roman"/>
            <w:sz w:val="24"/>
            <w:szCs w:val="24"/>
            <w:lang w:val="en-US" w:eastAsia="zh-CN"/>
          </w:rPr>
          <w:t>与</w:t>
        </w:r>
      </w:ins>
      <w:ins w:id="850" w:author="Janusio" w:date="2018-03-03T10:00:22Z">
        <w:r>
          <w:rPr>
            <w:rFonts w:hint="eastAsia" w:ascii="Times New Roman" w:hAnsi="Times New Roman"/>
            <w:sz w:val="24"/>
            <w:szCs w:val="24"/>
            <w:lang w:val="en-US" w:eastAsia="zh-CN"/>
          </w:rPr>
          <w:t>虚拟化技术</w:t>
        </w:r>
      </w:ins>
      <w:ins w:id="851" w:author="Janusio" w:date="2018-03-03T10:00:50Z">
        <w:r>
          <w:rPr>
            <w:rFonts w:hint="eastAsia" w:ascii="Times New Roman" w:hAnsi="Times New Roman"/>
            <w:sz w:val="24"/>
            <w:szCs w:val="24"/>
            <w:lang w:val="en-US" w:eastAsia="zh-CN"/>
          </w:rPr>
          <w:t>。</w:t>
        </w:r>
      </w:ins>
      <w:del w:id="852" w:author="Janusio" w:date="2018-03-03T09:59:41Z">
        <w:r>
          <w:rPr>
            <w:rFonts w:hint="eastAsia" w:ascii="Times New Roman" w:hAnsi="Times New Roman"/>
            <w:sz w:val="24"/>
            <w:szCs w:val="24"/>
            <w:lang w:val="en-US" w:eastAsia="zh-CN"/>
          </w:rPr>
          <w:delText>这些知名公司的技术促进了可信虚拟平台的发展。</w:delText>
        </w:r>
      </w:del>
      <w:r>
        <w:rPr>
          <w:rFonts w:hint="eastAsia" w:ascii="Times New Roman" w:hAnsi="Times New Roman"/>
          <w:sz w:val="24"/>
          <w:szCs w:val="24"/>
          <w:lang w:val="en-US" w:eastAsia="zh-CN"/>
        </w:rPr>
        <w:t>为更好的对</w:t>
      </w:r>
      <w:ins w:id="853" w:author="Janusio" w:date="2018-03-03T10:01:03Z">
        <w:r>
          <w:rPr>
            <w:rFonts w:hint="eastAsia" w:ascii="Times New Roman" w:hAnsi="Times New Roman"/>
            <w:sz w:val="24"/>
            <w:szCs w:val="24"/>
            <w:lang w:val="en-US" w:eastAsia="zh-CN"/>
          </w:rPr>
          <w:t>本文</w:t>
        </w:r>
      </w:ins>
      <w:ins w:id="854" w:author="Janusio" w:date="2018-03-03T10:01:04Z">
        <w:r>
          <w:rPr>
            <w:rFonts w:hint="eastAsia" w:ascii="Times New Roman" w:hAnsi="Times New Roman"/>
            <w:sz w:val="24"/>
            <w:szCs w:val="24"/>
            <w:lang w:val="en-US" w:eastAsia="zh-CN"/>
          </w:rPr>
          <w:t>研究</w:t>
        </w:r>
      </w:ins>
      <w:ins w:id="855" w:author="Janusio" w:date="2018-03-03T10:01:06Z">
        <w:r>
          <w:rPr>
            <w:rFonts w:hint="eastAsia" w:ascii="Times New Roman" w:hAnsi="Times New Roman"/>
            <w:sz w:val="24"/>
            <w:szCs w:val="24"/>
            <w:lang w:val="en-US" w:eastAsia="zh-CN"/>
          </w:rPr>
          <w:t>内容的</w:t>
        </w:r>
      </w:ins>
      <w:r>
        <w:rPr>
          <w:rFonts w:hint="eastAsia" w:ascii="Times New Roman" w:hAnsi="Times New Roman"/>
          <w:sz w:val="24"/>
          <w:szCs w:val="24"/>
          <w:lang w:val="en-US" w:eastAsia="zh-CN"/>
        </w:rPr>
        <w:t>国内外研究现状进行阐释，本文将从可信虚拟平台、可信虚拟平台信任链、针对信任链的形式化分析方法三部分进行描述。</w:t>
      </w:r>
    </w:p>
    <w:p>
      <w:pPr>
        <w:pStyle w:val="4"/>
        <w:numPr>
          <w:ins w:id="857" w:author="Janusio" w:date="2018-03-06T13:06:20Z"/>
        </w:numPr>
        <w:spacing w:line="360" w:lineRule="auto"/>
        <w:ind w:firstLine="0" w:firstLineChars="0"/>
        <w:rPr>
          <w:rFonts w:hint="eastAsia" w:ascii="Times New Roman" w:hAnsi="Times New Roman" w:eastAsia="黑体"/>
          <w:b/>
          <w:sz w:val="24"/>
          <w:szCs w:val="24"/>
          <w:lang w:val="en-US" w:eastAsia="zh-CN"/>
        </w:rPr>
        <w:pPrChange w:id="856" w:author="Janusio" w:date="2018-03-06T13:06:20Z">
          <w:pPr>
            <w:pStyle w:val="24"/>
            <w:spacing w:line="360" w:lineRule="auto"/>
            <w:ind w:firstLine="0" w:firstLineChars="0"/>
          </w:pPr>
        </w:pPrChange>
      </w:pPr>
      <w:del w:id="858" w:author="Janusio" w:date="2018-03-06T13:06:24Z">
        <w:r>
          <w:rPr>
            <w:rFonts w:hint="eastAsia" w:ascii="Times New Roman" w:hAnsi="Times New Roman" w:eastAsia="黑体"/>
            <w:sz w:val="24"/>
            <w:szCs w:val="24"/>
          </w:rPr>
          <w:delText xml:space="preserve">1.2.1  </w:delText>
        </w:r>
      </w:del>
      <w:r>
        <w:rPr>
          <w:rFonts w:hint="eastAsia" w:ascii="Times New Roman" w:hAnsi="Times New Roman" w:eastAsia="黑体"/>
          <w:b/>
          <w:sz w:val="24"/>
          <w:szCs w:val="24"/>
          <w:lang w:val="en-US" w:eastAsia="zh-CN"/>
        </w:rPr>
        <w:t>可信虚拟平台</w:t>
      </w:r>
    </w:p>
    <w:p>
      <w:pPr>
        <w:pStyle w:val="24"/>
        <w:spacing w:line="360" w:lineRule="auto"/>
        <w:ind w:firstLine="420" w:firstLineChars="0"/>
        <w:rPr>
          <w:ins w:id="859" w:author="Janusio" w:date="2018-03-03T13:29:50Z"/>
          <w:rFonts w:hint="eastAsia" w:ascii="Times New Roman" w:hAnsi="Times New Roman" w:eastAsiaTheme="minorEastAsia"/>
          <w:sz w:val="24"/>
          <w:szCs w:val="24"/>
          <w:lang w:val="en-US" w:eastAsia="zh-CN"/>
        </w:rPr>
      </w:pPr>
      <w:ins w:id="860" w:author="Janusio" w:date="2018-03-03T13:30:13Z">
        <w:r>
          <w:rPr>
            <w:rFonts w:hint="eastAsia" w:ascii="Times New Roman" w:hAnsi="Times New Roman"/>
            <w:sz w:val="24"/>
            <w:szCs w:val="24"/>
            <w:lang w:val="en-US" w:eastAsia="zh-CN"/>
          </w:rPr>
          <w:t>可信</w:t>
        </w:r>
      </w:ins>
      <w:ins w:id="861" w:author="Janusio" w:date="2018-03-03T13:30:14Z">
        <w:r>
          <w:rPr>
            <w:rFonts w:hint="eastAsia" w:ascii="Times New Roman" w:hAnsi="Times New Roman"/>
            <w:sz w:val="24"/>
            <w:szCs w:val="24"/>
            <w:lang w:val="en-US" w:eastAsia="zh-CN"/>
          </w:rPr>
          <w:t>计算</w:t>
        </w:r>
      </w:ins>
      <w:ins w:id="862" w:author="Janusio" w:date="2018-03-03T13:30:15Z">
        <w:r>
          <w:rPr>
            <w:rFonts w:hint="eastAsia" w:ascii="Times New Roman" w:hAnsi="Times New Roman"/>
            <w:sz w:val="24"/>
            <w:szCs w:val="24"/>
            <w:lang w:val="en-US" w:eastAsia="zh-CN"/>
          </w:rPr>
          <w:t>技术</w:t>
        </w:r>
      </w:ins>
      <w:ins w:id="863" w:author="Janusio" w:date="2018-03-03T13:30:25Z">
        <w:r>
          <w:rPr>
            <w:rFonts w:hint="eastAsia" w:ascii="Times New Roman" w:hAnsi="Times New Roman"/>
            <w:sz w:val="24"/>
            <w:szCs w:val="24"/>
            <w:lang w:val="en-US" w:eastAsia="zh-CN"/>
          </w:rPr>
          <w:t>在</w:t>
        </w:r>
      </w:ins>
      <w:ins w:id="864" w:author="Janusio" w:date="2018-03-03T13:35:24Z">
        <w:r>
          <w:rPr>
            <w:rFonts w:hint="eastAsia" w:ascii="Times New Roman" w:hAnsi="Times New Roman"/>
            <w:sz w:val="24"/>
            <w:szCs w:val="24"/>
            <w:lang w:val="en-US" w:eastAsia="zh-CN"/>
          </w:rPr>
          <w:t>2</w:t>
        </w:r>
      </w:ins>
      <w:ins w:id="865" w:author="Janusio" w:date="2018-03-03T13:35:25Z">
        <w:r>
          <w:rPr>
            <w:rFonts w:hint="eastAsia" w:ascii="Times New Roman" w:hAnsi="Times New Roman"/>
            <w:sz w:val="24"/>
            <w:szCs w:val="24"/>
            <w:lang w:val="en-US" w:eastAsia="zh-CN"/>
          </w:rPr>
          <w:t>000</w:t>
        </w:r>
      </w:ins>
      <w:ins w:id="866" w:author="Janusio" w:date="2018-03-03T13:35:26Z">
        <w:r>
          <w:rPr>
            <w:rFonts w:hint="eastAsia" w:ascii="Times New Roman" w:hAnsi="Times New Roman"/>
            <w:sz w:val="24"/>
            <w:szCs w:val="24"/>
            <w:lang w:val="en-US" w:eastAsia="zh-CN"/>
          </w:rPr>
          <w:t>年</w:t>
        </w:r>
      </w:ins>
      <w:ins w:id="867" w:author="Janusio" w:date="2018-03-03T13:35:30Z">
        <w:r>
          <w:rPr>
            <w:rFonts w:hint="eastAsia" w:ascii="Times New Roman" w:hAnsi="Times New Roman"/>
            <w:sz w:val="24"/>
            <w:szCs w:val="24"/>
            <w:lang w:val="en-US" w:eastAsia="zh-CN"/>
          </w:rPr>
          <w:t>后都</w:t>
        </w:r>
      </w:ins>
      <w:ins w:id="868" w:author="Janusio" w:date="2018-03-03T13:35:31Z">
        <w:r>
          <w:rPr>
            <w:rFonts w:hint="eastAsia" w:ascii="Times New Roman" w:hAnsi="Times New Roman"/>
            <w:sz w:val="24"/>
            <w:szCs w:val="24"/>
            <w:lang w:val="en-US" w:eastAsia="zh-CN"/>
          </w:rPr>
          <w:t>被</w:t>
        </w:r>
      </w:ins>
      <w:ins w:id="869" w:author="Janusio" w:date="2018-03-03T13:35:40Z">
        <w:r>
          <w:rPr>
            <w:rFonts w:hint="eastAsia" w:ascii="Times New Roman" w:hAnsi="Times New Roman"/>
            <w:sz w:val="24"/>
            <w:szCs w:val="24"/>
            <w:lang w:val="en-US" w:eastAsia="zh-CN"/>
          </w:rPr>
          <w:t>研究者</w:t>
        </w:r>
      </w:ins>
      <w:ins w:id="870" w:author="Janusio" w:date="2018-03-03T13:35:41Z">
        <w:r>
          <w:rPr>
            <w:rFonts w:hint="eastAsia" w:ascii="Times New Roman" w:hAnsi="Times New Roman"/>
            <w:sz w:val="24"/>
            <w:szCs w:val="24"/>
            <w:lang w:val="en-US" w:eastAsia="zh-CN"/>
          </w:rPr>
          <w:t>用来</w:t>
        </w:r>
      </w:ins>
      <w:ins w:id="871" w:author="Janusio" w:date="2018-03-03T13:35:42Z">
        <w:r>
          <w:rPr>
            <w:rFonts w:hint="eastAsia" w:ascii="Times New Roman" w:hAnsi="Times New Roman"/>
            <w:sz w:val="24"/>
            <w:szCs w:val="24"/>
            <w:lang w:val="en-US" w:eastAsia="zh-CN"/>
          </w:rPr>
          <w:t>解决</w:t>
        </w:r>
      </w:ins>
      <w:ins w:id="872" w:author="Janusio" w:date="2018-03-03T13:35:44Z">
        <w:r>
          <w:rPr>
            <w:rFonts w:hint="eastAsia" w:ascii="Times New Roman" w:hAnsi="Times New Roman"/>
            <w:sz w:val="24"/>
            <w:szCs w:val="24"/>
            <w:lang w:val="en-US" w:eastAsia="zh-CN"/>
          </w:rPr>
          <w:t>虚拟</w:t>
        </w:r>
      </w:ins>
      <w:ins w:id="873" w:author="Janusio" w:date="2018-03-03T13:35:46Z">
        <w:r>
          <w:rPr>
            <w:rFonts w:hint="eastAsia" w:ascii="Times New Roman" w:hAnsi="Times New Roman"/>
            <w:sz w:val="24"/>
            <w:szCs w:val="24"/>
            <w:lang w:val="en-US" w:eastAsia="zh-CN"/>
          </w:rPr>
          <w:t>系统</w:t>
        </w:r>
      </w:ins>
      <w:ins w:id="874" w:author="Janusio" w:date="2018-03-03T13:35:47Z">
        <w:r>
          <w:rPr>
            <w:rFonts w:hint="eastAsia" w:ascii="Times New Roman" w:hAnsi="Times New Roman"/>
            <w:sz w:val="24"/>
            <w:szCs w:val="24"/>
            <w:lang w:val="en-US" w:eastAsia="zh-CN"/>
          </w:rPr>
          <w:t>平台</w:t>
        </w:r>
      </w:ins>
      <w:ins w:id="875" w:author="Janusio" w:date="2018-03-03T13:35:48Z">
        <w:r>
          <w:rPr>
            <w:rFonts w:hint="eastAsia" w:ascii="Times New Roman" w:hAnsi="Times New Roman"/>
            <w:sz w:val="24"/>
            <w:szCs w:val="24"/>
            <w:lang w:val="en-US" w:eastAsia="zh-CN"/>
          </w:rPr>
          <w:t>安全</w:t>
        </w:r>
      </w:ins>
      <w:ins w:id="876" w:author="Janusio" w:date="2018-03-03T13:35:49Z">
        <w:r>
          <w:rPr>
            <w:rFonts w:hint="eastAsia" w:ascii="Times New Roman" w:hAnsi="Times New Roman"/>
            <w:sz w:val="24"/>
            <w:szCs w:val="24"/>
            <w:lang w:val="en-US" w:eastAsia="zh-CN"/>
          </w:rPr>
          <w:t>的</w:t>
        </w:r>
      </w:ins>
      <w:ins w:id="877" w:author="Janusio" w:date="2018-03-03T13:35:50Z">
        <w:r>
          <w:rPr>
            <w:rFonts w:hint="eastAsia" w:ascii="Times New Roman" w:hAnsi="Times New Roman"/>
            <w:sz w:val="24"/>
            <w:szCs w:val="24"/>
            <w:lang w:val="en-US" w:eastAsia="zh-CN"/>
          </w:rPr>
          <w:t>问题，</w:t>
        </w:r>
      </w:ins>
      <w:ins w:id="878" w:author="Janusio" w:date="2018-03-03T13:36:00Z">
        <w:r>
          <w:rPr>
            <w:rFonts w:hint="eastAsia" w:ascii="Times New Roman" w:hAnsi="Times New Roman"/>
            <w:sz w:val="24"/>
            <w:szCs w:val="24"/>
          </w:rPr>
          <w:t>这些平台包括Terra [17]，Perseus [18]等，</w:t>
        </w:r>
      </w:ins>
      <w:ins w:id="879" w:author="Janusio" w:date="2018-03-03T13:36:00Z">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w:t>
        </w:r>
      </w:ins>
      <w:ins w:id="880" w:author="Janusio" w:date="2018-03-03T13:36:17Z">
        <w:r>
          <w:rPr>
            <w:rFonts w:hint="eastAsia" w:ascii="Times New Roman" w:hAnsi="Times New Roman"/>
            <w:sz w:val="24"/>
            <w:szCs w:val="24"/>
            <w:lang w:val="en-US" w:eastAsia="zh-CN"/>
          </w:rPr>
          <w:t>，</w:t>
        </w:r>
      </w:ins>
      <w:ins w:id="881" w:author="Janusio" w:date="2018-03-03T13:36:18Z">
        <w:r>
          <w:rPr>
            <w:rFonts w:hint="eastAsia" w:ascii="Times New Roman" w:hAnsi="Times New Roman"/>
            <w:sz w:val="24"/>
            <w:szCs w:val="24"/>
            <w:lang w:val="en-US" w:eastAsia="zh-CN"/>
          </w:rPr>
          <w:t>而</w:t>
        </w:r>
      </w:ins>
      <w:ins w:id="882" w:author="Janusio" w:date="2018-03-03T13:37:15Z">
        <w:r>
          <w:rPr>
            <w:rFonts w:hint="eastAsia" w:ascii="Times New Roman" w:hAnsi="Times New Roman"/>
            <w:sz w:val="24"/>
            <w:szCs w:val="24"/>
            <w:lang w:val="en-US" w:eastAsia="zh-CN"/>
          </w:rPr>
          <w:t>存在</w:t>
        </w:r>
      </w:ins>
      <w:ins w:id="883" w:author="Janusio" w:date="2018-03-03T14:22:33Z">
        <w:r>
          <w:rPr>
            <w:rFonts w:hint="eastAsia" w:ascii="Times New Roman" w:hAnsi="Times New Roman"/>
            <w:sz w:val="24"/>
            <w:szCs w:val="24"/>
            <w:lang w:val="en-US" w:eastAsia="zh-CN"/>
          </w:rPr>
          <w:t>着</w:t>
        </w:r>
      </w:ins>
      <w:ins w:id="884" w:author="Janusio" w:date="2018-03-03T14:22:35Z">
        <w:r>
          <w:rPr>
            <w:rFonts w:hint="eastAsia" w:ascii="Times New Roman" w:hAnsi="Times New Roman"/>
            <w:sz w:val="24"/>
            <w:szCs w:val="24"/>
            <w:lang w:val="en-US" w:eastAsia="zh-CN"/>
          </w:rPr>
          <w:t>安全</w:t>
        </w:r>
      </w:ins>
      <w:ins w:id="885" w:author="Janusio" w:date="2018-03-03T14:22:36Z">
        <w:r>
          <w:rPr>
            <w:rFonts w:hint="eastAsia" w:ascii="Times New Roman" w:hAnsi="Times New Roman"/>
            <w:sz w:val="24"/>
            <w:szCs w:val="24"/>
            <w:lang w:val="en-US" w:eastAsia="zh-CN"/>
          </w:rPr>
          <w:t>威胁</w:t>
        </w:r>
      </w:ins>
      <w:ins w:id="886" w:author="Janusio" w:date="2018-03-03T14:22:38Z">
        <w:r>
          <w:rPr>
            <w:rFonts w:hint="eastAsia" w:ascii="Times New Roman" w:hAnsi="Times New Roman"/>
            <w:sz w:val="24"/>
            <w:szCs w:val="24"/>
            <w:lang w:val="en-US" w:eastAsia="zh-CN"/>
          </w:rPr>
          <w:t>的</w:t>
        </w:r>
      </w:ins>
      <w:ins w:id="887" w:author="Janusio" w:date="2018-03-03T14:22:40Z">
        <w:r>
          <w:rPr>
            <w:rFonts w:hint="eastAsia" w:ascii="Times New Roman" w:hAnsi="Times New Roman"/>
            <w:sz w:val="24"/>
            <w:szCs w:val="24"/>
            <w:lang w:val="en-US" w:eastAsia="zh-CN"/>
          </w:rPr>
          <w:t>虚拟机被</w:t>
        </w:r>
      </w:ins>
      <w:ins w:id="888" w:author="Janusio" w:date="2018-03-03T14:22:45Z">
        <w:r>
          <w:rPr>
            <w:rFonts w:hint="eastAsia" w:ascii="Times New Roman" w:hAnsi="Times New Roman"/>
            <w:sz w:val="24"/>
            <w:szCs w:val="24"/>
            <w:lang w:val="en-US" w:eastAsia="zh-CN"/>
          </w:rPr>
          <w:t>放在</w:t>
        </w:r>
      </w:ins>
      <w:ins w:id="889" w:author="Janusio" w:date="2018-03-03T14:22:48Z">
        <w:r>
          <w:rPr>
            <w:rFonts w:hint="eastAsia" w:ascii="Times New Roman" w:hAnsi="Times New Roman"/>
            <w:sz w:val="24"/>
            <w:szCs w:val="24"/>
            <w:lang w:val="en-US" w:eastAsia="zh-CN"/>
          </w:rPr>
          <w:t>不可信</w:t>
        </w:r>
      </w:ins>
      <w:ins w:id="890" w:author="Janusio" w:date="2018-03-03T14:22:49Z">
        <w:r>
          <w:rPr>
            <w:rFonts w:hint="eastAsia" w:ascii="Times New Roman" w:hAnsi="Times New Roman"/>
            <w:sz w:val="24"/>
            <w:szCs w:val="24"/>
            <w:lang w:val="en-US" w:eastAsia="zh-CN"/>
          </w:rPr>
          <w:t>区域</w:t>
        </w:r>
      </w:ins>
      <w:ins w:id="891" w:author="Janusio" w:date="2018-03-03T13:36:00Z">
        <w:r>
          <w:rPr>
            <w:rFonts w:hint="eastAsia" w:ascii="Times New Roman" w:hAnsi="Times New Roman"/>
            <w:sz w:val="24"/>
            <w:szCs w:val="24"/>
            <w:lang w:val="en-US" w:eastAsia="zh-CN"/>
          </w:rPr>
          <w:t>。</w:t>
        </w:r>
      </w:ins>
      <w:ins w:id="892" w:author="Janusio" w:date="2018-03-03T14:23:13Z">
        <w:r>
          <w:rPr>
            <w:rFonts w:hint="eastAsia" w:ascii="Times New Roman" w:hAnsi="Times New Roman"/>
            <w:sz w:val="24"/>
            <w:szCs w:val="24"/>
            <w:lang w:val="en-US" w:eastAsia="zh-CN"/>
          </w:rPr>
          <w:t>这些</w:t>
        </w:r>
      </w:ins>
      <w:ins w:id="893" w:author="Janusio" w:date="2018-03-03T14:23:14Z">
        <w:r>
          <w:rPr>
            <w:rFonts w:hint="eastAsia" w:ascii="Times New Roman" w:hAnsi="Times New Roman"/>
            <w:sz w:val="24"/>
            <w:szCs w:val="24"/>
            <w:lang w:val="en-US" w:eastAsia="zh-CN"/>
          </w:rPr>
          <w:t>方案</w:t>
        </w:r>
      </w:ins>
      <w:ins w:id="894" w:author="Janusio" w:date="2018-03-03T14:23:15Z">
        <w:r>
          <w:rPr>
            <w:rFonts w:hint="eastAsia" w:ascii="Times New Roman" w:hAnsi="Times New Roman"/>
            <w:sz w:val="24"/>
            <w:szCs w:val="24"/>
            <w:lang w:val="en-US" w:eastAsia="zh-CN"/>
          </w:rPr>
          <w:t>为</w:t>
        </w:r>
      </w:ins>
      <w:ins w:id="895" w:author="Janusio" w:date="2018-03-03T14:23:16Z">
        <w:r>
          <w:rPr>
            <w:rFonts w:hint="eastAsia" w:ascii="Times New Roman" w:hAnsi="Times New Roman"/>
            <w:sz w:val="24"/>
            <w:szCs w:val="24"/>
            <w:lang w:val="en-US" w:eastAsia="zh-CN"/>
          </w:rPr>
          <w:t>可信</w:t>
        </w:r>
      </w:ins>
      <w:ins w:id="896" w:author="Janusio" w:date="2018-03-03T14:23:19Z">
        <w:r>
          <w:rPr>
            <w:rFonts w:hint="eastAsia" w:ascii="Times New Roman" w:hAnsi="Times New Roman"/>
            <w:sz w:val="24"/>
            <w:szCs w:val="24"/>
            <w:lang w:val="en-US" w:eastAsia="zh-CN"/>
          </w:rPr>
          <w:t>虚拟</w:t>
        </w:r>
      </w:ins>
      <w:ins w:id="897" w:author="Janusio" w:date="2018-03-03T14:23:20Z">
        <w:r>
          <w:rPr>
            <w:rFonts w:hint="eastAsia" w:ascii="Times New Roman" w:hAnsi="Times New Roman"/>
            <w:sz w:val="24"/>
            <w:szCs w:val="24"/>
            <w:lang w:val="en-US" w:eastAsia="zh-CN"/>
          </w:rPr>
          <w:t>平台的</w:t>
        </w:r>
      </w:ins>
      <w:ins w:id="898" w:author="Janusio" w:date="2018-03-03T14:23:21Z">
        <w:r>
          <w:rPr>
            <w:rFonts w:hint="eastAsia" w:ascii="Times New Roman" w:hAnsi="Times New Roman"/>
            <w:sz w:val="24"/>
            <w:szCs w:val="24"/>
            <w:lang w:val="en-US" w:eastAsia="zh-CN"/>
          </w:rPr>
          <w:t>研究</w:t>
        </w:r>
      </w:ins>
      <w:ins w:id="899" w:author="Janusio" w:date="2018-03-03T14:23:23Z">
        <w:r>
          <w:rPr>
            <w:rFonts w:hint="eastAsia" w:ascii="Times New Roman" w:hAnsi="Times New Roman"/>
            <w:sz w:val="24"/>
            <w:szCs w:val="24"/>
            <w:lang w:val="en-US" w:eastAsia="zh-CN"/>
          </w:rPr>
          <w:t>提供</w:t>
        </w:r>
      </w:ins>
      <w:ins w:id="900" w:author="Janusio" w:date="2018-03-03T14:23:24Z">
        <w:r>
          <w:rPr>
            <w:rFonts w:hint="eastAsia" w:ascii="Times New Roman" w:hAnsi="Times New Roman"/>
            <w:sz w:val="24"/>
            <w:szCs w:val="24"/>
            <w:lang w:val="en-US" w:eastAsia="zh-CN"/>
          </w:rPr>
          <w:t>很好的</w:t>
        </w:r>
      </w:ins>
      <w:ins w:id="901" w:author="Janusio" w:date="2018-03-03T14:23:26Z">
        <w:r>
          <w:rPr>
            <w:rFonts w:hint="eastAsia" w:ascii="Times New Roman" w:hAnsi="Times New Roman"/>
            <w:sz w:val="24"/>
            <w:szCs w:val="24"/>
            <w:lang w:val="en-US" w:eastAsia="zh-CN"/>
          </w:rPr>
          <w:t>理论和</w:t>
        </w:r>
      </w:ins>
      <w:ins w:id="902" w:author="Janusio" w:date="2018-03-03T14:23:31Z">
        <w:r>
          <w:rPr>
            <w:rFonts w:hint="eastAsia" w:ascii="Times New Roman" w:hAnsi="Times New Roman"/>
            <w:sz w:val="24"/>
            <w:szCs w:val="24"/>
            <w:lang w:val="en-US" w:eastAsia="zh-CN"/>
          </w:rPr>
          <w:t>方案</w:t>
        </w:r>
      </w:ins>
      <w:ins w:id="903" w:author="Janusio" w:date="2018-03-03T14:23:32Z">
        <w:r>
          <w:rPr>
            <w:rFonts w:hint="eastAsia" w:ascii="Times New Roman" w:hAnsi="Times New Roman"/>
            <w:sz w:val="24"/>
            <w:szCs w:val="24"/>
            <w:lang w:val="en-US" w:eastAsia="zh-CN"/>
          </w:rPr>
          <w:t>基础。</w:t>
        </w:r>
      </w:ins>
    </w:p>
    <w:p>
      <w:pPr>
        <w:pStyle w:val="24"/>
        <w:spacing w:line="360" w:lineRule="auto"/>
        <w:ind w:firstLine="420" w:firstLineChars="0"/>
        <w:rPr>
          <w:del w:id="904" w:author="Janusio" w:date="2018-03-03T13:35:57Z"/>
          <w:rFonts w:hint="eastAsia" w:ascii="Times New Roman" w:hAnsi="Times New Roman"/>
          <w:sz w:val="24"/>
          <w:szCs w:val="24"/>
          <w:lang w:val="en-US" w:eastAsia="zh-CN"/>
        </w:rPr>
      </w:pPr>
      <w:del w:id="905" w:author="Janusio" w:date="2018-03-03T14:23:36Z">
        <w:r>
          <w:rPr>
            <w:rFonts w:hint="eastAsia" w:ascii="Times New Roman" w:hAnsi="Times New Roman"/>
            <w:sz w:val="24"/>
            <w:szCs w:val="24"/>
          </w:rPr>
          <w:delText>对于TVP的研究，早在TVP概念出现之前，就出现了利用可信计算技术解决虚拟系统平台安全的方案，为TVP的发展提供了一些理论和构建基础，</w:delText>
        </w:r>
      </w:del>
      <w:del w:id="906" w:author="Janusio" w:date="2018-03-03T13:35:57Z">
        <w:r>
          <w:rPr>
            <w:rFonts w:hint="eastAsia" w:ascii="Times New Roman" w:hAnsi="Times New Roman"/>
            <w:sz w:val="24"/>
            <w:szCs w:val="24"/>
          </w:rPr>
          <w:delText>这些平台包括Terra [17]，Perseus [18]等，</w:delText>
        </w:r>
      </w:del>
      <w:del w:id="907" w:author="Janusio" w:date="2018-03-03T13:35:57Z">
        <w:r>
          <w:rPr>
            <w:rFonts w:hint="eastAsia" w:ascii="Times New Roman" w:hAnsi="Times New Roman"/>
            <w:sz w:val="24"/>
            <w:szCs w:val="24"/>
            <w:lang w:val="en-US" w:eastAsia="zh-CN"/>
          </w:rPr>
          <w:delText>这些平台的主要思想是把底层计算平台分为两部分，可信区域和不可信区域，其中可信区域上运行着高安全性需求的虚拟机。</w:delText>
        </w:r>
      </w:del>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4"/>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pStyle w:val="24"/>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图1TVP基本运行架构</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w:t>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0"/>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1"/>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2"/>
      </w:r>
      <w:r>
        <w:rPr>
          <w:rStyle w:val="17"/>
          <w:rFonts w:hint="eastAsia" w:ascii="Times New Roman" w:hAnsi="Times New Roman"/>
          <w:sz w:val="24"/>
          <w:szCs w:val="24"/>
          <w:lang w:val="en-US" w:eastAsia="zh-CN"/>
        </w:rPr>
        <w:t>]</w:t>
      </w:r>
      <w:r>
        <w:rPr>
          <w:rFonts w:hint="eastAsia" w:ascii="Times New Roman" w:hAnsi="Times New Roman"/>
          <w:sz w:val="24"/>
          <w:szCs w:val="24"/>
          <w:lang w:val="en-US" w:eastAsia="zh-CN"/>
        </w:rPr>
        <w:t>、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numPr>
          <w:ins w:id="909" w:author="Janusio" w:date="2018-03-06T13:06:39Z"/>
        </w:numPr>
        <w:spacing w:line="360" w:lineRule="auto"/>
        <w:ind w:firstLine="0" w:firstLineChars="0"/>
        <w:rPr>
          <w:rFonts w:hint="eastAsia" w:ascii="Times New Roman" w:hAnsi="Times New Roman" w:eastAsia="黑体"/>
          <w:b/>
          <w:sz w:val="24"/>
          <w:szCs w:val="24"/>
          <w:lang w:val="en-US" w:eastAsia="zh-CN"/>
        </w:rPr>
        <w:pPrChange w:id="908" w:author="Janusio" w:date="2018-03-06T13:06:39Z">
          <w:pPr>
            <w:pStyle w:val="24"/>
            <w:spacing w:line="360" w:lineRule="auto"/>
            <w:ind w:firstLine="0" w:firstLineChars="0"/>
          </w:pPr>
        </w:pPrChange>
      </w:pPr>
      <w:del w:id="910" w:author="Janusio" w:date="2018-03-06T13:06:43Z">
        <w:r>
          <w:rPr>
            <w:rFonts w:hint="eastAsia" w:ascii="Times New Roman" w:hAnsi="Times New Roman"/>
            <w:sz w:val="24"/>
            <w:szCs w:val="24"/>
          </w:rPr>
          <w:delText xml:space="preserve">1.2.2  </w:delText>
        </w:r>
      </w:del>
      <w:r>
        <w:rPr>
          <w:rFonts w:hint="eastAsia" w:ascii="Times New Roman" w:hAnsi="Times New Roman" w:eastAsia="黑体"/>
          <w:b/>
          <w:sz w:val="24"/>
          <w:szCs w:val="24"/>
          <w:lang w:val="en-US" w:eastAsia="zh-CN"/>
        </w:rPr>
        <w:t>可信虚拟平台信任链模型</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numPr>
          <w:ins w:id="912" w:author="Janusio" w:date="2018-03-06T13:06:58Z"/>
        </w:numPr>
        <w:spacing w:line="360" w:lineRule="auto"/>
        <w:ind w:firstLine="0" w:firstLineChars="0"/>
        <w:rPr>
          <w:rFonts w:hint="eastAsia" w:ascii="Times New Roman" w:hAnsi="Times New Roman" w:eastAsia="黑体"/>
          <w:b/>
          <w:sz w:val="24"/>
          <w:szCs w:val="24"/>
          <w:lang w:val="en-US" w:eastAsia="zh-CN"/>
        </w:rPr>
        <w:pPrChange w:id="911" w:author="Janusio" w:date="2018-03-06T13:06:58Z">
          <w:pPr>
            <w:pStyle w:val="24"/>
            <w:spacing w:line="360" w:lineRule="auto"/>
            <w:ind w:firstLine="0" w:firstLineChars="0"/>
          </w:pPr>
        </w:pPrChange>
      </w:pPr>
      <w:del w:id="913" w:author="Janusio" w:date="2018-03-06T13:06:56Z">
        <w:r>
          <w:rPr>
            <w:rFonts w:hint="eastAsia" w:ascii="Times New Roman" w:hAnsi="Times New Roman"/>
            <w:sz w:val="24"/>
            <w:szCs w:val="24"/>
          </w:rPr>
          <w:delText>1.2.</w:delText>
        </w:r>
      </w:del>
      <w:del w:id="914" w:author="Janusio" w:date="2018-03-06T13:06:56Z">
        <w:r>
          <w:rPr>
            <w:rFonts w:hint="eastAsia" w:ascii="Times New Roman" w:hAnsi="Times New Roman"/>
            <w:sz w:val="24"/>
            <w:szCs w:val="24"/>
            <w:lang w:val="en-US" w:eastAsia="zh-CN"/>
          </w:rPr>
          <w:delText>3</w:delText>
        </w:r>
      </w:del>
      <w:del w:id="915" w:author="Janusio" w:date="2018-03-06T13:06:5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无干扰理论</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numPr>
          <w:ins w:id="917" w:author="Janusio" w:date="2018-03-06T13:07:04Z"/>
        </w:numPr>
        <w:ind w:firstLine="0" w:firstLineChars="0"/>
        <w:rPr>
          <w:rFonts w:hint="eastAsia" w:ascii="Times New Roman" w:hAnsi="Times New Roman"/>
          <w:sz w:val="24"/>
          <w:szCs w:val="24"/>
          <w:lang w:val="en-US" w:eastAsia="zh-CN"/>
        </w:rPr>
        <w:pPrChange w:id="916" w:author="Janusio" w:date="2018-03-06T13:07:04Z">
          <w:pPr>
            <w:pStyle w:val="24"/>
            <w:ind w:firstLine="0" w:firstLineChars="0"/>
          </w:pPr>
        </w:pPrChange>
      </w:pPr>
      <w:del w:id="918" w:author="Janusio" w:date="2018-03-06T13:07:07Z">
        <w:r>
          <w:rPr>
            <w:rFonts w:hint="eastAsia" w:ascii="Times New Roman" w:hAnsi="Times New Roman" w:eastAsia="仿宋_GB2312"/>
            <w:b/>
            <w:sz w:val="28"/>
            <w:szCs w:val="28"/>
            <w:lang w:val="en-US" w:eastAsia="zh-CN"/>
          </w:rPr>
          <w:delText>1</w:delText>
        </w:r>
      </w:del>
      <w:del w:id="919" w:author="Janusio" w:date="2018-03-06T13:07:07Z">
        <w:r>
          <w:rPr>
            <w:rFonts w:hint="eastAsia" w:ascii="Times New Roman" w:hAnsi="Times New Roman" w:eastAsia="仿宋_GB2312"/>
            <w:b/>
            <w:sz w:val="28"/>
            <w:szCs w:val="28"/>
          </w:rPr>
          <w:delText>.</w:delText>
        </w:r>
      </w:del>
      <w:del w:id="920" w:author="Janusio" w:date="2018-03-06T13:07:07Z">
        <w:r>
          <w:rPr>
            <w:rFonts w:hint="eastAsia" w:ascii="Times New Roman" w:hAnsi="Times New Roman" w:eastAsia="仿宋_GB2312"/>
            <w:b/>
            <w:sz w:val="28"/>
            <w:szCs w:val="28"/>
            <w:lang w:val="en-US" w:eastAsia="zh-CN"/>
          </w:rPr>
          <w:delText>3</w:delText>
        </w:r>
      </w:del>
      <w:del w:id="921" w:author="Janusio" w:date="2018-03-06T13:07:0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本文主要工作</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4"/>
        <w:spacing w:line="360" w:lineRule="auto"/>
        <w:ind w:left="0" w:leftChars="0" w:firstLine="420" w:firstLineChars="0"/>
        <w:rPr>
          <w:ins w:id="922" w:author="Janusio" w:date="2018-03-06T14:44:42Z"/>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4"/>
        <w:spacing w:line="360" w:lineRule="auto"/>
        <w:ind w:left="0" w:leftChars="0" w:firstLine="420" w:firstLineChars="0"/>
        <w:jc w:val="center"/>
        <w:rPr>
          <w:ins w:id="924" w:author="Janusio" w:date="2018-03-06T14:54:35Z"/>
          <w:rFonts w:ascii="Times New Roman" w:hAnsi="Times New Roman"/>
          <w:color w:val="auto"/>
          <w:sz w:val="18"/>
          <w:szCs w:val="18"/>
        </w:rPr>
        <w:pPrChange w:id="923" w:author="Janusio" w:date="2018-03-06T14:54:49Z">
          <w:pPr>
            <w:pStyle w:val="24"/>
            <w:spacing w:line="360" w:lineRule="auto"/>
            <w:ind w:left="0" w:leftChars="0" w:firstLine="420" w:firstLineChars="0"/>
          </w:pPr>
        </w:pPrChange>
      </w:pPr>
      <w:ins w:id="925" w:author="Janusio" w:date="2018-03-06T14:54:33Z"/>
      <w:ins w:id="926" w:author="Janusio" w:date="2018-03-06T14:54:33Z"/>
      <w:ins w:id="927" w:author="Janusio" w:date="2018-03-06T14:54:33Z"/>
      <w:ins w:id="928" w:author="Janusio" w:date="2018-03-06T14:54:33Z">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6" DrawAspect="Content" ObjectID="_1468075726" r:id="rId10">
              <o:LockedField>false</o:LockedField>
            </o:OLEObject>
          </w:object>
        </w:r>
      </w:ins>
      <w:ins w:id="930" w:author="Janusio" w:date="2018-03-06T14:54:33Z"/>
    </w:p>
    <w:p>
      <w:pPr>
        <w:pStyle w:val="24"/>
        <w:spacing w:line="360" w:lineRule="auto"/>
        <w:ind w:left="0" w:leftChars="0" w:firstLine="420" w:firstLineChars="0"/>
        <w:jc w:val="center"/>
        <w:rPr>
          <w:rFonts w:hint="eastAsia" w:ascii="Times New Roman" w:hAnsi="Times New Roman" w:eastAsiaTheme="minorEastAsia"/>
          <w:color w:val="auto"/>
          <w:sz w:val="18"/>
          <w:szCs w:val="18"/>
          <w:lang w:val="en-US" w:eastAsia="zh-CN"/>
        </w:rPr>
        <w:pPrChange w:id="931" w:author="Janusio" w:date="2018-03-06T14:54:49Z">
          <w:pPr>
            <w:pStyle w:val="24"/>
            <w:spacing w:line="360" w:lineRule="auto"/>
            <w:ind w:left="0" w:leftChars="0" w:firstLine="420" w:firstLineChars="0"/>
          </w:pPr>
        </w:pPrChange>
      </w:pPr>
      <w:ins w:id="932" w:author="Janusio" w:date="2018-03-06T14:54:37Z">
        <w:r>
          <w:rPr>
            <w:rFonts w:hint="eastAsia" w:ascii="Times New Roman" w:hAnsi="Times New Roman"/>
            <w:color w:val="auto"/>
            <w:sz w:val="18"/>
            <w:szCs w:val="18"/>
            <w:lang w:val="en-US" w:eastAsia="zh-CN"/>
          </w:rPr>
          <w:t>图</w:t>
        </w:r>
      </w:ins>
      <w:ins w:id="933" w:author="Janusio" w:date="2018-03-06T14:55:25Z">
        <w:r>
          <w:rPr>
            <w:rFonts w:hint="eastAsia" w:ascii="Times New Roman" w:hAnsi="Times New Roman"/>
            <w:color w:val="auto"/>
            <w:sz w:val="18"/>
            <w:szCs w:val="18"/>
            <w:lang w:val="en-US" w:eastAsia="zh-CN"/>
          </w:rPr>
          <w:t>1.</w:t>
        </w:r>
      </w:ins>
      <w:ins w:id="934" w:author="Janusio" w:date="2018-03-06T14:54:38Z">
        <w:r>
          <w:rPr>
            <w:rFonts w:hint="eastAsia" w:ascii="Times New Roman" w:hAnsi="Times New Roman"/>
            <w:color w:val="auto"/>
            <w:sz w:val="18"/>
            <w:szCs w:val="18"/>
            <w:lang w:val="en-US" w:eastAsia="zh-CN"/>
          </w:rPr>
          <w:t>1</w:t>
        </w:r>
      </w:ins>
      <w:ins w:id="935" w:author="Janusio" w:date="2018-03-06T14:54:39Z">
        <w:r>
          <w:rPr>
            <w:rFonts w:hint="eastAsia" w:ascii="Times New Roman" w:hAnsi="Times New Roman"/>
            <w:color w:val="auto"/>
            <w:sz w:val="18"/>
            <w:szCs w:val="18"/>
            <w:lang w:val="en-US" w:eastAsia="zh-CN"/>
          </w:rPr>
          <w:t xml:space="preserve"> </w:t>
        </w:r>
      </w:ins>
      <w:ins w:id="936" w:author="Janusio" w:date="2018-03-06T14:54:45Z">
        <w:r>
          <w:rPr>
            <w:rFonts w:hint="eastAsia" w:ascii="Times New Roman" w:hAnsi="Times New Roman"/>
            <w:color w:val="auto"/>
            <w:sz w:val="18"/>
            <w:szCs w:val="18"/>
            <w:lang w:val="en-US" w:eastAsia="zh-CN"/>
          </w:rPr>
          <w:t>TVP-QT</w:t>
        </w:r>
      </w:ins>
      <w:ins w:id="937" w:author="Janusio" w:date="2018-03-06T14:54:46Z">
        <w:r>
          <w:rPr>
            <w:rFonts w:hint="eastAsia" w:ascii="Times New Roman" w:hAnsi="Times New Roman"/>
            <w:color w:val="auto"/>
            <w:sz w:val="18"/>
            <w:szCs w:val="18"/>
            <w:lang w:val="en-US" w:eastAsia="zh-CN"/>
          </w:rPr>
          <w:t>主要</w:t>
        </w:r>
      </w:ins>
      <w:ins w:id="938" w:author="Janusio" w:date="2018-03-06T14:54:47Z">
        <w:r>
          <w:rPr>
            <w:rFonts w:hint="eastAsia" w:ascii="Times New Roman" w:hAnsi="Times New Roman"/>
            <w:color w:val="auto"/>
            <w:sz w:val="18"/>
            <w:szCs w:val="18"/>
            <w:lang w:val="en-US" w:eastAsia="zh-CN"/>
          </w:rPr>
          <w:t>架构</w:t>
        </w:r>
      </w:ins>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4"/>
        <w:spacing w:line="360" w:lineRule="auto"/>
        <w:ind w:left="0" w:leftChars="0" w:firstLine="420" w:firstLineChars="0"/>
        <w:rPr>
          <w:ins w:id="939" w:author="Janusio" w:date="2018-03-06T14:54:59Z"/>
          <w:rFonts w:hint="eastAsia" w:ascii="Times New Roman" w:hAnsi="Times New Roman"/>
          <w:sz w:val="24"/>
          <w:szCs w:val="24"/>
          <w:lang w:val="en-US" w:eastAsia="zh-CN"/>
        </w:rPr>
      </w:pPr>
      <w:r>
        <w:rPr>
          <w:rFonts w:hint="eastAsia" w:ascii="Times New Roman" w:hAnsi="Times New Roman"/>
          <w:sz w:val="24"/>
          <w:szCs w:val="24"/>
          <w:lang w:val="en-US" w:eastAsia="zh-CN"/>
        </w:rPr>
        <w:t>本</w:t>
      </w:r>
      <w:del w:id="940" w:author="Janusio" w:date="2018-03-06T22:21:03Z">
        <w:r>
          <w:rPr>
            <w:rFonts w:hint="eastAsia" w:ascii="Times New Roman" w:hAnsi="Times New Roman"/>
            <w:sz w:val="24"/>
            <w:szCs w:val="24"/>
            <w:lang w:val="en-US" w:eastAsia="zh-CN"/>
          </w:rPr>
          <w:delText>课题</w:delText>
        </w:r>
      </w:del>
      <w:ins w:id="941" w:author="Janusio" w:date="2018-03-06T22:21:06Z">
        <w:r>
          <w:rPr>
            <w:rFonts w:hint="eastAsia" w:ascii="Times New Roman" w:hAnsi="Times New Roman"/>
            <w:sz w:val="24"/>
            <w:szCs w:val="24"/>
            <w:lang w:val="en-US" w:eastAsia="zh-CN"/>
          </w:rPr>
          <w:t>文</w:t>
        </w:r>
      </w:ins>
      <w:r>
        <w:rPr>
          <w:rFonts w:hint="eastAsia" w:ascii="Times New Roman" w:hAnsi="Times New Roman"/>
          <w:sz w:val="24"/>
          <w:szCs w:val="24"/>
          <w:lang w:val="en-US" w:eastAsia="zh-CN"/>
        </w:rPr>
        <w:t>构建的信任链模型大体架构如图：</w:t>
      </w:r>
    </w:p>
    <w:p>
      <w:pPr>
        <w:pStyle w:val="24"/>
        <w:spacing w:line="360" w:lineRule="auto"/>
        <w:ind w:left="0" w:leftChars="0" w:firstLine="420" w:firstLineChars="0"/>
        <w:jc w:val="center"/>
        <w:rPr>
          <w:ins w:id="943" w:author="Janusio" w:date="2018-03-06T14:55:57Z"/>
          <w:rFonts w:ascii="Times New Roman" w:hAnsi="Times New Roman"/>
          <w:color w:val="auto"/>
          <w:sz w:val="21"/>
          <w:szCs w:val="21"/>
        </w:rPr>
        <w:pPrChange w:id="942" w:author="Janusio" w:date="2018-03-06T14:55:50Z">
          <w:pPr>
            <w:pStyle w:val="24"/>
            <w:spacing w:line="360" w:lineRule="auto"/>
            <w:ind w:left="0" w:leftChars="0" w:firstLine="420" w:firstLineChars="0"/>
          </w:pPr>
        </w:pPrChange>
      </w:pPr>
      <w:ins w:id="944" w:author="Janusio" w:date="2018-03-06T14:55:31Z">
        <w:r>
          <w:rPr>
            <w:rFonts w:hint="eastAsia" w:ascii="Times New Roman" w:hAnsi="Times New Roman"/>
            <w:sz w:val="21"/>
            <w:szCs w:val="21"/>
            <w:lang w:val="en-US" w:eastAsia="zh-CN"/>
            <w:rPrChange w:id="945" w:author="Janusio" w:date="2018-03-06T14:55:47Z">
              <w:rPr>
                <w:rFonts w:hint="eastAsia" w:ascii="Times New Roman" w:hAnsi="Times New Roman"/>
                <w:sz w:val="24"/>
                <w:szCs w:val="24"/>
                <w:lang w:val="en-US" w:eastAsia="zh-CN"/>
              </w:rPr>
            </w:rPrChange>
          </w:rPr>
          <w:t xml:space="preserve"> </w:t>
        </w:r>
      </w:ins>
      <w:ins w:id="946" w:author="Janusio" w:date="2018-03-06T14:55:32Z"/>
      <w:ins w:id="948" w:author="Janusio" w:date="2018-03-06T14:55:32Z"/>
      <w:ins w:id="950" w:author="Janusio" w:date="2018-03-06T14:55:32Z"/>
      <w:ins w:id="952" w:author="Janusio" w:date="2018-03-06T14:55:32Z">
        <w:r>
          <w:rPr>
            <w:rFonts w:ascii="Times New Roman" w:hAnsi="Times New Roman"/>
            <w:color w:val="auto"/>
            <w:sz w:val="21"/>
            <w:szCs w:val="21"/>
            <w:rPrChange w:id="955" w:author="Janusio" w:date="2018-03-06T14:55:49Z">
              <w:rPr>
                <w:rFonts w:ascii="Times New Roman" w:hAnsi="Times New Roman"/>
                <w:color w:val="auto"/>
                <w:sz w:val="18"/>
                <w:szCs w:val="18"/>
              </w:rPr>
            </w:rPrChange>
          </w:rPr>
          <w:object>
            <v:shape id="_x0000_i1027"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27" DrawAspect="Content" ObjectID="_1468075727" r:id="rId12">
              <o:LockedField>false</o:LockedField>
            </o:OLEObject>
          </w:object>
        </w:r>
      </w:ins>
      <w:ins w:id="956" w:author="Janusio" w:date="2018-03-06T14:55:32Z"/>
    </w:p>
    <w:p>
      <w:pPr>
        <w:pStyle w:val="24"/>
        <w:spacing w:line="360" w:lineRule="auto"/>
        <w:ind w:left="0" w:leftChars="0" w:firstLine="420" w:firstLineChars="0"/>
        <w:jc w:val="center"/>
        <w:rPr>
          <w:rFonts w:hint="eastAsia" w:ascii="Times New Roman" w:hAnsi="Times New Roman"/>
          <w:sz w:val="21"/>
          <w:szCs w:val="21"/>
          <w:lang w:val="en-US" w:eastAsia="zh-CN"/>
          <w:rPrChange w:id="959" w:author="Janusio" w:date="2018-03-06T14:55:47Z">
            <w:rPr>
              <w:rFonts w:hint="eastAsia" w:ascii="Times New Roman" w:hAnsi="Times New Roman"/>
              <w:sz w:val="24"/>
              <w:szCs w:val="24"/>
              <w:lang w:val="en-US" w:eastAsia="zh-CN"/>
            </w:rPr>
          </w:rPrChange>
        </w:rPr>
        <w:pPrChange w:id="958" w:author="Janusio" w:date="2018-03-06T14:55:50Z">
          <w:pPr>
            <w:pStyle w:val="24"/>
            <w:spacing w:line="360" w:lineRule="auto"/>
            <w:ind w:left="0" w:leftChars="0" w:firstLine="420" w:firstLineChars="0"/>
          </w:pPr>
        </w:pPrChange>
      </w:pPr>
      <w:ins w:id="960" w:author="Janusio" w:date="2018-03-06T14:56:01Z">
        <w:r>
          <w:rPr>
            <w:rFonts w:hint="eastAsia" w:ascii="Times New Roman" w:hAnsi="Times New Roman"/>
            <w:sz w:val="21"/>
            <w:szCs w:val="21"/>
            <w:lang w:val="en-US" w:eastAsia="zh-CN"/>
          </w:rPr>
          <w:t>图1.2</w:t>
        </w:r>
      </w:ins>
      <w:ins w:id="961" w:author="Janusio" w:date="2018-03-06T14:56:02Z">
        <w:r>
          <w:rPr>
            <w:rFonts w:hint="eastAsia" w:ascii="Times New Roman" w:hAnsi="Times New Roman"/>
            <w:sz w:val="21"/>
            <w:szCs w:val="21"/>
            <w:lang w:val="en-US" w:eastAsia="zh-CN"/>
          </w:rPr>
          <w:t xml:space="preserve"> </w:t>
        </w:r>
      </w:ins>
      <w:ins w:id="962" w:author="Janusio" w:date="2018-03-06T14:55:37Z">
        <w:r>
          <w:rPr>
            <w:rFonts w:hint="eastAsia" w:ascii="Times New Roman" w:hAnsi="Times New Roman"/>
            <w:sz w:val="21"/>
            <w:szCs w:val="21"/>
            <w:lang w:val="en-US" w:eastAsia="zh-CN"/>
            <w:rPrChange w:id="963" w:author="Janusio" w:date="2018-03-06T14:55:47Z">
              <w:rPr>
                <w:rFonts w:hint="eastAsia" w:ascii="Times New Roman" w:hAnsi="Times New Roman"/>
                <w:sz w:val="24"/>
                <w:szCs w:val="24"/>
                <w:lang w:val="en-US" w:eastAsia="zh-CN"/>
              </w:rPr>
            </w:rPrChange>
          </w:rPr>
          <w:t>TVP-QT</w:t>
        </w:r>
      </w:ins>
      <w:ins w:id="964" w:author="Janusio" w:date="2018-03-06T14:55:38Z">
        <w:r>
          <w:rPr>
            <w:rFonts w:hint="eastAsia" w:ascii="Times New Roman" w:hAnsi="Times New Roman"/>
            <w:sz w:val="21"/>
            <w:szCs w:val="21"/>
            <w:lang w:val="en-US" w:eastAsia="zh-CN"/>
            <w:rPrChange w:id="965" w:author="Janusio" w:date="2018-03-06T14:55:47Z">
              <w:rPr>
                <w:rFonts w:hint="eastAsia" w:ascii="Times New Roman" w:hAnsi="Times New Roman"/>
                <w:sz w:val="24"/>
                <w:szCs w:val="24"/>
                <w:lang w:val="en-US" w:eastAsia="zh-CN"/>
              </w:rPr>
            </w:rPrChange>
          </w:rPr>
          <w:t>信任链</w:t>
        </w:r>
      </w:ins>
      <w:ins w:id="966" w:author="Janusio" w:date="2018-03-06T14:55:40Z">
        <w:r>
          <w:rPr>
            <w:rFonts w:hint="eastAsia" w:ascii="Times New Roman" w:hAnsi="Times New Roman"/>
            <w:sz w:val="21"/>
            <w:szCs w:val="21"/>
            <w:lang w:val="en-US" w:eastAsia="zh-CN"/>
            <w:rPrChange w:id="967" w:author="Janusio" w:date="2018-03-06T14:55:47Z">
              <w:rPr>
                <w:rFonts w:hint="eastAsia" w:ascii="Times New Roman" w:hAnsi="Times New Roman"/>
                <w:sz w:val="24"/>
                <w:szCs w:val="24"/>
                <w:lang w:val="en-US" w:eastAsia="zh-CN"/>
              </w:rPr>
            </w:rPrChange>
          </w:rPr>
          <w:t>模型</w:t>
        </w:r>
      </w:ins>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w:t>
      </w:r>
      <w:del w:id="968" w:author="Janusio" w:date="2018-03-06T22:20:49Z">
        <w:r>
          <w:rPr>
            <w:rFonts w:hint="eastAsia" w:ascii="Times New Roman" w:hAnsi="Times New Roman"/>
            <w:sz w:val="24"/>
            <w:szCs w:val="24"/>
            <w:lang w:val="en-US" w:eastAsia="zh-CN"/>
          </w:rPr>
          <w:delText>利用</w:delText>
        </w:r>
      </w:del>
      <w:r>
        <w:rPr>
          <w:rFonts w:hint="eastAsia" w:ascii="Times New Roman" w:hAnsi="Times New Roman"/>
          <w:sz w:val="24"/>
          <w:szCs w:val="24"/>
          <w:lang w:val="en-US" w:eastAsia="zh-CN"/>
        </w:rPr>
        <w:t>通过TVP平台对信任链进行实例系统的分析和构建。本</w:t>
      </w:r>
      <w:del w:id="969" w:author="Janusio" w:date="2018-03-06T14:56:08Z">
        <w:r>
          <w:rPr>
            <w:rFonts w:hint="eastAsia" w:ascii="Times New Roman" w:hAnsi="Times New Roman"/>
            <w:sz w:val="24"/>
            <w:szCs w:val="24"/>
            <w:lang w:val="en-US" w:eastAsia="zh-CN"/>
          </w:rPr>
          <w:delText>课题</w:delText>
        </w:r>
      </w:del>
      <w:ins w:id="970" w:author="Janusio" w:date="2018-03-06T14:56:10Z">
        <w:r>
          <w:rPr>
            <w:rFonts w:hint="eastAsia" w:ascii="Times New Roman" w:hAnsi="Times New Roman"/>
            <w:sz w:val="24"/>
            <w:szCs w:val="24"/>
            <w:lang w:val="en-US" w:eastAsia="zh-CN"/>
          </w:rPr>
          <w:t>文</w:t>
        </w:r>
      </w:ins>
      <w:del w:id="971" w:author="Janusio" w:date="2018-03-04T23:00:52Z">
        <w:r>
          <w:rPr>
            <w:rFonts w:hint="eastAsia" w:ascii="Times New Roman" w:hAnsi="Times New Roman"/>
            <w:sz w:val="24"/>
            <w:szCs w:val="24"/>
            <w:lang w:val="en-US" w:eastAsia="zh-CN"/>
          </w:rPr>
          <w:delText>拟</w:delText>
        </w:r>
      </w:del>
      <w:r>
        <w:rPr>
          <w:rFonts w:hint="eastAsia" w:ascii="Times New Roman" w:hAnsi="Times New Roman"/>
          <w:sz w:val="24"/>
          <w:szCs w:val="24"/>
          <w:lang w:val="en-US" w:eastAsia="zh-CN"/>
        </w:rPr>
        <w:t>基于Xen VMM对信任链进行构建和实现。</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4"/>
        <w:spacing w:line="360" w:lineRule="auto"/>
        <w:ind w:left="0" w:leftChars="0" w:firstLine="420" w:firstLineChars="0"/>
        <w:rPr>
          <w:ins w:id="972" w:author="Janusio" w:date="2018-03-06T14:56:18Z"/>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4"/>
        <w:spacing w:line="360" w:lineRule="auto"/>
        <w:ind w:left="0" w:leftChars="0" w:firstLine="420" w:firstLineChars="0"/>
        <w:rPr>
          <w:del w:id="973" w:author="Janusio" w:date="2018-03-06T14:56:35Z"/>
          <w:rFonts w:hint="eastAsia" w:ascii="Times New Roman" w:hAnsi="Times New Roman"/>
          <w:sz w:val="24"/>
          <w:szCs w:val="24"/>
          <w:lang w:val="en-US" w:eastAsia="zh-CN"/>
        </w:rPr>
      </w:pPr>
    </w:p>
    <w:p>
      <w:pPr>
        <w:pStyle w:val="24"/>
        <w:spacing w:line="360" w:lineRule="auto"/>
        <w:ind w:left="0" w:leftChars="0" w:firstLine="420" w:firstLineChars="0"/>
        <w:jc w:val="center"/>
        <w:rPr>
          <w:del w:id="975" w:author="Janusio" w:date="2018-03-06T14:56:35Z"/>
          <w:rFonts w:hint="eastAsia" w:ascii="Times New Roman" w:hAnsi="Times New Roman"/>
          <w:sz w:val="24"/>
          <w:szCs w:val="24"/>
          <w:lang w:val="en-US" w:eastAsia="zh-CN"/>
        </w:rPr>
        <w:pPrChange w:id="974" w:author="Janusio" w:date="2018-03-06T14:56:19Z">
          <w:pPr>
            <w:pStyle w:val="24"/>
            <w:spacing w:line="360" w:lineRule="auto"/>
            <w:ind w:left="0" w:leftChars="0" w:firstLine="420" w:firstLineChars="0"/>
          </w:pPr>
        </w:pPrChange>
      </w:pPr>
      <w:del w:id="976" w:author="Janusio" w:date="2018-03-06T14:56:35Z">
        <w:r>
          <w:rPr>
            <w:rFonts w:hint="eastAsia" w:ascii="Times New Roman" w:hAnsi="Times New Roman"/>
            <w:sz w:val="24"/>
            <w:szCs w:val="24"/>
            <w:lang w:val="en-US" w:eastAsia="zh-CN"/>
          </w:rPr>
          <w:delText>图4  扩展无干扰理论</w:delText>
        </w:r>
      </w:del>
    </w:p>
    <w:p>
      <w:pPr>
        <w:pStyle w:val="3"/>
        <w:numPr>
          <w:ins w:id="978" w:author="Janusio" w:date="2018-03-06T13:07:42Z"/>
        </w:numPr>
        <w:spacing w:line="360" w:lineRule="auto"/>
        <w:ind w:left="0" w:leftChars="0" w:firstLine="0" w:firstLineChars="0"/>
        <w:rPr>
          <w:rFonts w:hint="eastAsia" w:ascii="Times New Roman" w:hAnsi="Times New Roman" w:eastAsia="黑体"/>
          <w:b/>
          <w:sz w:val="28"/>
          <w:szCs w:val="28"/>
        </w:rPr>
        <w:pPrChange w:id="977" w:author="Janusio" w:date="2018-03-06T13:07:42Z">
          <w:pPr>
            <w:pStyle w:val="24"/>
            <w:spacing w:line="360" w:lineRule="auto"/>
            <w:ind w:left="0" w:leftChars="0" w:firstLine="0" w:firstLineChars="0"/>
          </w:pPr>
        </w:pPrChange>
      </w:pPr>
      <w:del w:id="979" w:author="Janusio" w:date="2018-03-06T14:43:24Z">
        <w:r>
          <w:rPr>
            <w:rFonts w:hint="eastAsia" w:ascii="Times New Roman" w:hAnsi="Times New Roman" w:eastAsia="仿宋_GB2312"/>
            <w:b/>
            <w:sz w:val="28"/>
            <w:szCs w:val="28"/>
            <w:lang w:val="en-US" w:eastAsia="zh-CN"/>
          </w:rPr>
          <w:delText>1</w:delText>
        </w:r>
      </w:del>
      <w:del w:id="980" w:author="Janusio" w:date="2018-03-06T14:43:24Z">
        <w:r>
          <w:rPr>
            <w:rFonts w:hint="eastAsia" w:ascii="Times New Roman" w:hAnsi="Times New Roman" w:eastAsia="仿宋_GB2312"/>
            <w:b/>
            <w:sz w:val="28"/>
            <w:szCs w:val="28"/>
          </w:rPr>
          <w:delText>.</w:delText>
        </w:r>
      </w:del>
      <w:del w:id="981" w:author="Janusio" w:date="2018-03-06T14:43:23Z">
        <w:r>
          <w:rPr>
            <w:rFonts w:hint="eastAsia" w:ascii="Times New Roman" w:hAnsi="Times New Roman" w:eastAsia="仿宋_GB2312"/>
            <w:b/>
            <w:sz w:val="28"/>
            <w:szCs w:val="28"/>
            <w:lang w:val="en-US" w:eastAsia="zh-CN"/>
          </w:rPr>
          <w:delText>4</w:delText>
        </w:r>
      </w:del>
      <w:del w:id="982" w:author="Janusio" w:date="2018-03-06T14:43:23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论文组织结构</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w:t>
      </w:r>
      <w:ins w:id="983" w:author="Janusio" w:date="2018-03-06T14:57:03Z">
        <w:r>
          <w:rPr>
            <w:rFonts w:hint="eastAsia" w:ascii="Times New Roman" w:hAnsi="Times New Roman"/>
            <w:sz w:val="24"/>
            <w:szCs w:val="24"/>
            <w:lang w:val="en-US" w:eastAsia="zh-CN"/>
          </w:rPr>
          <w:t>，</w:t>
        </w:r>
      </w:ins>
      <w:ins w:id="984" w:author="Janusio" w:date="2018-03-06T14:57:04Z">
        <w:r>
          <w:rPr>
            <w:rFonts w:hint="eastAsia" w:ascii="Times New Roman" w:hAnsi="Times New Roman"/>
            <w:sz w:val="24"/>
            <w:szCs w:val="24"/>
            <w:lang w:val="en-US" w:eastAsia="zh-CN"/>
          </w:rPr>
          <w:t>首先</w:t>
        </w:r>
      </w:ins>
      <w:ins w:id="985" w:author="Janusio" w:date="2018-03-06T14:57:05Z">
        <w:r>
          <w:rPr>
            <w:rFonts w:hint="eastAsia" w:ascii="Times New Roman" w:hAnsi="Times New Roman"/>
            <w:sz w:val="24"/>
            <w:szCs w:val="24"/>
            <w:lang w:val="en-US" w:eastAsia="zh-CN"/>
          </w:rPr>
          <w:t>利用</w:t>
        </w:r>
      </w:ins>
      <w:ins w:id="986" w:author="Janusio" w:date="2018-03-06T15:01:50Z">
        <w:r>
          <w:rPr>
            <w:rFonts w:hint="eastAsia" w:ascii="Times New Roman" w:hAnsi="Times New Roman"/>
            <w:sz w:val="24"/>
            <w:szCs w:val="24"/>
            <w:lang w:val="en-US" w:eastAsia="zh-CN"/>
          </w:rPr>
          <w:t>目前</w:t>
        </w:r>
      </w:ins>
      <w:ins w:id="987" w:author="Janusio" w:date="2018-03-06T15:01:51Z">
        <w:r>
          <w:rPr>
            <w:rFonts w:hint="eastAsia" w:ascii="Times New Roman" w:hAnsi="Times New Roman"/>
            <w:sz w:val="24"/>
            <w:szCs w:val="24"/>
            <w:lang w:val="en-US" w:eastAsia="zh-CN"/>
          </w:rPr>
          <w:t>针对</w:t>
        </w:r>
      </w:ins>
      <w:ins w:id="988" w:author="Janusio" w:date="2018-03-06T15:01:53Z">
        <w:r>
          <w:rPr>
            <w:rFonts w:hint="eastAsia" w:ascii="Times New Roman" w:hAnsi="Times New Roman"/>
            <w:sz w:val="24"/>
            <w:szCs w:val="24"/>
            <w:lang w:val="en-US" w:eastAsia="zh-CN"/>
          </w:rPr>
          <w:t>安全逻辑的</w:t>
        </w:r>
      </w:ins>
      <w:ins w:id="989" w:author="Janusio" w:date="2018-03-06T15:01:57Z">
        <w:r>
          <w:rPr>
            <w:rFonts w:hint="eastAsia" w:ascii="Times New Roman" w:hAnsi="Times New Roman"/>
            <w:sz w:val="24"/>
            <w:szCs w:val="24"/>
            <w:lang w:val="en-US" w:eastAsia="zh-CN"/>
          </w:rPr>
          <w:t>扩展</w:t>
        </w:r>
      </w:ins>
      <w:ins w:id="990" w:author="Janusio" w:date="2018-03-06T15:01:58Z">
        <w:r>
          <w:rPr>
            <w:rFonts w:hint="eastAsia" w:ascii="Times New Roman" w:hAnsi="Times New Roman"/>
            <w:sz w:val="24"/>
            <w:szCs w:val="24"/>
            <w:lang w:val="en-US" w:eastAsia="zh-CN"/>
          </w:rPr>
          <w:t>方法</w:t>
        </w:r>
      </w:ins>
      <w:ins w:id="991" w:author="Janusio" w:date="2018-03-06T15:02:02Z">
        <w:r>
          <w:rPr>
            <w:rFonts w:hint="eastAsia" w:ascii="Times New Roman" w:hAnsi="Times New Roman"/>
            <w:sz w:val="24"/>
            <w:szCs w:val="24"/>
            <w:lang w:val="en-US" w:eastAsia="zh-CN"/>
          </w:rPr>
          <w:t>，主要</w:t>
        </w:r>
      </w:ins>
      <w:ins w:id="992" w:author="Janusio" w:date="2018-03-06T15:02:03Z">
        <w:r>
          <w:rPr>
            <w:rFonts w:hint="eastAsia" w:ascii="Times New Roman" w:hAnsi="Times New Roman"/>
            <w:sz w:val="24"/>
            <w:szCs w:val="24"/>
            <w:lang w:val="en-US" w:eastAsia="zh-CN"/>
          </w:rPr>
          <w:t>从</w:t>
        </w:r>
      </w:ins>
      <w:ins w:id="993" w:author="Janusio" w:date="2018-03-06T15:02:08Z">
        <w:r>
          <w:rPr>
            <w:rFonts w:hint="eastAsia" w:ascii="Times New Roman" w:hAnsi="Times New Roman"/>
            <w:sz w:val="24"/>
            <w:szCs w:val="24"/>
            <w:lang w:val="en-US" w:eastAsia="zh-CN"/>
          </w:rPr>
          <w:t>物理服务器</w:t>
        </w:r>
      </w:ins>
      <w:ins w:id="994" w:author="Janusio" w:date="2018-03-06T15:02:09Z">
        <w:r>
          <w:rPr>
            <w:rFonts w:hint="eastAsia" w:ascii="Times New Roman" w:hAnsi="Times New Roman"/>
            <w:sz w:val="24"/>
            <w:szCs w:val="24"/>
            <w:lang w:val="en-US" w:eastAsia="zh-CN"/>
          </w:rPr>
          <w:t>m</w:t>
        </w:r>
      </w:ins>
      <w:ins w:id="995" w:author="Janusio" w:date="2018-03-06T15:02:10Z">
        <w:r>
          <w:rPr>
            <w:rFonts w:hint="eastAsia" w:ascii="Times New Roman" w:hAnsi="Times New Roman"/>
            <w:sz w:val="24"/>
            <w:szCs w:val="24"/>
            <w:lang w:val="en-US" w:eastAsia="zh-CN"/>
          </w:rPr>
          <w:t>、</w:t>
        </w:r>
      </w:ins>
      <w:ins w:id="996" w:author="Janusio" w:date="2018-03-06T15:02:20Z">
        <w:r>
          <w:rPr>
            <w:rFonts w:hint="eastAsia" w:ascii="Times New Roman" w:hAnsi="Times New Roman"/>
            <w:sz w:val="24"/>
            <w:szCs w:val="24"/>
            <w:lang w:val="en-US" w:eastAsia="zh-CN"/>
          </w:rPr>
          <w:t>可信</w:t>
        </w:r>
      </w:ins>
      <w:ins w:id="997" w:author="Janusio" w:date="2018-03-06T15:02:21Z">
        <w:r>
          <w:rPr>
            <w:rFonts w:hint="eastAsia" w:ascii="Times New Roman" w:hAnsi="Times New Roman"/>
            <w:sz w:val="24"/>
            <w:szCs w:val="24"/>
            <w:lang w:val="en-US" w:eastAsia="zh-CN"/>
          </w:rPr>
          <w:t>衔接点</w:t>
        </w:r>
      </w:ins>
      <w:ins w:id="998" w:author="Janusio" w:date="2018-03-06T15:02:26Z">
        <w:r>
          <w:rPr>
            <w:rFonts w:hint="eastAsia" w:ascii="Times New Roman" w:hAnsi="Times New Roman"/>
            <w:sz w:val="24"/>
            <w:szCs w:val="24"/>
            <w:lang w:val="en-US" w:eastAsia="zh-CN"/>
          </w:rPr>
          <w:t>、</w:t>
        </w:r>
      </w:ins>
      <w:ins w:id="999" w:author="Janusio" w:date="2018-03-06T15:02:14Z">
        <w:r>
          <w:rPr>
            <w:rFonts w:hint="eastAsia" w:ascii="Times New Roman" w:hAnsi="Times New Roman"/>
            <w:sz w:val="24"/>
            <w:szCs w:val="24"/>
            <w:lang w:val="en-US" w:eastAsia="zh-CN"/>
          </w:rPr>
          <w:t>虚拟机</w:t>
        </w:r>
      </w:ins>
      <w:ins w:id="1000" w:author="Janusio" w:date="2018-03-06T15:02:15Z">
        <w:r>
          <w:rPr>
            <w:rFonts w:hint="eastAsia" w:ascii="Times New Roman" w:hAnsi="Times New Roman"/>
            <w:sz w:val="24"/>
            <w:szCs w:val="24"/>
            <w:lang w:val="en-US" w:eastAsia="zh-CN"/>
          </w:rPr>
          <w:t>vm</w:t>
        </w:r>
      </w:ins>
      <w:ins w:id="1001" w:author="Janusio" w:date="2018-03-06T15:02:30Z">
        <w:r>
          <w:rPr>
            <w:rFonts w:hint="eastAsia" w:ascii="Times New Roman" w:hAnsi="Times New Roman"/>
            <w:sz w:val="24"/>
            <w:szCs w:val="24"/>
            <w:lang w:val="en-US" w:eastAsia="zh-CN"/>
          </w:rPr>
          <w:t>三个</w:t>
        </w:r>
      </w:ins>
      <w:ins w:id="1002" w:author="Janusio" w:date="2018-03-06T15:02:31Z">
        <w:r>
          <w:rPr>
            <w:rFonts w:hint="eastAsia" w:ascii="Times New Roman" w:hAnsi="Times New Roman"/>
            <w:sz w:val="24"/>
            <w:szCs w:val="24"/>
            <w:lang w:val="en-US" w:eastAsia="zh-CN"/>
          </w:rPr>
          <w:t>方面</w:t>
        </w:r>
      </w:ins>
      <w:ins w:id="1003" w:author="Janusio" w:date="2018-03-06T15:02:32Z">
        <w:r>
          <w:rPr>
            <w:rFonts w:hint="eastAsia" w:ascii="Times New Roman" w:hAnsi="Times New Roman"/>
            <w:sz w:val="24"/>
            <w:szCs w:val="24"/>
            <w:lang w:val="en-US" w:eastAsia="zh-CN"/>
          </w:rPr>
          <w:t>进行</w:t>
        </w:r>
      </w:ins>
      <w:ins w:id="1004" w:author="Janusio" w:date="2018-03-06T15:02:34Z">
        <w:r>
          <w:rPr>
            <w:rFonts w:hint="eastAsia" w:ascii="Times New Roman" w:hAnsi="Times New Roman"/>
            <w:sz w:val="24"/>
            <w:szCs w:val="24"/>
            <w:lang w:val="en-US" w:eastAsia="zh-CN"/>
          </w:rPr>
          <w:t>形式化分析</w:t>
        </w:r>
      </w:ins>
      <w:ins w:id="1005" w:author="Janusio" w:date="2018-03-06T15:02:37Z">
        <w:r>
          <w:rPr>
            <w:rFonts w:hint="eastAsia" w:ascii="Times New Roman" w:hAnsi="Times New Roman"/>
            <w:sz w:val="24"/>
            <w:szCs w:val="24"/>
            <w:lang w:val="en-US" w:eastAsia="zh-CN"/>
          </w:rPr>
          <w:t>。</w:t>
        </w:r>
      </w:ins>
      <w:ins w:id="1006" w:author="Janusio" w:date="2018-03-06T15:02:41Z">
        <w:r>
          <w:rPr>
            <w:rFonts w:hint="eastAsia" w:ascii="Times New Roman" w:hAnsi="Times New Roman"/>
            <w:sz w:val="24"/>
            <w:szCs w:val="24"/>
            <w:lang w:val="en-US" w:eastAsia="zh-CN"/>
          </w:rPr>
          <w:t>然后，</w:t>
        </w:r>
      </w:ins>
      <w:ins w:id="1007" w:author="Janusio" w:date="2018-03-06T15:02:46Z">
        <w:r>
          <w:rPr>
            <w:rFonts w:hint="eastAsia" w:ascii="Times New Roman" w:hAnsi="Times New Roman"/>
            <w:sz w:val="24"/>
            <w:szCs w:val="24"/>
            <w:lang w:val="en-US" w:eastAsia="zh-CN"/>
          </w:rPr>
          <w:t>本文</w:t>
        </w:r>
      </w:ins>
      <w:ins w:id="1008" w:author="Janusio" w:date="2018-03-06T15:02:47Z">
        <w:r>
          <w:rPr>
            <w:rFonts w:hint="eastAsia" w:ascii="Times New Roman" w:hAnsi="Times New Roman"/>
            <w:sz w:val="24"/>
            <w:szCs w:val="24"/>
            <w:lang w:val="en-US" w:eastAsia="zh-CN"/>
          </w:rPr>
          <w:t>介绍了</w:t>
        </w:r>
      </w:ins>
      <w:ins w:id="1009" w:author="Janusio" w:date="2018-03-06T15:02:52Z">
        <w:r>
          <w:rPr>
            <w:rFonts w:hint="eastAsia" w:ascii="Times New Roman" w:hAnsi="Times New Roman"/>
            <w:sz w:val="24"/>
            <w:szCs w:val="24"/>
            <w:lang w:val="en-US" w:eastAsia="zh-CN"/>
          </w:rPr>
          <w:t>本文</w:t>
        </w:r>
      </w:ins>
      <w:ins w:id="1010" w:author="Janusio" w:date="2018-03-06T15:02:53Z">
        <w:r>
          <w:rPr>
            <w:rFonts w:hint="eastAsia" w:ascii="Times New Roman" w:hAnsi="Times New Roman"/>
            <w:sz w:val="24"/>
            <w:szCs w:val="24"/>
            <w:lang w:val="en-US" w:eastAsia="zh-CN"/>
          </w:rPr>
          <w:t>提出的</w:t>
        </w:r>
      </w:ins>
      <w:ins w:id="1011" w:author="Janusio" w:date="2018-03-06T15:02:55Z">
        <w:r>
          <w:rPr>
            <w:rFonts w:hint="eastAsia" w:ascii="Times New Roman" w:hAnsi="Times New Roman"/>
            <w:sz w:val="24"/>
            <w:szCs w:val="24"/>
            <w:lang w:val="en-US" w:eastAsia="zh-CN"/>
          </w:rPr>
          <w:t>扩展</w:t>
        </w:r>
      </w:ins>
      <w:ins w:id="1012" w:author="Janusio" w:date="2018-03-06T15:02:56Z">
        <w:r>
          <w:rPr>
            <w:rFonts w:hint="eastAsia" w:ascii="Times New Roman" w:hAnsi="Times New Roman"/>
            <w:sz w:val="24"/>
            <w:szCs w:val="24"/>
            <w:lang w:val="en-US" w:eastAsia="zh-CN"/>
          </w:rPr>
          <w:t>无干扰</w:t>
        </w:r>
      </w:ins>
      <w:ins w:id="1013" w:author="Janusio" w:date="2018-03-06T15:02:57Z">
        <w:r>
          <w:rPr>
            <w:rFonts w:hint="eastAsia" w:ascii="Times New Roman" w:hAnsi="Times New Roman"/>
            <w:sz w:val="24"/>
            <w:szCs w:val="24"/>
            <w:lang w:val="en-US" w:eastAsia="zh-CN"/>
          </w:rPr>
          <w:t>理论，</w:t>
        </w:r>
      </w:ins>
      <w:ins w:id="1014" w:author="Janusio" w:date="2018-03-06T15:02:59Z">
        <w:r>
          <w:rPr>
            <w:rFonts w:hint="eastAsia" w:ascii="Times New Roman" w:hAnsi="Times New Roman"/>
            <w:sz w:val="24"/>
            <w:szCs w:val="24"/>
            <w:lang w:val="en-US" w:eastAsia="zh-CN"/>
          </w:rPr>
          <w:t>主要从</w:t>
        </w:r>
      </w:ins>
      <w:ins w:id="1015" w:author="Janusio" w:date="2018-03-06T15:03:53Z">
        <w:r>
          <w:rPr>
            <w:rFonts w:hint="eastAsia" w:ascii="Times New Roman" w:hAnsi="Times New Roman"/>
            <w:sz w:val="24"/>
            <w:szCs w:val="24"/>
            <w:lang w:val="en-US" w:eastAsia="zh-CN"/>
          </w:rPr>
          <w:t>安全域</w:t>
        </w:r>
      </w:ins>
      <w:ins w:id="1016" w:author="Janusio" w:date="2018-03-06T15:03:54Z">
        <w:r>
          <w:rPr>
            <w:rFonts w:hint="eastAsia" w:ascii="Times New Roman" w:hAnsi="Times New Roman"/>
            <w:sz w:val="24"/>
            <w:szCs w:val="24"/>
            <w:lang w:val="en-US" w:eastAsia="zh-CN"/>
          </w:rPr>
          <w:t>、</w:t>
        </w:r>
      </w:ins>
      <w:ins w:id="1017" w:author="Janusio" w:date="2018-03-06T15:03:55Z">
        <w:r>
          <w:rPr>
            <w:rFonts w:hint="eastAsia" w:ascii="Times New Roman" w:hAnsi="Times New Roman"/>
            <w:sz w:val="24"/>
            <w:szCs w:val="24"/>
            <w:lang w:val="en-US" w:eastAsia="zh-CN"/>
          </w:rPr>
          <w:t>组合</w:t>
        </w:r>
      </w:ins>
      <w:ins w:id="1018" w:author="Janusio" w:date="2018-03-06T15:03:57Z">
        <w:r>
          <w:rPr>
            <w:rFonts w:hint="eastAsia" w:ascii="Times New Roman" w:hAnsi="Times New Roman"/>
            <w:sz w:val="24"/>
            <w:szCs w:val="24"/>
            <w:lang w:val="en-US" w:eastAsia="zh-CN"/>
          </w:rPr>
          <w:t>安全域</w:t>
        </w:r>
      </w:ins>
      <w:ins w:id="1019" w:author="Janusio" w:date="2018-03-06T15:04:00Z">
        <w:r>
          <w:rPr>
            <w:rFonts w:hint="eastAsia" w:ascii="Times New Roman" w:hAnsi="Times New Roman"/>
            <w:sz w:val="24"/>
            <w:szCs w:val="24"/>
            <w:lang w:val="en-US" w:eastAsia="zh-CN"/>
          </w:rPr>
          <w:t>及其</w:t>
        </w:r>
      </w:ins>
      <w:ins w:id="1020" w:author="Janusio" w:date="2018-03-06T15:04:01Z">
        <w:r>
          <w:rPr>
            <w:rFonts w:hint="eastAsia" w:ascii="Times New Roman" w:hAnsi="Times New Roman"/>
            <w:sz w:val="24"/>
            <w:szCs w:val="24"/>
            <w:lang w:val="en-US" w:eastAsia="zh-CN"/>
          </w:rPr>
          <w:t>行为</w:t>
        </w:r>
      </w:ins>
      <w:ins w:id="1021" w:author="Janusio" w:date="2018-03-06T15:04:02Z">
        <w:r>
          <w:rPr>
            <w:rFonts w:hint="eastAsia" w:ascii="Times New Roman" w:hAnsi="Times New Roman"/>
            <w:sz w:val="24"/>
            <w:szCs w:val="24"/>
            <w:lang w:val="en-US" w:eastAsia="zh-CN"/>
          </w:rPr>
          <w:t>进行</w:t>
        </w:r>
      </w:ins>
      <w:ins w:id="1022" w:author="Janusio" w:date="2018-03-06T15:04:03Z">
        <w:r>
          <w:rPr>
            <w:rFonts w:hint="eastAsia" w:ascii="Times New Roman" w:hAnsi="Times New Roman"/>
            <w:sz w:val="24"/>
            <w:szCs w:val="24"/>
            <w:lang w:val="en-US" w:eastAsia="zh-CN"/>
          </w:rPr>
          <w:t>扩展</w:t>
        </w:r>
      </w:ins>
      <w:ins w:id="1023" w:author="Janusio" w:date="2018-03-06T15:04:04Z">
        <w:r>
          <w:rPr>
            <w:rFonts w:hint="eastAsia" w:ascii="Times New Roman" w:hAnsi="Times New Roman"/>
            <w:sz w:val="24"/>
            <w:szCs w:val="24"/>
            <w:lang w:val="en-US" w:eastAsia="zh-CN"/>
          </w:rPr>
          <w:t>，</w:t>
        </w:r>
      </w:ins>
      <w:ins w:id="1024" w:author="Janusio" w:date="2018-03-06T15:04:10Z">
        <w:r>
          <w:rPr>
            <w:rFonts w:hint="eastAsia" w:ascii="Times New Roman" w:hAnsi="Times New Roman"/>
            <w:sz w:val="24"/>
            <w:szCs w:val="24"/>
            <w:lang w:val="en-US" w:eastAsia="zh-CN"/>
          </w:rPr>
          <w:t>并介绍</w:t>
        </w:r>
      </w:ins>
      <w:ins w:id="1025" w:author="Janusio" w:date="2018-03-06T15:04:11Z">
        <w:r>
          <w:rPr>
            <w:rFonts w:hint="eastAsia" w:ascii="Times New Roman" w:hAnsi="Times New Roman"/>
            <w:sz w:val="24"/>
            <w:szCs w:val="24"/>
            <w:lang w:val="en-US" w:eastAsia="zh-CN"/>
          </w:rPr>
          <w:t>了</w:t>
        </w:r>
      </w:ins>
      <w:ins w:id="1026" w:author="Janusio" w:date="2018-03-06T15:04:17Z">
        <w:r>
          <w:rPr>
            <w:rFonts w:hint="eastAsia" w:ascii="Times New Roman" w:hAnsi="Times New Roman"/>
            <w:sz w:val="24"/>
            <w:szCs w:val="24"/>
            <w:lang w:val="en-US" w:eastAsia="zh-CN"/>
          </w:rPr>
          <w:t>非</w:t>
        </w:r>
      </w:ins>
      <w:ins w:id="1027" w:author="Janusio" w:date="2018-03-06T15:04:18Z">
        <w:r>
          <w:rPr>
            <w:rFonts w:hint="eastAsia" w:ascii="Times New Roman" w:hAnsi="Times New Roman"/>
            <w:sz w:val="24"/>
            <w:szCs w:val="24"/>
            <w:lang w:val="en-US" w:eastAsia="zh-CN"/>
          </w:rPr>
          <w:t>传递</w:t>
        </w:r>
      </w:ins>
      <w:ins w:id="1028" w:author="Janusio" w:date="2018-03-06T15:04:20Z">
        <w:r>
          <w:rPr>
            <w:rFonts w:hint="eastAsia" w:ascii="Times New Roman" w:hAnsi="Times New Roman"/>
            <w:sz w:val="24"/>
            <w:szCs w:val="24"/>
            <w:lang w:val="en-US" w:eastAsia="zh-CN"/>
          </w:rPr>
          <w:t>无干扰</w:t>
        </w:r>
      </w:ins>
      <w:ins w:id="1029" w:author="Janusio" w:date="2018-03-06T15:04:22Z">
        <w:r>
          <w:rPr>
            <w:rFonts w:hint="eastAsia" w:ascii="Times New Roman" w:hAnsi="Times New Roman"/>
            <w:sz w:val="24"/>
            <w:szCs w:val="24"/>
            <w:lang w:val="en-US" w:eastAsia="zh-CN"/>
          </w:rPr>
          <w:t>安全</w:t>
        </w:r>
      </w:ins>
      <w:ins w:id="1030" w:author="Janusio" w:date="2018-03-06T15:04:23Z">
        <w:r>
          <w:rPr>
            <w:rFonts w:hint="eastAsia" w:ascii="Times New Roman" w:hAnsi="Times New Roman"/>
            <w:sz w:val="24"/>
            <w:szCs w:val="24"/>
            <w:lang w:val="en-US" w:eastAsia="zh-CN"/>
          </w:rPr>
          <w:t>策略，</w:t>
        </w:r>
      </w:ins>
      <w:r>
        <w:rPr>
          <w:rFonts w:hint="eastAsia" w:ascii="Times New Roman" w:hAnsi="Times New Roman"/>
          <w:sz w:val="24"/>
          <w:szCs w:val="24"/>
          <w:lang w:val="en-US" w:eastAsia="zh-CN"/>
        </w:rPr>
        <w:t>其中本文提出的扩展无干扰理论方法可以适用目前的可信虚拟平台信任链的分析。</w:t>
      </w:r>
    </w:p>
    <w:p>
      <w:pPr>
        <w:pStyle w:val="24"/>
        <w:spacing w:line="360" w:lineRule="auto"/>
        <w:ind w:left="0" w:leftChars="0" w:firstLine="420" w:firstLineChars="0"/>
        <w:rPr>
          <w:ins w:id="1031" w:author="Janusio" w:date="2018-03-08T02:12:16Z"/>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4"/>
        <w:spacing w:line="360" w:lineRule="auto"/>
        <w:ind w:left="0" w:leftChars="0" w:firstLine="420" w:firstLineChars="0"/>
        <w:rPr>
          <w:ins w:id="1032" w:author="Janusio" w:date="2018-03-08T02:12:16Z"/>
          <w:rFonts w:hint="eastAsia" w:ascii="Times New Roman" w:hAnsi="Times New Roman"/>
          <w:sz w:val="24"/>
          <w:szCs w:val="24"/>
          <w:lang w:val="en-US" w:eastAsia="zh-CN"/>
        </w:rPr>
      </w:pPr>
      <w:ins w:id="1033" w:author="Janusio" w:date="2018-03-08T02:12:16Z">
        <w:r>
          <w:rPr>
            <w:rFonts w:hint="eastAsia" w:ascii="Times New Roman" w:hAnsi="Times New Roman"/>
            <w:sz w:val="24"/>
            <w:szCs w:val="24"/>
            <w:lang w:val="en-US" w:eastAsia="zh-CN"/>
          </w:rPr>
          <w:br w:type="page"/>
        </w:r>
      </w:ins>
    </w:p>
    <w:p>
      <w:pPr>
        <w:pStyle w:val="24"/>
        <w:spacing w:line="360" w:lineRule="auto"/>
        <w:ind w:left="0" w:leftChars="0" w:firstLine="420" w:firstLineChars="0"/>
        <w:rPr>
          <w:del w:id="1034" w:author="Janusio" w:date="2018-03-08T02:12:19Z"/>
          <w:rFonts w:hint="eastAsia" w:ascii="Times New Roman" w:hAnsi="Times New Roman"/>
          <w:sz w:val="24"/>
          <w:szCs w:val="24"/>
          <w:lang w:val="en-US" w:eastAsia="zh-CN"/>
        </w:rPr>
      </w:pPr>
    </w:p>
    <w:p>
      <w:pPr>
        <w:pStyle w:val="24"/>
        <w:spacing w:line="360" w:lineRule="auto"/>
        <w:ind w:firstLine="420" w:firstLineChars="0"/>
        <w:rPr>
          <w:del w:id="1035" w:author="Janusio" w:date="2018-03-04T23:01:15Z"/>
          <w:rFonts w:hint="eastAsia" w:ascii="Times New Roman" w:hAnsi="Times New Roman"/>
          <w:sz w:val="24"/>
          <w:szCs w:val="24"/>
          <w:lang w:val="en-US" w:eastAsia="zh-CN"/>
        </w:rPr>
      </w:pPr>
      <w:del w:id="1036" w:author="Janusio" w:date="2018-03-04T23:01:15Z">
        <w:r>
          <w:rPr>
            <w:rFonts w:hint="eastAsia" w:ascii="Times New Roman" w:hAnsi="Times New Roman"/>
            <w:sz w:val="24"/>
            <w:szCs w:val="24"/>
          </w:rPr>
          <w:delText>××××××××××××××××××××××××××××××××××××××××××××××××××××××××××××××××××××××××</w:delText>
        </w:r>
      </w:del>
    </w:p>
    <w:p>
      <w:pPr>
        <w:pStyle w:val="2"/>
        <w:numPr>
          <w:ins w:id="1038" w:author="Janusio" w:date="2018-03-06T22:22:27Z"/>
        </w:numPr>
        <w:ind w:firstLine="0" w:firstLineChars="0"/>
        <w:rPr>
          <w:rFonts w:hint="eastAsia" w:ascii="Times New Roman" w:hAnsi="Times New Roman" w:eastAsia="仿宋_GB2312"/>
          <w:b/>
          <w:sz w:val="30"/>
          <w:szCs w:val="30"/>
        </w:rPr>
        <w:pPrChange w:id="1037" w:author="Janusio" w:date="2018-03-06T22:22:27Z">
          <w:pPr>
            <w:pStyle w:val="24"/>
            <w:ind w:firstLine="0" w:firstLineChars="0"/>
          </w:pPr>
        </w:pPrChange>
      </w:pPr>
      <w:del w:id="1039" w:author="Janusio" w:date="2018-03-06T22:20:26Z">
        <w:r>
          <w:rPr>
            <w:rFonts w:hint="eastAsia" w:ascii="Times New Roman" w:hAnsi="Times New Roman" w:eastAsia="仿宋_GB2312"/>
            <w:b/>
            <w:sz w:val="30"/>
            <w:szCs w:val="30"/>
          </w:rPr>
          <w:delText xml:space="preserve">2 </w:delText>
        </w:r>
      </w:del>
      <w:r>
        <w:rPr>
          <w:rFonts w:hint="eastAsia" w:ascii="Times New Roman" w:hAnsi="Times New Roman" w:eastAsia="黑体"/>
          <w:sz w:val="32"/>
          <w:szCs w:val="32"/>
          <w:lang w:val="en-US" w:eastAsia="zh-CN"/>
        </w:rPr>
        <w:t>相关技术</w:t>
      </w:r>
    </w:p>
    <w:p>
      <w:pPr>
        <w:pStyle w:val="3"/>
        <w:numPr>
          <w:ins w:id="1041" w:author="Janusio" w:date="2018-03-06T22:23:16Z"/>
        </w:numPr>
        <w:ind w:firstLine="0" w:firstLineChars="0"/>
        <w:rPr>
          <w:rFonts w:hint="eastAsia" w:ascii="Times New Roman" w:hAnsi="Times New Roman" w:eastAsia="黑体"/>
          <w:b/>
          <w:sz w:val="28"/>
          <w:szCs w:val="28"/>
          <w:lang w:val="en-US" w:eastAsia="zh-CN"/>
        </w:rPr>
        <w:pPrChange w:id="1040" w:author="Janusio" w:date="2018-03-06T22:23:16Z">
          <w:pPr>
            <w:pStyle w:val="24"/>
            <w:ind w:firstLine="0" w:firstLineChars="0"/>
          </w:pPr>
        </w:pPrChange>
      </w:pPr>
      <w:del w:id="1042" w:author="Janusio" w:date="2018-03-06T22:27:11Z">
        <w:r>
          <w:rPr>
            <w:rFonts w:hint="eastAsia" w:ascii="Times New Roman" w:hAnsi="Times New Roman" w:eastAsia="仿宋_GB2312"/>
            <w:b/>
            <w:sz w:val="28"/>
            <w:szCs w:val="28"/>
          </w:rPr>
          <w:delText xml:space="preserve">2.1 </w:delText>
        </w:r>
      </w:del>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1044" w:author="Janusio" w:date="2018-03-06T22:35:44Z"/>
          <w:rFonts w:hint="eastAsia"/>
          <w:lang w:val="en-US" w:eastAsia="zh-CN"/>
        </w:rPr>
        <w:pPrChange w:id="1043"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1045" w:author="Janusio" w:date="2018-03-04T23:03:42Z">
        <w:r>
          <w:rPr>
            <w:rFonts w:hint="eastAsia"/>
            <w:lang w:val="en-US" w:eastAsia="zh-CN"/>
          </w:rPr>
          <w:t>虚拟化</w:t>
        </w:r>
      </w:ins>
      <w:ins w:id="1046" w:author="Janusio" w:date="2018-03-04T23:03:43Z">
        <w:r>
          <w:rPr>
            <w:rFonts w:hint="eastAsia"/>
            <w:lang w:val="en-US" w:eastAsia="zh-CN"/>
          </w:rPr>
          <w:t>技术</w:t>
        </w:r>
      </w:ins>
      <w:ins w:id="1047" w:author="Janusio" w:date="2018-03-04T23:03:45Z">
        <w:r>
          <w:rPr>
            <w:rFonts w:hint="eastAsia"/>
            <w:lang w:val="en-US" w:eastAsia="zh-CN"/>
          </w:rPr>
          <w:t>是</w:t>
        </w:r>
      </w:ins>
      <w:ins w:id="1048" w:author="Janusio" w:date="2018-03-04T23:03:51Z">
        <w:r>
          <w:rPr>
            <w:rFonts w:hint="eastAsia"/>
            <w:lang w:val="en-US" w:eastAsia="zh-CN"/>
          </w:rPr>
          <w:t>将</w:t>
        </w:r>
      </w:ins>
      <w:ins w:id="1049" w:author="Janusio" w:date="2018-03-04T23:03:57Z">
        <w:r>
          <w:rPr>
            <w:rFonts w:hint="eastAsia"/>
            <w:lang w:val="en-US" w:eastAsia="zh-CN"/>
          </w:rPr>
          <w:t>实际</w:t>
        </w:r>
      </w:ins>
      <w:ins w:id="1050" w:author="Janusio" w:date="2018-03-04T23:03:58Z">
        <w:r>
          <w:rPr>
            <w:rFonts w:hint="eastAsia"/>
            <w:lang w:val="en-US" w:eastAsia="zh-CN"/>
          </w:rPr>
          <w:t>的</w:t>
        </w:r>
      </w:ins>
      <w:ins w:id="1051" w:author="Janusio" w:date="2018-03-04T23:04:00Z">
        <w:r>
          <w:rPr>
            <w:rFonts w:hint="eastAsia"/>
            <w:lang w:val="en-US" w:eastAsia="zh-CN"/>
          </w:rPr>
          <w:t>物理</w:t>
        </w:r>
      </w:ins>
      <w:ins w:id="1052" w:author="Janusio" w:date="2018-03-04T23:04:04Z">
        <w:r>
          <w:rPr>
            <w:rFonts w:hint="eastAsia"/>
            <w:lang w:val="en-US" w:eastAsia="zh-CN"/>
          </w:rPr>
          <w:t>计算机</w:t>
        </w:r>
      </w:ins>
      <w:ins w:id="1053" w:author="Janusio" w:date="2018-03-04T23:04:06Z">
        <w:r>
          <w:rPr>
            <w:rFonts w:hint="eastAsia"/>
            <w:lang w:val="en-US" w:eastAsia="zh-CN"/>
          </w:rPr>
          <w:t>服务器</w:t>
        </w:r>
      </w:ins>
      <w:ins w:id="1054" w:author="Janusio" w:date="2018-03-04T23:04:13Z">
        <w:r>
          <w:rPr>
            <w:rFonts w:hint="eastAsia"/>
            <w:lang w:val="en-US" w:eastAsia="zh-CN"/>
          </w:rPr>
          <w:t>、</w:t>
        </w:r>
      </w:ins>
      <w:ins w:id="1055" w:author="Janusio" w:date="2018-03-04T23:04:27Z">
        <w:r>
          <w:rPr>
            <w:rFonts w:hint="eastAsia"/>
            <w:lang w:val="en-US" w:eastAsia="zh-CN"/>
          </w:rPr>
          <w:t>内存</w:t>
        </w:r>
      </w:ins>
      <w:ins w:id="1056" w:author="Janusio" w:date="2018-03-04T23:04:28Z">
        <w:r>
          <w:rPr>
            <w:rFonts w:hint="eastAsia"/>
            <w:lang w:val="en-US" w:eastAsia="zh-CN"/>
          </w:rPr>
          <w:t>、</w:t>
        </w:r>
      </w:ins>
      <w:ins w:id="1057" w:author="Janusio" w:date="2018-03-04T23:04:31Z">
        <w:r>
          <w:rPr>
            <w:rFonts w:hint="eastAsia"/>
            <w:lang w:val="en-US" w:eastAsia="zh-CN"/>
          </w:rPr>
          <w:t>硬盘</w:t>
        </w:r>
      </w:ins>
      <w:ins w:id="1058" w:author="Janusio" w:date="2018-03-04T23:04:33Z">
        <w:r>
          <w:rPr>
            <w:rFonts w:hint="eastAsia"/>
            <w:lang w:val="en-US" w:eastAsia="zh-CN"/>
          </w:rPr>
          <w:t>存储</w:t>
        </w:r>
      </w:ins>
      <w:ins w:id="1059" w:author="Janusio" w:date="2018-03-04T23:04:37Z">
        <w:r>
          <w:rPr>
            <w:rFonts w:hint="eastAsia"/>
            <w:lang w:val="en-US" w:eastAsia="zh-CN"/>
          </w:rPr>
          <w:t>等</w:t>
        </w:r>
      </w:ins>
      <w:ins w:id="1060" w:author="Janusio" w:date="2018-03-04T23:04:38Z">
        <w:r>
          <w:rPr>
            <w:rFonts w:hint="eastAsia"/>
            <w:lang w:val="en-US" w:eastAsia="zh-CN"/>
          </w:rPr>
          <w:t>实体</w:t>
        </w:r>
      </w:ins>
      <w:ins w:id="1061" w:author="Janusio" w:date="2018-03-04T23:04:40Z">
        <w:r>
          <w:rPr>
            <w:rFonts w:hint="eastAsia"/>
            <w:lang w:val="en-US" w:eastAsia="zh-CN"/>
          </w:rPr>
          <w:t>资源</w:t>
        </w:r>
      </w:ins>
      <w:ins w:id="1062" w:author="Janusio" w:date="2018-03-04T23:04:41Z">
        <w:r>
          <w:rPr>
            <w:rFonts w:hint="eastAsia"/>
            <w:lang w:val="en-US" w:eastAsia="zh-CN"/>
          </w:rPr>
          <w:t>进行</w:t>
        </w:r>
      </w:ins>
      <w:ins w:id="1063" w:author="Janusio" w:date="2018-03-04T23:04:43Z">
        <w:r>
          <w:rPr>
            <w:rFonts w:hint="eastAsia"/>
            <w:lang w:val="en-US" w:eastAsia="zh-CN"/>
          </w:rPr>
          <w:t>抽象</w:t>
        </w:r>
      </w:ins>
      <w:ins w:id="1064" w:author="Janusio" w:date="2018-03-04T23:05:06Z">
        <w:r>
          <w:rPr>
            <w:rFonts w:hint="eastAsia"/>
            <w:lang w:val="en-US" w:eastAsia="zh-CN"/>
          </w:rPr>
          <w:t>使</w:t>
        </w:r>
      </w:ins>
      <w:ins w:id="1065" w:author="Janusio" w:date="2018-03-04T23:04:46Z">
        <w:r>
          <w:rPr>
            <w:rFonts w:hint="eastAsia"/>
            <w:lang w:val="en-US" w:eastAsia="zh-CN"/>
          </w:rPr>
          <w:t>单一的</w:t>
        </w:r>
      </w:ins>
      <w:ins w:id="1066" w:author="Janusio" w:date="2018-03-04T23:04:48Z">
        <w:r>
          <w:rPr>
            <w:rFonts w:hint="eastAsia"/>
            <w:lang w:val="en-US" w:eastAsia="zh-CN"/>
          </w:rPr>
          <w:t>计算机</w:t>
        </w:r>
      </w:ins>
      <w:ins w:id="1067" w:author="Janusio" w:date="2018-03-04T23:04:49Z">
        <w:r>
          <w:rPr>
            <w:rFonts w:hint="eastAsia"/>
            <w:lang w:val="en-US" w:eastAsia="zh-CN"/>
          </w:rPr>
          <w:t>资源</w:t>
        </w:r>
      </w:ins>
      <w:ins w:id="1068" w:author="Janusio" w:date="2018-03-04T23:04:50Z">
        <w:r>
          <w:rPr>
            <w:rFonts w:hint="eastAsia"/>
            <w:lang w:val="en-US" w:eastAsia="zh-CN"/>
          </w:rPr>
          <w:t>可以</w:t>
        </w:r>
      </w:ins>
      <w:ins w:id="1069" w:author="Janusio" w:date="2018-03-04T23:04:51Z">
        <w:r>
          <w:rPr>
            <w:rFonts w:hint="eastAsia"/>
            <w:lang w:val="en-US" w:eastAsia="zh-CN"/>
          </w:rPr>
          <w:t>被</w:t>
        </w:r>
      </w:ins>
      <w:ins w:id="1070" w:author="Janusio" w:date="2018-03-04T23:05:11Z">
        <w:r>
          <w:rPr>
            <w:rFonts w:hint="eastAsia"/>
            <w:lang w:val="en-US" w:eastAsia="zh-CN"/>
          </w:rPr>
          <w:t>用来</w:t>
        </w:r>
      </w:ins>
      <w:ins w:id="1071" w:author="Janusio" w:date="2018-03-04T23:05:13Z">
        <w:r>
          <w:rPr>
            <w:rFonts w:hint="eastAsia"/>
            <w:lang w:val="en-US" w:eastAsia="zh-CN"/>
          </w:rPr>
          <w:t>提供</w:t>
        </w:r>
      </w:ins>
      <w:ins w:id="1072" w:author="Janusio" w:date="2018-03-04T23:05:14Z">
        <w:r>
          <w:rPr>
            <w:rFonts w:hint="eastAsia"/>
            <w:lang w:val="en-US" w:eastAsia="zh-CN"/>
          </w:rPr>
          <w:t>多个</w:t>
        </w:r>
      </w:ins>
      <w:ins w:id="1073" w:author="Janusio" w:date="2018-03-04T23:05:29Z">
        <w:r>
          <w:rPr>
            <w:rFonts w:hint="eastAsia"/>
            <w:lang w:val="en-US" w:eastAsia="zh-CN"/>
          </w:rPr>
          <w:t>同类</w:t>
        </w:r>
      </w:ins>
      <w:ins w:id="1074" w:author="Janusio" w:date="2018-03-04T23:05:35Z">
        <w:r>
          <w:rPr>
            <w:rFonts w:hint="eastAsia"/>
            <w:lang w:val="en-US" w:eastAsia="zh-CN"/>
          </w:rPr>
          <w:t>资源</w:t>
        </w:r>
      </w:ins>
      <w:ins w:id="1075" w:author="Janusio" w:date="2018-03-04T23:05:36Z">
        <w:r>
          <w:rPr>
            <w:rFonts w:hint="eastAsia"/>
            <w:lang w:val="en-US" w:eastAsia="zh-CN"/>
          </w:rPr>
          <w:t>的</w:t>
        </w:r>
      </w:ins>
      <w:ins w:id="1076" w:author="Janusio" w:date="2018-03-04T23:05:46Z">
        <w:r>
          <w:rPr>
            <w:rFonts w:hint="eastAsia"/>
            <w:lang w:val="en-US" w:eastAsia="zh-CN"/>
          </w:rPr>
          <w:t>资源管理</w:t>
        </w:r>
      </w:ins>
      <w:ins w:id="1077" w:author="Janusio" w:date="2018-03-04T23:05:47Z">
        <w:r>
          <w:rPr>
            <w:rFonts w:hint="eastAsia"/>
            <w:lang w:val="en-US" w:eastAsia="zh-CN"/>
          </w:rPr>
          <w:t>方式</w:t>
        </w:r>
      </w:ins>
      <w:ins w:id="1078" w:author="Janusio" w:date="2018-03-04T23:06:28Z">
        <w:r>
          <w:rPr>
            <w:rFonts w:hint="eastAsia"/>
            <w:lang w:val="en-US" w:eastAsia="zh-CN"/>
          </w:rPr>
          <w:t>；</w:t>
        </w:r>
      </w:ins>
      <w:ins w:id="1079" w:author="Janusio" w:date="2018-03-04T23:06:32Z">
        <w:r>
          <w:rPr>
            <w:rFonts w:hint="eastAsia"/>
            <w:lang w:val="en-US" w:eastAsia="zh-CN"/>
          </w:rPr>
          <w:t>主要</w:t>
        </w:r>
      </w:ins>
      <w:ins w:id="1080" w:author="Janusio" w:date="2018-03-04T23:06:39Z">
        <w:r>
          <w:rPr>
            <w:rFonts w:hint="eastAsia"/>
            <w:lang w:val="en-US" w:eastAsia="zh-CN"/>
          </w:rPr>
          <w:t>用来</w:t>
        </w:r>
      </w:ins>
      <w:ins w:id="1081" w:author="Janusio" w:date="2018-03-04T23:06:40Z">
        <w:r>
          <w:rPr>
            <w:rFonts w:hint="eastAsia"/>
            <w:lang w:val="en-US" w:eastAsia="zh-CN"/>
          </w:rPr>
          <w:t>解决</w:t>
        </w:r>
      </w:ins>
      <w:ins w:id="1082" w:author="Janusio" w:date="2018-03-04T23:06:45Z">
        <w:r>
          <w:rPr>
            <w:rFonts w:hint="eastAsia"/>
            <w:lang w:val="en-US" w:eastAsia="zh-CN"/>
          </w:rPr>
          <w:t>当前</w:t>
        </w:r>
      </w:ins>
      <w:ins w:id="1083" w:author="Janusio" w:date="2018-03-04T23:06:47Z">
        <w:r>
          <w:rPr>
            <w:rFonts w:hint="eastAsia"/>
            <w:lang w:val="en-US" w:eastAsia="zh-CN"/>
          </w:rPr>
          <w:t>物理</w:t>
        </w:r>
      </w:ins>
      <w:ins w:id="1084" w:author="Janusio" w:date="2018-03-04T23:06:49Z">
        <w:r>
          <w:rPr>
            <w:rFonts w:hint="eastAsia"/>
            <w:lang w:val="en-US" w:eastAsia="zh-CN"/>
          </w:rPr>
          <w:t>计算机</w:t>
        </w:r>
      </w:ins>
      <w:ins w:id="1085" w:author="Janusio" w:date="2018-03-04T23:06:50Z">
        <w:r>
          <w:rPr>
            <w:rFonts w:hint="eastAsia"/>
            <w:lang w:val="en-US" w:eastAsia="zh-CN"/>
          </w:rPr>
          <w:t>资源</w:t>
        </w:r>
      </w:ins>
      <w:ins w:id="1086" w:author="Janusio" w:date="2018-03-04T23:07:03Z">
        <w:r>
          <w:rPr>
            <w:rFonts w:hint="eastAsia"/>
            <w:lang w:val="en-US" w:eastAsia="zh-CN"/>
          </w:rPr>
          <w:t>利用率</w:t>
        </w:r>
      </w:ins>
      <w:ins w:id="1087" w:author="Janusio" w:date="2018-03-04T23:07:04Z">
        <w:r>
          <w:rPr>
            <w:rFonts w:hint="eastAsia"/>
            <w:lang w:val="en-US" w:eastAsia="zh-CN"/>
          </w:rPr>
          <w:t>低</w:t>
        </w:r>
      </w:ins>
      <w:ins w:id="1088" w:author="Janusio" w:date="2018-03-04T23:07:05Z">
        <w:r>
          <w:rPr>
            <w:rFonts w:hint="eastAsia"/>
            <w:lang w:val="en-US" w:eastAsia="zh-CN"/>
          </w:rPr>
          <w:t>的</w:t>
        </w:r>
      </w:ins>
      <w:ins w:id="1089" w:author="Janusio" w:date="2018-03-04T23:07:06Z">
        <w:r>
          <w:rPr>
            <w:rFonts w:hint="eastAsia"/>
            <w:lang w:val="en-US" w:eastAsia="zh-CN"/>
          </w:rPr>
          <w:t>问题，</w:t>
        </w:r>
      </w:ins>
      <w:ins w:id="1090" w:author="Janusio" w:date="2018-03-04T23:07:24Z">
        <w:r>
          <w:rPr>
            <w:rFonts w:hint="eastAsia"/>
            <w:lang w:val="en-US" w:eastAsia="zh-CN"/>
          </w:rPr>
          <w:t>从而</w:t>
        </w:r>
      </w:ins>
      <w:ins w:id="1091" w:author="Janusio" w:date="2018-03-04T23:07:26Z">
        <w:r>
          <w:rPr>
            <w:rFonts w:hint="eastAsia"/>
            <w:lang w:val="en-US" w:eastAsia="zh-CN"/>
          </w:rPr>
          <w:t>最大化</w:t>
        </w:r>
      </w:ins>
      <w:ins w:id="1092" w:author="Janusio" w:date="2018-03-04T23:07:27Z">
        <w:r>
          <w:rPr>
            <w:rFonts w:hint="eastAsia"/>
            <w:lang w:val="en-US" w:eastAsia="zh-CN"/>
          </w:rPr>
          <w:t>的</w:t>
        </w:r>
      </w:ins>
      <w:ins w:id="1093" w:author="Janusio" w:date="2018-03-04T23:07:29Z">
        <w:r>
          <w:rPr>
            <w:rFonts w:hint="eastAsia"/>
            <w:lang w:val="en-US" w:eastAsia="zh-CN"/>
          </w:rPr>
          <w:t>利用</w:t>
        </w:r>
      </w:ins>
      <w:ins w:id="1094" w:author="Janusio" w:date="2018-03-04T23:07:38Z">
        <w:r>
          <w:rPr>
            <w:rFonts w:hint="eastAsia"/>
            <w:lang w:val="en-US" w:eastAsia="zh-CN"/>
          </w:rPr>
          <w:t>物理资源</w:t>
        </w:r>
      </w:ins>
      <w:ins w:id="1095" w:author="Janusio" w:date="2018-03-04T23:07:39Z">
        <w:r>
          <w:rPr>
            <w:rFonts w:hint="eastAsia"/>
            <w:lang w:val="en-US" w:eastAsia="zh-CN"/>
          </w:rPr>
          <w:t>。</w:t>
        </w:r>
      </w:ins>
      <w:ins w:id="1096" w:author="Janusio" w:date="2018-03-04T23:08:33Z">
        <w:r>
          <w:rPr>
            <w:rFonts w:hint="eastAsia"/>
            <w:lang w:val="en-US" w:eastAsia="zh-CN"/>
          </w:rPr>
          <w:t>在</w:t>
        </w:r>
      </w:ins>
      <w:ins w:id="1097" w:author="Janusio" w:date="2018-03-04T23:08:34Z">
        <w:r>
          <w:rPr>
            <w:rFonts w:hint="eastAsia"/>
            <w:lang w:val="en-US" w:eastAsia="zh-CN"/>
          </w:rPr>
          <w:t>虚拟化</w:t>
        </w:r>
      </w:ins>
      <w:ins w:id="1098" w:author="Janusio" w:date="2018-03-04T23:08:35Z">
        <w:r>
          <w:rPr>
            <w:rFonts w:hint="eastAsia"/>
            <w:lang w:val="en-US" w:eastAsia="zh-CN"/>
          </w:rPr>
          <w:t>技术</w:t>
        </w:r>
      </w:ins>
      <w:ins w:id="1099" w:author="Janusio" w:date="2018-03-04T23:08:36Z">
        <w:r>
          <w:rPr>
            <w:rFonts w:hint="eastAsia"/>
            <w:lang w:val="en-US" w:eastAsia="zh-CN"/>
          </w:rPr>
          <w:t>中</w:t>
        </w:r>
      </w:ins>
      <w:ins w:id="1100" w:author="Janusio" w:date="2018-03-04T23:08:38Z">
        <w:r>
          <w:rPr>
            <w:rFonts w:hint="eastAsia"/>
            <w:lang w:val="en-US" w:eastAsia="zh-CN"/>
          </w:rPr>
          <w:t>，</w:t>
        </w:r>
      </w:ins>
      <w:ins w:id="1101" w:author="Janusio" w:date="2018-03-04T23:08:48Z">
        <w:r>
          <w:rPr>
            <w:rFonts w:hint="eastAsia"/>
            <w:lang w:val="en-US" w:eastAsia="zh-CN"/>
          </w:rPr>
          <w:t>可以</w:t>
        </w:r>
      </w:ins>
      <w:ins w:id="1102" w:author="Janusio" w:date="2018-03-04T23:08:51Z">
        <w:r>
          <w:rPr>
            <w:rFonts w:hint="eastAsia"/>
            <w:lang w:val="en-US" w:eastAsia="zh-CN"/>
          </w:rPr>
          <w:t>利用</w:t>
        </w:r>
      </w:ins>
      <w:ins w:id="1103" w:author="Janusio" w:date="2018-03-04T23:08:55Z">
        <w:r>
          <w:rPr>
            <w:rFonts w:hint="eastAsia"/>
            <w:lang w:val="en-US" w:eastAsia="zh-CN"/>
          </w:rPr>
          <w:t>资源</w:t>
        </w:r>
      </w:ins>
      <w:ins w:id="1104" w:author="Janusio" w:date="2018-03-04T23:08:57Z">
        <w:r>
          <w:rPr>
            <w:rFonts w:hint="eastAsia"/>
            <w:lang w:val="en-US" w:eastAsia="zh-CN"/>
          </w:rPr>
          <w:t>隔离</w:t>
        </w:r>
      </w:ins>
      <w:ins w:id="1105" w:author="Janusio" w:date="2018-03-04T23:08:58Z">
        <w:r>
          <w:rPr>
            <w:rFonts w:hint="eastAsia"/>
            <w:lang w:val="en-US" w:eastAsia="zh-CN"/>
          </w:rPr>
          <w:t>的</w:t>
        </w:r>
      </w:ins>
      <w:ins w:id="1106" w:author="Janusio" w:date="2018-03-04T23:09:00Z">
        <w:r>
          <w:rPr>
            <w:rFonts w:hint="eastAsia"/>
            <w:lang w:val="en-US" w:eastAsia="zh-CN"/>
          </w:rPr>
          <w:t>方式对</w:t>
        </w:r>
      </w:ins>
      <w:ins w:id="1107" w:author="Janusio" w:date="2018-03-04T23:09:04Z">
        <w:r>
          <w:rPr>
            <w:rFonts w:hint="eastAsia"/>
            <w:lang w:val="en-US" w:eastAsia="zh-CN"/>
          </w:rPr>
          <w:t>虚拟出</w:t>
        </w:r>
      </w:ins>
      <w:ins w:id="1108" w:author="Janusio" w:date="2018-03-04T23:09:05Z">
        <w:r>
          <w:rPr>
            <w:rFonts w:hint="eastAsia"/>
            <w:lang w:val="en-US" w:eastAsia="zh-CN"/>
          </w:rPr>
          <w:t>的</w:t>
        </w:r>
      </w:ins>
      <w:ins w:id="1109" w:author="Janusio" w:date="2018-03-04T23:09:09Z">
        <w:r>
          <w:rPr>
            <w:rFonts w:hint="eastAsia"/>
            <w:lang w:val="en-US" w:eastAsia="zh-CN"/>
          </w:rPr>
          <w:t>计算机资源</w:t>
        </w:r>
      </w:ins>
      <w:ins w:id="1110" w:author="Janusio" w:date="2018-03-04T23:09:10Z">
        <w:r>
          <w:rPr>
            <w:rFonts w:hint="eastAsia"/>
            <w:lang w:val="en-US" w:eastAsia="zh-CN"/>
          </w:rPr>
          <w:t>进行</w:t>
        </w:r>
      </w:ins>
      <w:ins w:id="1111" w:author="Janusio" w:date="2018-03-04T23:09:11Z">
        <w:r>
          <w:rPr>
            <w:rFonts w:hint="eastAsia"/>
            <w:lang w:val="en-US" w:eastAsia="zh-CN"/>
          </w:rPr>
          <w:t>安全</w:t>
        </w:r>
      </w:ins>
      <w:ins w:id="1112" w:author="Janusio" w:date="2018-03-04T23:09:15Z">
        <w:r>
          <w:rPr>
            <w:rFonts w:hint="eastAsia"/>
            <w:lang w:val="en-US" w:eastAsia="zh-CN"/>
          </w:rPr>
          <w:t>隔离，</w:t>
        </w:r>
      </w:ins>
      <w:ins w:id="1113" w:author="Janusio" w:date="2018-03-04T23:09:17Z">
        <w:r>
          <w:rPr>
            <w:rFonts w:hint="eastAsia"/>
            <w:lang w:val="en-US" w:eastAsia="zh-CN"/>
          </w:rPr>
          <w:t>使其</w:t>
        </w:r>
      </w:ins>
      <w:ins w:id="1114" w:author="Janusio" w:date="2018-03-04T23:09:21Z">
        <w:r>
          <w:rPr>
            <w:rFonts w:hint="eastAsia"/>
            <w:lang w:val="en-US" w:eastAsia="zh-CN"/>
          </w:rPr>
          <w:t>可以</w:t>
        </w:r>
      </w:ins>
      <w:ins w:id="1115" w:author="Janusio" w:date="2018-03-04T23:09:24Z">
        <w:r>
          <w:rPr>
            <w:rFonts w:hint="eastAsia"/>
            <w:lang w:val="en-US" w:eastAsia="zh-CN"/>
          </w:rPr>
          <w:t>处在</w:t>
        </w:r>
      </w:ins>
      <w:ins w:id="1116" w:author="Janusio" w:date="2018-03-04T23:09:25Z">
        <w:r>
          <w:rPr>
            <w:rFonts w:hint="eastAsia"/>
            <w:lang w:val="en-US" w:eastAsia="zh-CN"/>
          </w:rPr>
          <w:t>抽象</w:t>
        </w:r>
      </w:ins>
      <w:ins w:id="1117" w:author="Janusio" w:date="2018-03-04T23:09:26Z">
        <w:r>
          <w:rPr>
            <w:rFonts w:hint="eastAsia"/>
            <w:lang w:val="en-US" w:eastAsia="zh-CN"/>
          </w:rPr>
          <w:t>的</w:t>
        </w:r>
      </w:ins>
      <w:ins w:id="1118" w:author="Janusio" w:date="2018-03-04T23:09:27Z">
        <w:r>
          <w:rPr>
            <w:rFonts w:hint="eastAsia"/>
            <w:lang w:val="en-US" w:eastAsia="zh-CN"/>
          </w:rPr>
          <w:t>不同</w:t>
        </w:r>
      </w:ins>
      <w:ins w:id="1119" w:author="Janusio" w:date="2018-03-04T23:09:28Z">
        <w:r>
          <w:rPr>
            <w:rFonts w:hint="eastAsia"/>
            <w:lang w:val="en-US" w:eastAsia="zh-CN"/>
          </w:rPr>
          <w:t>的</w:t>
        </w:r>
      </w:ins>
      <w:ins w:id="1120" w:author="Janusio" w:date="2018-03-04T23:09:30Z">
        <w:r>
          <w:rPr>
            <w:rFonts w:hint="eastAsia"/>
            <w:lang w:val="en-US" w:eastAsia="zh-CN"/>
          </w:rPr>
          <w:t>操作</w:t>
        </w:r>
      </w:ins>
      <w:ins w:id="1121" w:author="Janusio" w:date="2018-03-04T23:09:31Z">
        <w:r>
          <w:rPr>
            <w:rFonts w:hint="eastAsia"/>
            <w:lang w:val="en-US" w:eastAsia="zh-CN"/>
          </w:rPr>
          <w:t>系统</w:t>
        </w:r>
      </w:ins>
      <w:ins w:id="1122" w:author="Janusio" w:date="2018-03-04T23:09:33Z">
        <w:r>
          <w:rPr>
            <w:rFonts w:hint="eastAsia"/>
            <w:lang w:val="en-US" w:eastAsia="zh-CN"/>
          </w:rPr>
          <w:t>中</w:t>
        </w:r>
      </w:ins>
      <w:ins w:id="1123" w:author="Janusio" w:date="2018-03-04T23:09:39Z">
        <w:r>
          <w:rPr>
            <w:rFonts w:hint="eastAsia"/>
            <w:lang w:val="en-US" w:eastAsia="zh-CN"/>
          </w:rPr>
          <w:t>向</w:t>
        </w:r>
      </w:ins>
      <w:ins w:id="1124" w:author="Janusio" w:date="2018-03-04T23:09:41Z">
        <w:r>
          <w:rPr>
            <w:rFonts w:hint="eastAsia"/>
            <w:lang w:val="en-US" w:eastAsia="zh-CN"/>
          </w:rPr>
          <w:t>外部</w:t>
        </w:r>
      </w:ins>
      <w:ins w:id="1125" w:author="Janusio" w:date="2018-03-04T23:09:42Z">
        <w:r>
          <w:rPr>
            <w:rFonts w:hint="eastAsia"/>
            <w:lang w:val="en-US" w:eastAsia="zh-CN"/>
          </w:rPr>
          <w:t>提供</w:t>
        </w:r>
      </w:ins>
      <w:ins w:id="1126" w:author="Janusio" w:date="2018-03-04T23:09:43Z">
        <w:r>
          <w:rPr>
            <w:rFonts w:hint="eastAsia"/>
            <w:lang w:val="en-US" w:eastAsia="zh-CN"/>
          </w:rPr>
          <w:t>服务。</w:t>
        </w:r>
      </w:ins>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1128" w:author="Janusio" w:date="2018-03-06T22:31:42Z"/>
          <w:rFonts w:hint="eastAsia" w:ascii="Times New Roman" w:hAnsi="Times New Roman"/>
          <w:szCs w:val="24"/>
        </w:rPr>
        <w:pPrChange w:id="1127"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1129" w:author="Janusio" w:date="2018-03-06T22:31:42Z">
        <w:r>
          <w:rPr>
            <w:rFonts w:hint="eastAsia" w:ascii="Times New Roman" w:hAnsi="Times New Roman"/>
            <w:szCs w:val="24"/>
          </w:rPr>
          <w:delText>虚拟化技术利用单一硬件模拟多个同类设备，从而提高设备利用率，降低能耗，并支持多个操作系统或应用程序的并行执行。从系统安全的角度出发，虚拟技术可为操作系统或应用程序提供运行时隔离机制，有效防止外界对系统或程序侵扰，有效的保护系</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rPr>
          <w:del w:id="1131" w:author="Janusio" w:date="2018-03-06T22:31:42Z"/>
          <w:rFonts w:hint="eastAsia" w:ascii="Times New Roman" w:hAnsi="Times New Roman"/>
          <w:szCs w:val="24"/>
        </w:rPr>
        <w:pPrChange w:id="1130"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pPr>
        </w:pPrChange>
      </w:pPr>
      <w:del w:id="1132" w:author="Janusio" w:date="2018-03-06T22:31:42Z">
        <w:r>
          <w:rPr>
            <w:rFonts w:hint="eastAsia" w:ascii="Times New Roman" w:hAnsi="Times New Roman"/>
            <w:szCs w:val="24"/>
          </w:rPr>
          <w:delText xml:space="preserve">统中数据的安全。 </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1134" w:author="Janusio" w:date="2018-03-06T22:31:42Z"/>
          <w:rFonts w:hint="eastAsia" w:ascii="Times New Roman" w:hAnsi="Times New Roman" w:eastAsia="黑体"/>
          <w:b/>
          <w:szCs w:val="28"/>
          <w:lang w:val="en-US" w:eastAsia="zh-CN"/>
        </w:rPr>
        <w:pPrChange w:id="1133"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1135" w:author="Janusio" w:date="2018-03-06T22:31:42Z">
        <w:r>
          <w:rPr>
            <w:rFonts w:hint="eastAsia" w:ascii="Times New Roman" w:hAnsi="Times New Roman"/>
            <w:szCs w:val="24"/>
          </w:rPr>
          <w:delText>××××××××××××××××××××××××××××××××××××××××××××××</w:delText>
        </w:r>
      </w:del>
    </w:p>
    <w:p>
      <w:pPr>
        <w:spacing w:line="360" w:lineRule="auto"/>
        <w:ind w:firstLine="0" w:firstLineChars="0"/>
        <w:rPr>
          <w:del w:id="1137" w:author="Janusio" w:date="2018-03-04T23:12:25Z"/>
          <w:rFonts w:hint="eastAsia" w:eastAsiaTheme="minorEastAsia"/>
          <w:lang w:eastAsia="zh-CN"/>
        </w:rPr>
        <w:pPrChange w:id="1136" w:author="Janusio" w:date="2018-03-06T22:35:43Z">
          <w:pPr>
            <w:pStyle w:val="24"/>
            <w:spacing w:line="360" w:lineRule="auto"/>
            <w:ind w:firstLine="0" w:firstLineChars="0"/>
          </w:pPr>
        </w:pPrChange>
      </w:pPr>
      <w:del w:id="1138" w:author="Janusio" w:date="2018-03-06T22:31:00Z">
        <w:r>
          <w:rPr>
            <w:rFonts w:hint="eastAsia" w:ascii="Times New Roman" w:hAnsi="Times New Roman"/>
            <w:szCs w:val="24"/>
          </w:rPr>
          <w:delText xml:space="preserve">2.1.1 </w:delText>
        </w:r>
      </w:del>
      <w:del w:id="1139" w:author="Janusio" w:date="2018-03-06T22:31:00Z">
        <w:r>
          <w:rPr>
            <w:rFonts w:hint="eastAsia" w:ascii="Times New Roman" w:hAnsi="Times New Roman" w:eastAsia="黑体"/>
            <w:b/>
            <w:szCs w:val="24"/>
            <w:lang w:val="en-US" w:eastAsia="zh-CN"/>
          </w:rPr>
          <w:delText>虚拟化技术分类</w:delText>
        </w:r>
      </w:del>
    </w:p>
    <w:p>
      <w:pPr>
        <w:pStyle w:val="4"/>
        <w:numPr>
          <w:ins w:id="1141" w:author="Janusio" w:date="2018-03-08T02:12:24Z"/>
        </w:numPr>
        <w:spacing w:line="360" w:lineRule="auto"/>
        <w:ind w:firstLine="420" w:firstLineChars="0"/>
        <w:rPr>
          <w:ins w:id="1142" w:author="Janusio" w:date="2018-03-04T23:10:00Z"/>
          <w:rFonts w:hint="eastAsia"/>
          <w:lang w:val="en-US" w:eastAsia="zh-CN"/>
        </w:rPr>
        <w:pPrChange w:id="1140" w:author="Janusio" w:date="2018-03-08T02:12:24Z">
          <w:pPr>
            <w:pStyle w:val="24"/>
            <w:spacing w:line="360" w:lineRule="auto"/>
            <w:ind w:firstLine="420" w:firstLineChars="0"/>
          </w:pPr>
        </w:pPrChange>
      </w:pPr>
      <w:ins w:id="1143" w:author="Janusio" w:date="2018-03-06T22:34:19Z">
        <w:r>
          <w:rPr>
            <w:rFonts w:hint="eastAsia"/>
            <w:lang w:val="en-US" w:eastAsia="zh-CN"/>
          </w:rPr>
          <w:t>虚拟化</w:t>
        </w:r>
      </w:ins>
      <w:ins w:id="1144" w:author="Janusio" w:date="2018-03-06T22:34:20Z">
        <w:r>
          <w:rPr>
            <w:rFonts w:hint="eastAsia"/>
            <w:lang w:val="en-US" w:eastAsia="zh-CN"/>
          </w:rPr>
          <w:t>技术</w:t>
        </w:r>
      </w:ins>
      <w:ins w:id="1145" w:author="Janusio" w:date="2018-03-06T22:34:22Z">
        <w:r>
          <w:rPr>
            <w:rFonts w:hint="eastAsia"/>
            <w:lang w:val="en-US" w:eastAsia="zh-CN"/>
          </w:rPr>
          <w:t>分类</w:t>
        </w:r>
      </w:ins>
    </w:p>
    <w:p>
      <w:pPr>
        <w:spacing w:line="360" w:lineRule="auto"/>
        <w:ind w:firstLine="420" w:firstLineChars="0"/>
        <w:rPr>
          <w:rFonts w:hint="eastAsia"/>
        </w:rPr>
        <w:pPrChange w:id="1146" w:author="Janusio" w:date="2018-03-06T22:35:17Z">
          <w:pPr>
            <w:pStyle w:val="24"/>
            <w:spacing w:line="360" w:lineRule="auto"/>
            <w:ind w:firstLine="420" w:firstLineChars="0"/>
          </w:pPr>
        </w:pPrChange>
      </w:pPr>
      <w:ins w:id="1147" w:author="Janusio" w:date="2018-03-06T15:07:12Z">
        <w:r>
          <w:rPr>
            <w:rFonts w:hint="eastAsia"/>
            <w:lang w:val="en-US" w:eastAsia="zh-CN"/>
          </w:rPr>
          <w:t>为了</w:t>
        </w:r>
      </w:ins>
      <w:ins w:id="1148" w:author="Janusio" w:date="2018-03-06T15:07:15Z">
        <w:r>
          <w:rPr>
            <w:rFonts w:hint="eastAsia"/>
            <w:lang w:val="en-US" w:eastAsia="zh-CN"/>
          </w:rPr>
          <w:t>满足</w:t>
        </w:r>
      </w:ins>
      <w:ins w:id="1149" w:author="Janusio" w:date="2018-03-06T15:07:17Z">
        <w:r>
          <w:rPr>
            <w:rFonts w:hint="eastAsia"/>
            <w:lang w:val="en-US" w:eastAsia="zh-CN"/>
          </w:rPr>
          <w:t>当前</w:t>
        </w:r>
      </w:ins>
      <w:ins w:id="1150" w:author="Janusio" w:date="2018-03-06T15:07:21Z">
        <w:r>
          <w:rPr>
            <w:rFonts w:hint="eastAsia"/>
            <w:lang w:val="en-US" w:eastAsia="zh-CN"/>
          </w:rPr>
          <w:t>云计算</w:t>
        </w:r>
      </w:ins>
      <w:ins w:id="1151" w:author="Janusio" w:date="2018-03-06T15:07:40Z">
        <w:r>
          <w:rPr>
            <w:rFonts w:hint="eastAsia"/>
            <w:lang w:val="en-US" w:eastAsia="zh-CN"/>
          </w:rPr>
          <w:t>提供商</w:t>
        </w:r>
      </w:ins>
      <w:ins w:id="1152" w:author="Janusio" w:date="2018-03-06T15:07:31Z">
        <w:r>
          <w:rPr>
            <w:rFonts w:hint="eastAsia"/>
            <w:lang w:val="en-US" w:eastAsia="zh-CN"/>
          </w:rPr>
          <w:t>需要</w:t>
        </w:r>
      </w:ins>
      <w:ins w:id="1153" w:author="Janusio" w:date="2018-03-06T15:07:32Z">
        <w:r>
          <w:rPr>
            <w:rFonts w:hint="eastAsia"/>
            <w:lang w:val="en-US" w:eastAsia="zh-CN"/>
          </w:rPr>
          <w:t>提供</w:t>
        </w:r>
      </w:ins>
      <w:ins w:id="1154" w:author="Janusio" w:date="2018-03-06T15:07:34Z">
        <w:r>
          <w:rPr>
            <w:rFonts w:hint="eastAsia"/>
            <w:lang w:val="en-US" w:eastAsia="zh-CN"/>
          </w:rPr>
          <w:t>不同</w:t>
        </w:r>
      </w:ins>
      <w:ins w:id="1155" w:author="Janusio" w:date="2018-03-06T15:07:35Z">
        <w:r>
          <w:rPr>
            <w:rFonts w:hint="eastAsia"/>
            <w:lang w:val="en-US" w:eastAsia="zh-CN"/>
          </w:rPr>
          <w:t>功能</w:t>
        </w:r>
      </w:ins>
      <w:ins w:id="1156" w:author="Janusio" w:date="2018-03-06T15:07:36Z">
        <w:r>
          <w:rPr>
            <w:rFonts w:hint="eastAsia"/>
            <w:lang w:val="en-US" w:eastAsia="zh-CN"/>
          </w:rPr>
          <w:t>的</w:t>
        </w:r>
      </w:ins>
      <w:ins w:id="1157" w:author="Janusio" w:date="2018-03-06T15:07:45Z">
        <w:r>
          <w:rPr>
            <w:rFonts w:hint="eastAsia"/>
            <w:lang w:val="en-US" w:eastAsia="zh-CN"/>
          </w:rPr>
          <w:t>功能</w:t>
        </w:r>
      </w:ins>
      <w:ins w:id="1158" w:author="Janusio" w:date="2018-03-06T15:07:46Z">
        <w:r>
          <w:rPr>
            <w:rFonts w:hint="eastAsia"/>
            <w:lang w:val="en-US" w:eastAsia="zh-CN"/>
          </w:rPr>
          <w:t>和</w:t>
        </w:r>
      </w:ins>
      <w:ins w:id="1159" w:author="Janusio" w:date="2018-03-06T15:07:47Z">
        <w:r>
          <w:rPr>
            <w:rFonts w:hint="eastAsia"/>
            <w:lang w:val="en-US" w:eastAsia="zh-CN"/>
          </w:rPr>
          <w:t>需求，</w:t>
        </w:r>
      </w:ins>
      <w:ins w:id="1160" w:author="Janusio" w:date="2018-03-06T15:08:04Z">
        <w:r>
          <w:rPr>
            <w:rFonts w:hint="eastAsia"/>
            <w:lang w:val="en-US" w:eastAsia="zh-CN"/>
          </w:rPr>
          <w:t>在</w:t>
        </w:r>
      </w:ins>
      <w:ins w:id="1161" w:author="Janusio" w:date="2018-03-06T15:08:06Z">
        <w:r>
          <w:rPr>
            <w:rFonts w:hint="eastAsia"/>
            <w:lang w:val="en-US" w:eastAsia="zh-CN"/>
          </w:rPr>
          <w:t>实现</w:t>
        </w:r>
      </w:ins>
      <w:ins w:id="1162" w:author="Janusio" w:date="2018-03-06T15:08:07Z">
        <w:r>
          <w:rPr>
            <w:rFonts w:hint="eastAsia"/>
            <w:lang w:val="en-US" w:eastAsia="zh-CN"/>
          </w:rPr>
          <w:t>层次和</w:t>
        </w:r>
      </w:ins>
      <w:ins w:id="1163" w:author="Janusio" w:date="2018-03-06T15:08:10Z">
        <w:r>
          <w:rPr>
            <w:rFonts w:hint="eastAsia"/>
            <w:lang w:val="en-US" w:eastAsia="zh-CN"/>
          </w:rPr>
          <w:t>虚拟</w:t>
        </w:r>
      </w:ins>
      <w:ins w:id="1164" w:author="Janusio" w:date="2018-03-06T15:08:11Z">
        <w:r>
          <w:rPr>
            <w:rFonts w:hint="eastAsia"/>
            <w:lang w:val="en-US" w:eastAsia="zh-CN"/>
          </w:rPr>
          <w:t>方式上</w:t>
        </w:r>
      </w:ins>
      <w:ins w:id="1165" w:author="Janusio" w:date="2018-03-06T15:08:16Z">
        <w:r>
          <w:rPr>
            <w:rFonts w:hint="eastAsia"/>
            <w:lang w:val="en-US" w:eastAsia="zh-CN"/>
          </w:rPr>
          <w:t>都</w:t>
        </w:r>
      </w:ins>
      <w:ins w:id="1166" w:author="Janusio" w:date="2018-03-06T15:08:17Z">
        <w:r>
          <w:rPr>
            <w:rFonts w:hint="eastAsia"/>
            <w:lang w:val="en-US" w:eastAsia="zh-CN"/>
          </w:rPr>
          <w:t>产生了</w:t>
        </w:r>
      </w:ins>
      <w:ins w:id="1167" w:author="Janusio" w:date="2018-03-06T15:08:19Z">
        <w:r>
          <w:rPr>
            <w:rFonts w:hint="eastAsia"/>
            <w:lang w:val="en-US" w:eastAsia="zh-CN"/>
          </w:rPr>
          <w:t>不同</w:t>
        </w:r>
      </w:ins>
      <w:ins w:id="1168" w:author="Janusio" w:date="2018-03-06T15:08:25Z">
        <w:r>
          <w:rPr>
            <w:rFonts w:hint="eastAsia"/>
            <w:lang w:val="en-US" w:eastAsia="zh-CN"/>
          </w:rPr>
          <w:t>类别的</w:t>
        </w:r>
      </w:ins>
      <w:ins w:id="1169" w:author="Janusio" w:date="2018-03-06T15:08:26Z">
        <w:r>
          <w:rPr>
            <w:rFonts w:hint="eastAsia"/>
            <w:lang w:val="en-US" w:eastAsia="zh-CN"/>
          </w:rPr>
          <w:t>虚拟化</w:t>
        </w:r>
      </w:ins>
      <w:ins w:id="1170" w:author="Janusio" w:date="2018-03-06T15:08:27Z">
        <w:r>
          <w:rPr>
            <w:rFonts w:hint="eastAsia"/>
            <w:lang w:val="en-US" w:eastAsia="zh-CN"/>
          </w:rPr>
          <w:t>解决</w:t>
        </w:r>
      </w:ins>
      <w:ins w:id="1171" w:author="Janusio" w:date="2018-03-06T15:08:28Z">
        <w:r>
          <w:rPr>
            <w:rFonts w:hint="eastAsia"/>
            <w:lang w:val="en-US" w:eastAsia="zh-CN"/>
          </w:rPr>
          <w:t>方案</w:t>
        </w:r>
      </w:ins>
      <w:ins w:id="1172" w:author="Janusio" w:date="2018-03-06T15:08:33Z">
        <w:r>
          <w:rPr>
            <w:rFonts w:hint="eastAsia"/>
            <w:lang w:val="en-US" w:eastAsia="zh-CN"/>
          </w:rPr>
          <w:t>，</w:t>
        </w:r>
      </w:ins>
      <w:ins w:id="1173" w:author="Janusio" w:date="2018-03-06T15:08:35Z">
        <w:r>
          <w:rPr>
            <w:rFonts w:hint="eastAsia"/>
            <w:lang w:val="en-US" w:eastAsia="zh-CN"/>
          </w:rPr>
          <w:t>使得</w:t>
        </w:r>
      </w:ins>
      <w:ins w:id="1174" w:author="Janusio" w:date="2018-03-06T15:08:38Z">
        <w:r>
          <w:rPr>
            <w:rFonts w:hint="eastAsia"/>
            <w:lang w:val="en-US" w:eastAsia="zh-CN"/>
          </w:rPr>
          <w:t>不同的</w:t>
        </w:r>
      </w:ins>
      <w:ins w:id="1175" w:author="Janusio" w:date="2018-03-06T15:08:40Z">
        <w:r>
          <w:rPr>
            <w:rFonts w:hint="eastAsia"/>
            <w:lang w:val="en-US" w:eastAsia="zh-CN"/>
          </w:rPr>
          <w:t>虚拟化</w:t>
        </w:r>
      </w:ins>
      <w:ins w:id="1176" w:author="Janusio" w:date="2018-03-06T15:08:41Z">
        <w:r>
          <w:rPr>
            <w:rFonts w:hint="eastAsia"/>
            <w:lang w:val="en-US" w:eastAsia="zh-CN"/>
          </w:rPr>
          <w:t>系统</w:t>
        </w:r>
      </w:ins>
      <w:ins w:id="1177" w:author="Janusio" w:date="2018-03-06T15:08:50Z">
        <w:r>
          <w:rPr>
            <w:rFonts w:hint="eastAsia"/>
            <w:lang w:val="en-US" w:eastAsia="zh-CN"/>
          </w:rPr>
          <w:t>不仅</w:t>
        </w:r>
      </w:ins>
      <w:ins w:id="1178" w:author="Janusio" w:date="2018-03-06T15:08:52Z">
        <w:r>
          <w:rPr>
            <w:rFonts w:hint="eastAsia"/>
            <w:lang w:val="en-US" w:eastAsia="zh-CN"/>
          </w:rPr>
          <w:t>具有</w:t>
        </w:r>
      </w:ins>
      <w:ins w:id="1179" w:author="Janusio" w:date="2018-03-06T15:08:55Z">
        <w:r>
          <w:rPr>
            <w:rFonts w:hint="eastAsia"/>
            <w:lang w:val="en-US" w:eastAsia="zh-CN"/>
          </w:rPr>
          <w:t>最基本</w:t>
        </w:r>
      </w:ins>
      <w:ins w:id="1180" w:author="Janusio" w:date="2018-03-06T15:08:56Z">
        <w:r>
          <w:rPr>
            <w:rFonts w:hint="eastAsia"/>
            <w:lang w:val="en-US" w:eastAsia="zh-CN"/>
          </w:rPr>
          <w:t>的</w:t>
        </w:r>
      </w:ins>
      <w:ins w:id="1181" w:author="Janusio" w:date="2018-03-06T15:08:57Z">
        <w:r>
          <w:rPr>
            <w:rFonts w:hint="eastAsia"/>
            <w:lang w:val="en-US" w:eastAsia="zh-CN"/>
          </w:rPr>
          <w:t>虚拟化</w:t>
        </w:r>
      </w:ins>
      <w:ins w:id="1182" w:author="Janusio" w:date="2018-03-06T15:08:58Z">
        <w:r>
          <w:rPr>
            <w:rFonts w:hint="eastAsia"/>
            <w:lang w:val="en-US" w:eastAsia="zh-CN"/>
          </w:rPr>
          <w:t>技术，</w:t>
        </w:r>
      </w:ins>
      <w:ins w:id="1183" w:author="Janusio" w:date="2018-03-06T15:08:59Z">
        <w:r>
          <w:rPr>
            <w:rFonts w:hint="eastAsia"/>
            <w:lang w:val="en-US" w:eastAsia="zh-CN"/>
          </w:rPr>
          <w:t>也</w:t>
        </w:r>
      </w:ins>
      <w:ins w:id="1184" w:author="Janusio" w:date="2018-03-06T15:09:03Z">
        <w:r>
          <w:rPr>
            <w:rFonts w:hint="eastAsia"/>
            <w:lang w:val="en-US" w:eastAsia="zh-CN"/>
          </w:rPr>
          <w:t>呈现了</w:t>
        </w:r>
      </w:ins>
      <w:ins w:id="1185" w:author="Janusio" w:date="2018-03-06T15:09:04Z">
        <w:r>
          <w:rPr>
            <w:rFonts w:hint="eastAsia"/>
            <w:lang w:val="en-US" w:eastAsia="zh-CN"/>
          </w:rPr>
          <w:t>各自</w:t>
        </w:r>
      </w:ins>
      <w:ins w:id="1186" w:author="Janusio" w:date="2018-03-06T15:09:07Z">
        <w:r>
          <w:rPr>
            <w:rFonts w:hint="eastAsia"/>
            <w:lang w:val="en-US" w:eastAsia="zh-CN"/>
          </w:rPr>
          <w:t>独特</w:t>
        </w:r>
      </w:ins>
      <w:ins w:id="1187" w:author="Janusio" w:date="2018-03-06T15:09:08Z">
        <w:r>
          <w:rPr>
            <w:rFonts w:hint="eastAsia"/>
            <w:lang w:val="en-US" w:eastAsia="zh-CN"/>
          </w:rPr>
          <w:t>的</w:t>
        </w:r>
      </w:ins>
      <w:ins w:id="1188" w:author="Janusio" w:date="2018-03-06T15:09:12Z">
        <w:r>
          <w:rPr>
            <w:rFonts w:hint="eastAsia"/>
            <w:lang w:val="en-US" w:eastAsia="zh-CN"/>
          </w:rPr>
          <w:t>个性</w:t>
        </w:r>
      </w:ins>
      <w:ins w:id="1189" w:author="Janusio" w:date="2018-03-06T15:09:13Z">
        <w:r>
          <w:rPr>
            <w:rFonts w:hint="eastAsia"/>
            <w:lang w:val="en-US" w:eastAsia="zh-CN"/>
          </w:rPr>
          <w:t>。</w:t>
        </w:r>
      </w:ins>
      <w:del w:id="1190" w:author="Janusio" w:date="2018-03-06T15:09:24Z">
        <w:r>
          <w:rPr>
            <w:rFonts w:hint="eastAsia"/>
          </w:rPr>
          <w:delText>为了满足不同的功能需求，有许多不同种类的虚拟化解决方案。由于采用了不同的实现方式和抽象层次，因而这些虚拟化系统呈现出不同的特性</w:delText>
        </w:r>
      </w:del>
      <w:r>
        <w:rPr>
          <w:rFonts w:hint="eastAsia"/>
        </w:rPr>
        <w:t xml:space="preserve">[85-87]。 </w:t>
      </w:r>
      <w:ins w:id="1191" w:author="Janusio" w:date="2018-03-06T15:10:25Z">
        <w:r>
          <w:rPr>
            <w:rFonts w:hint="eastAsia"/>
            <w:lang w:val="en-US" w:eastAsia="zh-CN"/>
          </w:rPr>
          <w:t>下面</w:t>
        </w:r>
      </w:ins>
      <w:ins w:id="1192" w:author="Janusio" w:date="2018-03-06T15:10:27Z">
        <w:r>
          <w:rPr>
            <w:rFonts w:hint="eastAsia"/>
            <w:lang w:val="en-US" w:eastAsia="zh-CN"/>
          </w:rPr>
          <w:t>本文</w:t>
        </w:r>
      </w:ins>
      <w:ins w:id="1193" w:author="Janusio" w:date="2018-03-06T15:10:30Z">
        <w:r>
          <w:rPr>
            <w:rFonts w:hint="eastAsia"/>
            <w:lang w:val="en-US" w:eastAsia="zh-CN"/>
          </w:rPr>
          <w:t>从</w:t>
        </w:r>
      </w:ins>
      <w:ins w:id="1194" w:author="Janusio" w:date="2018-03-06T15:10:32Z">
        <w:r>
          <w:rPr>
            <w:rFonts w:hint="eastAsia"/>
            <w:lang w:val="en-US" w:eastAsia="zh-CN"/>
          </w:rPr>
          <w:t>实现</w:t>
        </w:r>
      </w:ins>
      <w:ins w:id="1195" w:author="Janusio" w:date="2018-03-06T15:10:33Z">
        <w:r>
          <w:rPr>
            <w:rFonts w:hint="eastAsia"/>
            <w:lang w:val="en-US" w:eastAsia="zh-CN"/>
          </w:rPr>
          <w:t>层次和</w:t>
        </w:r>
      </w:ins>
      <w:ins w:id="1196" w:author="Janusio" w:date="2018-03-06T15:10:41Z">
        <w:r>
          <w:rPr>
            <w:rFonts w:hint="eastAsia"/>
            <w:lang w:val="en-US" w:eastAsia="zh-CN"/>
          </w:rPr>
          <w:t>实现</w:t>
        </w:r>
      </w:ins>
      <w:ins w:id="1197" w:author="Janusio" w:date="2018-03-06T15:10:43Z">
        <w:r>
          <w:rPr>
            <w:rFonts w:hint="eastAsia"/>
            <w:lang w:val="en-US" w:eastAsia="zh-CN"/>
          </w:rPr>
          <w:t>方式</w:t>
        </w:r>
      </w:ins>
      <w:ins w:id="1198" w:author="Janusio" w:date="2018-03-06T15:10:44Z">
        <w:r>
          <w:rPr>
            <w:rFonts w:hint="eastAsia"/>
            <w:lang w:val="en-US" w:eastAsia="zh-CN"/>
          </w:rPr>
          <w:t>对</w:t>
        </w:r>
      </w:ins>
      <w:ins w:id="1199" w:author="Janusio" w:date="2018-03-06T15:10:45Z">
        <w:r>
          <w:rPr>
            <w:rFonts w:hint="eastAsia"/>
            <w:lang w:val="en-US" w:eastAsia="zh-CN"/>
          </w:rPr>
          <w:t>虚拟化</w:t>
        </w:r>
      </w:ins>
      <w:ins w:id="1200" w:author="Janusio" w:date="2018-03-06T15:10:50Z">
        <w:r>
          <w:rPr>
            <w:rFonts w:hint="eastAsia"/>
            <w:lang w:val="en-US" w:eastAsia="zh-CN"/>
          </w:rPr>
          <w:t>技术</w:t>
        </w:r>
      </w:ins>
      <w:ins w:id="1201" w:author="Janusio" w:date="2018-03-06T15:10:53Z">
        <w:r>
          <w:rPr>
            <w:rFonts w:hint="eastAsia"/>
            <w:lang w:val="en-US" w:eastAsia="zh-CN"/>
          </w:rPr>
          <w:t>的</w:t>
        </w:r>
      </w:ins>
      <w:ins w:id="1202" w:author="Janusio" w:date="2018-03-06T15:10:54Z">
        <w:r>
          <w:rPr>
            <w:rFonts w:hint="eastAsia"/>
            <w:lang w:val="en-US" w:eastAsia="zh-CN"/>
          </w:rPr>
          <w:t>分类进行</w:t>
        </w:r>
      </w:ins>
      <w:ins w:id="1203" w:author="Janusio" w:date="2018-03-06T15:10:56Z">
        <w:r>
          <w:rPr>
            <w:rFonts w:hint="eastAsia"/>
            <w:lang w:val="en-US" w:eastAsia="zh-CN"/>
          </w:rPr>
          <w:t>介绍</w:t>
        </w:r>
      </w:ins>
      <w:ins w:id="1204" w:author="Janusio" w:date="2018-03-06T15:10:58Z">
        <w:r>
          <w:rPr>
            <w:rFonts w:hint="eastAsia"/>
            <w:lang w:val="en-US" w:eastAsia="zh-CN"/>
          </w:rPr>
          <w:t>。</w:t>
        </w:r>
      </w:ins>
    </w:p>
    <w:p>
      <w:pPr>
        <w:pStyle w:val="24"/>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del w:id="1205" w:author="Janusio" w:date="2018-03-06T15:10:21Z">
        <w:r>
          <w:rPr>
            <w:rFonts w:hint="eastAsia" w:ascii="Times New Roman" w:hAnsi="Times New Roman"/>
            <w:sz w:val="24"/>
            <w:szCs w:val="24"/>
            <w:lang w:val="en-US"/>
          </w:rPr>
          <w:delText>根据虚拟化技术的实现层次分类</w:delText>
        </w:r>
      </w:del>
      <w:ins w:id="1206" w:author="Janusio" w:date="2018-03-06T15:10:03Z">
        <w:r>
          <w:rPr>
            <w:rFonts w:hint="eastAsia" w:ascii="Times New Roman" w:hAnsi="Times New Roman"/>
            <w:sz w:val="24"/>
            <w:szCs w:val="24"/>
            <w:lang w:val="en-US" w:eastAsia="zh-CN"/>
          </w:rPr>
          <w:t>不同</w:t>
        </w:r>
      </w:ins>
      <w:ins w:id="1207" w:author="Janusio" w:date="2018-03-06T15:10:04Z">
        <w:r>
          <w:rPr>
            <w:rFonts w:hint="eastAsia" w:ascii="Times New Roman" w:hAnsi="Times New Roman"/>
            <w:sz w:val="24"/>
            <w:szCs w:val="24"/>
            <w:lang w:val="en-US" w:eastAsia="zh-CN"/>
          </w:rPr>
          <w:t>实现</w:t>
        </w:r>
      </w:ins>
      <w:ins w:id="1208" w:author="Janusio" w:date="2018-03-06T15:10:05Z">
        <w:r>
          <w:rPr>
            <w:rFonts w:hint="eastAsia" w:ascii="Times New Roman" w:hAnsi="Times New Roman"/>
            <w:sz w:val="24"/>
            <w:szCs w:val="24"/>
            <w:lang w:val="en-US" w:eastAsia="zh-CN"/>
          </w:rPr>
          <w:t>层次</w:t>
        </w:r>
      </w:ins>
      <w:r>
        <w:rPr>
          <w:rFonts w:hint="eastAsia" w:ascii="Times New Roman" w:hAnsi="Times New Roman"/>
          <w:sz w:val="24"/>
          <w:szCs w:val="24"/>
        </w:rPr>
        <w:t xml:space="preserve"> </w:t>
      </w:r>
    </w:p>
    <w:p>
      <w:pPr>
        <w:pStyle w:val="24"/>
        <w:numPr>
          <w:ilvl w:val="0"/>
          <w:numId w:val="0"/>
        </w:numPr>
        <w:spacing w:line="360" w:lineRule="auto"/>
        <w:ind w:firstLine="420" w:firstLineChars="0"/>
        <w:rPr>
          <w:ins w:id="1209" w:author="Janusio" w:date="2018-03-06T15:09:43Z"/>
          <w:rFonts w:hint="eastAsia" w:ascii="Times New Roman" w:hAnsi="Times New Roman" w:eastAsiaTheme="minorEastAsia"/>
          <w:sz w:val="24"/>
          <w:szCs w:val="24"/>
          <w:lang w:val="en-US" w:eastAsia="zh-CN"/>
        </w:rPr>
      </w:pPr>
      <w:ins w:id="1210" w:author="Janusio" w:date="2018-03-06T15:09:46Z">
        <w:r>
          <w:rPr>
            <w:rFonts w:hint="eastAsia" w:ascii="Times New Roman" w:hAnsi="Times New Roman"/>
            <w:sz w:val="24"/>
            <w:szCs w:val="24"/>
            <w:lang w:val="en-US" w:eastAsia="zh-CN"/>
          </w:rPr>
          <w:t>指令集</w:t>
        </w:r>
      </w:ins>
      <w:ins w:id="1211" w:author="Janusio" w:date="2018-03-06T15:10:15Z">
        <w:r>
          <w:rPr>
            <w:rFonts w:hint="eastAsia" w:ascii="Times New Roman" w:hAnsi="Times New Roman"/>
            <w:sz w:val="24"/>
            <w:szCs w:val="24"/>
            <w:lang w:val="en-US" w:eastAsia="zh-CN"/>
          </w:rPr>
          <w:t>虚拟化</w:t>
        </w:r>
      </w:ins>
      <w:ins w:id="1212" w:author="Janusio" w:date="2018-03-06T15:11:37Z">
        <w:r>
          <w:rPr>
            <w:rFonts w:hint="eastAsia" w:ascii="Times New Roman" w:hAnsi="Times New Roman"/>
            <w:sz w:val="24"/>
            <w:szCs w:val="24"/>
            <w:lang w:val="en-US" w:eastAsia="zh-CN"/>
          </w:rPr>
          <w:t>，指的</w:t>
        </w:r>
      </w:ins>
      <w:ins w:id="1213" w:author="Janusio" w:date="2018-03-06T15:11:38Z">
        <w:r>
          <w:rPr>
            <w:rFonts w:hint="eastAsia" w:ascii="Times New Roman" w:hAnsi="Times New Roman"/>
            <w:sz w:val="24"/>
            <w:szCs w:val="24"/>
            <w:lang w:val="en-US" w:eastAsia="zh-CN"/>
          </w:rPr>
          <w:t>是</w:t>
        </w:r>
      </w:ins>
      <w:ins w:id="1214" w:author="Janusio" w:date="2018-03-06T15:11:28Z">
        <w:r>
          <w:rPr>
            <w:rFonts w:hint="eastAsia" w:ascii="Times New Roman" w:hAnsi="Times New Roman"/>
            <w:sz w:val="24"/>
            <w:szCs w:val="24"/>
          </w:rPr>
          <w:t>指令集架构级（Instruction Set Architecture，ISA</w:t>
        </w:r>
      </w:ins>
      <w:ins w:id="1215" w:author="Janusio" w:date="2018-03-06T15:11:39Z">
        <w:r>
          <w:rPr>
            <w:rFonts w:hint="eastAsia" w:ascii="Times New Roman" w:hAnsi="Times New Roman"/>
            <w:sz w:val="24"/>
            <w:szCs w:val="24"/>
            <w:lang w:eastAsia="zh-CN"/>
          </w:rPr>
          <w:t>）</w:t>
        </w:r>
      </w:ins>
      <w:ins w:id="1216" w:author="Janusio" w:date="2018-03-06T15:11:45Z">
        <w:r>
          <w:rPr>
            <w:rFonts w:hint="eastAsia" w:ascii="Times New Roman" w:hAnsi="Times New Roman"/>
            <w:sz w:val="24"/>
            <w:szCs w:val="24"/>
            <w:lang w:val="en-US" w:eastAsia="zh-CN"/>
          </w:rPr>
          <w:t>虚拟化</w:t>
        </w:r>
      </w:ins>
      <w:ins w:id="1217" w:author="Janusio" w:date="2018-03-06T15:11:46Z">
        <w:r>
          <w:rPr>
            <w:rFonts w:hint="eastAsia" w:ascii="Times New Roman" w:hAnsi="Times New Roman"/>
            <w:sz w:val="24"/>
            <w:szCs w:val="24"/>
            <w:lang w:val="en-US" w:eastAsia="zh-CN"/>
          </w:rPr>
          <w:t>技术</w:t>
        </w:r>
      </w:ins>
      <w:ins w:id="1218" w:author="Janusio" w:date="2018-03-06T15:11:56Z">
        <w:r>
          <w:rPr>
            <w:rFonts w:hint="eastAsia" w:ascii="Times New Roman" w:hAnsi="Times New Roman"/>
            <w:sz w:val="24"/>
            <w:szCs w:val="24"/>
            <w:lang w:val="en-US" w:eastAsia="zh-CN"/>
          </w:rPr>
          <w:t>。</w:t>
        </w:r>
      </w:ins>
      <w:ins w:id="1219" w:author="Janusio" w:date="2018-03-06T15:12:16Z">
        <w:r>
          <w:rPr>
            <w:rFonts w:hint="eastAsia" w:ascii="Times New Roman" w:hAnsi="Times New Roman"/>
            <w:sz w:val="24"/>
            <w:szCs w:val="24"/>
            <w:lang w:val="en-US" w:eastAsia="zh-CN"/>
          </w:rPr>
          <w:t>该</w:t>
        </w:r>
      </w:ins>
      <w:ins w:id="1220" w:author="Janusio" w:date="2018-03-06T15:12:19Z">
        <w:r>
          <w:rPr>
            <w:rFonts w:hint="eastAsia" w:ascii="Times New Roman" w:hAnsi="Times New Roman"/>
            <w:sz w:val="24"/>
            <w:szCs w:val="24"/>
            <w:lang w:val="en-US" w:eastAsia="zh-CN"/>
          </w:rPr>
          <w:t>方式</w:t>
        </w:r>
      </w:ins>
      <w:ins w:id="1221" w:author="Janusio" w:date="2018-03-06T15:12:20Z">
        <w:r>
          <w:rPr>
            <w:rFonts w:hint="eastAsia" w:ascii="Times New Roman" w:hAnsi="Times New Roman"/>
            <w:sz w:val="24"/>
            <w:szCs w:val="24"/>
            <w:lang w:val="en-US" w:eastAsia="zh-CN"/>
          </w:rPr>
          <w:t>的</w:t>
        </w:r>
      </w:ins>
      <w:ins w:id="1222" w:author="Janusio" w:date="2018-03-06T15:12:21Z">
        <w:r>
          <w:rPr>
            <w:rFonts w:hint="eastAsia" w:ascii="Times New Roman" w:hAnsi="Times New Roman"/>
            <w:sz w:val="24"/>
            <w:szCs w:val="24"/>
            <w:lang w:val="en-US" w:eastAsia="zh-CN"/>
          </w:rPr>
          <w:t>虚拟化</w:t>
        </w:r>
      </w:ins>
      <w:ins w:id="1223" w:author="Janusio" w:date="2018-03-06T15:12:26Z">
        <w:r>
          <w:rPr>
            <w:rFonts w:hint="eastAsia" w:ascii="Times New Roman" w:hAnsi="Times New Roman"/>
            <w:sz w:val="24"/>
            <w:szCs w:val="24"/>
            <w:lang w:val="en-US" w:eastAsia="zh-CN"/>
          </w:rPr>
          <w:t>技术</w:t>
        </w:r>
      </w:ins>
      <w:ins w:id="1224" w:author="Janusio" w:date="2018-03-06T15:12:28Z">
        <w:r>
          <w:rPr>
            <w:rFonts w:hint="eastAsia" w:ascii="Times New Roman" w:hAnsi="Times New Roman"/>
            <w:sz w:val="24"/>
            <w:szCs w:val="24"/>
            <w:lang w:val="en-US" w:eastAsia="zh-CN"/>
          </w:rPr>
          <w:t>能够</w:t>
        </w:r>
      </w:ins>
      <w:ins w:id="1225" w:author="Janusio" w:date="2018-03-06T15:12:56Z">
        <w:r>
          <w:rPr>
            <w:rFonts w:hint="eastAsia" w:ascii="Times New Roman" w:hAnsi="Times New Roman"/>
            <w:sz w:val="24"/>
            <w:szCs w:val="24"/>
            <w:lang w:val="en-US" w:eastAsia="zh-CN"/>
          </w:rPr>
          <w:t>将</w:t>
        </w:r>
      </w:ins>
      <w:ins w:id="1226" w:author="Janusio" w:date="2018-03-06T15:12:58Z">
        <w:r>
          <w:rPr>
            <w:rFonts w:hint="eastAsia" w:ascii="Times New Roman" w:hAnsi="Times New Roman"/>
            <w:sz w:val="24"/>
            <w:szCs w:val="24"/>
            <w:lang w:val="en-US" w:eastAsia="zh-CN"/>
          </w:rPr>
          <w:t>操作</w:t>
        </w:r>
      </w:ins>
      <w:ins w:id="1227" w:author="Janusio" w:date="2018-03-06T15:12:59Z">
        <w:r>
          <w:rPr>
            <w:rFonts w:hint="eastAsia" w:ascii="Times New Roman" w:hAnsi="Times New Roman"/>
            <w:sz w:val="24"/>
            <w:szCs w:val="24"/>
            <w:lang w:val="en-US" w:eastAsia="zh-CN"/>
          </w:rPr>
          <w:t>系统在</w:t>
        </w:r>
      </w:ins>
      <w:ins w:id="1228" w:author="Janusio" w:date="2018-03-06T15:13:00Z">
        <w:r>
          <w:rPr>
            <w:rFonts w:hint="eastAsia" w:ascii="Times New Roman" w:hAnsi="Times New Roman"/>
            <w:sz w:val="24"/>
            <w:szCs w:val="24"/>
            <w:lang w:val="en-US" w:eastAsia="zh-CN"/>
          </w:rPr>
          <w:t>运行</w:t>
        </w:r>
      </w:ins>
      <w:ins w:id="1229" w:author="Janusio" w:date="2018-03-06T15:13:02Z">
        <w:r>
          <w:rPr>
            <w:rFonts w:hint="eastAsia" w:ascii="Times New Roman" w:hAnsi="Times New Roman"/>
            <w:sz w:val="24"/>
            <w:szCs w:val="24"/>
            <w:lang w:val="en-US" w:eastAsia="zh-CN"/>
          </w:rPr>
          <w:t>中</w:t>
        </w:r>
      </w:ins>
      <w:ins w:id="1230" w:author="Janusio" w:date="2018-03-06T15:13:06Z">
        <w:r>
          <w:rPr>
            <w:rFonts w:hint="eastAsia" w:ascii="Times New Roman" w:hAnsi="Times New Roman"/>
            <w:sz w:val="24"/>
            <w:szCs w:val="24"/>
            <w:lang w:val="en-US" w:eastAsia="zh-CN"/>
          </w:rPr>
          <w:t>指令集</w:t>
        </w:r>
      </w:ins>
      <w:ins w:id="1231" w:author="Janusio" w:date="2018-03-06T15:13:07Z">
        <w:r>
          <w:rPr>
            <w:rFonts w:hint="eastAsia" w:ascii="Times New Roman" w:hAnsi="Times New Roman"/>
            <w:sz w:val="24"/>
            <w:szCs w:val="24"/>
            <w:lang w:val="en-US" w:eastAsia="zh-CN"/>
          </w:rPr>
          <w:t>以</w:t>
        </w:r>
      </w:ins>
      <w:ins w:id="1232" w:author="Janusio" w:date="2018-03-06T15:13:08Z">
        <w:r>
          <w:rPr>
            <w:rFonts w:hint="eastAsia" w:ascii="Times New Roman" w:hAnsi="Times New Roman"/>
            <w:sz w:val="24"/>
            <w:szCs w:val="24"/>
            <w:lang w:val="en-US" w:eastAsia="zh-CN"/>
          </w:rPr>
          <w:t>软件</w:t>
        </w:r>
      </w:ins>
      <w:ins w:id="1233" w:author="Janusio" w:date="2018-03-06T15:13:09Z">
        <w:r>
          <w:rPr>
            <w:rFonts w:hint="eastAsia" w:ascii="Times New Roman" w:hAnsi="Times New Roman"/>
            <w:sz w:val="24"/>
            <w:szCs w:val="24"/>
            <w:lang w:val="en-US" w:eastAsia="zh-CN"/>
          </w:rPr>
          <w:t>模拟的</w:t>
        </w:r>
      </w:ins>
      <w:ins w:id="1234" w:author="Janusio" w:date="2018-03-06T15:13:10Z">
        <w:r>
          <w:rPr>
            <w:rFonts w:hint="eastAsia" w:ascii="Times New Roman" w:hAnsi="Times New Roman"/>
            <w:sz w:val="24"/>
            <w:szCs w:val="24"/>
            <w:lang w:val="en-US" w:eastAsia="zh-CN"/>
          </w:rPr>
          <w:t>方式</w:t>
        </w:r>
      </w:ins>
      <w:ins w:id="1235" w:author="Janusio" w:date="2018-03-06T15:13:11Z">
        <w:r>
          <w:rPr>
            <w:rFonts w:hint="eastAsia" w:ascii="Times New Roman" w:hAnsi="Times New Roman"/>
            <w:sz w:val="24"/>
            <w:szCs w:val="24"/>
            <w:lang w:val="en-US" w:eastAsia="zh-CN"/>
          </w:rPr>
          <w:t>进行</w:t>
        </w:r>
      </w:ins>
      <w:ins w:id="1236" w:author="Janusio" w:date="2018-03-06T15:13:14Z">
        <w:r>
          <w:rPr>
            <w:rFonts w:hint="eastAsia" w:ascii="Times New Roman" w:hAnsi="Times New Roman"/>
            <w:sz w:val="24"/>
            <w:szCs w:val="24"/>
            <w:lang w:val="en-US" w:eastAsia="zh-CN"/>
          </w:rPr>
          <w:t>实现，</w:t>
        </w:r>
      </w:ins>
      <w:ins w:id="1237" w:author="Janusio" w:date="2018-03-06T15:13:28Z">
        <w:r>
          <w:rPr>
            <w:rFonts w:hint="eastAsia" w:ascii="Times New Roman" w:hAnsi="Times New Roman"/>
            <w:sz w:val="24"/>
            <w:szCs w:val="24"/>
            <w:lang w:val="en-US" w:eastAsia="zh-CN"/>
          </w:rPr>
          <w:t>将</w:t>
        </w:r>
      </w:ins>
      <w:ins w:id="1238" w:author="Janusio" w:date="2018-03-06T15:13:30Z">
        <w:r>
          <w:rPr>
            <w:rFonts w:hint="eastAsia" w:ascii="Times New Roman" w:hAnsi="Times New Roman"/>
            <w:sz w:val="24"/>
            <w:szCs w:val="24"/>
            <w:lang w:val="en-US" w:eastAsia="zh-CN"/>
          </w:rPr>
          <w:t>虚拟机</w:t>
        </w:r>
      </w:ins>
      <w:ins w:id="1239" w:author="Janusio" w:date="2018-03-06T15:13:31Z">
        <w:r>
          <w:rPr>
            <w:rFonts w:hint="eastAsia" w:ascii="Times New Roman" w:hAnsi="Times New Roman"/>
            <w:sz w:val="24"/>
            <w:szCs w:val="24"/>
            <w:lang w:val="en-US" w:eastAsia="zh-CN"/>
          </w:rPr>
          <w:t>中</w:t>
        </w:r>
      </w:ins>
      <w:ins w:id="1240" w:author="Janusio" w:date="2018-03-06T15:13:37Z">
        <w:r>
          <w:rPr>
            <w:rFonts w:hint="eastAsia" w:ascii="Times New Roman" w:hAnsi="Times New Roman"/>
            <w:sz w:val="24"/>
            <w:szCs w:val="24"/>
            <w:lang w:val="en-US" w:eastAsia="zh-CN"/>
          </w:rPr>
          <w:t>运行</w:t>
        </w:r>
      </w:ins>
      <w:ins w:id="1241" w:author="Janusio" w:date="2018-03-06T15:13:38Z">
        <w:r>
          <w:rPr>
            <w:rFonts w:hint="eastAsia" w:ascii="Times New Roman" w:hAnsi="Times New Roman"/>
            <w:sz w:val="24"/>
            <w:szCs w:val="24"/>
            <w:lang w:val="en-US" w:eastAsia="zh-CN"/>
          </w:rPr>
          <w:t>过程中</w:t>
        </w:r>
      </w:ins>
      <w:ins w:id="1242" w:author="Janusio" w:date="2018-03-06T15:13:39Z">
        <w:r>
          <w:rPr>
            <w:rFonts w:hint="eastAsia" w:ascii="Times New Roman" w:hAnsi="Times New Roman"/>
            <w:sz w:val="24"/>
            <w:szCs w:val="24"/>
            <w:lang w:val="en-US" w:eastAsia="zh-CN"/>
          </w:rPr>
          <w:t>产生</w:t>
        </w:r>
      </w:ins>
      <w:ins w:id="1243" w:author="Janusio" w:date="2018-03-06T15:13:40Z">
        <w:r>
          <w:rPr>
            <w:rFonts w:hint="eastAsia" w:ascii="Times New Roman" w:hAnsi="Times New Roman"/>
            <w:sz w:val="24"/>
            <w:szCs w:val="24"/>
            <w:lang w:val="en-US" w:eastAsia="zh-CN"/>
          </w:rPr>
          <w:t>的</w:t>
        </w:r>
      </w:ins>
      <w:ins w:id="1244" w:author="Janusio" w:date="2018-03-06T15:13:44Z">
        <w:r>
          <w:rPr>
            <w:rFonts w:hint="eastAsia" w:ascii="Times New Roman" w:hAnsi="Times New Roman"/>
            <w:sz w:val="24"/>
            <w:szCs w:val="24"/>
            <w:lang w:val="en-US" w:eastAsia="zh-CN"/>
          </w:rPr>
          <w:t>指令</w:t>
        </w:r>
      </w:ins>
      <w:ins w:id="1245" w:author="Janusio" w:date="2018-03-06T15:13:50Z">
        <w:r>
          <w:rPr>
            <w:rFonts w:hint="eastAsia" w:ascii="Times New Roman" w:hAnsi="Times New Roman"/>
            <w:sz w:val="24"/>
            <w:szCs w:val="24"/>
            <w:lang w:val="en-US" w:eastAsia="zh-CN"/>
          </w:rPr>
          <w:t>转化为</w:t>
        </w:r>
      </w:ins>
      <w:ins w:id="1246" w:author="Janusio" w:date="2018-03-06T15:13:51Z">
        <w:r>
          <w:rPr>
            <w:rFonts w:hint="eastAsia" w:ascii="Times New Roman" w:hAnsi="Times New Roman"/>
            <w:sz w:val="24"/>
            <w:szCs w:val="24"/>
            <w:lang w:val="en-US" w:eastAsia="zh-CN"/>
          </w:rPr>
          <w:t>本地的</w:t>
        </w:r>
      </w:ins>
      <w:ins w:id="1247" w:author="Janusio" w:date="2018-03-06T15:13:52Z">
        <w:r>
          <w:rPr>
            <w:rFonts w:hint="eastAsia" w:ascii="Times New Roman" w:hAnsi="Times New Roman"/>
            <w:sz w:val="24"/>
            <w:szCs w:val="24"/>
            <w:lang w:val="en-US" w:eastAsia="zh-CN"/>
          </w:rPr>
          <w:t>指令集</w:t>
        </w:r>
      </w:ins>
      <w:ins w:id="1248" w:author="Janusio" w:date="2018-03-06T15:13:53Z">
        <w:r>
          <w:rPr>
            <w:rFonts w:hint="eastAsia" w:ascii="Times New Roman" w:hAnsi="Times New Roman"/>
            <w:sz w:val="24"/>
            <w:szCs w:val="24"/>
            <w:lang w:val="en-US" w:eastAsia="zh-CN"/>
          </w:rPr>
          <w:t>，</w:t>
        </w:r>
      </w:ins>
      <w:ins w:id="1249" w:author="Janusio" w:date="2018-03-06T15:14:14Z">
        <w:r>
          <w:rPr>
            <w:rFonts w:hint="eastAsia" w:ascii="Times New Roman" w:hAnsi="Times New Roman"/>
            <w:sz w:val="24"/>
            <w:szCs w:val="24"/>
            <w:lang w:val="en-US" w:eastAsia="zh-CN"/>
          </w:rPr>
          <w:t>然后</w:t>
        </w:r>
      </w:ins>
      <w:ins w:id="1250" w:author="Janusio" w:date="2018-03-06T15:14:16Z">
        <w:r>
          <w:rPr>
            <w:rFonts w:hint="eastAsia" w:ascii="Times New Roman" w:hAnsi="Times New Roman"/>
            <w:sz w:val="24"/>
            <w:szCs w:val="24"/>
            <w:lang w:val="en-US" w:eastAsia="zh-CN"/>
          </w:rPr>
          <w:t>在</w:t>
        </w:r>
      </w:ins>
      <w:ins w:id="1251" w:author="Janusio" w:date="2018-03-06T15:14:18Z">
        <w:r>
          <w:rPr>
            <w:rFonts w:hint="eastAsia" w:ascii="Times New Roman" w:hAnsi="Times New Roman"/>
            <w:sz w:val="24"/>
            <w:szCs w:val="24"/>
            <w:lang w:val="en-US" w:eastAsia="zh-CN"/>
          </w:rPr>
          <w:t>本地</w:t>
        </w:r>
      </w:ins>
      <w:ins w:id="1252" w:author="Janusio" w:date="2018-03-06T15:14:23Z">
        <w:r>
          <w:rPr>
            <w:rFonts w:hint="eastAsia" w:ascii="Times New Roman" w:hAnsi="Times New Roman"/>
            <w:sz w:val="24"/>
            <w:szCs w:val="24"/>
            <w:lang w:val="en-US" w:eastAsia="zh-CN"/>
          </w:rPr>
          <w:t>及其中</w:t>
        </w:r>
      </w:ins>
      <w:ins w:id="1253" w:author="Janusio" w:date="2018-03-06T15:14:27Z">
        <w:r>
          <w:rPr>
            <w:rFonts w:hint="eastAsia" w:ascii="Times New Roman" w:hAnsi="Times New Roman"/>
            <w:sz w:val="24"/>
            <w:szCs w:val="24"/>
            <w:lang w:val="en-US" w:eastAsia="zh-CN"/>
          </w:rPr>
          <w:t>执行</w:t>
        </w:r>
      </w:ins>
      <w:ins w:id="1254" w:author="Janusio" w:date="2018-03-06T15:14:32Z">
        <w:r>
          <w:rPr>
            <w:rFonts w:hint="eastAsia" w:ascii="Times New Roman" w:hAnsi="Times New Roman"/>
            <w:sz w:val="24"/>
            <w:szCs w:val="24"/>
            <w:lang w:val="en-US" w:eastAsia="zh-CN"/>
          </w:rPr>
          <w:t>这</w:t>
        </w:r>
      </w:ins>
      <w:ins w:id="1255" w:author="Janusio" w:date="2018-03-06T15:14:03Z">
        <w:r>
          <w:rPr>
            <w:rFonts w:hint="eastAsia" w:ascii="Times New Roman" w:hAnsi="Times New Roman"/>
            <w:sz w:val="24"/>
            <w:szCs w:val="24"/>
            <w:lang w:val="en-US" w:eastAsia="zh-CN"/>
          </w:rPr>
          <w:t>些</w:t>
        </w:r>
      </w:ins>
      <w:ins w:id="1256" w:author="Janusio" w:date="2018-03-06T15:14:34Z">
        <w:r>
          <w:rPr>
            <w:rFonts w:hint="eastAsia" w:ascii="Times New Roman" w:hAnsi="Times New Roman"/>
            <w:sz w:val="24"/>
            <w:szCs w:val="24"/>
            <w:lang w:val="en-US" w:eastAsia="zh-CN"/>
          </w:rPr>
          <w:t>被</w:t>
        </w:r>
      </w:ins>
      <w:ins w:id="1257" w:author="Janusio" w:date="2018-03-06T15:14:36Z">
        <w:r>
          <w:rPr>
            <w:rFonts w:hint="eastAsia" w:ascii="Times New Roman" w:hAnsi="Times New Roman"/>
            <w:sz w:val="24"/>
            <w:szCs w:val="24"/>
            <w:lang w:val="en-US" w:eastAsia="zh-CN"/>
          </w:rPr>
          <w:t>转换</w:t>
        </w:r>
      </w:ins>
      <w:ins w:id="1258" w:author="Janusio" w:date="2018-03-06T15:14:38Z">
        <w:r>
          <w:rPr>
            <w:rFonts w:hint="eastAsia" w:ascii="Times New Roman" w:hAnsi="Times New Roman"/>
            <w:sz w:val="24"/>
            <w:szCs w:val="24"/>
            <w:lang w:val="en-US" w:eastAsia="zh-CN"/>
          </w:rPr>
          <w:t>的</w:t>
        </w:r>
      </w:ins>
      <w:ins w:id="1259" w:author="Janusio" w:date="2018-03-06T15:14:07Z">
        <w:r>
          <w:rPr>
            <w:rFonts w:hint="eastAsia" w:ascii="Times New Roman" w:hAnsi="Times New Roman"/>
            <w:sz w:val="24"/>
            <w:szCs w:val="24"/>
            <w:lang w:val="en-US" w:eastAsia="zh-CN"/>
          </w:rPr>
          <w:t>指令集</w:t>
        </w:r>
      </w:ins>
      <w:ins w:id="1260" w:author="Janusio" w:date="2018-03-06T15:14:42Z">
        <w:r>
          <w:rPr>
            <w:rFonts w:hint="eastAsia" w:ascii="Times New Roman" w:hAnsi="Times New Roman"/>
            <w:sz w:val="24"/>
            <w:szCs w:val="24"/>
            <w:lang w:val="en-US" w:eastAsia="zh-CN"/>
          </w:rPr>
          <w:t>。</w:t>
        </w:r>
      </w:ins>
      <w:ins w:id="1261" w:author="Janusio" w:date="2018-03-06T15:14:47Z">
        <w:r>
          <w:rPr>
            <w:rFonts w:hint="eastAsia" w:ascii="Times New Roman" w:hAnsi="Times New Roman"/>
            <w:sz w:val="24"/>
            <w:szCs w:val="24"/>
            <w:lang w:val="en-US" w:eastAsia="zh-CN"/>
          </w:rPr>
          <w:t>目前，</w:t>
        </w:r>
      </w:ins>
      <w:ins w:id="1262" w:author="Janusio" w:date="2018-03-06T15:14:52Z">
        <w:r>
          <w:rPr>
            <w:rFonts w:hint="eastAsia" w:ascii="Times New Roman" w:hAnsi="Times New Roman"/>
            <w:sz w:val="24"/>
            <w:szCs w:val="24"/>
            <w:lang w:val="en-US" w:eastAsia="zh-CN"/>
          </w:rPr>
          <w:t>比较</w:t>
        </w:r>
      </w:ins>
      <w:ins w:id="1263" w:author="Janusio" w:date="2018-03-06T15:14:53Z">
        <w:r>
          <w:rPr>
            <w:rFonts w:hint="eastAsia" w:ascii="Times New Roman" w:hAnsi="Times New Roman"/>
            <w:sz w:val="24"/>
            <w:szCs w:val="24"/>
            <w:lang w:val="en-US" w:eastAsia="zh-CN"/>
          </w:rPr>
          <w:t>流行的</w:t>
        </w:r>
      </w:ins>
      <w:ins w:id="1264" w:author="Janusio" w:date="2018-03-06T15:14:57Z">
        <w:r>
          <w:rPr>
            <w:rFonts w:hint="eastAsia" w:ascii="Times New Roman" w:hAnsi="Times New Roman"/>
            <w:sz w:val="24"/>
            <w:szCs w:val="24"/>
            <w:lang w:val="en-US" w:eastAsia="zh-CN"/>
          </w:rPr>
          <w:t>指令集</w:t>
        </w:r>
      </w:ins>
      <w:ins w:id="1265" w:author="Janusio" w:date="2018-03-06T15:15:07Z">
        <w:r>
          <w:rPr>
            <w:rFonts w:hint="eastAsia" w:ascii="Times New Roman" w:hAnsi="Times New Roman"/>
            <w:sz w:val="24"/>
            <w:szCs w:val="24"/>
            <w:lang w:val="en-US" w:eastAsia="zh-CN"/>
          </w:rPr>
          <w:t>架构级</w:t>
        </w:r>
      </w:ins>
      <w:ins w:id="1266" w:author="Janusio" w:date="2018-03-06T15:15:08Z">
        <w:r>
          <w:rPr>
            <w:rFonts w:hint="eastAsia" w:ascii="Times New Roman" w:hAnsi="Times New Roman"/>
            <w:sz w:val="24"/>
            <w:szCs w:val="24"/>
            <w:lang w:val="en-US" w:eastAsia="zh-CN"/>
          </w:rPr>
          <w:t>的虚拟化</w:t>
        </w:r>
      </w:ins>
      <w:ins w:id="1267" w:author="Janusio" w:date="2018-03-06T15:15:09Z">
        <w:r>
          <w:rPr>
            <w:rFonts w:hint="eastAsia" w:ascii="Times New Roman" w:hAnsi="Times New Roman"/>
            <w:sz w:val="24"/>
            <w:szCs w:val="24"/>
            <w:lang w:val="en-US" w:eastAsia="zh-CN"/>
          </w:rPr>
          <w:t>系统</w:t>
        </w:r>
      </w:ins>
      <w:ins w:id="1268" w:author="Janusio" w:date="2018-03-06T15:15:11Z">
        <w:r>
          <w:rPr>
            <w:rFonts w:hint="eastAsia" w:ascii="Times New Roman" w:hAnsi="Times New Roman"/>
            <w:sz w:val="24"/>
            <w:szCs w:val="24"/>
            <w:lang w:val="en-US" w:eastAsia="zh-CN"/>
          </w:rPr>
          <w:t>主要由</w:t>
        </w:r>
      </w:ins>
      <w:ins w:id="1269" w:author="Janusio" w:date="2018-03-06T15:15:13Z">
        <w:r>
          <w:rPr>
            <w:rFonts w:hint="eastAsia" w:ascii="Times New Roman" w:hAnsi="Times New Roman"/>
            <w:sz w:val="24"/>
            <w:szCs w:val="24"/>
            <w:lang w:val="en-US" w:eastAsia="zh-CN"/>
          </w:rPr>
          <w:t>Qemu</w:t>
        </w:r>
      </w:ins>
      <w:ins w:id="1270" w:author="Janusio" w:date="2018-03-06T15:15:14Z">
        <w:r>
          <w:rPr>
            <w:rFonts w:hint="eastAsia" w:ascii="Times New Roman" w:hAnsi="Times New Roman"/>
            <w:sz w:val="24"/>
            <w:szCs w:val="24"/>
            <w:lang w:val="en-US" w:eastAsia="zh-CN"/>
          </w:rPr>
          <w:t>系统和</w:t>
        </w:r>
      </w:ins>
      <w:ins w:id="1271" w:author="Janusio" w:date="2018-03-06T15:15:18Z">
        <w:r>
          <w:rPr>
            <w:rFonts w:hint="eastAsia" w:ascii="Times New Roman" w:hAnsi="Times New Roman"/>
            <w:sz w:val="24"/>
            <w:szCs w:val="24"/>
            <w:lang w:val="en-US" w:eastAsia="zh-CN"/>
          </w:rPr>
          <w:t>Bochs</w:t>
        </w:r>
      </w:ins>
      <w:ins w:id="1272" w:author="Janusio" w:date="2018-03-06T15:15:19Z">
        <w:r>
          <w:rPr>
            <w:rFonts w:hint="eastAsia" w:ascii="Times New Roman" w:hAnsi="Times New Roman"/>
            <w:sz w:val="24"/>
            <w:szCs w:val="24"/>
            <w:lang w:val="en-US" w:eastAsia="zh-CN"/>
          </w:rPr>
          <w:t>系统。</w:t>
        </w:r>
      </w:ins>
    </w:p>
    <w:p>
      <w:pPr>
        <w:pStyle w:val="24"/>
        <w:numPr>
          <w:ilvl w:val="0"/>
          <w:numId w:val="0"/>
        </w:numPr>
        <w:spacing w:line="360" w:lineRule="auto"/>
        <w:ind w:firstLine="420" w:firstLineChars="0"/>
        <w:rPr>
          <w:del w:id="1273" w:author="Janusio" w:date="2018-03-06T15:15:22Z"/>
          <w:rFonts w:hint="eastAsia" w:ascii="Times New Roman" w:hAnsi="Times New Roman"/>
          <w:sz w:val="24"/>
          <w:szCs w:val="24"/>
        </w:rPr>
      </w:pPr>
      <w:del w:id="1274" w:author="Janusio" w:date="2018-03-06T15:15:22Z">
        <w:r>
          <w:rPr>
            <w:rFonts w:hint="eastAsia" w:ascii="Times New Roman" w:hAnsi="Times New Roman"/>
            <w:sz w:val="24"/>
            <w:szCs w:val="24"/>
          </w:rPr>
          <w:delText xml:space="preserve">指令级虚拟化：也称为指令集架构级（Instruction Set Architecture，ISA）虚拟化，即以软件模拟出实际运行的操作系统的指令集来实现的方式。模拟器可以将用户虚拟机所产生的指令进行转化从而形成一种本地的指令集，随后将这种本地指令集在计算机上真实的硬件上执行。指令级虚拟化系统主要有 Bochs 系统和 QEMU 系统。 </w:delText>
        </w:r>
      </w:del>
    </w:p>
    <w:p>
      <w:pPr>
        <w:pStyle w:val="24"/>
        <w:numPr>
          <w:ilvl w:val="0"/>
          <w:numId w:val="0"/>
        </w:numPr>
        <w:spacing w:line="360" w:lineRule="auto"/>
        <w:ind w:firstLine="420" w:firstLineChars="0"/>
        <w:rPr>
          <w:ins w:id="1275" w:author="Janusio" w:date="2018-03-06T15:15:30Z"/>
          <w:rFonts w:hint="eastAsia" w:ascii="Times New Roman" w:hAnsi="Times New Roman"/>
          <w:sz w:val="24"/>
          <w:szCs w:val="24"/>
        </w:rPr>
      </w:pPr>
      <w:r>
        <w:rPr>
          <w:rFonts w:hint="eastAsia" w:ascii="Times New Roman" w:hAnsi="Times New Roman"/>
          <w:sz w:val="24"/>
          <w:szCs w:val="24"/>
        </w:rPr>
        <w:t>硬件级虚拟化</w:t>
      </w:r>
      <w:ins w:id="1276" w:author="Janusio" w:date="2018-03-06T15:16:29Z">
        <w:r>
          <w:rPr>
            <w:rFonts w:hint="eastAsia" w:ascii="Times New Roman" w:hAnsi="Times New Roman"/>
            <w:sz w:val="24"/>
            <w:szCs w:val="24"/>
            <w:lang w:eastAsia="zh-CN"/>
          </w:rPr>
          <w:t>，</w:t>
        </w:r>
      </w:ins>
      <w:ins w:id="1277" w:author="Janusio" w:date="2018-03-06T15:17:08Z">
        <w:r>
          <w:rPr>
            <w:rFonts w:hint="eastAsia" w:ascii="Times New Roman" w:hAnsi="Times New Roman"/>
            <w:sz w:val="24"/>
            <w:szCs w:val="24"/>
            <w:lang w:val="en-US" w:eastAsia="zh-CN"/>
          </w:rPr>
          <w:t>这种</w:t>
        </w:r>
      </w:ins>
      <w:ins w:id="1278" w:author="Janusio" w:date="2018-03-06T15:17:09Z">
        <w:r>
          <w:rPr>
            <w:rFonts w:hint="eastAsia" w:ascii="Times New Roman" w:hAnsi="Times New Roman"/>
            <w:sz w:val="24"/>
            <w:szCs w:val="24"/>
            <w:lang w:val="en-US" w:eastAsia="zh-CN"/>
          </w:rPr>
          <w:t>虚拟化</w:t>
        </w:r>
      </w:ins>
      <w:ins w:id="1279" w:author="Janusio" w:date="2018-03-06T15:17:10Z">
        <w:r>
          <w:rPr>
            <w:rFonts w:hint="eastAsia" w:ascii="Times New Roman" w:hAnsi="Times New Roman"/>
            <w:sz w:val="24"/>
            <w:szCs w:val="24"/>
            <w:lang w:val="en-US" w:eastAsia="zh-CN"/>
          </w:rPr>
          <w:t>技术主要</w:t>
        </w:r>
      </w:ins>
      <w:ins w:id="1280" w:author="Janusio" w:date="2018-03-06T15:17:44Z">
        <w:r>
          <w:rPr>
            <w:rFonts w:hint="eastAsia" w:ascii="Times New Roman" w:hAnsi="Times New Roman"/>
            <w:sz w:val="24"/>
            <w:szCs w:val="24"/>
            <w:lang w:val="en-US" w:eastAsia="zh-CN"/>
          </w:rPr>
          <w:t>用来</w:t>
        </w:r>
      </w:ins>
      <w:ins w:id="1281" w:author="Janusio" w:date="2018-03-06T15:17:45Z">
        <w:r>
          <w:rPr>
            <w:rFonts w:hint="eastAsia" w:ascii="Times New Roman" w:hAnsi="Times New Roman"/>
            <w:sz w:val="24"/>
            <w:szCs w:val="24"/>
            <w:lang w:val="en-US" w:eastAsia="zh-CN"/>
          </w:rPr>
          <w:t>虚拟化</w:t>
        </w:r>
      </w:ins>
      <w:ins w:id="1282" w:author="Janusio" w:date="2018-03-06T15:17:16Z">
        <w:r>
          <w:rPr>
            <w:rFonts w:hint="eastAsia" w:ascii="Times New Roman" w:hAnsi="Times New Roman"/>
            <w:sz w:val="24"/>
            <w:szCs w:val="24"/>
            <w:lang w:val="en-US" w:eastAsia="zh-CN"/>
          </w:rPr>
          <w:t>具体</w:t>
        </w:r>
      </w:ins>
      <w:ins w:id="1283" w:author="Janusio" w:date="2018-03-06T15:17:17Z">
        <w:r>
          <w:rPr>
            <w:rFonts w:hint="eastAsia" w:ascii="Times New Roman" w:hAnsi="Times New Roman"/>
            <w:sz w:val="24"/>
            <w:szCs w:val="24"/>
            <w:lang w:val="en-US" w:eastAsia="zh-CN"/>
          </w:rPr>
          <w:t>的</w:t>
        </w:r>
      </w:ins>
      <w:ins w:id="1284" w:author="Janusio" w:date="2018-03-06T15:17:18Z">
        <w:r>
          <w:rPr>
            <w:rFonts w:hint="eastAsia" w:ascii="Times New Roman" w:hAnsi="Times New Roman"/>
            <w:sz w:val="24"/>
            <w:szCs w:val="24"/>
            <w:lang w:val="en-US" w:eastAsia="zh-CN"/>
          </w:rPr>
          <w:t>计算机</w:t>
        </w:r>
      </w:ins>
      <w:ins w:id="1285" w:author="Janusio" w:date="2018-03-06T15:17:23Z">
        <w:r>
          <w:rPr>
            <w:rFonts w:hint="eastAsia" w:ascii="Times New Roman" w:hAnsi="Times New Roman"/>
            <w:sz w:val="24"/>
            <w:szCs w:val="24"/>
            <w:lang w:val="en-US" w:eastAsia="zh-CN"/>
          </w:rPr>
          <w:t>主机，</w:t>
        </w:r>
      </w:ins>
      <w:ins w:id="1286" w:author="Janusio" w:date="2018-03-06T15:18:10Z">
        <w:r>
          <w:rPr>
            <w:rFonts w:hint="eastAsia" w:ascii="Times New Roman" w:hAnsi="Times New Roman"/>
            <w:sz w:val="24"/>
            <w:szCs w:val="24"/>
            <w:lang w:val="en-US" w:eastAsia="zh-CN"/>
          </w:rPr>
          <w:t>使得</w:t>
        </w:r>
      </w:ins>
      <w:ins w:id="1287" w:author="Janusio" w:date="2018-03-06T15:18:12Z">
        <w:r>
          <w:rPr>
            <w:rFonts w:hint="eastAsia" w:ascii="Times New Roman" w:hAnsi="Times New Roman"/>
            <w:sz w:val="24"/>
            <w:szCs w:val="24"/>
            <w:lang w:val="en-US" w:eastAsia="zh-CN"/>
          </w:rPr>
          <w:t>用户</w:t>
        </w:r>
      </w:ins>
      <w:ins w:id="1288" w:author="Janusio" w:date="2018-03-06T15:18:18Z">
        <w:r>
          <w:rPr>
            <w:rFonts w:hint="eastAsia" w:ascii="Times New Roman" w:hAnsi="Times New Roman"/>
            <w:sz w:val="24"/>
            <w:szCs w:val="24"/>
            <w:lang w:val="en-US" w:eastAsia="zh-CN"/>
          </w:rPr>
          <w:t>在</w:t>
        </w:r>
      </w:ins>
      <w:ins w:id="1289" w:author="Janusio" w:date="2018-03-06T15:18:21Z">
        <w:r>
          <w:rPr>
            <w:rFonts w:hint="eastAsia" w:ascii="Times New Roman" w:hAnsi="Times New Roman"/>
            <w:sz w:val="24"/>
            <w:szCs w:val="24"/>
            <w:lang w:val="en-US" w:eastAsia="zh-CN"/>
          </w:rPr>
          <w:t>操作</w:t>
        </w:r>
      </w:ins>
      <w:ins w:id="1290" w:author="Janusio" w:date="2018-03-06T15:18:23Z">
        <w:r>
          <w:rPr>
            <w:rFonts w:hint="eastAsia" w:ascii="Times New Roman" w:hAnsi="Times New Roman"/>
            <w:sz w:val="24"/>
            <w:szCs w:val="24"/>
            <w:lang w:val="en-US" w:eastAsia="zh-CN"/>
          </w:rPr>
          <w:t>计算机</w:t>
        </w:r>
      </w:ins>
      <w:ins w:id="1291" w:author="Janusio" w:date="2018-03-06T15:18:25Z">
        <w:r>
          <w:rPr>
            <w:rFonts w:hint="eastAsia" w:ascii="Times New Roman" w:hAnsi="Times New Roman"/>
            <w:sz w:val="24"/>
            <w:szCs w:val="24"/>
            <w:lang w:val="en-US" w:eastAsia="zh-CN"/>
          </w:rPr>
          <w:t>资源</w:t>
        </w:r>
      </w:ins>
      <w:ins w:id="1292" w:author="Janusio" w:date="2018-03-06T15:18:26Z">
        <w:r>
          <w:rPr>
            <w:rFonts w:hint="eastAsia" w:ascii="Times New Roman" w:hAnsi="Times New Roman"/>
            <w:sz w:val="24"/>
            <w:szCs w:val="24"/>
            <w:lang w:val="en-US" w:eastAsia="zh-CN"/>
          </w:rPr>
          <w:t>时，</w:t>
        </w:r>
      </w:ins>
      <w:ins w:id="1293" w:author="Janusio" w:date="2018-03-06T15:18:28Z">
        <w:r>
          <w:rPr>
            <w:rFonts w:hint="eastAsia" w:ascii="Times New Roman" w:hAnsi="Times New Roman"/>
            <w:sz w:val="24"/>
            <w:szCs w:val="24"/>
            <w:lang w:val="en-US" w:eastAsia="zh-CN"/>
          </w:rPr>
          <w:t>与</w:t>
        </w:r>
      </w:ins>
      <w:ins w:id="1294" w:author="Janusio" w:date="2018-03-06T15:18:30Z">
        <w:r>
          <w:rPr>
            <w:rFonts w:hint="eastAsia" w:ascii="Times New Roman" w:hAnsi="Times New Roman"/>
            <w:sz w:val="24"/>
            <w:szCs w:val="24"/>
            <w:lang w:val="en-US" w:eastAsia="zh-CN"/>
          </w:rPr>
          <w:t>真实的</w:t>
        </w:r>
      </w:ins>
      <w:ins w:id="1295" w:author="Janusio" w:date="2018-03-06T15:18:34Z">
        <w:r>
          <w:rPr>
            <w:rFonts w:hint="eastAsia" w:ascii="Times New Roman" w:hAnsi="Times New Roman"/>
            <w:sz w:val="24"/>
            <w:szCs w:val="24"/>
            <w:lang w:val="en-US" w:eastAsia="zh-CN"/>
          </w:rPr>
          <w:t>计算机</w:t>
        </w:r>
      </w:ins>
      <w:ins w:id="1296" w:author="Janusio" w:date="2018-03-06T15:18:35Z">
        <w:r>
          <w:rPr>
            <w:rFonts w:hint="eastAsia" w:ascii="Times New Roman" w:hAnsi="Times New Roman"/>
            <w:sz w:val="24"/>
            <w:szCs w:val="24"/>
            <w:lang w:val="en-US" w:eastAsia="zh-CN"/>
          </w:rPr>
          <w:t>具有</w:t>
        </w:r>
      </w:ins>
      <w:ins w:id="1297" w:author="Janusio" w:date="2018-03-06T15:18:36Z">
        <w:r>
          <w:rPr>
            <w:rFonts w:hint="eastAsia" w:ascii="Times New Roman" w:hAnsi="Times New Roman"/>
            <w:sz w:val="24"/>
            <w:szCs w:val="24"/>
            <w:lang w:val="en-US" w:eastAsia="zh-CN"/>
          </w:rPr>
          <w:t>相同的</w:t>
        </w:r>
      </w:ins>
      <w:ins w:id="1298" w:author="Janusio" w:date="2018-03-06T15:18:39Z">
        <w:r>
          <w:rPr>
            <w:rFonts w:hint="eastAsia" w:ascii="Times New Roman" w:hAnsi="Times New Roman"/>
            <w:sz w:val="24"/>
            <w:szCs w:val="24"/>
            <w:lang w:val="en-US" w:eastAsia="zh-CN"/>
          </w:rPr>
          <w:t>指令集</w:t>
        </w:r>
      </w:ins>
      <w:ins w:id="1299" w:author="Janusio" w:date="2018-03-06T15:18:51Z">
        <w:r>
          <w:rPr>
            <w:rFonts w:hint="eastAsia" w:ascii="Times New Roman" w:hAnsi="Times New Roman"/>
            <w:sz w:val="24"/>
            <w:szCs w:val="24"/>
            <w:lang w:val="en-US" w:eastAsia="zh-CN"/>
          </w:rPr>
          <w:t>，</w:t>
        </w:r>
      </w:ins>
      <w:ins w:id="1300" w:author="Janusio" w:date="2018-03-06T15:18:52Z">
        <w:r>
          <w:rPr>
            <w:rFonts w:hint="eastAsia" w:ascii="Times New Roman" w:hAnsi="Times New Roman"/>
            <w:sz w:val="24"/>
            <w:szCs w:val="24"/>
            <w:lang w:val="en-US" w:eastAsia="zh-CN"/>
          </w:rPr>
          <w:t>可以</w:t>
        </w:r>
      </w:ins>
      <w:ins w:id="1301" w:author="Janusio" w:date="2018-03-06T15:18:53Z">
        <w:r>
          <w:rPr>
            <w:rFonts w:hint="eastAsia" w:ascii="Times New Roman" w:hAnsi="Times New Roman"/>
            <w:sz w:val="24"/>
            <w:szCs w:val="24"/>
            <w:lang w:val="en-US" w:eastAsia="zh-CN"/>
          </w:rPr>
          <w:t>在</w:t>
        </w:r>
      </w:ins>
      <w:ins w:id="1302" w:author="Janusio" w:date="2018-03-06T15:19:14Z">
        <w:r>
          <w:rPr>
            <w:rFonts w:hint="eastAsia" w:ascii="Times New Roman" w:hAnsi="Times New Roman"/>
            <w:sz w:val="24"/>
            <w:szCs w:val="24"/>
            <w:lang w:val="en-US" w:eastAsia="zh-CN"/>
          </w:rPr>
          <w:t>用户指令</w:t>
        </w:r>
      </w:ins>
      <w:ins w:id="1303" w:author="Janusio" w:date="2018-03-06T15:19:15Z">
        <w:r>
          <w:rPr>
            <w:rFonts w:hint="eastAsia" w:ascii="Times New Roman" w:hAnsi="Times New Roman"/>
            <w:sz w:val="24"/>
            <w:szCs w:val="24"/>
            <w:lang w:val="en-US" w:eastAsia="zh-CN"/>
          </w:rPr>
          <w:t>可以</w:t>
        </w:r>
      </w:ins>
      <w:ins w:id="1304" w:author="Janusio" w:date="2018-03-06T15:19:16Z">
        <w:r>
          <w:rPr>
            <w:rFonts w:hint="eastAsia" w:ascii="Times New Roman" w:hAnsi="Times New Roman"/>
            <w:sz w:val="24"/>
            <w:szCs w:val="24"/>
            <w:lang w:val="en-US" w:eastAsia="zh-CN"/>
          </w:rPr>
          <w:t>直接在</w:t>
        </w:r>
      </w:ins>
      <w:ins w:id="1305" w:author="Janusio" w:date="2018-03-06T15:19:18Z">
        <w:r>
          <w:rPr>
            <w:rFonts w:hint="eastAsia" w:ascii="Times New Roman" w:hAnsi="Times New Roman"/>
            <w:sz w:val="24"/>
            <w:szCs w:val="24"/>
            <w:lang w:val="en-US" w:eastAsia="zh-CN"/>
          </w:rPr>
          <w:t>计算机</w:t>
        </w:r>
      </w:ins>
      <w:ins w:id="1306" w:author="Janusio" w:date="2018-03-06T15:19:19Z">
        <w:r>
          <w:rPr>
            <w:rFonts w:hint="eastAsia" w:ascii="Times New Roman" w:hAnsi="Times New Roman"/>
            <w:sz w:val="24"/>
            <w:szCs w:val="24"/>
            <w:lang w:val="en-US" w:eastAsia="zh-CN"/>
          </w:rPr>
          <w:t>主机</w:t>
        </w:r>
      </w:ins>
      <w:ins w:id="1307" w:author="Janusio" w:date="2018-03-06T15:19:20Z">
        <w:r>
          <w:rPr>
            <w:rFonts w:hint="eastAsia" w:ascii="Times New Roman" w:hAnsi="Times New Roman"/>
            <w:sz w:val="24"/>
            <w:szCs w:val="24"/>
            <w:lang w:val="en-US" w:eastAsia="zh-CN"/>
          </w:rPr>
          <w:t>上进行</w:t>
        </w:r>
      </w:ins>
      <w:ins w:id="1308" w:author="Janusio" w:date="2018-03-06T15:19:21Z">
        <w:r>
          <w:rPr>
            <w:rFonts w:hint="eastAsia" w:ascii="Times New Roman" w:hAnsi="Times New Roman"/>
            <w:sz w:val="24"/>
            <w:szCs w:val="24"/>
            <w:lang w:val="en-US" w:eastAsia="zh-CN"/>
          </w:rPr>
          <w:t>运行，</w:t>
        </w:r>
      </w:ins>
      <w:ins w:id="1309" w:author="Janusio" w:date="2018-03-06T15:19:23Z">
        <w:r>
          <w:rPr>
            <w:rFonts w:hint="eastAsia" w:ascii="Times New Roman" w:hAnsi="Times New Roman"/>
            <w:sz w:val="24"/>
            <w:szCs w:val="24"/>
            <w:lang w:val="en-US" w:eastAsia="zh-CN"/>
          </w:rPr>
          <w:t>为</w:t>
        </w:r>
      </w:ins>
      <w:ins w:id="1310" w:author="Janusio" w:date="2018-03-06T15:19:31Z">
        <w:r>
          <w:rPr>
            <w:rFonts w:hint="eastAsia" w:ascii="Times New Roman" w:hAnsi="Times New Roman"/>
            <w:sz w:val="24"/>
            <w:szCs w:val="24"/>
            <w:lang w:val="en-US" w:eastAsia="zh-CN"/>
          </w:rPr>
          <w:t>用户</w:t>
        </w:r>
      </w:ins>
      <w:ins w:id="1311" w:author="Janusio" w:date="2018-03-06T15:19:32Z">
        <w:r>
          <w:rPr>
            <w:rFonts w:hint="eastAsia" w:ascii="Times New Roman" w:hAnsi="Times New Roman"/>
            <w:sz w:val="24"/>
            <w:szCs w:val="24"/>
            <w:lang w:val="en-US" w:eastAsia="zh-CN"/>
          </w:rPr>
          <w:t>操作</w:t>
        </w:r>
      </w:ins>
      <w:ins w:id="1312" w:author="Janusio" w:date="2018-03-06T15:19:34Z">
        <w:r>
          <w:rPr>
            <w:rFonts w:hint="eastAsia" w:ascii="Times New Roman" w:hAnsi="Times New Roman"/>
            <w:sz w:val="24"/>
            <w:szCs w:val="24"/>
            <w:lang w:val="en-US" w:eastAsia="zh-CN"/>
          </w:rPr>
          <w:t>虚拟的</w:t>
        </w:r>
      </w:ins>
      <w:ins w:id="1313" w:author="Janusio" w:date="2018-03-06T15:19:35Z">
        <w:r>
          <w:rPr>
            <w:rFonts w:hint="eastAsia" w:ascii="Times New Roman" w:hAnsi="Times New Roman"/>
            <w:sz w:val="24"/>
            <w:szCs w:val="24"/>
            <w:lang w:val="en-US" w:eastAsia="zh-CN"/>
          </w:rPr>
          <w:t>计算机</w:t>
        </w:r>
      </w:ins>
      <w:ins w:id="1314" w:author="Janusio" w:date="2018-03-06T15:19:38Z">
        <w:r>
          <w:rPr>
            <w:rFonts w:hint="eastAsia" w:ascii="Times New Roman" w:hAnsi="Times New Roman"/>
            <w:sz w:val="24"/>
            <w:szCs w:val="24"/>
            <w:lang w:val="en-US" w:eastAsia="zh-CN"/>
          </w:rPr>
          <w:t>提供了</w:t>
        </w:r>
      </w:ins>
      <w:ins w:id="1315" w:author="Janusio" w:date="2018-03-06T15:19:41Z">
        <w:r>
          <w:rPr>
            <w:rFonts w:hint="eastAsia" w:ascii="Times New Roman" w:hAnsi="Times New Roman"/>
            <w:sz w:val="24"/>
            <w:szCs w:val="24"/>
            <w:lang w:val="en-US" w:eastAsia="zh-CN"/>
          </w:rPr>
          <w:t>遍历</w:t>
        </w:r>
      </w:ins>
      <w:ins w:id="1316" w:author="Janusio" w:date="2018-03-06T15:19:42Z">
        <w:r>
          <w:rPr>
            <w:rFonts w:hint="eastAsia" w:ascii="Times New Roman" w:hAnsi="Times New Roman"/>
            <w:sz w:val="24"/>
            <w:szCs w:val="24"/>
            <w:lang w:val="en-US" w:eastAsia="zh-CN"/>
          </w:rPr>
          <w:t>，</w:t>
        </w:r>
      </w:ins>
      <w:ins w:id="1317" w:author="Janusio" w:date="2018-03-06T15:19:50Z">
        <w:r>
          <w:rPr>
            <w:rFonts w:hint="eastAsia" w:ascii="Times New Roman" w:hAnsi="Times New Roman"/>
            <w:sz w:val="24"/>
            <w:szCs w:val="24"/>
            <w:lang w:val="en-US" w:eastAsia="zh-CN"/>
          </w:rPr>
          <w:t>提高了</w:t>
        </w:r>
      </w:ins>
      <w:ins w:id="1318" w:author="Janusio" w:date="2018-03-06T15:19:56Z">
        <w:r>
          <w:rPr>
            <w:rFonts w:hint="eastAsia" w:ascii="Times New Roman" w:hAnsi="Times New Roman"/>
            <w:sz w:val="24"/>
            <w:szCs w:val="24"/>
            <w:lang w:val="en-US" w:eastAsia="zh-CN"/>
          </w:rPr>
          <w:t>指令</w:t>
        </w:r>
      </w:ins>
      <w:ins w:id="1319" w:author="Janusio" w:date="2018-03-06T15:20:00Z">
        <w:r>
          <w:rPr>
            <w:rFonts w:hint="eastAsia" w:ascii="Times New Roman" w:hAnsi="Times New Roman"/>
            <w:sz w:val="24"/>
            <w:szCs w:val="24"/>
            <w:lang w:val="en-US" w:eastAsia="zh-CN"/>
          </w:rPr>
          <w:t>运行</w:t>
        </w:r>
      </w:ins>
      <w:ins w:id="1320" w:author="Janusio" w:date="2018-03-06T15:20:01Z">
        <w:r>
          <w:rPr>
            <w:rFonts w:hint="eastAsia" w:ascii="Times New Roman" w:hAnsi="Times New Roman"/>
            <w:sz w:val="24"/>
            <w:szCs w:val="24"/>
            <w:lang w:val="en-US" w:eastAsia="zh-CN"/>
          </w:rPr>
          <w:t>的</w:t>
        </w:r>
      </w:ins>
      <w:ins w:id="1321" w:author="Janusio" w:date="2018-03-06T15:20:04Z">
        <w:r>
          <w:rPr>
            <w:rFonts w:hint="eastAsia" w:ascii="Times New Roman" w:hAnsi="Times New Roman"/>
            <w:sz w:val="24"/>
            <w:szCs w:val="24"/>
            <w:lang w:val="en-US" w:eastAsia="zh-CN"/>
          </w:rPr>
          <w:t>效率</w:t>
        </w:r>
      </w:ins>
      <w:ins w:id="1322" w:author="Janusio" w:date="2018-03-06T15:20:05Z">
        <w:r>
          <w:rPr>
            <w:rFonts w:hint="eastAsia" w:ascii="Times New Roman" w:hAnsi="Times New Roman"/>
            <w:sz w:val="24"/>
            <w:szCs w:val="24"/>
            <w:lang w:val="en-US" w:eastAsia="zh-CN"/>
          </w:rPr>
          <w:t>和</w:t>
        </w:r>
      </w:ins>
      <w:ins w:id="1323" w:author="Janusio" w:date="2018-03-06T15:20:07Z">
        <w:r>
          <w:rPr>
            <w:rFonts w:hint="eastAsia" w:ascii="Times New Roman" w:hAnsi="Times New Roman"/>
            <w:sz w:val="24"/>
            <w:szCs w:val="24"/>
            <w:lang w:val="en-US" w:eastAsia="zh-CN"/>
          </w:rPr>
          <w:t>速度。</w:t>
        </w:r>
      </w:ins>
      <w:ins w:id="1324" w:author="Janusio" w:date="2018-03-06T17:14:52Z">
        <w:r>
          <w:rPr>
            <w:rFonts w:hint="eastAsia" w:ascii="Times New Roman" w:hAnsi="Times New Roman"/>
            <w:sz w:val="24"/>
            <w:szCs w:val="24"/>
            <w:lang w:val="en-US" w:eastAsia="zh-CN"/>
          </w:rPr>
          <w:t>基于</w:t>
        </w:r>
      </w:ins>
      <w:ins w:id="1325" w:author="Janusio" w:date="2018-03-06T17:14:53Z">
        <w:r>
          <w:rPr>
            <w:rFonts w:hint="eastAsia" w:ascii="Times New Roman" w:hAnsi="Times New Roman"/>
            <w:sz w:val="24"/>
            <w:szCs w:val="24"/>
            <w:lang w:val="en-US" w:eastAsia="zh-CN"/>
          </w:rPr>
          <w:t>硬件级</w:t>
        </w:r>
      </w:ins>
      <w:ins w:id="1326" w:author="Janusio" w:date="2018-03-06T17:14:56Z">
        <w:r>
          <w:rPr>
            <w:rFonts w:hint="eastAsia" w:ascii="Times New Roman" w:hAnsi="Times New Roman"/>
            <w:sz w:val="24"/>
            <w:szCs w:val="24"/>
            <w:lang w:val="en-US" w:eastAsia="zh-CN"/>
          </w:rPr>
          <w:t>虚拟化技术，</w:t>
        </w:r>
      </w:ins>
      <w:ins w:id="1327" w:author="Janusio" w:date="2018-03-06T22:37:17Z">
        <w:r>
          <w:rPr>
            <w:rFonts w:hint="eastAsia" w:ascii="Times New Roman" w:hAnsi="Times New Roman"/>
            <w:sz w:val="24"/>
            <w:szCs w:val="24"/>
            <w:lang w:val="en-US" w:eastAsia="zh-CN"/>
          </w:rPr>
          <w:t>用户</w:t>
        </w:r>
      </w:ins>
      <w:ins w:id="1328" w:author="Janusio" w:date="2018-03-06T22:37:19Z">
        <w:r>
          <w:rPr>
            <w:rFonts w:hint="eastAsia" w:ascii="Times New Roman" w:hAnsi="Times New Roman"/>
            <w:sz w:val="24"/>
            <w:szCs w:val="24"/>
            <w:lang w:val="en-US" w:eastAsia="zh-CN"/>
          </w:rPr>
          <w:t>可以</w:t>
        </w:r>
      </w:ins>
      <w:ins w:id="1329" w:author="Janusio" w:date="2018-03-06T22:37:20Z">
        <w:r>
          <w:rPr>
            <w:rFonts w:hint="eastAsia" w:ascii="Times New Roman" w:hAnsi="Times New Roman"/>
            <w:sz w:val="24"/>
            <w:szCs w:val="24"/>
            <w:lang w:val="en-US" w:eastAsia="zh-CN"/>
          </w:rPr>
          <w:t>方便</w:t>
        </w:r>
      </w:ins>
      <w:ins w:id="1330" w:author="Janusio" w:date="2018-03-06T22:37:21Z">
        <w:r>
          <w:rPr>
            <w:rFonts w:hint="eastAsia" w:ascii="Times New Roman" w:hAnsi="Times New Roman"/>
            <w:sz w:val="24"/>
            <w:szCs w:val="24"/>
            <w:lang w:val="en-US" w:eastAsia="zh-CN"/>
          </w:rPr>
          <w:t>的</w:t>
        </w:r>
      </w:ins>
      <w:ins w:id="1331" w:author="Janusio" w:date="2018-03-06T22:37:22Z">
        <w:r>
          <w:rPr>
            <w:rFonts w:hint="eastAsia" w:ascii="Times New Roman" w:hAnsi="Times New Roman"/>
            <w:sz w:val="24"/>
            <w:szCs w:val="24"/>
            <w:lang w:val="en-US" w:eastAsia="zh-CN"/>
          </w:rPr>
          <w:t>使用</w:t>
        </w:r>
      </w:ins>
      <w:ins w:id="1332" w:author="Janusio" w:date="2018-03-06T22:37:23Z">
        <w:r>
          <w:rPr>
            <w:rFonts w:hint="eastAsia" w:ascii="Times New Roman" w:hAnsi="Times New Roman"/>
            <w:sz w:val="24"/>
            <w:szCs w:val="24"/>
            <w:lang w:val="en-US" w:eastAsia="zh-CN"/>
          </w:rPr>
          <w:t>被</w:t>
        </w:r>
      </w:ins>
      <w:ins w:id="1333" w:author="Janusio" w:date="2018-03-06T22:37:24Z">
        <w:r>
          <w:rPr>
            <w:rFonts w:hint="eastAsia" w:ascii="Times New Roman" w:hAnsi="Times New Roman"/>
            <w:sz w:val="24"/>
            <w:szCs w:val="24"/>
            <w:lang w:val="en-US" w:eastAsia="zh-CN"/>
          </w:rPr>
          <w:t>映射</w:t>
        </w:r>
      </w:ins>
      <w:ins w:id="1334" w:author="Janusio" w:date="2018-03-06T22:37:25Z">
        <w:r>
          <w:rPr>
            <w:rFonts w:hint="eastAsia" w:ascii="Times New Roman" w:hAnsi="Times New Roman"/>
            <w:sz w:val="24"/>
            <w:szCs w:val="24"/>
            <w:lang w:val="en-US" w:eastAsia="zh-CN"/>
          </w:rPr>
          <w:t>为</w:t>
        </w:r>
      </w:ins>
      <w:ins w:id="1335" w:author="Janusio" w:date="2018-03-06T22:37:30Z">
        <w:r>
          <w:rPr>
            <w:rFonts w:hint="eastAsia" w:ascii="Times New Roman" w:hAnsi="Times New Roman"/>
            <w:sz w:val="24"/>
            <w:szCs w:val="24"/>
            <w:lang w:val="en-US" w:eastAsia="zh-CN"/>
          </w:rPr>
          <w:t>物理资源</w:t>
        </w:r>
      </w:ins>
      <w:ins w:id="1336" w:author="Janusio" w:date="2018-03-06T22:37:31Z">
        <w:r>
          <w:rPr>
            <w:rFonts w:hint="eastAsia" w:ascii="Times New Roman" w:hAnsi="Times New Roman"/>
            <w:sz w:val="24"/>
            <w:szCs w:val="24"/>
            <w:lang w:val="en-US" w:eastAsia="zh-CN"/>
          </w:rPr>
          <w:t>的</w:t>
        </w:r>
      </w:ins>
      <w:ins w:id="1337" w:author="Janusio" w:date="2018-03-06T22:37:33Z">
        <w:r>
          <w:rPr>
            <w:rFonts w:hint="eastAsia" w:ascii="Times New Roman" w:hAnsi="Times New Roman"/>
            <w:sz w:val="24"/>
            <w:szCs w:val="24"/>
            <w:lang w:val="en-US" w:eastAsia="zh-CN"/>
          </w:rPr>
          <w:t>虚拟机</w:t>
        </w:r>
      </w:ins>
      <w:ins w:id="1338" w:author="Janusio" w:date="2018-03-06T22:37:40Z">
        <w:r>
          <w:rPr>
            <w:rFonts w:hint="eastAsia" w:ascii="Times New Roman" w:hAnsi="Times New Roman"/>
            <w:sz w:val="24"/>
            <w:szCs w:val="24"/>
            <w:lang w:val="en-US" w:eastAsia="zh-CN"/>
          </w:rPr>
          <w:t>资源</w:t>
        </w:r>
      </w:ins>
      <w:ins w:id="1339" w:author="Janusio" w:date="2018-03-06T22:38:00Z">
        <w:r>
          <w:rPr>
            <w:rFonts w:hint="eastAsia" w:ascii="Times New Roman" w:hAnsi="Times New Roman"/>
            <w:sz w:val="24"/>
            <w:szCs w:val="24"/>
            <w:lang w:val="en-US" w:eastAsia="zh-CN"/>
          </w:rPr>
          <w:t>，是</w:t>
        </w:r>
      </w:ins>
      <w:ins w:id="1340" w:author="Janusio" w:date="2018-03-06T22:37:47Z">
        <w:r>
          <w:rPr>
            <w:rFonts w:hint="eastAsia" w:ascii="Times New Roman" w:hAnsi="Times New Roman"/>
            <w:sz w:val="24"/>
            <w:szCs w:val="24"/>
            <w:lang w:val="en-US" w:eastAsia="zh-CN"/>
          </w:rPr>
          <w:t>目前</w:t>
        </w:r>
      </w:ins>
      <w:ins w:id="1341" w:author="Janusio" w:date="2018-03-06T22:37:50Z">
        <w:r>
          <w:rPr>
            <w:rFonts w:hint="eastAsia" w:ascii="Times New Roman" w:hAnsi="Times New Roman"/>
            <w:sz w:val="24"/>
            <w:szCs w:val="24"/>
            <w:lang w:val="en-US" w:eastAsia="zh-CN"/>
          </w:rPr>
          <w:t>云计算</w:t>
        </w:r>
      </w:ins>
      <w:ins w:id="1342" w:author="Janusio" w:date="2018-03-06T22:37:51Z">
        <w:r>
          <w:rPr>
            <w:rFonts w:hint="eastAsia" w:ascii="Times New Roman" w:hAnsi="Times New Roman"/>
            <w:sz w:val="24"/>
            <w:szCs w:val="24"/>
            <w:lang w:val="en-US" w:eastAsia="zh-CN"/>
          </w:rPr>
          <w:t>虚拟化</w:t>
        </w:r>
      </w:ins>
      <w:ins w:id="1343" w:author="Janusio" w:date="2018-03-06T22:38:05Z">
        <w:r>
          <w:rPr>
            <w:rFonts w:hint="eastAsia" w:ascii="Times New Roman" w:hAnsi="Times New Roman"/>
            <w:sz w:val="24"/>
            <w:szCs w:val="24"/>
            <w:lang w:val="en-US" w:eastAsia="zh-CN"/>
          </w:rPr>
          <w:t>技术</w:t>
        </w:r>
      </w:ins>
      <w:ins w:id="1344" w:author="Janusio" w:date="2018-03-06T22:38:06Z">
        <w:r>
          <w:rPr>
            <w:rFonts w:hint="eastAsia" w:ascii="Times New Roman" w:hAnsi="Times New Roman"/>
            <w:sz w:val="24"/>
            <w:szCs w:val="24"/>
            <w:lang w:val="en-US" w:eastAsia="zh-CN"/>
          </w:rPr>
          <w:t>中被</w:t>
        </w:r>
      </w:ins>
      <w:ins w:id="1345" w:author="Janusio" w:date="2018-03-06T22:38:11Z">
        <w:r>
          <w:rPr>
            <w:rFonts w:hint="eastAsia" w:ascii="Times New Roman" w:hAnsi="Times New Roman"/>
            <w:sz w:val="24"/>
            <w:szCs w:val="24"/>
            <w:lang w:val="en-US" w:eastAsia="zh-CN"/>
          </w:rPr>
          <w:t>重点研究的</w:t>
        </w:r>
      </w:ins>
      <w:ins w:id="1346" w:author="Janusio" w:date="2018-03-06T22:38:14Z">
        <w:r>
          <w:rPr>
            <w:rFonts w:hint="eastAsia" w:ascii="Times New Roman" w:hAnsi="Times New Roman"/>
            <w:sz w:val="24"/>
            <w:szCs w:val="24"/>
            <w:lang w:val="en-US" w:eastAsia="zh-CN"/>
          </w:rPr>
          <w:t>方向</w:t>
        </w:r>
      </w:ins>
      <w:ins w:id="1347" w:author="Janusio" w:date="2018-03-06T22:38:21Z">
        <w:r>
          <w:rPr>
            <w:rFonts w:hint="eastAsia" w:ascii="Times New Roman" w:hAnsi="Times New Roman"/>
            <w:sz w:val="24"/>
            <w:szCs w:val="24"/>
            <w:lang w:val="en-US" w:eastAsia="zh-CN"/>
          </w:rPr>
          <w:t>。</w:t>
        </w:r>
      </w:ins>
      <w:ins w:id="1348" w:author="Janusio" w:date="2018-03-06T22:38:41Z">
        <w:r>
          <w:rPr>
            <w:rFonts w:hint="eastAsia" w:ascii="Times New Roman" w:hAnsi="Times New Roman"/>
            <w:sz w:val="24"/>
            <w:szCs w:val="24"/>
            <w:lang w:val="en-US" w:eastAsia="zh-CN"/>
          </w:rPr>
          <w:t>目前</w:t>
        </w:r>
      </w:ins>
      <w:ins w:id="1349" w:author="Janusio" w:date="2018-03-06T22:38:27Z">
        <w:r>
          <w:rPr>
            <w:rFonts w:hint="eastAsia" w:ascii="Times New Roman" w:hAnsi="Times New Roman"/>
            <w:sz w:val="24"/>
            <w:szCs w:val="24"/>
            <w:lang w:val="en-US" w:eastAsia="zh-CN"/>
          </w:rPr>
          <w:t>基于</w:t>
        </w:r>
      </w:ins>
      <w:ins w:id="1350" w:author="Janusio" w:date="2018-03-06T22:38:29Z">
        <w:r>
          <w:rPr>
            <w:rFonts w:hint="eastAsia" w:ascii="Times New Roman" w:hAnsi="Times New Roman"/>
            <w:sz w:val="24"/>
            <w:szCs w:val="24"/>
            <w:lang w:val="en-US" w:eastAsia="zh-CN"/>
          </w:rPr>
          <w:t>硬件</w:t>
        </w:r>
      </w:ins>
      <w:ins w:id="1351" w:author="Janusio" w:date="2018-03-06T22:38:34Z">
        <w:r>
          <w:rPr>
            <w:rFonts w:hint="eastAsia" w:ascii="Times New Roman" w:hAnsi="Times New Roman"/>
            <w:sz w:val="24"/>
            <w:szCs w:val="24"/>
            <w:lang w:val="en-US" w:eastAsia="zh-CN"/>
          </w:rPr>
          <w:t>级的</w:t>
        </w:r>
      </w:ins>
      <w:ins w:id="1352" w:author="Janusio" w:date="2018-03-06T22:38:35Z">
        <w:r>
          <w:rPr>
            <w:rFonts w:hint="eastAsia" w:ascii="Times New Roman" w:hAnsi="Times New Roman"/>
            <w:sz w:val="24"/>
            <w:szCs w:val="24"/>
            <w:lang w:val="en-US" w:eastAsia="zh-CN"/>
          </w:rPr>
          <w:t>虚拟化</w:t>
        </w:r>
      </w:ins>
      <w:ins w:id="1353" w:author="Janusio" w:date="2018-03-06T22:38:36Z">
        <w:r>
          <w:rPr>
            <w:rFonts w:hint="eastAsia" w:ascii="Times New Roman" w:hAnsi="Times New Roman"/>
            <w:sz w:val="24"/>
            <w:szCs w:val="24"/>
            <w:lang w:val="en-US" w:eastAsia="zh-CN"/>
          </w:rPr>
          <w:t>技术</w:t>
        </w:r>
      </w:ins>
      <w:ins w:id="1354" w:author="Janusio" w:date="2018-03-06T22:38:47Z">
        <w:r>
          <w:rPr>
            <w:rFonts w:hint="eastAsia" w:ascii="Times New Roman" w:hAnsi="Times New Roman"/>
            <w:sz w:val="24"/>
            <w:szCs w:val="24"/>
            <w:lang w:val="en-US" w:eastAsia="zh-CN"/>
          </w:rPr>
          <w:t>有</w:t>
        </w:r>
      </w:ins>
      <w:ins w:id="1355" w:author="Janusio" w:date="2018-03-06T22:38:50Z">
        <w:r>
          <w:rPr>
            <w:rFonts w:hint="eastAsia" w:ascii="Times New Roman" w:hAnsi="Times New Roman"/>
            <w:sz w:val="24"/>
            <w:szCs w:val="24"/>
            <w:lang w:val="en-US" w:eastAsia="zh-CN"/>
          </w:rPr>
          <w:t>EMC</w:t>
        </w:r>
      </w:ins>
      <w:ins w:id="1356" w:author="Janusio" w:date="2018-03-06T22:38:54Z">
        <w:r>
          <w:rPr>
            <w:rFonts w:hint="eastAsia" w:ascii="Times New Roman" w:hAnsi="Times New Roman"/>
            <w:sz w:val="24"/>
            <w:szCs w:val="24"/>
            <w:lang w:val="en-US" w:eastAsia="zh-CN"/>
          </w:rPr>
          <w:t>公司的</w:t>
        </w:r>
      </w:ins>
      <w:ins w:id="1357" w:author="Janusio" w:date="2018-03-06T22:38:58Z">
        <w:r>
          <w:rPr>
            <w:rFonts w:hint="eastAsia" w:ascii="Times New Roman" w:hAnsi="Times New Roman"/>
            <w:sz w:val="24"/>
            <w:szCs w:val="24"/>
            <w:lang w:val="en-US" w:eastAsia="zh-CN"/>
          </w:rPr>
          <w:t>VMWare</w:t>
        </w:r>
      </w:ins>
      <w:ins w:id="1358" w:author="Janusio" w:date="2018-03-06T22:39:00Z">
        <w:r>
          <w:rPr>
            <w:rFonts w:hint="eastAsia" w:ascii="Times New Roman" w:hAnsi="Times New Roman"/>
            <w:sz w:val="24"/>
            <w:szCs w:val="24"/>
            <w:lang w:val="en-US" w:eastAsia="zh-CN"/>
          </w:rPr>
          <w:t>，</w:t>
        </w:r>
      </w:ins>
      <w:ins w:id="1359" w:author="Janusio" w:date="2018-03-06T22:39:01Z">
        <w:r>
          <w:rPr>
            <w:rFonts w:hint="eastAsia" w:ascii="Times New Roman" w:hAnsi="Times New Roman"/>
            <w:sz w:val="24"/>
            <w:szCs w:val="24"/>
            <w:lang w:val="en-US" w:eastAsia="zh-CN"/>
          </w:rPr>
          <w:t>以及</w:t>
        </w:r>
      </w:ins>
      <w:ins w:id="1360" w:author="Janusio" w:date="2018-03-06T22:39:11Z">
        <w:r>
          <w:rPr>
            <w:rFonts w:hint="eastAsia" w:ascii="Times New Roman" w:hAnsi="Times New Roman"/>
            <w:sz w:val="24"/>
            <w:szCs w:val="24"/>
            <w:lang w:val="en-US" w:eastAsia="zh-CN"/>
          </w:rPr>
          <w:t>由</w:t>
        </w:r>
      </w:ins>
      <w:ins w:id="1361" w:author="Janusio" w:date="2018-03-06T22:39:13Z">
        <w:r>
          <w:rPr>
            <w:rFonts w:hint="eastAsia" w:ascii="Times New Roman" w:hAnsi="Times New Roman"/>
            <w:sz w:val="24"/>
            <w:szCs w:val="24"/>
            <w:lang w:val="en-US" w:eastAsia="zh-CN"/>
          </w:rPr>
          <w:t>英国</w:t>
        </w:r>
      </w:ins>
      <w:ins w:id="1362" w:author="Janusio" w:date="2018-03-06T22:39:15Z">
        <w:r>
          <w:rPr>
            <w:rFonts w:hint="eastAsia" w:ascii="Times New Roman" w:hAnsi="Times New Roman"/>
            <w:sz w:val="24"/>
            <w:szCs w:val="24"/>
            <w:lang w:val="en-US" w:eastAsia="zh-CN"/>
          </w:rPr>
          <w:t>剑桥大学</w:t>
        </w:r>
      </w:ins>
      <w:ins w:id="1363" w:author="Janusio" w:date="2018-03-06T22:39:16Z">
        <w:r>
          <w:rPr>
            <w:rFonts w:hint="eastAsia" w:ascii="Times New Roman" w:hAnsi="Times New Roman"/>
            <w:sz w:val="24"/>
            <w:szCs w:val="24"/>
            <w:lang w:val="en-US" w:eastAsia="zh-CN"/>
          </w:rPr>
          <w:t>发起的</w:t>
        </w:r>
      </w:ins>
      <w:ins w:id="1364" w:author="Janusio" w:date="2018-03-06T22:39:04Z">
        <w:r>
          <w:rPr>
            <w:rFonts w:hint="eastAsia" w:ascii="Times New Roman" w:hAnsi="Times New Roman"/>
            <w:sz w:val="24"/>
            <w:szCs w:val="24"/>
            <w:lang w:val="en-US" w:eastAsia="zh-CN"/>
          </w:rPr>
          <w:t>开源</w:t>
        </w:r>
      </w:ins>
      <w:ins w:id="1365" w:author="Janusio" w:date="2018-03-06T22:39:21Z">
        <w:r>
          <w:rPr>
            <w:rFonts w:hint="eastAsia" w:ascii="Times New Roman" w:hAnsi="Times New Roman"/>
            <w:sz w:val="24"/>
            <w:szCs w:val="24"/>
            <w:lang w:val="en-US" w:eastAsia="zh-CN"/>
          </w:rPr>
          <w:t>框架</w:t>
        </w:r>
      </w:ins>
      <w:ins w:id="1366" w:author="Janusio" w:date="2018-03-06T22:39:08Z">
        <w:r>
          <w:rPr>
            <w:rFonts w:hint="eastAsia" w:ascii="Times New Roman" w:hAnsi="Times New Roman"/>
            <w:sz w:val="24"/>
            <w:szCs w:val="24"/>
            <w:lang w:val="en-US" w:eastAsia="zh-CN"/>
          </w:rPr>
          <w:t>Xen</w:t>
        </w:r>
      </w:ins>
      <w:ins w:id="1367" w:author="Janusio" w:date="2018-03-06T22:39:25Z">
        <w:r>
          <w:rPr>
            <w:rFonts w:hint="eastAsia" w:ascii="Times New Roman" w:hAnsi="Times New Roman"/>
            <w:sz w:val="24"/>
            <w:szCs w:val="24"/>
            <w:lang w:val="en-US" w:eastAsia="zh-CN"/>
          </w:rPr>
          <w:t>，</w:t>
        </w:r>
      </w:ins>
      <w:ins w:id="1368" w:author="Janusio" w:date="2018-03-06T22:39:26Z">
        <w:r>
          <w:rPr>
            <w:rFonts w:hint="eastAsia" w:ascii="Times New Roman" w:hAnsi="Times New Roman"/>
            <w:sz w:val="24"/>
            <w:szCs w:val="24"/>
            <w:lang w:val="en-US" w:eastAsia="zh-CN"/>
          </w:rPr>
          <w:t>都</w:t>
        </w:r>
      </w:ins>
      <w:ins w:id="1369" w:author="Janusio" w:date="2018-03-06T22:39:37Z">
        <w:r>
          <w:rPr>
            <w:rFonts w:hint="eastAsia" w:ascii="Times New Roman" w:hAnsi="Times New Roman"/>
            <w:sz w:val="24"/>
            <w:szCs w:val="24"/>
            <w:lang w:val="en-US" w:eastAsia="zh-CN"/>
          </w:rPr>
          <w:t>十分</w:t>
        </w:r>
      </w:ins>
      <w:ins w:id="1370" w:author="Janusio" w:date="2018-03-06T22:39:31Z">
        <w:r>
          <w:rPr>
            <w:rFonts w:hint="eastAsia" w:ascii="Times New Roman" w:hAnsi="Times New Roman"/>
            <w:sz w:val="24"/>
            <w:szCs w:val="24"/>
            <w:lang w:val="en-US" w:eastAsia="zh-CN"/>
          </w:rPr>
          <w:t>具有</w:t>
        </w:r>
      </w:ins>
      <w:ins w:id="1371" w:author="Janusio" w:date="2018-03-06T22:39:33Z">
        <w:r>
          <w:rPr>
            <w:rFonts w:hint="eastAsia" w:ascii="Times New Roman" w:hAnsi="Times New Roman"/>
            <w:sz w:val="24"/>
            <w:szCs w:val="24"/>
            <w:lang w:val="en-US" w:eastAsia="zh-CN"/>
          </w:rPr>
          <w:t>影响力</w:t>
        </w:r>
      </w:ins>
      <w:ins w:id="1372" w:author="Janusio" w:date="2018-03-06T22:39:34Z">
        <w:r>
          <w:rPr>
            <w:rFonts w:hint="eastAsia" w:ascii="Times New Roman" w:hAnsi="Times New Roman"/>
            <w:sz w:val="24"/>
            <w:szCs w:val="24"/>
            <w:lang w:val="en-US" w:eastAsia="zh-CN"/>
          </w:rPr>
          <w:t>。</w:t>
        </w:r>
      </w:ins>
      <w:del w:id="1373" w:author="Janusio" w:date="2018-03-06T15:16:29Z">
        <w:r>
          <w:rPr>
            <w:rFonts w:hint="eastAsia" w:ascii="Times New Roman" w:hAnsi="Times New Roman"/>
            <w:sz w:val="24"/>
            <w:szCs w:val="24"/>
          </w:rPr>
          <w:delText>：</w:delText>
        </w:r>
      </w:del>
    </w:p>
    <w:p>
      <w:pPr>
        <w:pStyle w:val="24"/>
        <w:numPr>
          <w:ilvl w:val="0"/>
          <w:numId w:val="0"/>
        </w:numPr>
        <w:spacing w:line="360" w:lineRule="auto"/>
        <w:ind w:firstLine="420" w:firstLineChars="0"/>
        <w:rPr>
          <w:del w:id="1374" w:author="Janusio" w:date="2018-03-06T22:39:51Z"/>
          <w:rFonts w:hint="eastAsia" w:ascii="Times New Roman" w:hAnsi="Times New Roman"/>
          <w:sz w:val="24"/>
          <w:szCs w:val="24"/>
        </w:rPr>
      </w:pPr>
      <w:del w:id="1375" w:author="Janusio" w:date="2018-03-06T22:39:51Z">
        <w:r>
          <w:rPr>
            <w:rFonts w:hint="eastAsia" w:ascii="Times New Roman" w:hAnsi="Times New Roman"/>
            <w:sz w:val="24"/>
            <w:szCs w:val="24"/>
          </w:rPr>
          <w:delText xml:space="preserve">这种虚拟化与前面所讲述的指令集架构虚拟化存在相似之处，他们之间存在的差别在于这种虚拟化仅仅是对少数的特殊情况进行考虑，这种情况下用户的使用环境与计算机具有相同的指令集，这就为绝大多数的用户指令直接在主机上进行操作提供了便利，提高了指令的运行的速度。这种技术还能够实现虚拟资源的物理化转变，当映射为物理资源以后就可以在虚拟环境下使用计算机的本地硬件。这种虚拟化是当前在计算机领域研究较多的内容，也是虚拟化技术研究中的核心。在虚拟化研究中出现了VMware 和 Xen 等具有影响力的硬件级虚拟化系统。 </w:delText>
        </w:r>
      </w:del>
    </w:p>
    <w:p>
      <w:pPr>
        <w:pStyle w:val="24"/>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ins w:id="1376" w:author="Janusio" w:date="2018-03-06T22:40:22Z">
        <w:r>
          <w:rPr>
            <w:rFonts w:hint="eastAsia" w:ascii="Times New Roman" w:hAnsi="Times New Roman"/>
            <w:sz w:val="24"/>
            <w:szCs w:val="24"/>
            <w:lang w:eastAsia="zh-CN"/>
          </w:rPr>
          <w:t>，</w:t>
        </w:r>
      </w:ins>
      <w:ins w:id="1377" w:author="Janusio" w:date="2018-03-06T22:40:37Z">
        <w:r>
          <w:rPr>
            <w:rFonts w:hint="eastAsia" w:ascii="Times New Roman" w:hAnsi="Times New Roman"/>
            <w:sz w:val="24"/>
            <w:szCs w:val="24"/>
            <w:lang w:val="en-US" w:eastAsia="zh-CN"/>
          </w:rPr>
          <w:t>在</w:t>
        </w:r>
      </w:ins>
      <w:ins w:id="1378" w:author="Janusio" w:date="2018-03-06T22:40:48Z">
        <w:r>
          <w:rPr>
            <w:rFonts w:hint="eastAsia" w:ascii="Times New Roman" w:hAnsi="Times New Roman"/>
            <w:sz w:val="24"/>
            <w:szCs w:val="24"/>
            <w:lang w:val="en-US" w:eastAsia="zh-CN"/>
          </w:rPr>
          <w:t>传统的</w:t>
        </w:r>
      </w:ins>
      <w:ins w:id="1379" w:author="Janusio" w:date="2018-03-06T22:40:49Z">
        <w:r>
          <w:rPr>
            <w:rFonts w:hint="eastAsia" w:ascii="Times New Roman" w:hAnsi="Times New Roman"/>
            <w:sz w:val="24"/>
            <w:szCs w:val="24"/>
            <w:lang w:val="en-US" w:eastAsia="zh-CN"/>
          </w:rPr>
          <w:t>操作</w:t>
        </w:r>
      </w:ins>
      <w:ins w:id="1380" w:author="Janusio" w:date="2018-03-06T22:40:50Z">
        <w:r>
          <w:rPr>
            <w:rFonts w:hint="eastAsia" w:ascii="Times New Roman" w:hAnsi="Times New Roman"/>
            <w:sz w:val="24"/>
            <w:szCs w:val="24"/>
            <w:lang w:val="en-US" w:eastAsia="zh-CN"/>
          </w:rPr>
          <w:t>系统</w:t>
        </w:r>
      </w:ins>
      <w:ins w:id="1381" w:author="Janusio" w:date="2018-03-06T22:40:52Z">
        <w:r>
          <w:rPr>
            <w:rFonts w:hint="eastAsia" w:ascii="Times New Roman" w:hAnsi="Times New Roman"/>
            <w:sz w:val="24"/>
            <w:szCs w:val="24"/>
            <w:lang w:val="en-US" w:eastAsia="zh-CN"/>
          </w:rPr>
          <w:t>运行</w:t>
        </w:r>
      </w:ins>
      <w:ins w:id="1382" w:author="Janusio" w:date="2018-03-06T22:40:53Z">
        <w:r>
          <w:rPr>
            <w:rFonts w:hint="eastAsia" w:ascii="Times New Roman" w:hAnsi="Times New Roman"/>
            <w:sz w:val="24"/>
            <w:szCs w:val="24"/>
            <w:lang w:val="en-US" w:eastAsia="zh-CN"/>
          </w:rPr>
          <w:t>时</w:t>
        </w:r>
      </w:ins>
      <w:ins w:id="1383" w:author="Janusio" w:date="2018-03-06T22:40:54Z">
        <w:r>
          <w:rPr>
            <w:rFonts w:hint="eastAsia" w:ascii="Times New Roman" w:hAnsi="Times New Roman"/>
            <w:sz w:val="24"/>
            <w:szCs w:val="24"/>
            <w:lang w:val="en-US" w:eastAsia="zh-CN"/>
          </w:rPr>
          <w:t>，</w:t>
        </w:r>
      </w:ins>
      <w:ins w:id="1384" w:author="Janusio" w:date="2018-03-06T22:41:24Z">
        <w:r>
          <w:rPr>
            <w:rFonts w:hint="eastAsia" w:ascii="Times New Roman" w:hAnsi="Times New Roman"/>
            <w:sz w:val="24"/>
            <w:szCs w:val="24"/>
            <w:lang w:val="en-US" w:eastAsia="zh-CN"/>
          </w:rPr>
          <w:t>相同</w:t>
        </w:r>
      </w:ins>
      <w:ins w:id="1385" w:author="Janusio" w:date="2018-03-06T22:41:25Z">
        <w:r>
          <w:rPr>
            <w:rFonts w:hint="eastAsia" w:ascii="Times New Roman" w:hAnsi="Times New Roman"/>
            <w:sz w:val="24"/>
            <w:szCs w:val="24"/>
            <w:lang w:val="en-US" w:eastAsia="zh-CN"/>
          </w:rPr>
          <w:t>计算机的</w:t>
        </w:r>
      </w:ins>
      <w:ins w:id="1386" w:author="Janusio" w:date="2018-03-06T22:41:04Z">
        <w:r>
          <w:rPr>
            <w:rFonts w:hint="eastAsia" w:ascii="Times New Roman" w:hAnsi="Times New Roman"/>
            <w:sz w:val="24"/>
            <w:szCs w:val="24"/>
            <w:lang w:val="en-US" w:eastAsia="zh-CN"/>
          </w:rPr>
          <w:t>多用户</w:t>
        </w:r>
      </w:ins>
      <w:ins w:id="1387" w:author="Janusio" w:date="2018-03-06T22:41:05Z">
        <w:r>
          <w:rPr>
            <w:rFonts w:hint="eastAsia" w:ascii="Times New Roman" w:hAnsi="Times New Roman"/>
            <w:sz w:val="24"/>
            <w:szCs w:val="24"/>
            <w:lang w:val="en-US" w:eastAsia="zh-CN"/>
          </w:rPr>
          <w:t>的</w:t>
        </w:r>
      </w:ins>
      <w:ins w:id="1388" w:author="Janusio" w:date="2018-03-06T22:41:11Z">
        <w:r>
          <w:rPr>
            <w:rFonts w:hint="eastAsia" w:ascii="Times New Roman" w:hAnsi="Times New Roman"/>
            <w:sz w:val="24"/>
            <w:szCs w:val="24"/>
            <w:lang w:val="en-US" w:eastAsia="zh-CN"/>
          </w:rPr>
          <w:t>进程</w:t>
        </w:r>
      </w:ins>
      <w:ins w:id="1389" w:author="Janusio" w:date="2018-03-06T22:41:12Z">
        <w:r>
          <w:rPr>
            <w:rFonts w:hint="eastAsia" w:ascii="Times New Roman" w:hAnsi="Times New Roman"/>
            <w:sz w:val="24"/>
            <w:szCs w:val="24"/>
            <w:lang w:val="en-US" w:eastAsia="zh-CN"/>
          </w:rPr>
          <w:t>都是</w:t>
        </w:r>
      </w:ins>
      <w:ins w:id="1390" w:author="Janusio" w:date="2018-03-06T22:41:14Z">
        <w:r>
          <w:rPr>
            <w:rFonts w:hint="eastAsia" w:ascii="Times New Roman" w:hAnsi="Times New Roman"/>
            <w:sz w:val="24"/>
            <w:szCs w:val="24"/>
            <w:lang w:val="en-US" w:eastAsia="zh-CN"/>
          </w:rPr>
          <w:t>运行</w:t>
        </w:r>
      </w:ins>
      <w:ins w:id="1391" w:author="Janusio" w:date="2018-03-06T22:41:31Z">
        <w:r>
          <w:rPr>
            <w:rFonts w:hint="eastAsia" w:ascii="Times New Roman" w:hAnsi="Times New Roman"/>
            <w:sz w:val="24"/>
            <w:szCs w:val="24"/>
            <w:lang w:val="en-US" w:eastAsia="zh-CN"/>
          </w:rPr>
          <w:t>同</w:t>
        </w:r>
      </w:ins>
      <w:ins w:id="1392" w:author="Janusio" w:date="2018-03-06T22:41:34Z">
        <w:r>
          <w:rPr>
            <w:rFonts w:hint="eastAsia" w:ascii="Times New Roman" w:hAnsi="Times New Roman"/>
            <w:sz w:val="24"/>
            <w:szCs w:val="24"/>
            <w:lang w:val="en-US" w:eastAsia="zh-CN"/>
          </w:rPr>
          <w:t>一</w:t>
        </w:r>
      </w:ins>
      <w:ins w:id="1393" w:author="Janusio" w:date="2018-03-06T22:41:37Z">
        <w:r>
          <w:rPr>
            <w:rFonts w:hint="eastAsia" w:ascii="Times New Roman" w:hAnsi="Times New Roman"/>
            <w:sz w:val="24"/>
            <w:szCs w:val="24"/>
            <w:lang w:val="en-US" w:eastAsia="zh-CN"/>
          </w:rPr>
          <w:t>操作系统</w:t>
        </w:r>
      </w:ins>
      <w:ins w:id="1394" w:author="Janusio" w:date="2018-03-06T22:41:39Z">
        <w:r>
          <w:rPr>
            <w:rFonts w:hint="eastAsia" w:ascii="Times New Roman" w:hAnsi="Times New Roman"/>
            <w:sz w:val="24"/>
            <w:szCs w:val="24"/>
            <w:lang w:val="en-US" w:eastAsia="zh-CN"/>
          </w:rPr>
          <w:t>下</w:t>
        </w:r>
      </w:ins>
      <w:ins w:id="1395" w:author="Janusio" w:date="2018-03-06T22:41:40Z">
        <w:r>
          <w:rPr>
            <w:rFonts w:hint="eastAsia" w:ascii="Times New Roman" w:hAnsi="Times New Roman"/>
            <w:sz w:val="24"/>
            <w:szCs w:val="24"/>
            <w:lang w:val="en-US" w:eastAsia="zh-CN"/>
          </w:rPr>
          <w:t>，</w:t>
        </w:r>
      </w:ins>
      <w:ins w:id="1396" w:author="Janusio" w:date="2018-03-06T22:41:41Z">
        <w:r>
          <w:rPr>
            <w:rFonts w:hint="eastAsia" w:ascii="Times New Roman" w:hAnsi="Times New Roman"/>
            <w:sz w:val="24"/>
            <w:szCs w:val="24"/>
            <w:lang w:val="en-US" w:eastAsia="zh-CN"/>
          </w:rPr>
          <w:t>如果</w:t>
        </w:r>
      </w:ins>
      <w:ins w:id="1397" w:author="Janusio" w:date="2018-03-06T22:41:45Z">
        <w:r>
          <w:rPr>
            <w:rFonts w:hint="eastAsia" w:ascii="Times New Roman" w:hAnsi="Times New Roman"/>
            <w:sz w:val="24"/>
            <w:szCs w:val="24"/>
            <w:lang w:val="en-US" w:eastAsia="zh-CN"/>
          </w:rPr>
          <w:t>操作系统的</w:t>
        </w:r>
      </w:ins>
      <w:ins w:id="1398" w:author="Janusio" w:date="2018-03-06T22:41:47Z">
        <w:r>
          <w:rPr>
            <w:rFonts w:hint="eastAsia" w:ascii="Times New Roman" w:hAnsi="Times New Roman"/>
            <w:sz w:val="24"/>
            <w:szCs w:val="24"/>
            <w:lang w:val="en-US" w:eastAsia="zh-CN"/>
          </w:rPr>
          <w:t>内核</w:t>
        </w:r>
      </w:ins>
      <w:ins w:id="1399" w:author="Janusio" w:date="2018-03-06T22:41:51Z">
        <w:r>
          <w:rPr>
            <w:rFonts w:hint="eastAsia" w:ascii="Times New Roman" w:hAnsi="Times New Roman"/>
            <w:sz w:val="24"/>
            <w:szCs w:val="24"/>
            <w:lang w:val="en-US" w:eastAsia="zh-CN"/>
          </w:rPr>
          <w:t>或进程</w:t>
        </w:r>
      </w:ins>
      <w:ins w:id="1400" w:author="Janusio" w:date="2018-03-06T22:41:52Z">
        <w:r>
          <w:rPr>
            <w:rFonts w:hint="eastAsia" w:ascii="Times New Roman" w:hAnsi="Times New Roman"/>
            <w:sz w:val="24"/>
            <w:szCs w:val="24"/>
            <w:lang w:val="en-US" w:eastAsia="zh-CN"/>
          </w:rPr>
          <w:t>管理</w:t>
        </w:r>
      </w:ins>
      <w:ins w:id="1401" w:author="Janusio" w:date="2018-03-06T22:41:55Z">
        <w:r>
          <w:rPr>
            <w:rFonts w:hint="eastAsia" w:ascii="Times New Roman" w:hAnsi="Times New Roman"/>
            <w:sz w:val="24"/>
            <w:szCs w:val="24"/>
            <w:lang w:val="en-US" w:eastAsia="zh-CN"/>
          </w:rPr>
          <w:t>出现</w:t>
        </w:r>
      </w:ins>
      <w:ins w:id="1402" w:author="Janusio" w:date="2018-03-06T22:41:58Z">
        <w:r>
          <w:rPr>
            <w:rFonts w:hint="eastAsia" w:ascii="Times New Roman" w:hAnsi="Times New Roman"/>
            <w:sz w:val="24"/>
            <w:szCs w:val="24"/>
            <w:lang w:val="en-US" w:eastAsia="zh-CN"/>
          </w:rPr>
          <w:t>缺陷</w:t>
        </w:r>
      </w:ins>
      <w:ins w:id="1403" w:author="Janusio" w:date="2018-03-06T22:41:59Z">
        <w:r>
          <w:rPr>
            <w:rFonts w:hint="eastAsia" w:ascii="Times New Roman" w:hAnsi="Times New Roman"/>
            <w:sz w:val="24"/>
            <w:szCs w:val="24"/>
            <w:lang w:val="en-US" w:eastAsia="zh-CN"/>
          </w:rPr>
          <w:t>或</w:t>
        </w:r>
      </w:ins>
      <w:ins w:id="1404" w:author="Janusio" w:date="2018-03-06T22:42:00Z">
        <w:r>
          <w:rPr>
            <w:rFonts w:hint="eastAsia" w:ascii="Times New Roman" w:hAnsi="Times New Roman"/>
            <w:sz w:val="24"/>
            <w:szCs w:val="24"/>
            <w:lang w:val="en-US" w:eastAsia="zh-CN"/>
          </w:rPr>
          <w:t>漏洞</w:t>
        </w:r>
      </w:ins>
      <w:ins w:id="1405" w:author="Janusio" w:date="2018-03-06T22:42:02Z">
        <w:r>
          <w:rPr>
            <w:rFonts w:hint="eastAsia" w:ascii="Times New Roman" w:hAnsi="Times New Roman"/>
            <w:sz w:val="24"/>
            <w:szCs w:val="24"/>
            <w:lang w:val="en-US" w:eastAsia="zh-CN"/>
          </w:rPr>
          <w:t>，</w:t>
        </w:r>
      </w:ins>
      <w:ins w:id="1406" w:author="Janusio" w:date="2018-03-06T22:42:21Z">
        <w:r>
          <w:rPr>
            <w:rFonts w:hint="eastAsia" w:ascii="Times New Roman" w:hAnsi="Times New Roman"/>
            <w:sz w:val="24"/>
            <w:szCs w:val="24"/>
            <w:lang w:val="en-US" w:eastAsia="zh-CN"/>
          </w:rPr>
          <w:t>不同</w:t>
        </w:r>
      </w:ins>
      <w:ins w:id="1407" w:author="Janusio" w:date="2018-03-06T22:42:23Z">
        <w:r>
          <w:rPr>
            <w:rFonts w:hint="eastAsia" w:ascii="Times New Roman" w:hAnsi="Times New Roman"/>
            <w:sz w:val="24"/>
            <w:szCs w:val="24"/>
            <w:lang w:val="en-US" w:eastAsia="zh-CN"/>
          </w:rPr>
          <w:t>用户</w:t>
        </w:r>
      </w:ins>
      <w:ins w:id="1408" w:author="Janusio" w:date="2018-03-06T22:42:24Z">
        <w:r>
          <w:rPr>
            <w:rFonts w:hint="eastAsia" w:ascii="Times New Roman" w:hAnsi="Times New Roman"/>
            <w:sz w:val="24"/>
            <w:szCs w:val="24"/>
            <w:lang w:val="en-US" w:eastAsia="zh-CN"/>
          </w:rPr>
          <w:t>之间</w:t>
        </w:r>
      </w:ins>
      <w:ins w:id="1409" w:author="Janusio" w:date="2018-03-06T22:42:26Z">
        <w:r>
          <w:rPr>
            <w:rFonts w:hint="eastAsia" w:ascii="Times New Roman" w:hAnsi="Times New Roman"/>
            <w:sz w:val="24"/>
            <w:szCs w:val="24"/>
            <w:lang w:val="en-US" w:eastAsia="zh-CN"/>
          </w:rPr>
          <w:t>相同</w:t>
        </w:r>
      </w:ins>
      <w:ins w:id="1410" w:author="Janusio" w:date="2018-03-06T22:42:27Z">
        <w:r>
          <w:rPr>
            <w:rFonts w:hint="eastAsia" w:ascii="Times New Roman" w:hAnsi="Times New Roman"/>
            <w:sz w:val="24"/>
            <w:szCs w:val="24"/>
            <w:lang w:val="en-US" w:eastAsia="zh-CN"/>
          </w:rPr>
          <w:t>类别</w:t>
        </w:r>
      </w:ins>
      <w:ins w:id="1411" w:author="Janusio" w:date="2018-03-06T22:42:28Z">
        <w:r>
          <w:rPr>
            <w:rFonts w:hint="eastAsia" w:ascii="Times New Roman" w:hAnsi="Times New Roman"/>
            <w:sz w:val="24"/>
            <w:szCs w:val="24"/>
            <w:lang w:val="en-US" w:eastAsia="zh-CN"/>
          </w:rPr>
          <w:t>的</w:t>
        </w:r>
      </w:ins>
      <w:ins w:id="1412" w:author="Janusio" w:date="2018-03-06T22:42:30Z">
        <w:r>
          <w:rPr>
            <w:rFonts w:hint="eastAsia" w:ascii="Times New Roman" w:hAnsi="Times New Roman"/>
            <w:sz w:val="24"/>
            <w:szCs w:val="24"/>
            <w:lang w:val="en-US" w:eastAsia="zh-CN"/>
          </w:rPr>
          <w:t>进程</w:t>
        </w:r>
      </w:ins>
      <w:ins w:id="1413" w:author="Janusio" w:date="2018-03-06T22:42:32Z">
        <w:r>
          <w:rPr>
            <w:rFonts w:hint="eastAsia" w:ascii="Times New Roman" w:hAnsi="Times New Roman"/>
            <w:sz w:val="24"/>
            <w:szCs w:val="24"/>
            <w:lang w:val="en-US" w:eastAsia="zh-CN"/>
          </w:rPr>
          <w:t>有可能</w:t>
        </w:r>
      </w:ins>
      <w:ins w:id="1414" w:author="Janusio" w:date="2018-03-06T22:42:33Z">
        <w:r>
          <w:rPr>
            <w:rFonts w:hint="eastAsia" w:ascii="Times New Roman" w:hAnsi="Times New Roman"/>
            <w:sz w:val="24"/>
            <w:szCs w:val="24"/>
            <w:lang w:val="en-US" w:eastAsia="zh-CN"/>
          </w:rPr>
          <w:t>产生</w:t>
        </w:r>
      </w:ins>
      <w:ins w:id="1415" w:author="Janusio" w:date="2018-03-06T22:42:36Z">
        <w:r>
          <w:rPr>
            <w:rFonts w:hint="eastAsia" w:ascii="Times New Roman" w:hAnsi="Times New Roman"/>
            <w:sz w:val="24"/>
            <w:szCs w:val="24"/>
            <w:lang w:val="en-US" w:eastAsia="zh-CN"/>
          </w:rPr>
          <w:t>影响</w:t>
        </w:r>
      </w:ins>
      <w:ins w:id="1416" w:author="Janusio" w:date="2018-03-06T22:42:37Z">
        <w:r>
          <w:rPr>
            <w:rFonts w:hint="eastAsia" w:ascii="Times New Roman" w:hAnsi="Times New Roman"/>
            <w:sz w:val="24"/>
            <w:szCs w:val="24"/>
            <w:lang w:val="en-US" w:eastAsia="zh-CN"/>
          </w:rPr>
          <w:t>。</w:t>
        </w:r>
      </w:ins>
      <w:ins w:id="1417" w:author="Janusio" w:date="2018-03-06T22:42:46Z">
        <w:r>
          <w:rPr>
            <w:rFonts w:hint="eastAsia" w:ascii="Times New Roman" w:hAnsi="Times New Roman"/>
            <w:sz w:val="24"/>
            <w:szCs w:val="24"/>
            <w:lang w:val="en-US" w:eastAsia="zh-CN"/>
          </w:rPr>
          <w:t>而</w:t>
        </w:r>
      </w:ins>
      <w:ins w:id="1418" w:author="Janusio" w:date="2018-03-06T22:42:48Z">
        <w:r>
          <w:rPr>
            <w:rFonts w:hint="eastAsia" w:ascii="Times New Roman" w:hAnsi="Times New Roman"/>
            <w:sz w:val="24"/>
            <w:szCs w:val="24"/>
            <w:lang w:val="en-US" w:eastAsia="zh-CN"/>
          </w:rPr>
          <w:t>针对</w:t>
        </w:r>
      </w:ins>
      <w:ins w:id="1419" w:author="Janusio" w:date="2018-03-06T22:42:49Z">
        <w:r>
          <w:rPr>
            <w:rFonts w:hint="eastAsia" w:ascii="Times New Roman" w:hAnsi="Times New Roman"/>
            <w:sz w:val="24"/>
            <w:szCs w:val="24"/>
            <w:lang w:val="en-US" w:eastAsia="zh-CN"/>
          </w:rPr>
          <w:t>操作</w:t>
        </w:r>
      </w:ins>
      <w:ins w:id="1420" w:author="Janusio" w:date="2018-03-06T22:42:50Z">
        <w:r>
          <w:rPr>
            <w:rFonts w:hint="eastAsia" w:ascii="Times New Roman" w:hAnsi="Times New Roman"/>
            <w:sz w:val="24"/>
            <w:szCs w:val="24"/>
            <w:lang w:val="en-US" w:eastAsia="zh-CN"/>
          </w:rPr>
          <w:t>系统</w:t>
        </w:r>
      </w:ins>
      <w:ins w:id="1421" w:author="Janusio" w:date="2018-03-06T22:42:56Z">
        <w:r>
          <w:rPr>
            <w:rFonts w:hint="eastAsia" w:ascii="Times New Roman" w:hAnsi="Times New Roman"/>
            <w:sz w:val="24"/>
            <w:szCs w:val="24"/>
            <w:lang w:val="en-US" w:eastAsia="zh-CN"/>
          </w:rPr>
          <w:t>的</w:t>
        </w:r>
      </w:ins>
      <w:ins w:id="1422" w:author="Janusio" w:date="2018-03-06T22:42:58Z">
        <w:r>
          <w:rPr>
            <w:rFonts w:hint="eastAsia" w:ascii="Times New Roman" w:hAnsi="Times New Roman"/>
            <w:sz w:val="24"/>
            <w:szCs w:val="24"/>
            <w:lang w:val="en-US" w:eastAsia="zh-CN"/>
          </w:rPr>
          <w:t>虚拟化</w:t>
        </w:r>
      </w:ins>
      <w:ins w:id="1423" w:author="Janusio" w:date="2018-03-06T22:43:00Z">
        <w:r>
          <w:rPr>
            <w:rFonts w:hint="eastAsia" w:ascii="Times New Roman" w:hAnsi="Times New Roman"/>
            <w:sz w:val="24"/>
            <w:szCs w:val="24"/>
            <w:lang w:val="en-US" w:eastAsia="zh-CN"/>
          </w:rPr>
          <w:t>可以</w:t>
        </w:r>
      </w:ins>
      <w:ins w:id="1424" w:author="Janusio" w:date="2018-03-06T22:43:02Z">
        <w:r>
          <w:rPr>
            <w:rFonts w:hint="eastAsia" w:ascii="Times New Roman" w:hAnsi="Times New Roman"/>
            <w:sz w:val="24"/>
            <w:szCs w:val="24"/>
            <w:lang w:val="en-US" w:eastAsia="zh-CN"/>
          </w:rPr>
          <w:t>有效的</w:t>
        </w:r>
      </w:ins>
      <w:ins w:id="1425" w:author="Janusio" w:date="2018-03-06T22:43:03Z">
        <w:r>
          <w:rPr>
            <w:rFonts w:hint="eastAsia" w:ascii="Times New Roman" w:hAnsi="Times New Roman"/>
            <w:sz w:val="24"/>
            <w:szCs w:val="24"/>
            <w:lang w:val="en-US" w:eastAsia="zh-CN"/>
          </w:rPr>
          <w:t>解决</w:t>
        </w:r>
      </w:ins>
      <w:ins w:id="1426" w:author="Janusio" w:date="2018-03-06T22:43:04Z">
        <w:r>
          <w:rPr>
            <w:rFonts w:hint="eastAsia" w:ascii="Times New Roman" w:hAnsi="Times New Roman"/>
            <w:sz w:val="24"/>
            <w:szCs w:val="24"/>
            <w:lang w:val="en-US" w:eastAsia="zh-CN"/>
          </w:rPr>
          <w:t>上述</w:t>
        </w:r>
      </w:ins>
      <w:ins w:id="1427" w:author="Janusio" w:date="2018-03-06T22:43:05Z">
        <w:r>
          <w:rPr>
            <w:rFonts w:hint="eastAsia" w:ascii="Times New Roman" w:hAnsi="Times New Roman"/>
            <w:sz w:val="24"/>
            <w:szCs w:val="24"/>
            <w:lang w:val="en-US" w:eastAsia="zh-CN"/>
          </w:rPr>
          <w:t>问题。</w:t>
        </w:r>
      </w:ins>
      <w:ins w:id="1428" w:author="Janusio" w:date="2018-03-06T22:43:33Z">
        <w:r>
          <w:rPr>
            <w:rFonts w:hint="eastAsia" w:ascii="Times New Roman" w:hAnsi="Times New Roman"/>
            <w:sz w:val="24"/>
            <w:szCs w:val="24"/>
            <w:lang w:val="en-US" w:eastAsia="zh-CN"/>
          </w:rPr>
          <w:t>目前</w:t>
        </w:r>
      </w:ins>
      <w:ins w:id="1429" w:author="Janusio" w:date="2018-03-06T22:43:34Z">
        <w:r>
          <w:rPr>
            <w:rFonts w:hint="eastAsia" w:ascii="Times New Roman" w:hAnsi="Times New Roman"/>
            <w:sz w:val="24"/>
            <w:szCs w:val="24"/>
            <w:lang w:val="en-US" w:eastAsia="zh-CN"/>
          </w:rPr>
          <w:t>最为</w:t>
        </w:r>
      </w:ins>
      <w:ins w:id="1430" w:author="Janusio" w:date="2018-03-06T22:43:35Z">
        <w:r>
          <w:rPr>
            <w:rFonts w:hint="eastAsia" w:ascii="Times New Roman" w:hAnsi="Times New Roman"/>
            <w:sz w:val="24"/>
            <w:szCs w:val="24"/>
            <w:lang w:val="en-US" w:eastAsia="zh-CN"/>
          </w:rPr>
          <w:t>流行的</w:t>
        </w:r>
      </w:ins>
      <w:ins w:id="1431" w:author="Janusio" w:date="2018-03-06T22:43:36Z">
        <w:r>
          <w:rPr>
            <w:rFonts w:hint="eastAsia" w:ascii="Times New Roman" w:hAnsi="Times New Roman"/>
            <w:sz w:val="24"/>
            <w:szCs w:val="24"/>
            <w:lang w:val="en-US" w:eastAsia="zh-CN"/>
          </w:rPr>
          <w:t>操作</w:t>
        </w:r>
      </w:ins>
      <w:ins w:id="1432" w:author="Janusio" w:date="2018-03-06T22:43:38Z">
        <w:r>
          <w:rPr>
            <w:rFonts w:hint="eastAsia" w:ascii="Times New Roman" w:hAnsi="Times New Roman"/>
            <w:sz w:val="24"/>
            <w:szCs w:val="24"/>
            <w:lang w:val="en-US" w:eastAsia="zh-CN"/>
          </w:rPr>
          <w:t>系统</w:t>
        </w:r>
      </w:ins>
      <w:ins w:id="1433" w:author="Janusio" w:date="2018-03-06T22:43:40Z">
        <w:r>
          <w:rPr>
            <w:rFonts w:hint="eastAsia" w:ascii="Times New Roman" w:hAnsi="Times New Roman"/>
            <w:sz w:val="24"/>
            <w:szCs w:val="24"/>
            <w:lang w:val="en-US" w:eastAsia="zh-CN"/>
          </w:rPr>
          <w:t>级</w:t>
        </w:r>
      </w:ins>
      <w:ins w:id="1434" w:author="Janusio" w:date="2018-03-06T22:43:41Z">
        <w:r>
          <w:rPr>
            <w:rFonts w:hint="eastAsia" w:ascii="Times New Roman" w:hAnsi="Times New Roman"/>
            <w:sz w:val="24"/>
            <w:szCs w:val="24"/>
            <w:lang w:val="en-US" w:eastAsia="zh-CN"/>
          </w:rPr>
          <w:t>虚拟化</w:t>
        </w:r>
      </w:ins>
      <w:ins w:id="1435" w:author="Janusio" w:date="2018-03-06T22:43:42Z">
        <w:r>
          <w:rPr>
            <w:rFonts w:hint="eastAsia" w:ascii="Times New Roman" w:hAnsi="Times New Roman"/>
            <w:sz w:val="24"/>
            <w:szCs w:val="24"/>
            <w:lang w:val="en-US" w:eastAsia="zh-CN"/>
          </w:rPr>
          <w:t>技术</w:t>
        </w:r>
      </w:ins>
      <w:ins w:id="1436" w:author="Janusio" w:date="2018-03-06T22:43:46Z">
        <w:r>
          <w:rPr>
            <w:rFonts w:hint="eastAsia" w:ascii="Times New Roman" w:hAnsi="Times New Roman"/>
            <w:sz w:val="24"/>
            <w:szCs w:val="24"/>
            <w:lang w:val="en-US" w:eastAsia="zh-CN"/>
          </w:rPr>
          <w:t>当属</w:t>
        </w:r>
      </w:ins>
      <w:ins w:id="1437" w:author="Janusio" w:date="2018-03-06T22:43:49Z">
        <w:r>
          <w:rPr>
            <w:rFonts w:hint="eastAsia" w:ascii="Times New Roman" w:hAnsi="Times New Roman"/>
            <w:sz w:val="24"/>
            <w:szCs w:val="24"/>
            <w:lang w:val="en-US" w:eastAsia="zh-CN"/>
          </w:rPr>
          <w:t>火热的</w:t>
        </w:r>
      </w:ins>
      <w:ins w:id="1438" w:author="Janusio" w:date="2018-03-06T22:43:54Z">
        <w:r>
          <w:rPr>
            <w:rFonts w:hint="eastAsia" w:ascii="Times New Roman" w:hAnsi="Times New Roman"/>
            <w:sz w:val="24"/>
            <w:szCs w:val="24"/>
            <w:lang w:val="en-US" w:eastAsia="zh-CN"/>
          </w:rPr>
          <w:t>容器</w:t>
        </w:r>
      </w:ins>
      <w:ins w:id="1439" w:author="Janusio" w:date="2018-03-06T22:43:55Z">
        <w:r>
          <w:rPr>
            <w:rFonts w:hint="eastAsia" w:ascii="Times New Roman" w:hAnsi="Times New Roman"/>
            <w:sz w:val="24"/>
            <w:szCs w:val="24"/>
            <w:lang w:val="en-US" w:eastAsia="zh-CN"/>
          </w:rPr>
          <w:t>技术</w:t>
        </w:r>
      </w:ins>
      <w:ins w:id="1440" w:author="Janusio" w:date="2018-03-06T22:43:56Z">
        <w:r>
          <w:rPr>
            <w:rFonts w:hint="eastAsia" w:ascii="Times New Roman" w:hAnsi="Times New Roman"/>
            <w:sz w:val="24"/>
            <w:szCs w:val="24"/>
            <w:lang w:val="en-US" w:eastAsia="zh-CN"/>
          </w:rPr>
          <w:t>，</w:t>
        </w:r>
      </w:ins>
      <w:ins w:id="1441" w:author="Janusio" w:date="2018-03-06T22:43:57Z">
        <w:r>
          <w:rPr>
            <w:rFonts w:hint="eastAsia" w:ascii="Times New Roman" w:hAnsi="Times New Roman"/>
            <w:sz w:val="24"/>
            <w:szCs w:val="24"/>
            <w:lang w:val="en-US" w:eastAsia="zh-CN"/>
          </w:rPr>
          <w:t>其</w:t>
        </w:r>
      </w:ins>
      <w:ins w:id="1442" w:author="Janusio" w:date="2018-03-06T22:44:02Z">
        <w:r>
          <w:rPr>
            <w:rFonts w:hint="eastAsia" w:ascii="Times New Roman" w:hAnsi="Times New Roman"/>
            <w:sz w:val="24"/>
            <w:szCs w:val="24"/>
            <w:lang w:val="en-US" w:eastAsia="zh-CN"/>
          </w:rPr>
          <w:t>利用</w:t>
        </w:r>
      </w:ins>
      <w:ins w:id="1443" w:author="Janusio" w:date="2018-03-06T22:44:03Z">
        <w:r>
          <w:rPr>
            <w:rFonts w:hint="eastAsia" w:ascii="Times New Roman" w:hAnsi="Times New Roman"/>
            <w:sz w:val="24"/>
            <w:szCs w:val="24"/>
            <w:lang w:val="en-US" w:eastAsia="zh-CN"/>
          </w:rPr>
          <w:t>Linux</w:t>
        </w:r>
      </w:ins>
      <w:ins w:id="1444" w:author="Janusio" w:date="2018-03-06T22:44:04Z">
        <w:r>
          <w:rPr>
            <w:rFonts w:hint="eastAsia" w:ascii="Times New Roman" w:hAnsi="Times New Roman"/>
            <w:sz w:val="24"/>
            <w:szCs w:val="24"/>
            <w:lang w:val="en-US" w:eastAsia="zh-CN"/>
          </w:rPr>
          <w:t>的</w:t>
        </w:r>
      </w:ins>
      <w:ins w:id="1445" w:author="Janusio" w:date="2018-03-06T22:44:07Z">
        <w:r>
          <w:rPr>
            <w:rFonts w:hint="eastAsia" w:ascii="Times New Roman" w:hAnsi="Times New Roman"/>
            <w:sz w:val="24"/>
            <w:szCs w:val="24"/>
            <w:lang w:val="en-US" w:eastAsia="zh-CN"/>
          </w:rPr>
          <w:t>LXC</w:t>
        </w:r>
      </w:ins>
      <w:ins w:id="1446" w:author="Janusio" w:date="2018-03-06T22:44:08Z">
        <w:r>
          <w:rPr>
            <w:rFonts w:hint="eastAsia" w:ascii="Times New Roman" w:hAnsi="Times New Roman"/>
            <w:sz w:val="24"/>
            <w:szCs w:val="24"/>
            <w:lang w:val="en-US" w:eastAsia="zh-CN"/>
          </w:rPr>
          <w:t>技术，</w:t>
        </w:r>
      </w:ins>
      <w:ins w:id="1447" w:author="Janusio" w:date="2018-03-06T22:44:14Z">
        <w:r>
          <w:rPr>
            <w:rFonts w:hint="eastAsia" w:ascii="Times New Roman" w:hAnsi="Times New Roman"/>
            <w:sz w:val="24"/>
            <w:szCs w:val="24"/>
            <w:lang w:val="en-US" w:eastAsia="zh-CN"/>
          </w:rPr>
          <w:t>通过</w:t>
        </w:r>
      </w:ins>
      <w:ins w:id="1448" w:author="Janusio" w:date="2018-03-06T22:44:53Z">
        <w:r>
          <w:rPr>
            <w:rFonts w:hint="eastAsia" w:ascii="Times New Roman" w:hAnsi="Times New Roman"/>
            <w:sz w:val="24"/>
            <w:szCs w:val="24"/>
            <w:lang w:val="en-US" w:eastAsia="zh-CN"/>
          </w:rPr>
          <w:t>设定</w:t>
        </w:r>
      </w:ins>
      <w:ins w:id="1449" w:author="Janusio" w:date="2018-03-06T22:44:54Z">
        <w:r>
          <w:rPr>
            <w:rFonts w:hint="eastAsia" w:ascii="Times New Roman" w:hAnsi="Times New Roman"/>
            <w:sz w:val="24"/>
            <w:szCs w:val="24"/>
            <w:lang w:val="en-US" w:eastAsia="zh-CN"/>
          </w:rPr>
          <w:t>不同</w:t>
        </w:r>
      </w:ins>
      <w:ins w:id="1450" w:author="Janusio" w:date="2018-03-06T22:44:55Z">
        <w:r>
          <w:rPr>
            <w:rFonts w:hint="eastAsia" w:ascii="Times New Roman" w:hAnsi="Times New Roman"/>
            <w:sz w:val="24"/>
            <w:szCs w:val="24"/>
            <w:lang w:val="en-US" w:eastAsia="zh-CN"/>
          </w:rPr>
          <w:t>类别</w:t>
        </w:r>
      </w:ins>
      <w:ins w:id="1451" w:author="Janusio" w:date="2018-03-06T22:44:45Z">
        <w:r>
          <w:rPr>
            <w:rFonts w:hint="eastAsia" w:ascii="Times New Roman" w:hAnsi="Times New Roman"/>
            <w:sz w:val="24"/>
            <w:szCs w:val="24"/>
            <w:lang w:val="en-US" w:eastAsia="zh-CN"/>
          </w:rPr>
          <w:t>的</w:t>
        </w:r>
      </w:ins>
      <w:ins w:id="1452" w:author="Janusio" w:date="2018-03-06T22:44:20Z">
        <w:r>
          <w:rPr>
            <w:rFonts w:hint="eastAsia" w:ascii="Times New Roman" w:hAnsi="Times New Roman"/>
            <w:sz w:val="24"/>
            <w:szCs w:val="24"/>
            <w:lang w:val="en-US" w:eastAsia="zh-CN"/>
          </w:rPr>
          <w:t>namespace</w:t>
        </w:r>
      </w:ins>
      <w:ins w:id="1453" w:author="Janusio" w:date="2018-03-06T22:45:10Z">
        <w:r>
          <w:rPr>
            <w:rFonts w:hint="eastAsia" w:ascii="Times New Roman" w:hAnsi="Times New Roman"/>
            <w:sz w:val="24"/>
            <w:szCs w:val="24"/>
            <w:lang w:val="en-US" w:eastAsia="zh-CN"/>
          </w:rPr>
          <w:t>提供给</w:t>
        </w:r>
      </w:ins>
      <w:ins w:id="1454" w:author="Janusio" w:date="2018-03-06T22:45:11Z">
        <w:r>
          <w:rPr>
            <w:rFonts w:hint="eastAsia" w:ascii="Times New Roman" w:hAnsi="Times New Roman"/>
            <w:sz w:val="24"/>
            <w:szCs w:val="24"/>
            <w:lang w:val="en-US" w:eastAsia="zh-CN"/>
          </w:rPr>
          <w:t>不同</w:t>
        </w:r>
      </w:ins>
      <w:ins w:id="1455" w:author="Janusio" w:date="2018-03-06T22:45:14Z">
        <w:r>
          <w:rPr>
            <w:rFonts w:hint="eastAsia" w:ascii="Times New Roman" w:hAnsi="Times New Roman"/>
            <w:sz w:val="24"/>
            <w:szCs w:val="24"/>
            <w:lang w:val="en-US" w:eastAsia="zh-CN"/>
          </w:rPr>
          <w:t>用户</w:t>
        </w:r>
      </w:ins>
      <w:ins w:id="1456" w:author="Janusio" w:date="2018-03-06T22:45:15Z">
        <w:r>
          <w:rPr>
            <w:rFonts w:hint="eastAsia" w:ascii="Times New Roman" w:hAnsi="Times New Roman"/>
            <w:sz w:val="24"/>
            <w:szCs w:val="24"/>
            <w:lang w:val="en-US" w:eastAsia="zh-CN"/>
          </w:rPr>
          <w:t>相同的</w:t>
        </w:r>
      </w:ins>
      <w:ins w:id="1457" w:author="Janusio" w:date="2018-03-06T22:45:22Z">
        <w:r>
          <w:rPr>
            <w:rFonts w:hint="eastAsia" w:ascii="Times New Roman" w:hAnsi="Times New Roman"/>
            <w:sz w:val="24"/>
            <w:szCs w:val="24"/>
            <w:lang w:val="en-US" w:eastAsia="zh-CN"/>
          </w:rPr>
          <w:t>并且</w:t>
        </w:r>
      </w:ins>
      <w:ins w:id="1458" w:author="Janusio" w:date="2018-03-06T22:45:26Z">
        <w:r>
          <w:rPr>
            <w:rFonts w:hint="eastAsia" w:ascii="Times New Roman" w:hAnsi="Times New Roman"/>
            <w:sz w:val="24"/>
            <w:szCs w:val="24"/>
            <w:lang w:val="en-US" w:eastAsia="zh-CN"/>
          </w:rPr>
          <w:t>真实</w:t>
        </w:r>
      </w:ins>
      <w:ins w:id="1459" w:author="Janusio" w:date="2018-03-06T22:45:27Z">
        <w:r>
          <w:rPr>
            <w:rFonts w:hint="eastAsia" w:ascii="Times New Roman" w:hAnsi="Times New Roman"/>
            <w:sz w:val="24"/>
            <w:szCs w:val="24"/>
            <w:lang w:val="en-US" w:eastAsia="zh-CN"/>
          </w:rPr>
          <w:t>的</w:t>
        </w:r>
      </w:ins>
      <w:ins w:id="1460" w:author="Janusio" w:date="2018-03-06T22:45:28Z">
        <w:r>
          <w:rPr>
            <w:rFonts w:hint="eastAsia" w:ascii="Times New Roman" w:hAnsi="Times New Roman"/>
            <w:sz w:val="24"/>
            <w:szCs w:val="24"/>
            <w:lang w:val="en-US" w:eastAsia="zh-CN"/>
          </w:rPr>
          <w:t>操作</w:t>
        </w:r>
      </w:ins>
      <w:ins w:id="1461" w:author="Janusio" w:date="2018-03-06T22:45:29Z">
        <w:r>
          <w:rPr>
            <w:rFonts w:hint="eastAsia" w:ascii="Times New Roman" w:hAnsi="Times New Roman"/>
            <w:sz w:val="24"/>
            <w:szCs w:val="24"/>
            <w:lang w:val="en-US" w:eastAsia="zh-CN"/>
          </w:rPr>
          <w:t>系统</w:t>
        </w:r>
      </w:ins>
      <w:ins w:id="1462" w:author="Janusio" w:date="2018-03-06T22:45:36Z">
        <w:r>
          <w:rPr>
            <w:rFonts w:hint="eastAsia" w:ascii="Times New Roman" w:hAnsi="Times New Roman"/>
            <w:sz w:val="24"/>
            <w:szCs w:val="24"/>
            <w:lang w:val="en-US" w:eastAsia="zh-CN"/>
          </w:rPr>
          <w:t>。</w:t>
        </w:r>
      </w:ins>
      <w:ins w:id="1463" w:author="Janusio" w:date="2018-03-06T22:45:38Z">
        <w:r>
          <w:rPr>
            <w:rFonts w:hint="eastAsia" w:ascii="Times New Roman" w:hAnsi="Times New Roman"/>
            <w:sz w:val="24"/>
            <w:szCs w:val="24"/>
            <w:lang w:val="en-US" w:eastAsia="zh-CN"/>
          </w:rPr>
          <w:t>使得</w:t>
        </w:r>
      </w:ins>
      <w:ins w:id="1464" w:author="Janusio" w:date="2018-03-06T22:45:39Z">
        <w:r>
          <w:rPr>
            <w:rFonts w:hint="eastAsia" w:ascii="Times New Roman" w:hAnsi="Times New Roman"/>
            <w:sz w:val="24"/>
            <w:szCs w:val="24"/>
            <w:lang w:val="en-US" w:eastAsia="zh-CN"/>
          </w:rPr>
          <w:t>每个</w:t>
        </w:r>
      </w:ins>
      <w:ins w:id="1465" w:author="Janusio" w:date="2018-03-06T22:45:41Z">
        <w:r>
          <w:rPr>
            <w:rFonts w:hint="eastAsia" w:ascii="Times New Roman" w:hAnsi="Times New Roman"/>
            <w:sz w:val="24"/>
            <w:szCs w:val="24"/>
            <w:lang w:val="en-US" w:eastAsia="zh-CN"/>
          </w:rPr>
          <w:t>用户</w:t>
        </w:r>
      </w:ins>
      <w:ins w:id="1466" w:author="Janusio" w:date="2018-03-06T22:45:42Z">
        <w:r>
          <w:rPr>
            <w:rFonts w:hint="eastAsia" w:ascii="Times New Roman" w:hAnsi="Times New Roman"/>
            <w:sz w:val="24"/>
            <w:szCs w:val="24"/>
            <w:lang w:val="en-US" w:eastAsia="zh-CN"/>
          </w:rPr>
          <w:t>都</w:t>
        </w:r>
      </w:ins>
      <w:ins w:id="1467" w:author="Janusio" w:date="2018-03-06T22:45:45Z">
        <w:r>
          <w:rPr>
            <w:rFonts w:hint="eastAsia" w:ascii="Times New Roman" w:hAnsi="Times New Roman"/>
            <w:sz w:val="24"/>
            <w:szCs w:val="24"/>
            <w:lang w:val="en-US" w:eastAsia="zh-CN"/>
          </w:rPr>
          <w:t>可以在</w:t>
        </w:r>
      </w:ins>
      <w:ins w:id="1468" w:author="Janusio" w:date="2018-03-06T22:45:51Z">
        <w:r>
          <w:rPr>
            <w:rFonts w:hint="eastAsia" w:ascii="Times New Roman" w:hAnsi="Times New Roman"/>
            <w:sz w:val="24"/>
            <w:szCs w:val="24"/>
            <w:lang w:val="en-US" w:eastAsia="zh-CN"/>
          </w:rPr>
          <w:t>独立的</w:t>
        </w:r>
      </w:ins>
      <w:ins w:id="1469" w:author="Janusio" w:date="2018-03-06T22:45:53Z">
        <w:r>
          <w:rPr>
            <w:rFonts w:hint="eastAsia" w:ascii="Times New Roman" w:hAnsi="Times New Roman"/>
            <w:sz w:val="24"/>
            <w:szCs w:val="24"/>
            <w:lang w:val="en-US" w:eastAsia="zh-CN"/>
          </w:rPr>
          <w:t>用户</w:t>
        </w:r>
      </w:ins>
      <w:ins w:id="1470" w:author="Janusio" w:date="2018-03-06T22:45:54Z">
        <w:r>
          <w:rPr>
            <w:rFonts w:hint="eastAsia" w:ascii="Times New Roman" w:hAnsi="Times New Roman"/>
            <w:sz w:val="24"/>
            <w:szCs w:val="24"/>
            <w:lang w:val="en-US" w:eastAsia="zh-CN"/>
          </w:rPr>
          <w:t>空间</w:t>
        </w:r>
      </w:ins>
      <w:ins w:id="1471" w:author="Janusio" w:date="2018-03-06T22:45:55Z">
        <w:r>
          <w:rPr>
            <w:rFonts w:hint="eastAsia" w:ascii="Times New Roman" w:hAnsi="Times New Roman"/>
            <w:sz w:val="24"/>
            <w:szCs w:val="24"/>
            <w:lang w:val="en-US" w:eastAsia="zh-CN"/>
          </w:rPr>
          <w:t>进行</w:t>
        </w:r>
      </w:ins>
      <w:ins w:id="1472" w:author="Janusio" w:date="2018-03-06T22:46:00Z">
        <w:r>
          <w:rPr>
            <w:rFonts w:hint="eastAsia" w:ascii="Times New Roman" w:hAnsi="Times New Roman"/>
            <w:sz w:val="24"/>
            <w:szCs w:val="24"/>
            <w:lang w:val="en-US" w:eastAsia="zh-CN"/>
          </w:rPr>
          <w:t>活动，</w:t>
        </w:r>
      </w:ins>
      <w:ins w:id="1473" w:author="Janusio" w:date="2018-03-06T22:46:02Z">
        <w:r>
          <w:rPr>
            <w:rFonts w:hint="eastAsia" w:ascii="Times New Roman" w:hAnsi="Times New Roman"/>
            <w:sz w:val="24"/>
            <w:szCs w:val="24"/>
            <w:lang w:val="en-US" w:eastAsia="zh-CN"/>
          </w:rPr>
          <w:t>相互</w:t>
        </w:r>
      </w:ins>
      <w:ins w:id="1474" w:author="Janusio" w:date="2018-03-06T22:46:03Z">
        <w:r>
          <w:rPr>
            <w:rFonts w:hint="eastAsia" w:ascii="Times New Roman" w:hAnsi="Times New Roman"/>
            <w:sz w:val="24"/>
            <w:szCs w:val="24"/>
            <w:lang w:val="en-US" w:eastAsia="zh-CN"/>
          </w:rPr>
          <w:t>之间</w:t>
        </w:r>
      </w:ins>
      <w:ins w:id="1475" w:author="Janusio" w:date="2018-03-06T22:46:04Z">
        <w:r>
          <w:rPr>
            <w:rFonts w:hint="eastAsia" w:ascii="Times New Roman" w:hAnsi="Times New Roman"/>
            <w:sz w:val="24"/>
            <w:szCs w:val="24"/>
            <w:lang w:val="en-US" w:eastAsia="zh-CN"/>
          </w:rPr>
          <w:t>的</w:t>
        </w:r>
      </w:ins>
      <w:ins w:id="1476" w:author="Janusio" w:date="2018-03-06T22:46:06Z">
        <w:r>
          <w:rPr>
            <w:rFonts w:hint="eastAsia" w:ascii="Times New Roman" w:hAnsi="Times New Roman"/>
            <w:sz w:val="24"/>
            <w:szCs w:val="24"/>
            <w:lang w:val="en-US" w:eastAsia="zh-CN"/>
          </w:rPr>
          <w:t>进程</w:t>
        </w:r>
      </w:ins>
      <w:ins w:id="1477" w:author="Janusio" w:date="2018-03-06T22:46:08Z">
        <w:r>
          <w:rPr>
            <w:rFonts w:hint="eastAsia" w:ascii="Times New Roman" w:hAnsi="Times New Roman"/>
            <w:sz w:val="24"/>
            <w:szCs w:val="24"/>
            <w:lang w:val="en-US" w:eastAsia="zh-CN"/>
          </w:rPr>
          <w:t>、</w:t>
        </w:r>
      </w:ins>
      <w:ins w:id="1478" w:author="Janusio" w:date="2018-03-06T22:46:09Z">
        <w:r>
          <w:rPr>
            <w:rFonts w:hint="eastAsia" w:ascii="Times New Roman" w:hAnsi="Times New Roman"/>
            <w:sz w:val="24"/>
            <w:szCs w:val="24"/>
            <w:lang w:val="en-US" w:eastAsia="zh-CN"/>
          </w:rPr>
          <w:t>网络</w:t>
        </w:r>
      </w:ins>
      <w:ins w:id="1479" w:author="Janusio" w:date="2018-03-06T22:46:10Z">
        <w:r>
          <w:rPr>
            <w:rFonts w:hint="eastAsia" w:ascii="Times New Roman" w:hAnsi="Times New Roman"/>
            <w:sz w:val="24"/>
            <w:szCs w:val="24"/>
            <w:lang w:val="en-US" w:eastAsia="zh-CN"/>
          </w:rPr>
          <w:t>、</w:t>
        </w:r>
      </w:ins>
      <w:ins w:id="1480" w:author="Janusio" w:date="2018-03-06T22:46:13Z">
        <w:r>
          <w:rPr>
            <w:rFonts w:hint="eastAsia" w:ascii="Times New Roman" w:hAnsi="Times New Roman"/>
            <w:sz w:val="24"/>
            <w:szCs w:val="24"/>
            <w:lang w:val="en-US" w:eastAsia="zh-CN"/>
          </w:rPr>
          <w:t>文件</w:t>
        </w:r>
      </w:ins>
      <w:ins w:id="1481" w:author="Janusio" w:date="2018-03-06T22:46:14Z">
        <w:r>
          <w:rPr>
            <w:rFonts w:hint="eastAsia" w:ascii="Times New Roman" w:hAnsi="Times New Roman"/>
            <w:sz w:val="24"/>
            <w:szCs w:val="24"/>
            <w:lang w:val="en-US" w:eastAsia="zh-CN"/>
          </w:rPr>
          <w:t>等</w:t>
        </w:r>
      </w:ins>
      <w:ins w:id="1482" w:author="Janusio" w:date="2018-03-06T22:46:20Z">
        <w:r>
          <w:rPr>
            <w:rFonts w:hint="eastAsia" w:ascii="Times New Roman" w:hAnsi="Times New Roman"/>
            <w:sz w:val="24"/>
            <w:szCs w:val="24"/>
            <w:lang w:val="en-US" w:eastAsia="zh-CN"/>
          </w:rPr>
          <w:t>都通过</w:t>
        </w:r>
      </w:ins>
      <w:ins w:id="1483" w:author="Janusio" w:date="2018-03-06T22:46:24Z">
        <w:r>
          <w:rPr>
            <w:rFonts w:hint="eastAsia" w:ascii="Times New Roman" w:hAnsi="Times New Roman"/>
            <w:sz w:val="24"/>
            <w:szCs w:val="24"/>
            <w:lang w:val="en-US" w:eastAsia="zh-CN"/>
          </w:rPr>
          <w:t>namespace</w:t>
        </w:r>
      </w:ins>
      <w:ins w:id="1484" w:author="Janusio" w:date="2018-03-06T22:46:25Z">
        <w:r>
          <w:rPr>
            <w:rFonts w:hint="eastAsia" w:ascii="Times New Roman" w:hAnsi="Times New Roman"/>
            <w:sz w:val="24"/>
            <w:szCs w:val="24"/>
            <w:lang w:val="en-US" w:eastAsia="zh-CN"/>
          </w:rPr>
          <w:t>进行</w:t>
        </w:r>
      </w:ins>
      <w:ins w:id="1485" w:author="Janusio" w:date="2018-03-06T22:46:27Z">
        <w:r>
          <w:rPr>
            <w:rFonts w:hint="eastAsia" w:ascii="Times New Roman" w:hAnsi="Times New Roman"/>
            <w:sz w:val="24"/>
            <w:szCs w:val="24"/>
            <w:lang w:val="en-US" w:eastAsia="zh-CN"/>
          </w:rPr>
          <w:t>隔离</w:t>
        </w:r>
      </w:ins>
      <w:ins w:id="1486" w:author="Janusio" w:date="2018-03-06T22:47:01Z">
        <w:r>
          <w:rPr>
            <w:rFonts w:hint="eastAsia" w:ascii="Times New Roman" w:hAnsi="Times New Roman"/>
            <w:sz w:val="24"/>
            <w:szCs w:val="24"/>
            <w:lang w:val="en-US" w:eastAsia="zh-CN"/>
          </w:rPr>
          <w:t>。</w:t>
        </w:r>
      </w:ins>
      <w:del w:id="1487" w:author="Janusio" w:date="2018-03-06T22:46:37Z">
        <w:r>
          <w:rPr>
            <w:rFonts w:hint="eastAsia" w:ascii="Times New Roman" w:hAnsi="Times New Roman"/>
            <w:sz w:val="24"/>
            <w:szCs w:val="24"/>
          </w:rPr>
          <w:delText>：在传统的计算机操作系统中每一位计算机用户的进程本质上是在同一个操作系统的实例中运行，所以操作系统的内核缺陷或者是在程序设计上存在问题都可能会对其他进程产生影响。而对操作系统进行虚拟化则是一种有效解决上述问题的办法，这是一种轻量级的虚拟化技术，在这一技术下可以创建多个虚拟化的操作系统提供给不同的用户，这样每个用户就可以在相对独立的环境下进行操作，从而避免了同一个系统中的各个进程的相互影响，从而导致系统的整体运行效率下降以及出现相互的影响的状况。</w:delText>
        </w:r>
      </w:del>
      <w:r>
        <w:rPr>
          <w:rFonts w:hint="eastAsia" w:ascii="Times New Roman" w:hAnsi="Times New Roman"/>
          <w:sz w:val="24"/>
          <w:szCs w:val="24"/>
        </w:rPr>
        <w:t>当前典型的</w:t>
      </w:r>
      <w:ins w:id="1488" w:author="Janusio" w:date="2018-03-06T22:47:07Z">
        <w:r>
          <w:rPr>
            <w:rFonts w:hint="eastAsia" w:ascii="Times New Roman" w:hAnsi="Times New Roman"/>
            <w:sz w:val="24"/>
            <w:szCs w:val="24"/>
            <w:lang w:val="en-US" w:eastAsia="zh-CN"/>
          </w:rPr>
          <w:t>操作系统</w:t>
        </w:r>
      </w:ins>
      <w:ins w:id="1489" w:author="Janusio" w:date="2018-03-06T22:47:09Z">
        <w:r>
          <w:rPr>
            <w:rFonts w:hint="eastAsia" w:ascii="Times New Roman" w:hAnsi="Times New Roman"/>
            <w:sz w:val="24"/>
            <w:szCs w:val="24"/>
            <w:lang w:val="en-US" w:eastAsia="zh-CN"/>
          </w:rPr>
          <w:t>级</w:t>
        </w:r>
      </w:ins>
      <w:ins w:id="1490" w:author="Janusio" w:date="2018-03-06T22:47:10Z">
        <w:r>
          <w:rPr>
            <w:rFonts w:hint="eastAsia" w:ascii="Times New Roman" w:hAnsi="Times New Roman"/>
            <w:sz w:val="24"/>
            <w:szCs w:val="24"/>
            <w:lang w:val="en-US" w:eastAsia="zh-CN"/>
          </w:rPr>
          <w:t>虚拟化</w:t>
        </w:r>
      </w:ins>
      <w:r>
        <w:rPr>
          <w:rFonts w:hint="eastAsia" w:ascii="Times New Roman" w:hAnsi="Times New Roman"/>
          <w:sz w:val="24"/>
          <w:szCs w:val="24"/>
        </w:rPr>
        <w:t>系统有 Linux-VSerser、</w:t>
      </w:r>
      <w:del w:id="1491" w:author="Janusio" w:date="2018-03-06T22:47:21Z">
        <w:r>
          <w:rPr>
            <w:rFonts w:hint="eastAsia" w:ascii="Times New Roman" w:hAnsi="Times New Roman"/>
            <w:sz w:val="24"/>
            <w:szCs w:val="24"/>
          </w:rPr>
          <w:delText>Open VZ、</w:delText>
        </w:r>
      </w:del>
      <w:r>
        <w:rPr>
          <w:rFonts w:hint="eastAsia" w:ascii="Times New Roman" w:hAnsi="Times New Roman"/>
          <w:sz w:val="24"/>
          <w:szCs w:val="24"/>
        </w:rPr>
        <w:t>Solaris Container</w:t>
      </w:r>
      <w:del w:id="1492" w:author="Janusio" w:date="2018-03-06T22:47:18Z">
        <w:r>
          <w:rPr>
            <w:rFonts w:hint="eastAsia" w:ascii="Times New Roman" w:hAnsi="Times New Roman"/>
            <w:sz w:val="24"/>
            <w:szCs w:val="24"/>
          </w:rPr>
          <w:delText>，Free BSD Jail</w:delText>
        </w:r>
      </w:del>
      <w:ins w:id="1493" w:author="Janusio" w:date="2018-03-06T22:47:28Z">
        <w:r>
          <w:rPr>
            <w:rFonts w:hint="eastAsia" w:ascii="Times New Roman" w:hAnsi="Times New Roman"/>
            <w:sz w:val="24"/>
            <w:szCs w:val="24"/>
            <w:lang w:eastAsia="zh-CN"/>
          </w:rPr>
          <w:t>，</w:t>
        </w:r>
      </w:ins>
      <w:ins w:id="1494" w:author="Janusio" w:date="2018-03-06T22:47:29Z">
        <w:r>
          <w:rPr>
            <w:rFonts w:hint="eastAsia" w:ascii="Times New Roman" w:hAnsi="Times New Roman"/>
            <w:sz w:val="24"/>
            <w:szCs w:val="24"/>
            <w:lang w:val="en-US" w:eastAsia="zh-CN"/>
          </w:rPr>
          <w:t>以及</w:t>
        </w:r>
      </w:ins>
      <w:ins w:id="1495" w:author="Janusio" w:date="2018-03-06T22:47:33Z">
        <w:r>
          <w:rPr>
            <w:rFonts w:hint="eastAsia" w:ascii="Times New Roman" w:hAnsi="Times New Roman"/>
            <w:sz w:val="24"/>
            <w:szCs w:val="24"/>
            <w:lang w:val="en-US" w:eastAsia="zh-CN"/>
          </w:rPr>
          <w:t>Docker</w:t>
        </w:r>
      </w:ins>
      <w:ins w:id="1496" w:author="Janusio" w:date="2018-03-06T22:47:35Z">
        <w:r>
          <w:rPr>
            <w:rFonts w:hint="eastAsia" w:ascii="Times New Roman" w:hAnsi="Times New Roman"/>
            <w:sz w:val="24"/>
            <w:szCs w:val="24"/>
            <w:lang w:val="en-US" w:eastAsia="zh-CN"/>
          </w:rPr>
          <w:t>等</w:t>
        </w:r>
      </w:ins>
      <w:ins w:id="1497" w:author="Janusio" w:date="2018-03-06T22:47:37Z">
        <w:r>
          <w:rPr>
            <w:rFonts w:hint="eastAsia" w:ascii="Times New Roman" w:hAnsi="Times New Roman"/>
            <w:sz w:val="24"/>
            <w:szCs w:val="24"/>
            <w:lang w:val="en-US" w:eastAsia="zh-CN"/>
          </w:rPr>
          <w:t>容器</w:t>
        </w:r>
      </w:ins>
      <w:ins w:id="1498" w:author="Janusio" w:date="2018-03-06T22:47:38Z">
        <w:r>
          <w:rPr>
            <w:rFonts w:hint="eastAsia" w:ascii="Times New Roman" w:hAnsi="Times New Roman"/>
            <w:sz w:val="24"/>
            <w:szCs w:val="24"/>
            <w:lang w:val="en-US" w:eastAsia="zh-CN"/>
          </w:rPr>
          <w:t>技术</w:t>
        </w:r>
      </w:ins>
      <w:del w:id="1499" w:author="Janusio" w:date="2018-03-06T22:47:28Z">
        <w:r>
          <w:rPr>
            <w:rFonts w:hint="eastAsia" w:ascii="Times New Roman" w:hAnsi="Times New Roman"/>
            <w:sz w:val="24"/>
            <w:szCs w:val="24"/>
          </w:rPr>
          <w:delText>等</w:delText>
        </w:r>
      </w:del>
      <w:r>
        <w:rPr>
          <w:rFonts w:hint="eastAsia" w:ascii="Times New Roman" w:hAnsi="Times New Roman"/>
          <w:sz w:val="24"/>
          <w:szCs w:val="24"/>
        </w:rPr>
        <w:t xml:space="preserve">。 </w:t>
      </w:r>
      <w:del w:id="1500" w:author="Janusio" w:date="2018-03-04T23:11:27Z">
        <w:r>
          <w:rPr>
            <w:rFonts w:hint="eastAsia" w:ascii="Times New Roman" w:hAnsi="Times New Roman"/>
            <w:sz w:val="24"/>
            <w:szCs w:val="24"/>
          </w:rPr>
          <w:delText>××××××××××××××××××××××××××××××××××××××××××××××××××××××××××××××××××××××××</w:delText>
        </w:r>
      </w:del>
    </w:p>
    <w:p>
      <w:pPr>
        <w:pStyle w:val="24"/>
        <w:numPr>
          <w:ilvl w:val="0"/>
          <w:numId w:val="6"/>
        </w:numPr>
        <w:spacing w:line="360" w:lineRule="auto"/>
        <w:ind w:firstLine="420" w:firstLineChars="0"/>
        <w:rPr>
          <w:rFonts w:hint="eastAsia" w:ascii="Times New Roman" w:hAnsi="Times New Roman"/>
          <w:sz w:val="24"/>
          <w:szCs w:val="24"/>
        </w:rPr>
      </w:pPr>
      <w:del w:id="1501" w:author="Janusio" w:date="2018-03-06T22:48:09Z">
        <w:r>
          <w:rPr>
            <w:rFonts w:hint="eastAsia" w:ascii="Times New Roman" w:hAnsi="Times New Roman"/>
            <w:sz w:val="24"/>
            <w:szCs w:val="24"/>
          </w:rPr>
          <w:delText>根</w:delText>
        </w:r>
      </w:del>
      <w:del w:id="1502" w:author="Janusio" w:date="2018-03-06T22:48:08Z">
        <w:r>
          <w:rPr>
            <w:rFonts w:hint="eastAsia" w:ascii="Times New Roman" w:hAnsi="Times New Roman"/>
            <w:sz w:val="24"/>
            <w:szCs w:val="24"/>
          </w:rPr>
          <w:delText>据</w:delText>
        </w:r>
      </w:del>
      <w:ins w:id="1503" w:author="Janusio" w:date="2018-03-06T22:48:07Z">
        <w:r>
          <w:rPr>
            <w:rFonts w:hint="eastAsia" w:ascii="Times New Roman" w:hAnsi="Times New Roman"/>
            <w:sz w:val="24"/>
            <w:szCs w:val="24"/>
          </w:rPr>
          <w:t>不同</w:t>
        </w:r>
      </w:ins>
      <w:r>
        <w:rPr>
          <w:rFonts w:hint="eastAsia" w:ascii="Times New Roman" w:hAnsi="Times New Roman"/>
          <w:sz w:val="24"/>
          <w:szCs w:val="24"/>
        </w:rPr>
        <w:t>实现方式</w:t>
      </w:r>
      <w:del w:id="1504" w:author="Janusio" w:date="2018-03-06T22:48:07Z">
        <w:r>
          <w:rPr>
            <w:rFonts w:hint="eastAsia" w:ascii="Times New Roman" w:hAnsi="Times New Roman"/>
            <w:sz w:val="24"/>
            <w:szCs w:val="24"/>
          </w:rPr>
          <w:delText>不同</w:delText>
        </w:r>
      </w:del>
      <w:del w:id="1505" w:author="Janusio" w:date="2018-03-06T22:48:10Z">
        <w:r>
          <w:rPr>
            <w:rFonts w:hint="eastAsia" w:ascii="Times New Roman" w:hAnsi="Times New Roman"/>
            <w:sz w:val="24"/>
            <w:szCs w:val="24"/>
          </w:rPr>
          <w:delText>分类</w:delText>
        </w:r>
      </w:del>
    </w:p>
    <w:p>
      <w:pPr>
        <w:spacing w:line="360" w:lineRule="auto"/>
        <w:ind w:firstLine="420" w:firstLineChars="0"/>
        <w:rPr>
          <w:ins w:id="1507" w:author="Janusio" w:date="2018-03-06T22:48:15Z"/>
          <w:rFonts w:hint="eastAsia"/>
          <w:lang w:val="en-US" w:eastAsia="zh-CN"/>
        </w:rPr>
        <w:pPrChange w:id="1506" w:author="Janusio" w:date="2018-03-06T23:11:57Z">
          <w:pPr>
            <w:pStyle w:val="24"/>
            <w:spacing w:line="360" w:lineRule="auto"/>
            <w:ind w:firstLine="420" w:firstLineChars="0"/>
          </w:pPr>
        </w:pPrChange>
      </w:pPr>
      <w:ins w:id="1508" w:author="Janusio" w:date="2018-03-06T23:04:09Z">
        <w:r>
          <w:rPr>
            <w:rFonts w:hint="eastAsia"/>
            <w:lang w:val="en-US" w:eastAsia="zh-CN"/>
          </w:rPr>
          <w:t>使用二进制翻译的</w:t>
        </w:r>
      </w:ins>
      <w:r>
        <w:rPr>
          <w:rFonts w:hint="eastAsia"/>
          <w:lang w:val="en-US" w:eastAsia="zh-CN"/>
        </w:rPr>
        <w:t>全虚拟化</w:t>
      </w:r>
      <w:del w:id="1509" w:author="Janusio" w:date="2018-03-06T22:48:13Z">
        <w:r>
          <w:rPr>
            <w:rFonts w:hint="eastAsia"/>
            <w:lang w:val="en-US" w:eastAsia="zh-CN"/>
          </w:rPr>
          <w:delText>：</w:delText>
        </w:r>
      </w:del>
      <w:ins w:id="1510" w:author="Janusio" w:date="2018-03-06T22:48:13Z">
        <w:r>
          <w:rPr>
            <w:rFonts w:hint="eastAsia"/>
            <w:lang w:val="en-US" w:eastAsia="zh-CN"/>
          </w:rPr>
          <w:t>，</w:t>
        </w:r>
      </w:ins>
      <w:ins w:id="1511" w:author="Janusio" w:date="2018-03-06T22:50:02Z">
        <w:r>
          <w:rPr>
            <w:rFonts w:hint="eastAsia"/>
            <w:lang w:val="en-US" w:eastAsia="zh-CN"/>
          </w:rPr>
          <w:t>针对</w:t>
        </w:r>
      </w:ins>
      <w:ins w:id="1512" w:author="Janusio" w:date="2018-03-06T22:50:40Z">
        <w:r>
          <w:rPr>
            <w:rFonts w:hint="eastAsia"/>
            <w:lang w:val="en-US" w:eastAsia="zh-CN"/>
          </w:rPr>
          <w:t>在</w:t>
        </w:r>
      </w:ins>
      <w:ins w:id="1513" w:author="Janusio" w:date="2018-03-06T22:50:43Z">
        <w:r>
          <w:rPr>
            <w:rFonts w:hint="eastAsia"/>
            <w:lang w:val="en-US" w:eastAsia="zh-CN"/>
          </w:rPr>
          <w:t>全虚拟化</w:t>
        </w:r>
      </w:ins>
      <w:ins w:id="1514" w:author="Janusio" w:date="2018-03-06T22:50:45Z">
        <w:r>
          <w:rPr>
            <w:rFonts w:hint="eastAsia"/>
            <w:lang w:val="en-US" w:eastAsia="zh-CN"/>
          </w:rPr>
          <w:t>技术</w:t>
        </w:r>
      </w:ins>
      <w:ins w:id="1515" w:author="Janusio" w:date="2018-03-06T22:50:46Z">
        <w:r>
          <w:rPr>
            <w:rFonts w:hint="eastAsia"/>
            <w:lang w:val="en-US" w:eastAsia="zh-CN"/>
          </w:rPr>
          <w:t>运行</w:t>
        </w:r>
      </w:ins>
      <w:ins w:id="1516" w:author="Janusio" w:date="2018-03-06T22:50:47Z">
        <w:r>
          <w:rPr>
            <w:rFonts w:hint="eastAsia"/>
            <w:lang w:val="en-US" w:eastAsia="zh-CN"/>
          </w:rPr>
          <w:t>的</w:t>
        </w:r>
      </w:ins>
      <w:ins w:id="1517" w:author="Janusio" w:date="2018-03-06T22:50:48Z">
        <w:r>
          <w:rPr>
            <w:rFonts w:hint="eastAsia"/>
            <w:lang w:val="en-US" w:eastAsia="zh-CN"/>
          </w:rPr>
          <w:t>虚拟机</w:t>
        </w:r>
      </w:ins>
      <w:ins w:id="1518" w:author="Janusio" w:date="2018-03-06T22:51:10Z">
        <w:r>
          <w:rPr>
            <w:rFonts w:hint="eastAsia"/>
            <w:lang w:val="en-US" w:eastAsia="zh-CN"/>
          </w:rPr>
          <w:t>可以</w:t>
        </w:r>
      </w:ins>
      <w:ins w:id="1519" w:author="Janusio" w:date="2018-03-06T22:51:11Z">
        <w:r>
          <w:rPr>
            <w:rFonts w:hint="eastAsia"/>
            <w:lang w:val="en-US" w:eastAsia="zh-CN"/>
          </w:rPr>
          <w:t>单独</w:t>
        </w:r>
      </w:ins>
      <w:ins w:id="1520" w:author="Janusio" w:date="2018-03-06T22:51:12Z">
        <w:r>
          <w:rPr>
            <w:rFonts w:hint="eastAsia"/>
            <w:lang w:val="en-US" w:eastAsia="zh-CN"/>
          </w:rPr>
          <w:t>的</w:t>
        </w:r>
      </w:ins>
      <w:ins w:id="1521" w:author="Janusio" w:date="2018-03-06T22:51:14Z">
        <w:r>
          <w:rPr>
            <w:rFonts w:hint="eastAsia"/>
            <w:lang w:val="en-US" w:eastAsia="zh-CN"/>
          </w:rPr>
          <w:t>使用</w:t>
        </w:r>
      </w:ins>
      <w:ins w:id="1522" w:author="Janusio" w:date="2018-03-06T22:51:15Z">
        <w:r>
          <w:rPr>
            <w:rFonts w:hint="eastAsia"/>
            <w:lang w:val="en-US" w:eastAsia="zh-CN"/>
          </w:rPr>
          <w:t>一个</w:t>
        </w:r>
      </w:ins>
      <w:ins w:id="1523" w:author="Janusio" w:date="2018-03-06T22:51:20Z">
        <w:r>
          <w:rPr>
            <w:rFonts w:hint="eastAsia"/>
            <w:lang w:val="en-US" w:eastAsia="zh-CN"/>
          </w:rPr>
          <w:t>被</w:t>
        </w:r>
      </w:ins>
      <w:ins w:id="1524" w:author="Janusio" w:date="2018-03-06T22:51:21Z">
        <w:r>
          <w:rPr>
            <w:rFonts w:hint="eastAsia"/>
            <w:lang w:val="en-US" w:eastAsia="zh-CN"/>
          </w:rPr>
          <w:t>虚拟的</w:t>
        </w:r>
      </w:ins>
      <w:ins w:id="1525" w:author="Janusio" w:date="2018-03-06T22:51:23Z">
        <w:r>
          <w:rPr>
            <w:rFonts w:hint="eastAsia"/>
            <w:lang w:val="en-US" w:eastAsia="zh-CN"/>
          </w:rPr>
          <w:t>硬件</w:t>
        </w:r>
      </w:ins>
      <w:ins w:id="1526" w:author="Janusio" w:date="2018-03-06T22:51:27Z">
        <w:r>
          <w:rPr>
            <w:rFonts w:hint="eastAsia"/>
            <w:lang w:val="en-US" w:eastAsia="zh-CN"/>
          </w:rPr>
          <w:t>资源</w:t>
        </w:r>
      </w:ins>
      <w:ins w:id="1527" w:author="Janusio" w:date="2018-03-06T22:51:42Z">
        <w:r>
          <w:rPr>
            <w:rFonts w:hint="eastAsia"/>
            <w:lang w:val="en-US" w:eastAsia="zh-CN"/>
          </w:rPr>
          <w:t>。</w:t>
        </w:r>
      </w:ins>
      <w:ins w:id="1528" w:author="Janusio" w:date="2018-03-06T22:51:43Z">
        <w:r>
          <w:rPr>
            <w:rFonts w:hint="eastAsia"/>
            <w:lang w:val="en-US" w:eastAsia="zh-CN"/>
          </w:rPr>
          <w:t>该</w:t>
        </w:r>
      </w:ins>
      <w:ins w:id="1529" w:author="Janusio" w:date="2018-03-06T22:51:56Z">
        <w:r>
          <w:rPr>
            <w:rFonts w:hint="eastAsia"/>
            <w:lang w:val="en-US" w:eastAsia="zh-CN"/>
          </w:rPr>
          <w:t>虚拟</w:t>
        </w:r>
      </w:ins>
      <w:ins w:id="1530" w:author="Janusio" w:date="2018-03-06T22:51:57Z">
        <w:r>
          <w:rPr>
            <w:rFonts w:hint="eastAsia"/>
            <w:lang w:val="en-US" w:eastAsia="zh-CN"/>
          </w:rPr>
          <w:t>的</w:t>
        </w:r>
      </w:ins>
      <w:ins w:id="1531" w:author="Janusio" w:date="2018-03-06T22:51:58Z">
        <w:r>
          <w:rPr>
            <w:rFonts w:hint="eastAsia"/>
            <w:lang w:val="en-US" w:eastAsia="zh-CN"/>
          </w:rPr>
          <w:t>硬件</w:t>
        </w:r>
      </w:ins>
      <w:ins w:id="1532" w:author="Janusio" w:date="2018-03-06T22:51:59Z">
        <w:r>
          <w:rPr>
            <w:rFonts w:hint="eastAsia"/>
            <w:lang w:val="en-US" w:eastAsia="zh-CN"/>
          </w:rPr>
          <w:t>环境</w:t>
        </w:r>
      </w:ins>
      <w:ins w:id="1533" w:author="Janusio" w:date="2018-03-06T22:52:07Z">
        <w:r>
          <w:rPr>
            <w:rFonts w:hint="eastAsia"/>
            <w:lang w:val="en-US" w:eastAsia="zh-CN"/>
          </w:rPr>
          <w:t>能够在</w:t>
        </w:r>
      </w:ins>
      <w:ins w:id="1534" w:author="Janusio" w:date="2018-03-06T22:52:08Z">
        <w:r>
          <w:rPr>
            <w:rFonts w:hint="eastAsia"/>
            <w:lang w:val="en-US" w:eastAsia="zh-CN"/>
          </w:rPr>
          <w:t>不</w:t>
        </w:r>
      </w:ins>
      <w:ins w:id="1535" w:author="Janusio" w:date="2018-03-06T22:52:17Z">
        <w:r>
          <w:rPr>
            <w:rFonts w:hint="eastAsia"/>
            <w:lang w:val="en-US" w:eastAsia="zh-CN"/>
          </w:rPr>
          <w:t>需要</w:t>
        </w:r>
      </w:ins>
      <w:ins w:id="1536" w:author="Janusio" w:date="2018-03-06T22:52:25Z">
        <w:r>
          <w:rPr>
            <w:rFonts w:hint="eastAsia"/>
            <w:lang w:val="en-US" w:eastAsia="zh-CN"/>
          </w:rPr>
          <w:t>修改</w:t>
        </w:r>
      </w:ins>
      <w:ins w:id="1537" w:author="Janusio" w:date="2018-03-06T22:52:31Z">
        <w:r>
          <w:rPr>
            <w:rFonts w:hint="eastAsia"/>
            <w:lang w:val="en-US" w:eastAsia="zh-CN"/>
          </w:rPr>
          <w:t>当前</w:t>
        </w:r>
      </w:ins>
      <w:ins w:id="1538" w:author="Janusio" w:date="2018-03-06T22:52:34Z">
        <w:r>
          <w:rPr>
            <w:rFonts w:hint="eastAsia"/>
            <w:lang w:val="en-US" w:eastAsia="zh-CN"/>
          </w:rPr>
          <w:t>虚拟机的</w:t>
        </w:r>
      </w:ins>
      <w:ins w:id="1539" w:author="Janusio" w:date="2018-03-06T22:52:35Z">
        <w:r>
          <w:rPr>
            <w:rFonts w:hint="eastAsia"/>
            <w:lang w:val="en-US" w:eastAsia="zh-CN"/>
          </w:rPr>
          <w:t>操作</w:t>
        </w:r>
      </w:ins>
      <w:ins w:id="1540" w:author="Janusio" w:date="2018-03-06T22:52:36Z">
        <w:r>
          <w:rPr>
            <w:rFonts w:hint="eastAsia"/>
            <w:lang w:val="en-US" w:eastAsia="zh-CN"/>
          </w:rPr>
          <w:t>系统</w:t>
        </w:r>
      </w:ins>
      <w:ins w:id="1541" w:author="Janusio" w:date="2018-03-06T22:52:37Z">
        <w:r>
          <w:rPr>
            <w:rFonts w:hint="eastAsia"/>
            <w:lang w:val="en-US" w:eastAsia="zh-CN"/>
          </w:rPr>
          <w:t>内核</w:t>
        </w:r>
      </w:ins>
      <w:ins w:id="1542" w:author="Janusio" w:date="2018-03-06T22:52:43Z">
        <w:r>
          <w:rPr>
            <w:rFonts w:hint="eastAsia"/>
            <w:lang w:val="en-US" w:eastAsia="zh-CN"/>
          </w:rPr>
          <w:t>便可以</w:t>
        </w:r>
      </w:ins>
      <w:ins w:id="1543" w:author="Janusio" w:date="2018-03-06T22:52:45Z">
        <w:r>
          <w:rPr>
            <w:rFonts w:hint="eastAsia"/>
            <w:lang w:val="en-US" w:eastAsia="zh-CN"/>
          </w:rPr>
          <w:t>提供</w:t>
        </w:r>
      </w:ins>
      <w:ins w:id="1544" w:author="Janusio" w:date="2018-03-06T22:52:58Z">
        <w:r>
          <w:rPr>
            <w:rFonts w:hint="eastAsia"/>
            <w:lang w:val="en-US" w:eastAsia="zh-CN"/>
          </w:rPr>
          <w:t>如同</w:t>
        </w:r>
      </w:ins>
      <w:ins w:id="1545" w:author="Janusio" w:date="2018-03-06T22:52:59Z">
        <w:r>
          <w:rPr>
            <w:rFonts w:hint="eastAsia"/>
            <w:lang w:val="en-US" w:eastAsia="zh-CN"/>
          </w:rPr>
          <w:t>真实</w:t>
        </w:r>
      </w:ins>
      <w:ins w:id="1546" w:author="Janusio" w:date="2018-03-06T22:53:02Z">
        <w:r>
          <w:rPr>
            <w:rFonts w:hint="eastAsia"/>
            <w:lang w:val="en-US" w:eastAsia="zh-CN"/>
          </w:rPr>
          <w:t>硬件环境</w:t>
        </w:r>
      </w:ins>
      <w:ins w:id="1547" w:author="Janusio" w:date="2018-03-06T22:53:03Z">
        <w:r>
          <w:rPr>
            <w:rFonts w:hint="eastAsia"/>
            <w:lang w:val="en-US" w:eastAsia="zh-CN"/>
          </w:rPr>
          <w:t>提供的</w:t>
        </w:r>
      </w:ins>
      <w:ins w:id="1548" w:author="Janusio" w:date="2018-03-06T22:53:04Z">
        <w:r>
          <w:rPr>
            <w:rFonts w:hint="eastAsia"/>
            <w:lang w:val="en-US" w:eastAsia="zh-CN"/>
          </w:rPr>
          <w:t>服务</w:t>
        </w:r>
      </w:ins>
      <w:ins w:id="1549" w:author="Janusio" w:date="2018-03-06T22:53:16Z">
        <w:r>
          <w:rPr>
            <w:rFonts w:hint="eastAsia"/>
            <w:lang w:val="en-US" w:eastAsia="zh-CN"/>
          </w:rPr>
          <w:t>，</w:t>
        </w:r>
      </w:ins>
      <w:ins w:id="1550" w:author="Janusio" w:date="2018-03-06T22:53:19Z">
        <w:r>
          <w:rPr>
            <w:rFonts w:hint="eastAsia"/>
            <w:lang w:val="en-US" w:eastAsia="zh-CN"/>
          </w:rPr>
          <w:t>虚拟机</w:t>
        </w:r>
      </w:ins>
      <w:ins w:id="1551" w:author="Janusio" w:date="2018-03-06T22:53:21Z">
        <w:r>
          <w:rPr>
            <w:rFonts w:hint="eastAsia"/>
            <w:lang w:val="en-US" w:eastAsia="zh-CN"/>
          </w:rPr>
          <w:t>内核</w:t>
        </w:r>
      </w:ins>
      <w:ins w:id="1552" w:author="Janusio" w:date="2018-03-06T22:53:23Z">
        <w:r>
          <w:rPr>
            <w:rFonts w:hint="eastAsia"/>
            <w:lang w:val="en-US" w:eastAsia="zh-CN"/>
          </w:rPr>
          <w:t>中</w:t>
        </w:r>
      </w:ins>
      <w:ins w:id="1553" w:author="Janusio" w:date="2018-03-06T22:53:26Z">
        <w:r>
          <w:rPr>
            <w:rFonts w:hint="eastAsia"/>
            <w:lang w:val="en-US" w:eastAsia="zh-CN"/>
          </w:rPr>
          <w:t>也</w:t>
        </w:r>
      </w:ins>
      <w:ins w:id="1554" w:author="Janusio" w:date="2018-03-06T22:53:27Z">
        <w:r>
          <w:rPr>
            <w:rFonts w:hint="eastAsia"/>
            <w:lang w:val="en-US" w:eastAsia="zh-CN"/>
          </w:rPr>
          <w:t>无法</w:t>
        </w:r>
      </w:ins>
      <w:ins w:id="1555" w:author="Janusio" w:date="2018-03-06T22:53:31Z">
        <w:r>
          <w:rPr>
            <w:rFonts w:hint="eastAsia"/>
            <w:lang w:val="en-US" w:eastAsia="zh-CN"/>
          </w:rPr>
          <w:t>感知</w:t>
        </w:r>
      </w:ins>
      <w:ins w:id="1556" w:author="Janusio" w:date="2018-03-06T22:53:38Z">
        <w:r>
          <w:rPr>
            <w:rFonts w:hint="eastAsia"/>
            <w:lang w:val="en-US" w:eastAsia="zh-CN"/>
          </w:rPr>
          <w:t>当前</w:t>
        </w:r>
      </w:ins>
      <w:ins w:id="1557" w:author="Janusio" w:date="2018-03-06T22:53:39Z">
        <w:r>
          <w:rPr>
            <w:rFonts w:hint="eastAsia"/>
            <w:lang w:val="en-US" w:eastAsia="zh-CN"/>
          </w:rPr>
          <w:t>运行的</w:t>
        </w:r>
      </w:ins>
      <w:ins w:id="1558" w:author="Janusio" w:date="2018-03-06T22:53:42Z">
        <w:r>
          <w:rPr>
            <w:rFonts w:hint="eastAsia"/>
            <w:lang w:val="en-US" w:eastAsia="zh-CN"/>
          </w:rPr>
          <w:t>硬件环境</w:t>
        </w:r>
      </w:ins>
      <w:ins w:id="1559" w:author="Janusio" w:date="2018-03-06T22:53:43Z">
        <w:r>
          <w:rPr>
            <w:rFonts w:hint="eastAsia"/>
            <w:lang w:val="en-US" w:eastAsia="zh-CN"/>
          </w:rPr>
          <w:t>是否</w:t>
        </w:r>
      </w:ins>
      <w:ins w:id="1560" w:author="Janusio" w:date="2018-03-06T22:53:46Z">
        <w:r>
          <w:rPr>
            <w:rFonts w:hint="eastAsia"/>
            <w:lang w:val="en-US" w:eastAsia="zh-CN"/>
          </w:rPr>
          <w:t>是在</w:t>
        </w:r>
      </w:ins>
      <w:ins w:id="1561" w:author="Janusio" w:date="2018-03-06T22:53:48Z">
        <w:r>
          <w:rPr>
            <w:rFonts w:hint="eastAsia"/>
            <w:lang w:val="en-US" w:eastAsia="zh-CN"/>
          </w:rPr>
          <w:t>虚拟化</w:t>
        </w:r>
      </w:ins>
      <w:ins w:id="1562" w:author="Janusio" w:date="2018-03-06T22:53:50Z">
        <w:r>
          <w:rPr>
            <w:rFonts w:hint="eastAsia"/>
            <w:lang w:val="en-US" w:eastAsia="zh-CN"/>
          </w:rPr>
          <w:t>环境下</w:t>
        </w:r>
      </w:ins>
      <w:ins w:id="1563" w:author="Janusio" w:date="2018-03-06T22:53:51Z">
        <w:r>
          <w:rPr>
            <w:rFonts w:hint="eastAsia"/>
            <w:lang w:val="en-US" w:eastAsia="zh-CN"/>
          </w:rPr>
          <w:t>。</w:t>
        </w:r>
      </w:ins>
      <w:ins w:id="1564" w:author="Janusio" w:date="2018-03-06T22:53:58Z">
        <w:r>
          <w:rPr>
            <w:rFonts w:hint="eastAsia"/>
            <w:lang w:val="en-US" w:eastAsia="zh-CN"/>
          </w:rPr>
          <w:t>目前</w:t>
        </w:r>
      </w:ins>
      <w:ins w:id="1565" w:author="Janusio" w:date="2018-03-06T22:54:21Z">
        <w:r>
          <w:rPr>
            <w:rFonts w:hint="eastAsia"/>
            <w:lang w:val="en-US" w:eastAsia="zh-CN"/>
          </w:rPr>
          <w:t>类别</w:t>
        </w:r>
      </w:ins>
      <w:ins w:id="1566" w:author="Janusio" w:date="2018-03-06T22:54:22Z">
        <w:r>
          <w:rPr>
            <w:rFonts w:hint="eastAsia"/>
            <w:lang w:val="en-US" w:eastAsia="zh-CN"/>
          </w:rPr>
          <w:t>为</w:t>
        </w:r>
      </w:ins>
      <w:ins w:id="1567" w:author="Janusio" w:date="2018-03-06T22:54:28Z">
        <w:r>
          <w:rPr>
            <w:rFonts w:hint="eastAsia"/>
            <w:lang w:val="en-US" w:eastAsia="zh-CN"/>
          </w:rPr>
          <w:t>Windows</w:t>
        </w:r>
      </w:ins>
      <w:ins w:id="1568" w:author="Janusio" w:date="2018-03-06T22:54:29Z">
        <w:r>
          <w:rPr>
            <w:rFonts w:hint="eastAsia"/>
            <w:lang w:val="en-US" w:eastAsia="zh-CN"/>
          </w:rPr>
          <w:t>的</w:t>
        </w:r>
      </w:ins>
      <w:ins w:id="1569" w:author="Janusio" w:date="2018-03-06T22:54:34Z">
        <w:r>
          <w:rPr>
            <w:rFonts w:hint="eastAsia"/>
            <w:lang w:val="en-US" w:eastAsia="zh-CN"/>
          </w:rPr>
          <w:t>虚拟机</w:t>
        </w:r>
      </w:ins>
      <w:ins w:id="1570" w:author="Janusio" w:date="2018-03-06T22:54:42Z">
        <w:r>
          <w:rPr>
            <w:rFonts w:hint="eastAsia"/>
            <w:lang w:val="en-US" w:eastAsia="zh-CN"/>
          </w:rPr>
          <w:t>大部分都是</w:t>
        </w:r>
      </w:ins>
      <w:ins w:id="1571" w:author="Janusio" w:date="2018-03-06T22:54:43Z">
        <w:r>
          <w:rPr>
            <w:rFonts w:hint="eastAsia"/>
            <w:lang w:val="en-US" w:eastAsia="zh-CN"/>
          </w:rPr>
          <w:t>基于</w:t>
        </w:r>
      </w:ins>
      <w:ins w:id="1572" w:author="Janusio" w:date="2018-03-06T22:54:50Z">
        <w:r>
          <w:rPr>
            <w:rFonts w:hint="eastAsia"/>
            <w:lang w:val="en-US" w:eastAsia="zh-CN"/>
          </w:rPr>
          <w:t>全虚拟化</w:t>
        </w:r>
      </w:ins>
      <w:ins w:id="1573" w:author="Janusio" w:date="2018-03-06T22:54:51Z">
        <w:r>
          <w:rPr>
            <w:rFonts w:hint="eastAsia"/>
            <w:lang w:val="en-US" w:eastAsia="zh-CN"/>
          </w:rPr>
          <w:t>技术</w:t>
        </w:r>
      </w:ins>
      <w:ins w:id="1574" w:author="Janusio" w:date="2018-03-06T22:54:52Z">
        <w:r>
          <w:rPr>
            <w:rFonts w:hint="eastAsia"/>
            <w:lang w:val="en-US" w:eastAsia="zh-CN"/>
          </w:rPr>
          <w:t>提供的，</w:t>
        </w:r>
      </w:ins>
      <w:ins w:id="1575" w:author="Janusio" w:date="2018-03-06T22:54:53Z">
        <w:r>
          <w:rPr>
            <w:rFonts w:hint="eastAsia"/>
            <w:lang w:val="en-US" w:eastAsia="zh-CN"/>
          </w:rPr>
          <w:t>因为</w:t>
        </w:r>
      </w:ins>
      <w:ins w:id="1576" w:author="Janusio" w:date="2018-03-06T22:54:58Z">
        <w:r>
          <w:rPr>
            <w:rFonts w:hint="eastAsia"/>
            <w:lang w:val="en-US" w:eastAsia="zh-CN"/>
          </w:rPr>
          <w:t>Windows</w:t>
        </w:r>
      </w:ins>
      <w:ins w:id="1577" w:author="Janusio" w:date="2018-03-06T22:55:01Z">
        <w:r>
          <w:rPr>
            <w:rFonts w:hint="eastAsia"/>
            <w:lang w:val="en-US" w:eastAsia="zh-CN"/>
          </w:rPr>
          <w:t>系统</w:t>
        </w:r>
      </w:ins>
      <w:ins w:id="1578" w:author="Janusio" w:date="2018-03-06T22:55:14Z">
        <w:r>
          <w:rPr>
            <w:rFonts w:hint="eastAsia"/>
            <w:lang w:val="en-US" w:eastAsia="zh-CN"/>
          </w:rPr>
          <w:t>由于</w:t>
        </w:r>
      </w:ins>
      <w:ins w:id="1579" w:author="Janusio" w:date="2018-03-06T22:55:16Z">
        <w:r>
          <w:rPr>
            <w:rFonts w:hint="eastAsia"/>
            <w:lang w:val="en-US" w:eastAsia="zh-CN"/>
          </w:rPr>
          <w:t>没有</w:t>
        </w:r>
      </w:ins>
      <w:ins w:id="1580" w:author="Janusio" w:date="2018-03-06T22:55:17Z">
        <w:r>
          <w:rPr>
            <w:rFonts w:hint="eastAsia"/>
            <w:lang w:val="en-US" w:eastAsia="zh-CN"/>
          </w:rPr>
          <w:t>被</w:t>
        </w:r>
      </w:ins>
      <w:ins w:id="1581" w:author="Janusio" w:date="2018-03-06T22:55:18Z">
        <w:r>
          <w:rPr>
            <w:rFonts w:hint="eastAsia"/>
            <w:lang w:val="en-US" w:eastAsia="zh-CN"/>
          </w:rPr>
          <w:t>开放</w:t>
        </w:r>
      </w:ins>
      <w:ins w:id="1582" w:author="Janusio" w:date="2018-03-06T22:55:19Z">
        <w:r>
          <w:rPr>
            <w:rFonts w:hint="eastAsia"/>
            <w:lang w:val="en-US" w:eastAsia="zh-CN"/>
          </w:rPr>
          <w:t>源码</w:t>
        </w:r>
      </w:ins>
      <w:ins w:id="1583" w:author="Janusio" w:date="2018-03-06T22:55:20Z">
        <w:r>
          <w:rPr>
            <w:rFonts w:hint="eastAsia"/>
            <w:lang w:val="en-US" w:eastAsia="zh-CN"/>
          </w:rPr>
          <w:t>，</w:t>
        </w:r>
      </w:ins>
      <w:ins w:id="1584" w:author="Janusio" w:date="2018-03-06T22:55:21Z">
        <w:r>
          <w:rPr>
            <w:rFonts w:hint="eastAsia"/>
            <w:lang w:val="en-US" w:eastAsia="zh-CN"/>
          </w:rPr>
          <w:t>无法</w:t>
        </w:r>
      </w:ins>
      <w:ins w:id="1585" w:author="Janusio" w:date="2018-03-06T22:55:23Z">
        <w:r>
          <w:rPr>
            <w:rFonts w:hint="eastAsia"/>
            <w:lang w:val="en-US" w:eastAsia="zh-CN"/>
          </w:rPr>
          <w:t>进行</w:t>
        </w:r>
      </w:ins>
      <w:ins w:id="1586" w:author="Janusio" w:date="2018-03-06T22:55:24Z">
        <w:r>
          <w:rPr>
            <w:rFonts w:hint="eastAsia"/>
            <w:lang w:val="en-US" w:eastAsia="zh-CN"/>
          </w:rPr>
          <w:t>内核</w:t>
        </w:r>
      </w:ins>
      <w:ins w:id="1587" w:author="Janusio" w:date="2018-03-06T22:55:25Z">
        <w:r>
          <w:rPr>
            <w:rFonts w:hint="eastAsia"/>
            <w:lang w:val="en-US" w:eastAsia="zh-CN"/>
          </w:rPr>
          <w:t>修改，</w:t>
        </w:r>
      </w:ins>
      <w:ins w:id="1588" w:author="Janusio" w:date="2018-03-06T22:55:27Z">
        <w:r>
          <w:rPr>
            <w:rFonts w:hint="eastAsia"/>
            <w:lang w:val="en-US" w:eastAsia="zh-CN"/>
          </w:rPr>
          <w:t>因此</w:t>
        </w:r>
      </w:ins>
      <w:ins w:id="1589" w:author="Janusio" w:date="2018-03-06T22:55:28Z">
        <w:r>
          <w:rPr>
            <w:rFonts w:hint="eastAsia"/>
            <w:lang w:val="en-US" w:eastAsia="zh-CN"/>
          </w:rPr>
          <w:t>只能</w:t>
        </w:r>
      </w:ins>
      <w:ins w:id="1590" w:author="Janusio" w:date="2018-03-06T22:55:29Z">
        <w:r>
          <w:rPr>
            <w:rFonts w:hint="eastAsia"/>
            <w:lang w:val="en-US" w:eastAsia="zh-CN"/>
          </w:rPr>
          <w:t>选择</w:t>
        </w:r>
      </w:ins>
      <w:ins w:id="1591" w:author="Janusio" w:date="2018-03-06T22:55:34Z">
        <w:r>
          <w:rPr>
            <w:rFonts w:hint="eastAsia"/>
            <w:lang w:val="en-US" w:eastAsia="zh-CN"/>
          </w:rPr>
          <w:t>全虚拟化</w:t>
        </w:r>
      </w:ins>
      <w:ins w:id="1592" w:author="Janusio" w:date="2018-03-06T22:55:41Z">
        <w:r>
          <w:rPr>
            <w:rFonts w:hint="eastAsia"/>
            <w:lang w:val="en-US" w:eastAsia="zh-CN"/>
          </w:rPr>
          <w:t>方式</w:t>
        </w:r>
      </w:ins>
      <w:ins w:id="1593" w:author="Janusio" w:date="2018-03-06T22:55:42Z">
        <w:r>
          <w:rPr>
            <w:rFonts w:hint="eastAsia"/>
            <w:lang w:val="en-US" w:eastAsia="zh-CN"/>
          </w:rPr>
          <w:t>。</w:t>
        </w:r>
      </w:ins>
      <w:ins w:id="1594" w:author="Janusio" w:date="2018-03-06T22:58:54Z">
        <w:r>
          <w:rPr>
            <w:rFonts w:hint="eastAsia"/>
            <w:lang w:val="en-US" w:eastAsia="zh-CN"/>
          </w:rPr>
          <w:t>当前</w:t>
        </w:r>
      </w:ins>
      <w:ins w:id="1595" w:author="Janusio" w:date="2018-03-06T22:59:00Z">
        <w:r>
          <w:rPr>
            <w:rFonts w:hint="eastAsia"/>
            <w:lang w:val="en-US" w:eastAsia="zh-CN"/>
          </w:rPr>
          <w:t>可以</w:t>
        </w:r>
      </w:ins>
      <w:ins w:id="1596" w:author="Janusio" w:date="2018-03-06T22:59:01Z">
        <w:r>
          <w:rPr>
            <w:rFonts w:hint="eastAsia"/>
            <w:lang w:val="en-US" w:eastAsia="zh-CN"/>
          </w:rPr>
          <w:t>提供</w:t>
        </w:r>
      </w:ins>
      <w:ins w:id="1597" w:author="Janusio" w:date="2018-03-06T22:59:05Z">
        <w:r>
          <w:rPr>
            <w:rFonts w:hint="eastAsia"/>
            <w:lang w:val="en-US" w:eastAsia="zh-CN"/>
          </w:rPr>
          <w:t>全虚拟化</w:t>
        </w:r>
      </w:ins>
      <w:ins w:id="1598" w:author="Janusio" w:date="2018-03-06T22:59:06Z">
        <w:r>
          <w:rPr>
            <w:rFonts w:hint="eastAsia"/>
            <w:lang w:val="en-US" w:eastAsia="zh-CN"/>
          </w:rPr>
          <w:t>的</w:t>
        </w:r>
      </w:ins>
      <w:ins w:id="1599" w:author="Janusio" w:date="2018-03-06T22:59:10Z">
        <w:r>
          <w:rPr>
            <w:rFonts w:hint="eastAsia"/>
            <w:lang w:val="en-US" w:eastAsia="zh-CN"/>
          </w:rPr>
          <w:t>架构有</w:t>
        </w:r>
      </w:ins>
      <w:ins w:id="1600" w:author="Janusio" w:date="2018-03-06T22:59:12Z">
        <w:r>
          <w:rPr>
            <w:rFonts w:hint="eastAsia"/>
            <w:lang w:val="en-US" w:eastAsia="zh-CN"/>
          </w:rPr>
          <w:t>Xen</w:t>
        </w:r>
      </w:ins>
      <w:ins w:id="1601" w:author="Janusio" w:date="2018-03-06T22:59:13Z">
        <w:r>
          <w:rPr>
            <w:rFonts w:hint="eastAsia"/>
            <w:lang w:val="en-US" w:eastAsia="zh-CN"/>
          </w:rPr>
          <w:t>、</w:t>
        </w:r>
      </w:ins>
      <w:ins w:id="1602" w:author="Janusio" w:date="2018-03-06T22:59:22Z">
        <w:r>
          <w:rPr>
            <w:rFonts w:hint="eastAsia"/>
            <w:lang w:val="en-US" w:eastAsia="zh-CN"/>
          </w:rPr>
          <w:t>VMware</w:t>
        </w:r>
      </w:ins>
      <w:ins w:id="1603" w:author="Janusio" w:date="2018-03-07T00:27:05Z">
        <w:r>
          <w:rPr>
            <w:rFonts w:hint="eastAsia"/>
            <w:lang w:val="en-US" w:eastAsia="zh-CN"/>
          </w:rPr>
          <w:t>、</w:t>
        </w:r>
      </w:ins>
      <w:ins w:id="1604" w:author="Janusio" w:date="2018-03-07T00:27:07Z">
        <w:r>
          <w:rPr>
            <w:rFonts w:hint="eastAsia"/>
            <w:lang w:val="en-US" w:eastAsia="zh-CN"/>
          </w:rPr>
          <w:t>KVM</w:t>
        </w:r>
      </w:ins>
      <w:ins w:id="1605" w:author="Janusio" w:date="2018-03-06T22:59:23Z">
        <w:r>
          <w:rPr>
            <w:rFonts w:hint="eastAsia"/>
            <w:lang w:val="en-US" w:eastAsia="zh-CN"/>
          </w:rPr>
          <w:t>等</w:t>
        </w:r>
      </w:ins>
      <w:ins w:id="1606" w:author="Janusio" w:date="2018-03-06T22:59:24Z">
        <w:r>
          <w:rPr>
            <w:rFonts w:hint="eastAsia"/>
            <w:lang w:val="en-US" w:eastAsia="zh-CN"/>
          </w:rPr>
          <w:t>。</w:t>
        </w:r>
      </w:ins>
    </w:p>
    <w:p>
      <w:pPr>
        <w:pStyle w:val="24"/>
        <w:spacing w:line="360" w:lineRule="auto"/>
        <w:ind w:firstLine="420" w:firstLineChars="0"/>
        <w:rPr>
          <w:del w:id="1607" w:author="Janusio" w:date="2018-03-06T22:55:53Z"/>
          <w:rFonts w:hint="eastAsia" w:ascii="Times New Roman" w:hAnsi="Times New Roman"/>
          <w:szCs w:val="24"/>
          <w:lang w:val="en-US" w:eastAsia="zh-CN"/>
        </w:rPr>
      </w:pPr>
      <w:del w:id="1608" w:author="Janusio" w:date="2018-03-06T22:55:53Z">
        <w:r>
          <w:rPr>
            <w:rFonts w:hint="eastAsia" w:ascii="Times New Roman" w:hAnsi="Times New Roman"/>
            <w:szCs w:val="24"/>
            <w:lang w:val="en-US" w:eastAsia="zh-CN"/>
          </w:rPr>
          <w:delText xml:space="preserve">在全虚拟化的环境下计算机的虚拟机监视器能够虚拟出如同真实硬件环境一样的虚拟硬件环境。因此，每一个虚拟机都可以使用一个虚拟的硬件环境，这个虚拟硬件环境能够提供如同真实的硬件环境相同的支持服务;而在这个支持服务提供中系统不需要真实的硬件或者是操作系统来协助，因此不会对系统的Guest OS内核产生任何的修改，该内核也无法感知到系统中是否发生了虚拟化。    </w:delText>
        </w:r>
      </w:del>
    </w:p>
    <w:p>
      <w:pPr>
        <w:spacing w:line="360" w:lineRule="auto"/>
        <w:ind w:firstLine="420" w:firstLineChars="0"/>
        <w:rPr>
          <w:rFonts w:hint="eastAsia"/>
          <w:lang w:val="en-US" w:eastAsia="zh-CN"/>
        </w:rPr>
        <w:pPrChange w:id="1609" w:author="Janusio" w:date="2018-03-06T23:11:49Z">
          <w:pPr>
            <w:pStyle w:val="24"/>
            <w:spacing w:line="360" w:lineRule="auto"/>
            <w:ind w:firstLine="420" w:firstLineChars="0"/>
          </w:pPr>
        </w:pPrChange>
      </w:pPr>
      <w:ins w:id="1610" w:author="Janusio" w:date="2018-03-06T23:05:03Z">
        <w:r>
          <w:rPr>
            <w:rFonts w:hint="eastAsia"/>
            <w:lang w:val="en-US" w:eastAsia="zh-CN"/>
          </w:rPr>
          <w:t>操作系统辅助虚拟化</w:t>
        </w:r>
      </w:ins>
      <w:ins w:id="1611" w:author="Janusio" w:date="2018-03-06T23:05:05Z">
        <w:r>
          <w:rPr>
            <w:rFonts w:hint="eastAsia"/>
            <w:lang w:val="en-US" w:eastAsia="zh-CN"/>
          </w:rPr>
          <w:t>的</w:t>
        </w:r>
      </w:ins>
      <w:r>
        <w:rPr>
          <w:rFonts w:hint="eastAsia"/>
          <w:lang w:val="en-US" w:eastAsia="zh-CN"/>
        </w:rPr>
        <w:t>半虚拟化</w:t>
      </w:r>
      <w:ins w:id="1612" w:author="Janusio" w:date="2018-03-06T22:56:34Z">
        <w:r>
          <w:rPr>
            <w:rFonts w:hint="eastAsia"/>
            <w:lang w:val="en-US" w:eastAsia="zh-CN"/>
          </w:rPr>
          <w:t>，</w:t>
        </w:r>
      </w:ins>
      <w:ins w:id="1613" w:author="Janusio" w:date="2018-03-06T22:57:31Z">
        <w:r>
          <w:rPr>
            <w:rFonts w:hint="eastAsia"/>
            <w:lang w:val="en-US" w:eastAsia="zh-CN"/>
          </w:rPr>
          <w:t>和</w:t>
        </w:r>
      </w:ins>
      <w:ins w:id="1614" w:author="Janusio" w:date="2018-03-06T22:57:33Z">
        <w:r>
          <w:rPr>
            <w:rFonts w:hint="eastAsia"/>
            <w:lang w:val="en-US" w:eastAsia="zh-CN"/>
          </w:rPr>
          <w:t>全虚拟化</w:t>
        </w:r>
      </w:ins>
      <w:ins w:id="1615" w:author="Janusio" w:date="2018-03-06T22:57:34Z">
        <w:r>
          <w:rPr>
            <w:rFonts w:hint="eastAsia"/>
            <w:lang w:val="en-US" w:eastAsia="zh-CN"/>
          </w:rPr>
          <w:t>技术</w:t>
        </w:r>
      </w:ins>
      <w:ins w:id="1616" w:author="Janusio" w:date="2018-03-06T22:57:35Z">
        <w:r>
          <w:rPr>
            <w:rFonts w:hint="eastAsia"/>
            <w:lang w:val="en-US" w:eastAsia="zh-CN"/>
          </w:rPr>
          <w:t>中</w:t>
        </w:r>
      </w:ins>
      <w:ins w:id="1617" w:author="Janusio" w:date="2018-03-06T22:57:36Z">
        <w:r>
          <w:rPr>
            <w:rFonts w:hint="eastAsia"/>
            <w:lang w:val="en-US" w:eastAsia="zh-CN"/>
          </w:rPr>
          <w:t>不对</w:t>
        </w:r>
      </w:ins>
      <w:ins w:id="1618" w:author="Janusio" w:date="2018-03-06T22:57:37Z">
        <w:r>
          <w:rPr>
            <w:rFonts w:hint="eastAsia"/>
            <w:lang w:val="en-US" w:eastAsia="zh-CN"/>
          </w:rPr>
          <w:t>内核</w:t>
        </w:r>
      </w:ins>
      <w:ins w:id="1619" w:author="Janusio" w:date="2018-03-06T22:57:38Z">
        <w:r>
          <w:rPr>
            <w:rFonts w:hint="eastAsia"/>
            <w:lang w:val="en-US" w:eastAsia="zh-CN"/>
          </w:rPr>
          <w:t>进行</w:t>
        </w:r>
      </w:ins>
      <w:ins w:id="1620" w:author="Janusio" w:date="2018-03-06T22:57:39Z">
        <w:r>
          <w:rPr>
            <w:rFonts w:hint="eastAsia"/>
            <w:lang w:val="en-US" w:eastAsia="zh-CN"/>
          </w:rPr>
          <w:t>修改的</w:t>
        </w:r>
      </w:ins>
      <w:ins w:id="1621" w:author="Janusio" w:date="2018-03-06T22:57:41Z">
        <w:r>
          <w:rPr>
            <w:rFonts w:hint="eastAsia"/>
            <w:lang w:val="en-US" w:eastAsia="zh-CN"/>
          </w:rPr>
          <w:t>虚拟化</w:t>
        </w:r>
      </w:ins>
      <w:ins w:id="1622" w:author="Janusio" w:date="2018-03-06T22:57:42Z">
        <w:r>
          <w:rPr>
            <w:rFonts w:hint="eastAsia"/>
            <w:lang w:val="en-US" w:eastAsia="zh-CN"/>
          </w:rPr>
          <w:t>方式</w:t>
        </w:r>
      </w:ins>
      <w:ins w:id="1623" w:author="Janusio" w:date="2018-03-06T22:57:45Z">
        <w:r>
          <w:rPr>
            <w:rFonts w:hint="eastAsia"/>
            <w:lang w:val="en-US" w:eastAsia="zh-CN"/>
          </w:rPr>
          <w:t>不同，</w:t>
        </w:r>
      </w:ins>
      <w:ins w:id="1624" w:author="Janusio" w:date="2018-03-06T22:57:47Z">
        <w:r>
          <w:rPr>
            <w:rFonts w:hint="eastAsia"/>
            <w:lang w:val="en-US" w:eastAsia="zh-CN"/>
          </w:rPr>
          <w:t>半虚拟化</w:t>
        </w:r>
      </w:ins>
      <w:ins w:id="1625" w:author="Janusio" w:date="2018-03-06T22:57:48Z">
        <w:r>
          <w:rPr>
            <w:rFonts w:hint="eastAsia"/>
            <w:lang w:val="en-US" w:eastAsia="zh-CN"/>
          </w:rPr>
          <w:t>技术</w:t>
        </w:r>
      </w:ins>
      <w:ins w:id="1626" w:author="Janusio" w:date="2018-03-06T22:58:01Z">
        <w:r>
          <w:rPr>
            <w:rFonts w:hint="eastAsia"/>
            <w:lang w:val="en-US" w:eastAsia="zh-CN"/>
          </w:rPr>
          <w:t>需要</w:t>
        </w:r>
      </w:ins>
      <w:ins w:id="1627" w:author="Janusio" w:date="2018-03-06T22:58:04Z">
        <w:r>
          <w:rPr>
            <w:rFonts w:hint="eastAsia"/>
            <w:lang w:val="en-US" w:eastAsia="zh-CN"/>
          </w:rPr>
          <w:t>通过</w:t>
        </w:r>
      </w:ins>
      <w:ins w:id="1628" w:author="Janusio" w:date="2018-03-06T22:58:05Z">
        <w:r>
          <w:rPr>
            <w:rFonts w:hint="eastAsia"/>
            <w:lang w:val="en-US" w:eastAsia="zh-CN"/>
          </w:rPr>
          <w:t>对</w:t>
        </w:r>
      </w:ins>
      <w:ins w:id="1629" w:author="Janusio" w:date="2018-03-06T22:58:07Z">
        <w:r>
          <w:rPr>
            <w:rFonts w:hint="eastAsia"/>
            <w:lang w:val="en-US" w:eastAsia="zh-CN"/>
          </w:rPr>
          <w:t>虚拟机</w:t>
        </w:r>
      </w:ins>
      <w:ins w:id="1630" w:author="Janusio" w:date="2018-03-06T22:58:09Z">
        <w:r>
          <w:rPr>
            <w:rFonts w:hint="eastAsia"/>
            <w:lang w:val="en-US" w:eastAsia="zh-CN"/>
          </w:rPr>
          <w:t>操作系统</w:t>
        </w:r>
      </w:ins>
      <w:ins w:id="1631" w:author="Janusio" w:date="2018-03-06T22:58:10Z">
        <w:r>
          <w:rPr>
            <w:rFonts w:hint="eastAsia"/>
            <w:lang w:val="en-US" w:eastAsia="zh-CN"/>
          </w:rPr>
          <w:t>进行</w:t>
        </w:r>
      </w:ins>
      <w:ins w:id="1632" w:author="Janusio" w:date="2018-03-06T22:58:11Z">
        <w:r>
          <w:rPr>
            <w:rFonts w:hint="eastAsia"/>
            <w:lang w:val="en-US" w:eastAsia="zh-CN"/>
          </w:rPr>
          <w:t>内核</w:t>
        </w:r>
      </w:ins>
      <w:ins w:id="1633" w:author="Janusio" w:date="2018-03-06T22:58:12Z">
        <w:r>
          <w:rPr>
            <w:rFonts w:hint="eastAsia"/>
            <w:lang w:val="en-US" w:eastAsia="zh-CN"/>
          </w:rPr>
          <w:t>修改，</w:t>
        </w:r>
      </w:ins>
      <w:ins w:id="1634" w:author="Janusio" w:date="2018-03-06T22:58:19Z">
        <w:r>
          <w:rPr>
            <w:rFonts w:hint="eastAsia"/>
            <w:lang w:val="en-US" w:eastAsia="zh-CN"/>
          </w:rPr>
          <w:t>以便</w:t>
        </w:r>
      </w:ins>
      <w:ins w:id="1635" w:author="Janusio" w:date="2018-03-06T22:58:26Z">
        <w:r>
          <w:rPr>
            <w:rFonts w:hint="eastAsia"/>
            <w:lang w:val="en-US" w:eastAsia="zh-CN"/>
          </w:rPr>
          <w:t>完成</w:t>
        </w:r>
      </w:ins>
      <w:ins w:id="1636" w:author="Janusio" w:date="2018-03-06T22:58:27Z">
        <w:r>
          <w:rPr>
            <w:rFonts w:hint="eastAsia"/>
            <w:lang w:val="en-US" w:eastAsia="zh-CN"/>
          </w:rPr>
          <w:t>特权</w:t>
        </w:r>
      </w:ins>
      <w:ins w:id="1637" w:author="Janusio" w:date="2018-03-06T22:58:29Z">
        <w:r>
          <w:rPr>
            <w:rFonts w:hint="eastAsia"/>
            <w:lang w:val="en-US" w:eastAsia="zh-CN"/>
          </w:rPr>
          <w:t>指令的</w:t>
        </w:r>
      </w:ins>
      <w:ins w:id="1638" w:author="Janusio" w:date="2018-03-06T22:58:30Z">
        <w:r>
          <w:rPr>
            <w:rFonts w:hint="eastAsia"/>
            <w:lang w:val="en-US" w:eastAsia="zh-CN"/>
          </w:rPr>
          <w:t>虚拟化</w:t>
        </w:r>
      </w:ins>
      <w:ins w:id="1639" w:author="Janusio" w:date="2018-03-06T22:59:42Z">
        <w:r>
          <w:rPr>
            <w:rFonts w:hint="eastAsia"/>
            <w:lang w:val="en-US" w:eastAsia="zh-CN"/>
          </w:rPr>
          <w:t>。</w:t>
        </w:r>
      </w:ins>
      <w:ins w:id="1640" w:author="Janusio" w:date="2018-03-06T22:59:53Z">
        <w:r>
          <w:rPr>
            <w:rFonts w:hint="eastAsia"/>
            <w:lang w:val="en-US" w:eastAsia="zh-CN"/>
          </w:rPr>
          <w:t>通过</w:t>
        </w:r>
      </w:ins>
      <w:ins w:id="1641" w:author="Janusio" w:date="2018-03-06T22:59:56Z">
        <w:r>
          <w:rPr>
            <w:rFonts w:hint="eastAsia"/>
            <w:lang w:val="en-US" w:eastAsia="zh-CN"/>
          </w:rPr>
          <w:t>半虚拟化</w:t>
        </w:r>
      </w:ins>
      <w:ins w:id="1642" w:author="Janusio" w:date="2018-03-06T22:59:57Z">
        <w:r>
          <w:rPr>
            <w:rFonts w:hint="eastAsia"/>
            <w:lang w:val="en-US" w:eastAsia="zh-CN"/>
          </w:rPr>
          <w:t>技术</w:t>
        </w:r>
      </w:ins>
      <w:ins w:id="1643" w:author="Janusio" w:date="2018-03-06T22:59:58Z">
        <w:r>
          <w:rPr>
            <w:rFonts w:hint="eastAsia"/>
            <w:lang w:val="en-US" w:eastAsia="zh-CN"/>
          </w:rPr>
          <w:t>提供的</w:t>
        </w:r>
      </w:ins>
      <w:ins w:id="1644" w:author="Janusio" w:date="2018-03-06T22:59:59Z">
        <w:r>
          <w:rPr>
            <w:rFonts w:hint="eastAsia"/>
            <w:lang w:val="en-US" w:eastAsia="zh-CN"/>
          </w:rPr>
          <w:t>虚拟机</w:t>
        </w:r>
      </w:ins>
      <w:ins w:id="1645" w:author="Janusio" w:date="2018-03-06T23:00:04Z">
        <w:r>
          <w:rPr>
            <w:rFonts w:hint="eastAsia"/>
            <w:lang w:val="en-US" w:eastAsia="zh-CN"/>
          </w:rPr>
          <w:t>可以</w:t>
        </w:r>
      </w:ins>
      <w:ins w:id="1646" w:author="Janusio" w:date="2018-03-06T23:00:06Z">
        <w:r>
          <w:rPr>
            <w:rFonts w:hint="eastAsia"/>
            <w:lang w:val="en-US" w:eastAsia="zh-CN"/>
          </w:rPr>
          <w:t>通过</w:t>
        </w:r>
      </w:ins>
      <w:ins w:id="1647" w:author="Janusio" w:date="2018-03-06T23:00:19Z">
        <w:r>
          <w:rPr>
            <w:rFonts w:hint="eastAsia"/>
            <w:lang w:val="en-US" w:eastAsia="zh-CN"/>
          </w:rPr>
          <w:t>操作</w:t>
        </w:r>
      </w:ins>
      <w:ins w:id="1648" w:author="Janusio" w:date="2018-03-06T23:00:20Z">
        <w:r>
          <w:rPr>
            <w:rFonts w:hint="eastAsia"/>
            <w:lang w:val="en-US" w:eastAsia="zh-CN"/>
          </w:rPr>
          <w:t>系统下的</w:t>
        </w:r>
      </w:ins>
      <w:ins w:id="1649" w:author="Janusio" w:date="2018-03-06T23:00:23Z">
        <w:r>
          <w:rPr>
            <w:rFonts w:hint="eastAsia"/>
            <w:lang w:val="en-US" w:eastAsia="zh-CN"/>
          </w:rPr>
          <w:t>命令</w:t>
        </w:r>
      </w:ins>
      <w:ins w:id="1650" w:author="Janusio" w:date="2018-03-06T23:00:25Z">
        <w:r>
          <w:rPr>
            <w:rFonts w:hint="eastAsia"/>
            <w:lang w:val="en-US" w:eastAsia="zh-CN"/>
          </w:rPr>
          <w:t>查看</w:t>
        </w:r>
      </w:ins>
      <w:ins w:id="1651" w:author="Janusio" w:date="2018-03-06T23:00:26Z">
        <w:r>
          <w:rPr>
            <w:rFonts w:hint="eastAsia"/>
            <w:lang w:val="en-US" w:eastAsia="zh-CN"/>
          </w:rPr>
          <w:t>到</w:t>
        </w:r>
      </w:ins>
      <w:ins w:id="1652" w:author="Janusio" w:date="2018-03-06T23:00:38Z">
        <w:r>
          <w:rPr>
            <w:rFonts w:hint="eastAsia"/>
            <w:lang w:val="en-US" w:eastAsia="zh-CN"/>
          </w:rPr>
          <w:t>虚拟机</w:t>
        </w:r>
      </w:ins>
      <w:ins w:id="1653" w:author="Janusio" w:date="2018-03-06T23:00:39Z">
        <w:r>
          <w:rPr>
            <w:rFonts w:hint="eastAsia"/>
            <w:lang w:val="en-US" w:eastAsia="zh-CN"/>
          </w:rPr>
          <w:t>的</w:t>
        </w:r>
      </w:ins>
      <w:ins w:id="1654" w:author="Janusio" w:date="2018-03-06T23:00:40Z">
        <w:r>
          <w:rPr>
            <w:rFonts w:hint="eastAsia"/>
            <w:lang w:val="en-US" w:eastAsia="zh-CN"/>
          </w:rPr>
          <w:t>架构</w:t>
        </w:r>
      </w:ins>
      <w:ins w:id="1655" w:author="Janusio" w:date="2018-03-06T23:00:41Z">
        <w:r>
          <w:rPr>
            <w:rFonts w:hint="eastAsia"/>
            <w:lang w:val="en-US" w:eastAsia="zh-CN"/>
          </w:rPr>
          <w:t>。</w:t>
        </w:r>
      </w:ins>
      <w:del w:id="1656" w:author="Janusio" w:date="2018-03-06T23:00:49Z">
        <w:r>
          <w:rPr>
            <w:rFonts w:hint="eastAsia"/>
            <w:lang w:val="en-US" w:eastAsia="zh-CN"/>
          </w:rPr>
          <w:delText>：这是一种与全虚拟化相辅助的一种虚拟化技术，这种虚拟化技术需要借助操作系统的协助才能完成对特权指令的虚拟化，所以会对客户操作系统的内核进行修改，以便操作系统能够发现有问题的指令进行更改。</w:delText>
        </w:r>
      </w:del>
      <w:ins w:id="1657" w:author="Janusio" w:date="2018-03-06T23:00:59Z">
        <w:r>
          <w:rPr>
            <w:rFonts w:hint="eastAsia"/>
            <w:lang w:val="en-US" w:eastAsia="zh-CN"/>
          </w:rPr>
          <w:t>X</w:t>
        </w:r>
      </w:ins>
      <w:ins w:id="1658" w:author="Janusio" w:date="2018-03-07T00:27:20Z">
        <w:r>
          <w:rPr>
            <w:rFonts w:hint="eastAsia"/>
            <w:lang w:val="en-US" w:eastAsia="zh-CN"/>
          </w:rPr>
          <w:t>en</w:t>
        </w:r>
      </w:ins>
      <w:ins w:id="1659" w:author="Janusio" w:date="2018-03-06T23:01:34Z">
        <w:r>
          <w:rPr>
            <w:rFonts w:hint="eastAsia"/>
            <w:lang w:val="en-US" w:eastAsia="zh-CN"/>
          </w:rPr>
          <w:t>等</w:t>
        </w:r>
      </w:ins>
      <w:ins w:id="1660" w:author="Janusio" w:date="2018-03-06T23:01:11Z">
        <w:r>
          <w:rPr>
            <w:rFonts w:hint="eastAsia"/>
            <w:lang w:val="en-US" w:eastAsia="zh-CN"/>
          </w:rPr>
          <w:t>都可以</w:t>
        </w:r>
      </w:ins>
      <w:ins w:id="1661" w:author="Janusio" w:date="2018-03-06T23:01:13Z">
        <w:r>
          <w:rPr>
            <w:rFonts w:hint="eastAsia"/>
            <w:lang w:val="en-US" w:eastAsia="zh-CN"/>
          </w:rPr>
          <w:t>提供</w:t>
        </w:r>
      </w:ins>
      <w:ins w:id="1662" w:author="Janusio" w:date="2018-03-06T23:01:15Z">
        <w:r>
          <w:rPr>
            <w:rFonts w:hint="eastAsia"/>
            <w:lang w:val="en-US" w:eastAsia="zh-CN"/>
          </w:rPr>
          <w:t>半虚拟化</w:t>
        </w:r>
      </w:ins>
      <w:ins w:id="1663" w:author="Janusio" w:date="2018-03-06T23:01:19Z">
        <w:r>
          <w:rPr>
            <w:rFonts w:hint="eastAsia"/>
            <w:lang w:val="en-US" w:eastAsia="zh-CN"/>
          </w:rPr>
          <w:t>的</w:t>
        </w:r>
      </w:ins>
      <w:ins w:id="1664" w:author="Janusio" w:date="2018-03-06T23:01:21Z">
        <w:r>
          <w:rPr>
            <w:rFonts w:hint="eastAsia"/>
            <w:lang w:val="en-US" w:eastAsia="zh-CN"/>
          </w:rPr>
          <w:t>虚拟机。</w:t>
        </w:r>
      </w:ins>
      <w:r>
        <w:rPr>
          <w:rFonts w:hint="eastAsia"/>
          <w:lang w:val="en-US" w:eastAsia="zh-CN"/>
        </w:rPr>
        <w:t xml:space="preserve">    </w:t>
      </w:r>
    </w:p>
    <w:p>
      <w:pPr>
        <w:spacing w:line="360" w:lineRule="auto"/>
        <w:ind w:firstLine="420" w:firstLineChars="0"/>
        <w:rPr>
          <w:rFonts w:hint="eastAsia" w:ascii="Times New Roman" w:hAnsi="Times New Roman"/>
          <w:szCs w:val="24"/>
          <w:lang w:val="en-US" w:eastAsia="zh-CN"/>
        </w:rPr>
        <w:pPrChange w:id="1665" w:author="Janusio" w:date="2018-03-06T23:11:49Z">
          <w:pPr>
            <w:pStyle w:val="24"/>
            <w:spacing w:line="360" w:lineRule="auto"/>
            <w:ind w:firstLine="420" w:firstLineChars="0"/>
          </w:pPr>
        </w:pPrChange>
      </w:pPr>
      <w:r>
        <w:rPr>
          <w:rFonts w:hint="eastAsia"/>
          <w:lang w:val="en-US" w:eastAsia="zh-CN"/>
        </w:rPr>
        <w:t>硬件辅助虚拟化</w:t>
      </w:r>
      <w:ins w:id="1666" w:author="Janusio" w:date="2018-03-06T23:06:23Z">
        <w:r>
          <w:rPr>
            <w:rFonts w:hint="eastAsia"/>
            <w:lang w:val="en-US" w:eastAsia="zh-CN"/>
          </w:rPr>
          <w:t>，</w:t>
        </w:r>
      </w:ins>
      <w:ins w:id="1667" w:author="Janusio" w:date="2018-03-06T23:06:24Z">
        <w:r>
          <w:rPr>
            <w:rFonts w:hint="eastAsia"/>
            <w:lang w:val="en-US" w:eastAsia="zh-CN"/>
          </w:rPr>
          <w:t>随着</w:t>
        </w:r>
      </w:ins>
      <w:ins w:id="1668" w:author="Janusio" w:date="2018-03-06T23:06:26Z">
        <w:r>
          <w:rPr>
            <w:rFonts w:hint="eastAsia"/>
            <w:lang w:val="en-US" w:eastAsia="zh-CN"/>
          </w:rPr>
          <w:t>虚拟化</w:t>
        </w:r>
      </w:ins>
      <w:ins w:id="1669" w:author="Janusio" w:date="2018-03-06T23:06:27Z">
        <w:r>
          <w:rPr>
            <w:rFonts w:hint="eastAsia"/>
            <w:lang w:val="en-US" w:eastAsia="zh-CN"/>
          </w:rPr>
          <w:t>技术的</w:t>
        </w:r>
      </w:ins>
      <w:ins w:id="1670" w:author="Janusio" w:date="2018-03-06T23:06:29Z">
        <w:r>
          <w:rPr>
            <w:rFonts w:hint="eastAsia"/>
            <w:lang w:val="en-US" w:eastAsia="zh-CN"/>
          </w:rPr>
          <w:t>不断</w:t>
        </w:r>
      </w:ins>
      <w:ins w:id="1671" w:author="Janusio" w:date="2018-03-06T23:06:30Z">
        <w:r>
          <w:rPr>
            <w:rFonts w:hint="eastAsia"/>
            <w:lang w:val="en-US" w:eastAsia="zh-CN"/>
          </w:rPr>
          <w:t>发展，</w:t>
        </w:r>
      </w:ins>
      <w:ins w:id="1672" w:author="Janusio" w:date="2018-03-06T23:06:33Z">
        <w:r>
          <w:rPr>
            <w:rFonts w:hint="eastAsia"/>
            <w:lang w:val="en-US" w:eastAsia="zh-CN"/>
          </w:rPr>
          <w:t>Intel</w:t>
        </w:r>
      </w:ins>
      <w:ins w:id="1673" w:author="Janusio" w:date="2018-03-06T23:06:34Z">
        <w:r>
          <w:rPr>
            <w:rFonts w:hint="eastAsia"/>
            <w:lang w:val="en-US" w:eastAsia="zh-CN"/>
          </w:rPr>
          <w:t>和</w:t>
        </w:r>
      </w:ins>
      <w:ins w:id="1674" w:author="Janusio" w:date="2018-03-06T23:06:35Z">
        <w:r>
          <w:rPr>
            <w:rFonts w:hint="eastAsia"/>
            <w:lang w:val="en-US" w:eastAsia="zh-CN"/>
          </w:rPr>
          <w:t>Amd</w:t>
        </w:r>
      </w:ins>
      <w:ins w:id="1675" w:author="Janusio" w:date="2018-03-06T23:06:37Z">
        <w:r>
          <w:rPr>
            <w:rFonts w:hint="eastAsia"/>
            <w:lang w:val="en-US" w:eastAsia="zh-CN"/>
          </w:rPr>
          <w:t>都</w:t>
        </w:r>
      </w:ins>
      <w:ins w:id="1676" w:author="Janusio" w:date="2018-03-06T23:06:44Z">
        <w:r>
          <w:rPr>
            <w:rFonts w:hint="eastAsia"/>
            <w:lang w:val="en-US" w:eastAsia="zh-CN"/>
          </w:rPr>
          <w:t>推出</w:t>
        </w:r>
      </w:ins>
      <w:ins w:id="1677" w:author="Janusio" w:date="2018-03-06T23:06:45Z">
        <w:r>
          <w:rPr>
            <w:rFonts w:hint="eastAsia"/>
            <w:lang w:val="en-US" w:eastAsia="zh-CN"/>
          </w:rPr>
          <w:t>了</w:t>
        </w:r>
      </w:ins>
      <w:ins w:id="1678" w:author="Janusio" w:date="2018-03-06T23:06:48Z">
        <w:r>
          <w:rPr>
            <w:rFonts w:hint="eastAsia"/>
            <w:lang w:val="en-US" w:eastAsia="zh-CN"/>
          </w:rPr>
          <w:t>各自的</w:t>
        </w:r>
      </w:ins>
      <w:ins w:id="1679" w:author="Janusio" w:date="2018-03-06T23:07:06Z">
        <w:r>
          <w:rPr>
            <w:rFonts w:hint="eastAsia"/>
            <w:lang w:val="en-US" w:eastAsia="zh-CN"/>
          </w:rPr>
          <w:t>虚拟化</w:t>
        </w:r>
      </w:ins>
      <w:ins w:id="1680" w:author="Janusio" w:date="2018-03-06T23:07:07Z">
        <w:r>
          <w:rPr>
            <w:rFonts w:hint="eastAsia"/>
            <w:lang w:val="en-US" w:eastAsia="zh-CN"/>
          </w:rPr>
          <w:t>技术，</w:t>
        </w:r>
      </w:ins>
      <w:ins w:id="1681" w:author="Janusio" w:date="2018-03-06T23:07:09Z">
        <w:r>
          <w:rPr>
            <w:rFonts w:hint="eastAsia"/>
            <w:lang w:val="en-US" w:eastAsia="zh-CN"/>
          </w:rPr>
          <w:t>比如</w:t>
        </w:r>
      </w:ins>
      <w:ins w:id="1682" w:author="Janusio" w:date="2018-03-06T23:07:15Z">
        <w:r>
          <w:rPr>
            <w:rFonts w:hint="eastAsia"/>
            <w:lang w:val="en-US" w:eastAsia="zh-CN"/>
          </w:rPr>
          <w:t>Intel</w:t>
        </w:r>
      </w:ins>
      <w:ins w:id="1683" w:author="Janusio" w:date="2018-03-06T23:07:16Z">
        <w:r>
          <w:rPr>
            <w:rFonts w:hint="eastAsia"/>
            <w:lang w:val="en-US" w:eastAsia="zh-CN"/>
          </w:rPr>
          <w:t>的</w:t>
        </w:r>
      </w:ins>
      <w:ins w:id="1684" w:author="Janusio" w:date="2018-03-06T23:07:22Z">
        <w:r>
          <w:rPr>
            <w:rFonts w:hint="eastAsia"/>
            <w:lang w:val="en-US" w:eastAsia="zh-CN"/>
          </w:rPr>
          <w:t>VT-</w:t>
        </w:r>
      </w:ins>
      <w:ins w:id="1685" w:author="Janusio" w:date="2018-03-06T23:07:23Z">
        <w:r>
          <w:rPr>
            <w:rFonts w:hint="eastAsia"/>
            <w:lang w:val="en-US" w:eastAsia="zh-CN"/>
          </w:rPr>
          <w:t>x</w:t>
        </w:r>
      </w:ins>
      <w:ins w:id="1686" w:author="Janusio" w:date="2018-03-06T23:07:31Z">
        <w:r>
          <w:rPr>
            <w:rFonts w:hint="eastAsia"/>
            <w:lang w:val="en-US" w:eastAsia="zh-CN"/>
          </w:rPr>
          <w:t>，</w:t>
        </w:r>
      </w:ins>
      <w:ins w:id="1687" w:author="Janusio" w:date="2018-03-06T23:07:33Z">
        <w:r>
          <w:rPr>
            <w:rFonts w:hint="eastAsia"/>
            <w:lang w:val="en-US" w:eastAsia="zh-CN"/>
          </w:rPr>
          <w:t>AMD</w:t>
        </w:r>
      </w:ins>
      <w:ins w:id="1688" w:author="Janusio" w:date="2018-03-06T23:07:34Z">
        <w:r>
          <w:rPr>
            <w:rFonts w:hint="eastAsia"/>
            <w:lang w:val="en-US" w:eastAsia="zh-CN"/>
          </w:rPr>
          <w:t>的</w:t>
        </w:r>
      </w:ins>
      <w:ins w:id="1689" w:author="Janusio" w:date="2018-03-06T23:07:42Z">
        <w:r>
          <w:rPr>
            <w:rFonts w:hint="eastAsia"/>
            <w:lang w:val="en-US" w:eastAsia="zh-CN"/>
          </w:rPr>
          <w:t>AMD-V</w:t>
        </w:r>
      </w:ins>
      <w:ins w:id="1690" w:author="Janusio" w:date="2018-03-06T23:07:43Z">
        <w:r>
          <w:rPr>
            <w:rFonts w:hint="eastAsia"/>
            <w:lang w:val="en-US" w:eastAsia="zh-CN"/>
          </w:rPr>
          <w:t>技术，</w:t>
        </w:r>
      </w:ins>
      <w:ins w:id="1691" w:author="Janusio" w:date="2018-03-06T23:07:48Z">
        <w:r>
          <w:rPr>
            <w:rFonts w:hint="eastAsia"/>
            <w:lang w:val="en-US" w:eastAsia="zh-CN"/>
          </w:rPr>
          <w:t>这两个</w:t>
        </w:r>
      </w:ins>
      <w:ins w:id="1692" w:author="Janusio" w:date="2018-03-06T23:07:51Z">
        <w:r>
          <w:rPr>
            <w:rFonts w:hint="eastAsia"/>
            <w:lang w:val="en-US" w:eastAsia="zh-CN"/>
          </w:rPr>
          <w:t>硬件</w:t>
        </w:r>
      </w:ins>
      <w:ins w:id="1693" w:author="Janusio" w:date="2018-03-06T23:07:53Z">
        <w:r>
          <w:rPr>
            <w:rFonts w:hint="eastAsia"/>
            <w:lang w:val="en-US" w:eastAsia="zh-CN"/>
          </w:rPr>
          <w:t>辅助</w:t>
        </w:r>
      </w:ins>
      <w:ins w:id="1694" w:author="Janusio" w:date="2018-03-06T23:07:54Z">
        <w:r>
          <w:rPr>
            <w:rFonts w:hint="eastAsia"/>
            <w:lang w:val="en-US" w:eastAsia="zh-CN"/>
          </w:rPr>
          <w:t>虚拟化</w:t>
        </w:r>
      </w:ins>
      <w:ins w:id="1695" w:author="Janusio" w:date="2018-03-06T23:07:56Z">
        <w:r>
          <w:rPr>
            <w:rFonts w:hint="eastAsia"/>
            <w:lang w:val="en-US" w:eastAsia="zh-CN"/>
          </w:rPr>
          <w:t>技术</w:t>
        </w:r>
      </w:ins>
      <w:ins w:id="1696" w:author="Janusio" w:date="2018-03-06T23:08:24Z">
        <w:r>
          <w:rPr>
            <w:rFonts w:hint="eastAsia"/>
            <w:lang w:val="en-US" w:eastAsia="zh-CN"/>
          </w:rPr>
          <w:t>都</w:t>
        </w:r>
      </w:ins>
      <w:ins w:id="1697" w:author="Janusio" w:date="2018-03-06T23:07:58Z">
        <w:r>
          <w:rPr>
            <w:rFonts w:hint="eastAsia"/>
            <w:lang w:val="en-US" w:eastAsia="zh-CN"/>
          </w:rPr>
          <w:t>针对</w:t>
        </w:r>
      </w:ins>
      <w:ins w:id="1698" w:author="Janusio" w:date="2018-03-06T23:08:04Z">
        <w:r>
          <w:rPr>
            <w:rFonts w:hint="eastAsia"/>
            <w:lang w:val="en-US" w:eastAsia="zh-CN"/>
          </w:rPr>
          <w:t>特权指令</w:t>
        </w:r>
      </w:ins>
      <w:ins w:id="1699" w:author="Janusio" w:date="2018-03-06T23:08:09Z">
        <w:r>
          <w:rPr>
            <w:rFonts w:hint="eastAsia"/>
            <w:lang w:val="en-US" w:eastAsia="zh-CN"/>
          </w:rPr>
          <w:t>为</w:t>
        </w:r>
      </w:ins>
      <w:ins w:id="1700" w:author="Janusio" w:date="2018-03-06T23:08:13Z">
        <w:r>
          <w:rPr>
            <w:rFonts w:hint="eastAsia"/>
            <w:lang w:val="en-US" w:eastAsia="zh-CN"/>
          </w:rPr>
          <w:t>CPU</w:t>
        </w:r>
      </w:ins>
      <w:ins w:id="1701" w:author="Janusio" w:date="2018-03-06T23:08:31Z">
        <w:r>
          <w:rPr>
            <w:rFonts w:hint="eastAsia"/>
            <w:lang w:val="en-US" w:eastAsia="zh-CN"/>
          </w:rPr>
          <w:t>添加了</w:t>
        </w:r>
      </w:ins>
      <w:ins w:id="1702" w:author="Janusio" w:date="2018-03-06T23:08:32Z">
        <w:r>
          <w:rPr>
            <w:rFonts w:hint="eastAsia"/>
            <w:lang w:val="en-US" w:eastAsia="zh-CN"/>
          </w:rPr>
          <w:t>一个</w:t>
        </w:r>
      </w:ins>
      <w:ins w:id="1703" w:author="Janusio" w:date="2018-03-06T23:08:33Z">
        <w:r>
          <w:rPr>
            <w:rFonts w:hint="eastAsia"/>
            <w:lang w:val="en-US" w:eastAsia="zh-CN"/>
          </w:rPr>
          <w:t>独特的</w:t>
        </w:r>
      </w:ins>
      <w:ins w:id="1704" w:author="Janusio" w:date="2018-03-06T23:08:35Z">
        <w:r>
          <w:rPr>
            <w:rFonts w:hint="eastAsia"/>
            <w:lang w:val="en-US" w:eastAsia="zh-CN"/>
          </w:rPr>
          <w:t>执行</w:t>
        </w:r>
      </w:ins>
      <w:ins w:id="1705" w:author="Janusio" w:date="2018-03-06T23:08:37Z">
        <w:r>
          <w:rPr>
            <w:rFonts w:hint="eastAsia"/>
            <w:lang w:val="en-US" w:eastAsia="zh-CN"/>
          </w:rPr>
          <w:t>模式，</w:t>
        </w:r>
      </w:ins>
      <w:ins w:id="1706" w:author="Janusio" w:date="2018-03-06T23:08:39Z">
        <w:r>
          <w:rPr>
            <w:rFonts w:hint="eastAsia"/>
            <w:lang w:val="en-US" w:eastAsia="zh-CN"/>
          </w:rPr>
          <w:t>使得</w:t>
        </w:r>
      </w:ins>
      <w:ins w:id="1707" w:author="Janusio" w:date="2018-03-06T23:08:43Z">
        <w:r>
          <w:rPr>
            <w:rFonts w:hint="eastAsia"/>
            <w:lang w:val="en-US" w:eastAsia="zh-CN"/>
          </w:rPr>
          <w:t>VMM</w:t>
        </w:r>
      </w:ins>
      <w:ins w:id="1708" w:author="Janusio" w:date="2018-03-06T23:08:44Z">
        <w:r>
          <w:rPr>
            <w:rFonts w:hint="eastAsia"/>
            <w:lang w:val="en-US" w:eastAsia="zh-CN"/>
          </w:rPr>
          <w:t>运行在</w:t>
        </w:r>
      </w:ins>
      <w:ins w:id="1709" w:author="Janusio" w:date="2018-03-06T23:08:54Z">
        <w:r>
          <w:rPr>
            <w:rFonts w:hint="eastAsia"/>
            <w:lang w:val="en-US" w:eastAsia="zh-CN"/>
          </w:rPr>
          <w:t>0</w:t>
        </w:r>
      </w:ins>
      <w:ins w:id="1710" w:author="Janusio" w:date="2018-03-06T23:08:56Z">
        <w:r>
          <w:rPr>
            <w:rFonts w:hint="eastAsia"/>
            <w:lang w:val="en-US" w:eastAsia="zh-CN"/>
          </w:rPr>
          <w:t>环</w:t>
        </w:r>
      </w:ins>
      <w:ins w:id="1711" w:author="Janusio" w:date="2018-03-06T23:08:57Z">
        <w:r>
          <w:rPr>
            <w:rFonts w:hint="eastAsia"/>
            <w:lang w:val="en-US" w:eastAsia="zh-CN"/>
          </w:rPr>
          <w:t>，</w:t>
        </w:r>
      </w:ins>
      <w:ins w:id="1712" w:author="Janusio" w:date="2018-03-06T23:09:48Z">
        <w:r>
          <w:rPr>
            <w:rFonts w:hint="eastAsia"/>
            <w:lang w:val="en-US" w:eastAsia="zh-CN"/>
          </w:rPr>
          <w:t>也就是</w:t>
        </w:r>
      </w:ins>
      <w:ins w:id="1713" w:author="Janusio" w:date="2018-03-06T23:09:52Z">
        <w:r>
          <w:rPr>
            <w:rFonts w:hint="eastAsia"/>
            <w:lang w:val="en-US" w:eastAsia="zh-CN"/>
          </w:rPr>
          <w:t>特权域，</w:t>
        </w:r>
      </w:ins>
      <w:ins w:id="1714" w:author="Janusio" w:date="2018-03-06T23:10:30Z">
        <w:r>
          <w:rPr>
            <w:rFonts w:hint="eastAsia"/>
            <w:lang w:val="en-US" w:eastAsia="zh-CN"/>
          </w:rPr>
          <w:t>使得</w:t>
        </w:r>
      </w:ins>
      <w:ins w:id="1715" w:author="Janusio" w:date="2018-03-06T23:10:32Z">
        <w:r>
          <w:rPr>
            <w:rFonts w:hint="eastAsia"/>
            <w:lang w:val="en-US" w:eastAsia="zh-CN"/>
          </w:rPr>
          <w:t>由</w:t>
        </w:r>
      </w:ins>
      <w:ins w:id="1716" w:author="Janusio" w:date="2018-03-06T23:10:39Z">
        <w:r>
          <w:rPr>
            <w:rFonts w:hint="eastAsia"/>
            <w:lang w:val="en-US" w:eastAsia="zh-CN"/>
          </w:rPr>
          <w:t>虚拟机</w:t>
        </w:r>
      </w:ins>
      <w:ins w:id="1717" w:author="Janusio" w:date="2018-03-06T23:10:40Z">
        <w:r>
          <w:rPr>
            <w:rFonts w:hint="eastAsia"/>
            <w:lang w:val="en-US" w:eastAsia="zh-CN"/>
          </w:rPr>
          <w:t>发出</w:t>
        </w:r>
      </w:ins>
      <w:ins w:id="1718" w:author="Janusio" w:date="2018-03-06T23:10:41Z">
        <w:r>
          <w:rPr>
            <w:rFonts w:hint="eastAsia"/>
            <w:lang w:val="en-US" w:eastAsia="zh-CN"/>
          </w:rPr>
          <w:t>的</w:t>
        </w:r>
      </w:ins>
      <w:ins w:id="1719" w:author="Janusio" w:date="2018-03-06T23:10:44Z">
        <w:r>
          <w:rPr>
            <w:rFonts w:hint="eastAsia"/>
            <w:lang w:val="en-US" w:eastAsia="zh-CN"/>
          </w:rPr>
          <w:t>特权和</w:t>
        </w:r>
      </w:ins>
      <w:ins w:id="1720" w:author="Janusio" w:date="2018-03-06T23:10:47Z">
        <w:r>
          <w:rPr>
            <w:rFonts w:hint="eastAsia"/>
            <w:lang w:val="en-US" w:eastAsia="zh-CN"/>
          </w:rPr>
          <w:t>敏感</w:t>
        </w:r>
      </w:ins>
      <w:ins w:id="1721" w:author="Janusio" w:date="2018-03-06T23:10:49Z">
        <w:r>
          <w:rPr>
            <w:rFonts w:hint="eastAsia"/>
            <w:lang w:val="en-US" w:eastAsia="zh-CN"/>
          </w:rPr>
          <w:t>调用</w:t>
        </w:r>
      </w:ins>
      <w:ins w:id="1722" w:author="Janusio" w:date="2018-03-06T23:10:52Z">
        <w:r>
          <w:rPr>
            <w:rFonts w:hint="eastAsia"/>
            <w:lang w:val="en-US" w:eastAsia="zh-CN"/>
          </w:rPr>
          <w:t>自动</w:t>
        </w:r>
      </w:ins>
      <w:ins w:id="1723" w:author="Janusio" w:date="2018-03-06T23:10:56Z">
        <w:r>
          <w:rPr>
            <w:rFonts w:hint="eastAsia"/>
            <w:lang w:val="en-US" w:eastAsia="zh-CN"/>
          </w:rPr>
          <w:t>陷入</w:t>
        </w:r>
      </w:ins>
      <w:ins w:id="1724" w:author="Janusio" w:date="2018-03-06T23:10:57Z">
        <w:r>
          <w:rPr>
            <w:rFonts w:hint="eastAsia"/>
            <w:lang w:val="en-US" w:eastAsia="zh-CN"/>
          </w:rPr>
          <w:t>到</w:t>
        </w:r>
      </w:ins>
      <w:ins w:id="1725" w:author="Janusio" w:date="2018-03-06T23:11:02Z">
        <w:r>
          <w:rPr>
            <w:rFonts w:hint="eastAsia"/>
            <w:lang w:val="en-US" w:eastAsia="zh-CN"/>
          </w:rPr>
          <w:t>虚拟机</w:t>
        </w:r>
      </w:ins>
      <w:ins w:id="1726" w:author="Janusio" w:date="2018-03-06T23:11:14Z">
        <w:r>
          <w:rPr>
            <w:rFonts w:hint="eastAsia"/>
            <w:lang w:val="en-US" w:eastAsia="zh-CN"/>
          </w:rPr>
          <w:t>监视器</w:t>
        </w:r>
      </w:ins>
      <w:ins w:id="1727" w:author="Janusio" w:date="2018-03-06T23:11:15Z">
        <w:r>
          <w:rPr>
            <w:rFonts w:hint="eastAsia"/>
            <w:lang w:val="en-US" w:eastAsia="zh-CN"/>
          </w:rPr>
          <w:t>中</w:t>
        </w:r>
      </w:ins>
      <w:ins w:id="1728" w:author="Janusio" w:date="2018-03-06T23:11:34Z">
        <w:r>
          <w:rPr>
            <w:rFonts w:hint="eastAsia"/>
            <w:lang w:val="en-US" w:eastAsia="zh-CN"/>
          </w:rPr>
          <w:t>。</w:t>
        </w:r>
      </w:ins>
      <w:del w:id="1729" w:author="Janusio" w:date="2018-03-06T23:11:41Z">
        <w:r>
          <w:rPr>
            <w:rFonts w:hint="eastAsia" w:ascii="Times New Roman" w:hAnsi="Times New Roman"/>
            <w:szCs w:val="24"/>
            <w:lang w:val="en-US" w:eastAsia="zh-CN"/>
          </w:rPr>
          <w:delText>：硬件辅助处理敏感指令以实现完全虚拟化的功能，客户操作系统无需修改。这种方案最早由全球两大芯片供应商最先提出的，其基本思想就是引入新的处理器和指令运行模式，使VMM和Guest OS运行在不同的模式下。Guess OS只能在受控的模式下运行，当需要由V卜IM进行监控和模拟时，由硬件支持模式切换。</w:delText>
        </w:r>
      </w:del>
    </w:p>
    <w:p>
      <w:pPr>
        <w:pStyle w:val="4"/>
        <w:numPr>
          <w:ins w:id="1731" w:author="Janusio" w:date="2018-03-06T23:12:05Z"/>
        </w:numPr>
        <w:spacing w:line="360" w:lineRule="auto"/>
        <w:ind w:left="0" w:leftChars="0" w:firstLine="0" w:firstLineChars="0"/>
        <w:rPr>
          <w:rFonts w:hint="eastAsia" w:ascii="Times New Roman" w:hAnsi="Times New Roman" w:eastAsia="黑体"/>
          <w:b/>
          <w:sz w:val="24"/>
          <w:szCs w:val="24"/>
        </w:rPr>
        <w:pPrChange w:id="1730" w:author="Janusio" w:date="2018-03-06T23:12:05Z">
          <w:pPr>
            <w:pStyle w:val="24"/>
            <w:spacing w:line="360" w:lineRule="auto"/>
            <w:ind w:left="0" w:leftChars="0" w:firstLine="0" w:firstLineChars="0"/>
          </w:pPr>
        </w:pPrChange>
      </w:pPr>
      <w:del w:id="1732" w:author="Janusio" w:date="2018-03-06T23:12:09Z">
        <w:r>
          <w:rPr>
            <w:rFonts w:hint="eastAsia" w:ascii="Times New Roman" w:hAnsi="Times New Roman"/>
            <w:sz w:val="24"/>
            <w:szCs w:val="24"/>
          </w:rPr>
          <w:delText>2.1.</w:delText>
        </w:r>
      </w:del>
      <w:del w:id="1733" w:author="Janusio" w:date="2018-03-06T23:12:09Z">
        <w:r>
          <w:rPr>
            <w:rFonts w:hint="eastAsia" w:ascii="Times New Roman" w:hAnsi="Times New Roman"/>
            <w:sz w:val="24"/>
            <w:szCs w:val="24"/>
            <w:lang w:val="en-US" w:eastAsia="zh-CN"/>
          </w:rPr>
          <w:delText>2</w:delText>
        </w:r>
      </w:del>
      <w:del w:id="1734" w:author="Janusio" w:date="2018-03-06T23:12:09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虚拟机与虚拟机监视器</w:t>
      </w:r>
    </w:p>
    <w:p>
      <w:pPr>
        <w:spacing w:line="360" w:lineRule="auto"/>
        <w:ind w:firstLine="420" w:firstLineChars="0"/>
        <w:rPr>
          <w:ins w:id="1736" w:author="Janusio" w:date="2018-03-06T23:25:30Z"/>
          <w:rFonts w:hint="eastAsia"/>
          <w:lang w:val="en-US" w:eastAsia="zh-CN"/>
        </w:rPr>
        <w:pPrChange w:id="1735" w:author="Janusio" w:date="2018-03-06T23:12:23Z">
          <w:pPr>
            <w:pStyle w:val="24"/>
            <w:spacing w:line="360" w:lineRule="auto"/>
            <w:ind w:firstLine="420" w:firstLineChars="0"/>
          </w:pPr>
        </w:pPrChange>
      </w:pPr>
      <w:r>
        <w:rPr>
          <w:rFonts w:hint="eastAsia"/>
        </w:rPr>
        <w:t>虚拟机(Virtual Machine</w:t>
      </w:r>
      <w:del w:id="1737" w:author="Janusio" w:date="2018-03-06T23:15:42Z">
        <w:r>
          <w:rPr>
            <w:rFonts w:hint="eastAsia"/>
          </w:rPr>
          <w:delText xml:space="preserve">  </w:delText>
        </w:r>
      </w:del>
      <w:ins w:id="1738" w:author="Janusio" w:date="2018-03-06T23:15:42Z">
        <w:r>
          <w:rPr>
            <w:rFonts w:hint="eastAsia"/>
            <w:lang w:eastAsia="zh-CN"/>
          </w:rPr>
          <w:t>，</w:t>
        </w:r>
      </w:ins>
      <w:r>
        <w:rPr>
          <w:rFonts w:hint="eastAsia"/>
        </w:rPr>
        <w:t>VM)</w:t>
      </w:r>
      <w:ins w:id="1739" w:author="Janusio" w:date="2018-03-06T23:16:43Z">
        <w:r>
          <w:rPr>
            <w:rFonts w:hint="eastAsia"/>
            <w:lang w:val="en-US" w:eastAsia="zh-CN"/>
          </w:rPr>
          <w:t>是</w:t>
        </w:r>
      </w:ins>
      <w:ins w:id="1740" w:author="Janusio" w:date="2018-03-06T23:16:45Z">
        <w:r>
          <w:rPr>
            <w:rFonts w:hint="eastAsia"/>
            <w:lang w:val="en-US" w:eastAsia="zh-CN"/>
          </w:rPr>
          <w:t>通过</w:t>
        </w:r>
      </w:ins>
      <w:ins w:id="1741" w:author="Janusio" w:date="2018-03-06T23:17:17Z">
        <w:r>
          <w:rPr>
            <w:rFonts w:hint="eastAsia"/>
            <w:lang w:val="en-US" w:eastAsia="zh-CN"/>
          </w:rPr>
          <w:t>软件</w:t>
        </w:r>
      </w:ins>
      <w:ins w:id="1742" w:author="Janusio" w:date="2018-03-06T23:17:18Z">
        <w:r>
          <w:rPr>
            <w:rFonts w:hint="eastAsia"/>
            <w:lang w:val="en-US" w:eastAsia="zh-CN"/>
          </w:rPr>
          <w:t>模拟的</w:t>
        </w:r>
      </w:ins>
      <w:ins w:id="1743" w:author="Janusio" w:date="2018-03-06T23:17:27Z">
        <w:r>
          <w:rPr>
            <w:rFonts w:hint="eastAsia"/>
            <w:lang w:val="en-US" w:eastAsia="zh-CN"/>
          </w:rPr>
          <w:t>方式</w:t>
        </w:r>
      </w:ins>
      <w:ins w:id="1744" w:author="Janusio" w:date="2018-03-06T23:17:32Z">
        <w:r>
          <w:rPr>
            <w:rFonts w:hint="eastAsia"/>
            <w:lang w:val="en-US" w:eastAsia="zh-CN"/>
          </w:rPr>
          <w:t>产生</w:t>
        </w:r>
      </w:ins>
      <w:ins w:id="1745" w:author="Janusio" w:date="2018-03-06T23:17:33Z">
        <w:r>
          <w:rPr>
            <w:rFonts w:hint="eastAsia"/>
            <w:lang w:val="en-US" w:eastAsia="zh-CN"/>
          </w:rPr>
          <w:t>的</w:t>
        </w:r>
      </w:ins>
      <w:ins w:id="1746" w:author="Janusio" w:date="2018-03-06T23:17:34Z">
        <w:r>
          <w:rPr>
            <w:rFonts w:hint="eastAsia"/>
            <w:lang w:val="en-US" w:eastAsia="zh-CN"/>
          </w:rPr>
          <w:t>具有</w:t>
        </w:r>
      </w:ins>
      <w:ins w:id="1747" w:author="Janusio" w:date="2018-03-06T23:17:41Z">
        <w:r>
          <w:rPr>
            <w:rFonts w:hint="eastAsia"/>
            <w:lang w:val="en-US" w:eastAsia="zh-CN"/>
          </w:rPr>
          <w:t>真实</w:t>
        </w:r>
      </w:ins>
      <w:ins w:id="1748" w:author="Janusio" w:date="2018-03-06T23:17:43Z">
        <w:r>
          <w:rPr>
            <w:rFonts w:hint="eastAsia"/>
            <w:lang w:val="en-US" w:eastAsia="zh-CN"/>
          </w:rPr>
          <w:t>硬件</w:t>
        </w:r>
      </w:ins>
      <w:ins w:id="1749" w:author="Janusio" w:date="2018-03-06T23:17:44Z">
        <w:r>
          <w:rPr>
            <w:rFonts w:hint="eastAsia"/>
            <w:lang w:val="en-US" w:eastAsia="zh-CN"/>
          </w:rPr>
          <w:t>系统的</w:t>
        </w:r>
      </w:ins>
      <w:ins w:id="1750" w:author="Janusio" w:date="2018-03-06T23:17:50Z">
        <w:r>
          <w:rPr>
            <w:rFonts w:hint="eastAsia"/>
            <w:lang w:val="en-US" w:eastAsia="zh-CN"/>
          </w:rPr>
          <w:t>并且</w:t>
        </w:r>
      </w:ins>
      <w:ins w:id="1751" w:author="Janusio" w:date="2018-03-06T23:17:51Z">
        <w:r>
          <w:rPr>
            <w:rFonts w:hint="eastAsia"/>
            <w:lang w:val="en-US" w:eastAsia="zh-CN"/>
          </w:rPr>
          <w:t>运行</w:t>
        </w:r>
      </w:ins>
      <w:ins w:id="1752" w:author="Janusio" w:date="2018-03-06T23:17:52Z">
        <w:r>
          <w:rPr>
            <w:rFonts w:hint="eastAsia"/>
            <w:lang w:val="en-US" w:eastAsia="zh-CN"/>
          </w:rPr>
          <w:t>在</w:t>
        </w:r>
      </w:ins>
      <w:ins w:id="1753" w:author="Janusio" w:date="2018-03-06T23:17:54Z">
        <w:r>
          <w:rPr>
            <w:rFonts w:hint="eastAsia"/>
            <w:lang w:val="en-US" w:eastAsia="zh-CN"/>
          </w:rPr>
          <w:t>一个</w:t>
        </w:r>
      </w:ins>
      <w:ins w:id="1754" w:author="Janusio" w:date="2018-03-06T23:17:57Z">
        <w:r>
          <w:rPr>
            <w:rFonts w:hint="eastAsia"/>
            <w:lang w:val="en-US" w:eastAsia="zh-CN"/>
          </w:rPr>
          <w:t>独立</w:t>
        </w:r>
      </w:ins>
      <w:ins w:id="1755" w:author="Janusio" w:date="2018-03-06T23:17:59Z">
        <w:r>
          <w:rPr>
            <w:rFonts w:hint="eastAsia"/>
            <w:lang w:val="en-US" w:eastAsia="zh-CN"/>
          </w:rPr>
          <w:t>环境</w:t>
        </w:r>
      </w:ins>
      <w:ins w:id="1756" w:author="Janusio" w:date="2018-03-06T23:18:00Z">
        <w:r>
          <w:rPr>
            <w:rFonts w:hint="eastAsia"/>
            <w:lang w:val="en-US" w:eastAsia="zh-CN"/>
          </w:rPr>
          <w:t>中的</w:t>
        </w:r>
      </w:ins>
      <w:ins w:id="1757" w:author="Janusio" w:date="2018-03-06T23:18:02Z">
        <w:r>
          <w:rPr>
            <w:rFonts w:hint="eastAsia"/>
            <w:lang w:val="en-US" w:eastAsia="zh-CN"/>
          </w:rPr>
          <w:t>真实</w:t>
        </w:r>
      </w:ins>
      <w:ins w:id="1758" w:author="Janusio" w:date="2018-03-06T23:18:03Z">
        <w:r>
          <w:rPr>
            <w:rFonts w:hint="eastAsia"/>
            <w:lang w:val="en-US" w:eastAsia="zh-CN"/>
          </w:rPr>
          <w:t>计算机</w:t>
        </w:r>
      </w:ins>
      <w:ins w:id="1759" w:author="Janusio" w:date="2018-03-06T23:18:04Z">
        <w:r>
          <w:rPr>
            <w:rFonts w:hint="eastAsia"/>
            <w:lang w:val="en-US" w:eastAsia="zh-CN"/>
          </w:rPr>
          <w:t>系统</w:t>
        </w:r>
      </w:ins>
      <w:ins w:id="1760" w:author="Janusio" w:date="2018-03-06T23:18:41Z">
        <w:r>
          <w:rPr>
            <w:rFonts w:hint="eastAsia"/>
            <w:lang w:val="en-US" w:eastAsia="zh-CN"/>
          </w:rPr>
          <w:t>。</w:t>
        </w:r>
      </w:ins>
      <w:ins w:id="1761" w:author="Janusio" w:date="2018-03-06T23:18:43Z">
        <w:r>
          <w:rPr>
            <w:rFonts w:hint="eastAsia"/>
            <w:lang w:val="en-US" w:eastAsia="zh-CN"/>
          </w:rPr>
          <w:t>进入</w:t>
        </w:r>
      </w:ins>
      <w:ins w:id="1762" w:author="Janusio" w:date="2018-03-06T23:18:44Z">
        <w:r>
          <w:rPr>
            <w:rFonts w:hint="eastAsia"/>
            <w:lang w:val="en-US" w:eastAsia="zh-CN"/>
          </w:rPr>
          <w:t>虚拟机</w:t>
        </w:r>
      </w:ins>
      <w:ins w:id="1763" w:author="Janusio" w:date="2018-03-06T23:18:45Z">
        <w:r>
          <w:rPr>
            <w:rFonts w:hint="eastAsia"/>
            <w:lang w:val="en-US" w:eastAsia="zh-CN"/>
          </w:rPr>
          <w:t>之后，</w:t>
        </w:r>
      </w:ins>
      <w:ins w:id="1764" w:author="Janusio" w:date="2018-03-06T23:18:47Z">
        <w:r>
          <w:rPr>
            <w:rFonts w:hint="eastAsia"/>
            <w:lang w:val="en-US" w:eastAsia="zh-CN"/>
          </w:rPr>
          <w:t>所有</w:t>
        </w:r>
      </w:ins>
      <w:ins w:id="1765" w:author="Janusio" w:date="2018-03-06T23:18:48Z">
        <w:r>
          <w:rPr>
            <w:rFonts w:hint="eastAsia"/>
            <w:lang w:val="en-US" w:eastAsia="zh-CN"/>
          </w:rPr>
          <w:t>的</w:t>
        </w:r>
      </w:ins>
      <w:ins w:id="1766" w:author="Janusio" w:date="2018-03-06T23:18:49Z">
        <w:r>
          <w:rPr>
            <w:rFonts w:hint="eastAsia"/>
            <w:lang w:val="en-US" w:eastAsia="zh-CN"/>
          </w:rPr>
          <w:t>操作</w:t>
        </w:r>
      </w:ins>
      <w:ins w:id="1767" w:author="Janusio" w:date="2018-03-06T23:18:51Z">
        <w:r>
          <w:rPr>
            <w:rFonts w:hint="eastAsia"/>
            <w:lang w:val="en-US" w:eastAsia="zh-CN"/>
          </w:rPr>
          <w:t>都</w:t>
        </w:r>
      </w:ins>
      <w:ins w:id="1768" w:author="Janusio" w:date="2018-03-06T23:18:52Z">
        <w:r>
          <w:rPr>
            <w:rFonts w:hint="eastAsia"/>
            <w:lang w:val="en-US" w:eastAsia="zh-CN"/>
          </w:rPr>
          <w:t>如</w:t>
        </w:r>
      </w:ins>
      <w:ins w:id="1769" w:author="Janusio" w:date="2018-03-06T23:18:54Z">
        <w:r>
          <w:rPr>
            <w:rFonts w:hint="eastAsia"/>
            <w:lang w:val="en-US" w:eastAsia="zh-CN"/>
          </w:rPr>
          <w:t>同</w:t>
        </w:r>
      </w:ins>
      <w:ins w:id="1770" w:author="Janusio" w:date="2018-03-06T23:18:55Z">
        <w:r>
          <w:rPr>
            <w:rFonts w:hint="eastAsia"/>
            <w:lang w:val="en-US" w:eastAsia="zh-CN"/>
          </w:rPr>
          <w:t>在</w:t>
        </w:r>
      </w:ins>
      <w:ins w:id="1771" w:author="Janusio" w:date="2018-03-06T23:18:58Z">
        <w:r>
          <w:rPr>
            <w:rFonts w:hint="eastAsia"/>
            <w:lang w:val="en-US" w:eastAsia="zh-CN"/>
          </w:rPr>
          <w:t>真实的</w:t>
        </w:r>
      </w:ins>
      <w:ins w:id="1772" w:author="Janusio" w:date="2018-03-06T23:18:59Z">
        <w:r>
          <w:rPr>
            <w:rFonts w:hint="eastAsia"/>
            <w:lang w:val="en-US" w:eastAsia="zh-CN"/>
          </w:rPr>
          <w:t>计算机</w:t>
        </w:r>
      </w:ins>
      <w:ins w:id="1773" w:author="Janusio" w:date="2018-03-06T23:19:01Z">
        <w:r>
          <w:rPr>
            <w:rFonts w:hint="eastAsia"/>
            <w:lang w:val="en-US" w:eastAsia="zh-CN"/>
          </w:rPr>
          <w:t>系统</w:t>
        </w:r>
      </w:ins>
      <w:ins w:id="1774" w:author="Janusio" w:date="2018-03-06T23:19:02Z">
        <w:r>
          <w:rPr>
            <w:rFonts w:hint="eastAsia"/>
            <w:lang w:val="en-US" w:eastAsia="zh-CN"/>
          </w:rPr>
          <w:t>里，</w:t>
        </w:r>
      </w:ins>
      <w:ins w:id="1775" w:author="Janusio" w:date="2018-03-06T23:19:08Z">
        <w:r>
          <w:rPr>
            <w:rFonts w:hint="eastAsia"/>
            <w:lang w:val="en-US" w:eastAsia="zh-CN"/>
          </w:rPr>
          <w:t>可以</w:t>
        </w:r>
      </w:ins>
      <w:ins w:id="1776" w:author="Janusio" w:date="2018-03-06T23:19:18Z">
        <w:r>
          <w:rPr>
            <w:rFonts w:hint="eastAsia"/>
            <w:lang w:val="en-US" w:eastAsia="zh-CN"/>
          </w:rPr>
          <w:t>在</w:t>
        </w:r>
      </w:ins>
      <w:ins w:id="1777" w:author="Janusio" w:date="2018-03-06T23:19:20Z">
        <w:r>
          <w:rPr>
            <w:rFonts w:hint="eastAsia"/>
            <w:lang w:val="en-US" w:eastAsia="zh-CN"/>
          </w:rPr>
          <w:t>独立的</w:t>
        </w:r>
      </w:ins>
      <w:ins w:id="1778" w:author="Janusio" w:date="2018-03-06T23:19:22Z">
        <w:r>
          <w:rPr>
            <w:rFonts w:hint="eastAsia"/>
            <w:lang w:val="en-US" w:eastAsia="zh-CN"/>
          </w:rPr>
          <w:t>系统</w:t>
        </w:r>
      </w:ins>
      <w:ins w:id="1779" w:author="Janusio" w:date="2018-03-06T23:19:23Z">
        <w:r>
          <w:rPr>
            <w:rFonts w:hint="eastAsia"/>
            <w:lang w:val="en-US" w:eastAsia="zh-CN"/>
          </w:rPr>
          <w:t>桌面</w:t>
        </w:r>
      </w:ins>
      <w:ins w:id="1780" w:author="Janusio" w:date="2018-03-06T23:19:24Z">
        <w:r>
          <w:rPr>
            <w:rFonts w:hint="eastAsia"/>
            <w:lang w:val="en-US" w:eastAsia="zh-CN"/>
          </w:rPr>
          <w:t>内</w:t>
        </w:r>
      </w:ins>
      <w:ins w:id="1781" w:author="Janusio" w:date="2018-03-06T23:19:25Z">
        <w:r>
          <w:rPr>
            <w:rFonts w:hint="eastAsia"/>
            <w:lang w:val="en-US" w:eastAsia="zh-CN"/>
          </w:rPr>
          <w:t>安全</w:t>
        </w:r>
      </w:ins>
      <w:ins w:id="1782" w:author="Janusio" w:date="2018-03-06T23:19:27Z">
        <w:r>
          <w:rPr>
            <w:rFonts w:hint="eastAsia"/>
            <w:lang w:val="en-US" w:eastAsia="zh-CN"/>
          </w:rPr>
          <w:t>使用</w:t>
        </w:r>
      </w:ins>
      <w:ins w:id="1783" w:author="Janusio" w:date="2018-03-06T23:19:30Z">
        <w:r>
          <w:rPr>
            <w:rFonts w:hint="eastAsia"/>
            <w:lang w:val="en-US" w:eastAsia="zh-CN"/>
          </w:rPr>
          <w:t>软件，</w:t>
        </w:r>
      </w:ins>
      <w:ins w:id="1784" w:author="Janusio" w:date="2018-03-06T23:19:33Z">
        <w:r>
          <w:rPr>
            <w:rFonts w:hint="eastAsia"/>
            <w:lang w:val="en-US" w:eastAsia="zh-CN"/>
          </w:rPr>
          <w:t>并进行</w:t>
        </w:r>
      </w:ins>
      <w:ins w:id="1785" w:author="Janusio" w:date="2018-03-06T23:19:37Z">
        <w:r>
          <w:rPr>
            <w:rFonts w:hint="eastAsia"/>
            <w:lang w:val="en-US" w:eastAsia="zh-CN"/>
          </w:rPr>
          <w:t>数据的</w:t>
        </w:r>
      </w:ins>
      <w:ins w:id="1786" w:author="Janusio" w:date="2018-03-06T23:19:40Z">
        <w:r>
          <w:rPr>
            <w:rFonts w:hint="eastAsia"/>
            <w:lang w:val="en-US" w:eastAsia="zh-CN"/>
          </w:rPr>
          <w:t>保存</w:t>
        </w:r>
      </w:ins>
      <w:ins w:id="1787" w:author="Janusio" w:date="2018-03-06T23:19:41Z">
        <w:r>
          <w:rPr>
            <w:rFonts w:hint="eastAsia"/>
            <w:lang w:val="en-US" w:eastAsia="zh-CN"/>
          </w:rPr>
          <w:t>等</w:t>
        </w:r>
      </w:ins>
      <w:ins w:id="1788" w:author="Janusio" w:date="2018-03-06T23:20:01Z">
        <w:r>
          <w:rPr>
            <w:rFonts w:hint="eastAsia"/>
            <w:lang w:val="en-US" w:eastAsia="zh-CN"/>
          </w:rPr>
          <w:t>，</w:t>
        </w:r>
      </w:ins>
      <w:ins w:id="1789" w:author="Janusio" w:date="2018-03-06T23:20:03Z">
        <w:r>
          <w:rPr>
            <w:rFonts w:hint="eastAsia"/>
            <w:lang w:val="en-US" w:eastAsia="zh-CN"/>
          </w:rPr>
          <w:t>而且</w:t>
        </w:r>
      </w:ins>
      <w:ins w:id="1790" w:author="Janusio" w:date="2018-03-06T23:20:04Z">
        <w:r>
          <w:rPr>
            <w:rFonts w:hint="eastAsia"/>
            <w:lang w:val="en-US" w:eastAsia="zh-CN"/>
          </w:rPr>
          <w:t>不会</w:t>
        </w:r>
      </w:ins>
      <w:ins w:id="1791" w:author="Janusio" w:date="2018-03-06T23:20:05Z">
        <w:r>
          <w:rPr>
            <w:rFonts w:hint="eastAsia"/>
            <w:lang w:val="en-US" w:eastAsia="zh-CN"/>
          </w:rPr>
          <w:t>对</w:t>
        </w:r>
      </w:ins>
      <w:ins w:id="1792" w:author="Janusio" w:date="2018-03-06T23:20:09Z">
        <w:r>
          <w:rPr>
            <w:rFonts w:hint="eastAsia"/>
            <w:lang w:val="en-US" w:eastAsia="zh-CN"/>
          </w:rPr>
          <w:t>底层的</w:t>
        </w:r>
      </w:ins>
      <w:ins w:id="1793" w:author="Janusio" w:date="2018-03-06T23:20:11Z">
        <w:r>
          <w:rPr>
            <w:rFonts w:hint="eastAsia"/>
            <w:lang w:val="en-US" w:eastAsia="zh-CN"/>
          </w:rPr>
          <w:t>物理</w:t>
        </w:r>
      </w:ins>
      <w:ins w:id="1794" w:author="Janusio" w:date="2018-03-06T23:20:12Z">
        <w:r>
          <w:rPr>
            <w:rFonts w:hint="eastAsia"/>
            <w:lang w:val="en-US" w:eastAsia="zh-CN"/>
          </w:rPr>
          <w:t>资源</w:t>
        </w:r>
      </w:ins>
      <w:ins w:id="1795" w:author="Janusio" w:date="2018-03-06T23:20:16Z">
        <w:r>
          <w:rPr>
            <w:rFonts w:hint="eastAsia"/>
            <w:lang w:val="en-US" w:eastAsia="zh-CN"/>
          </w:rPr>
          <w:t>产生</w:t>
        </w:r>
      </w:ins>
      <w:ins w:id="1796" w:author="Janusio" w:date="2018-03-06T23:20:17Z">
        <w:r>
          <w:rPr>
            <w:rFonts w:hint="eastAsia"/>
            <w:lang w:val="en-US" w:eastAsia="zh-CN"/>
          </w:rPr>
          <w:t>任何</w:t>
        </w:r>
      </w:ins>
      <w:ins w:id="1797" w:author="Janusio" w:date="2018-03-06T23:20:18Z">
        <w:r>
          <w:rPr>
            <w:rFonts w:hint="eastAsia"/>
            <w:lang w:val="en-US" w:eastAsia="zh-CN"/>
          </w:rPr>
          <w:t>影响。</w:t>
        </w:r>
      </w:ins>
      <w:ins w:id="1798" w:author="Janusio" w:date="2018-03-06T23:21:19Z">
        <w:r>
          <w:rPr>
            <w:rFonts w:hint="eastAsia"/>
            <w:lang w:val="en-US" w:eastAsia="zh-CN"/>
          </w:rPr>
          <w:t>虚拟机</w:t>
        </w:r>
      </w:ins>
      <w:ins w:id="1799" w:author="Janusio" w:date="2018-03-06T23:21:20Z">
        <w:r>
          <w:rPr>
            <w:rFonts w:hint="eastAsia"/>
            <w:lang w:val="en-US" w:eastAsia="zh-CN"/>
          </w:rPr>
          <w:t>一般</w:t>
        </w:r>
      </w:ins>
      <w:ins w:id="1800" w:author="Janusio" w:date="2018-03-06T23:21:21Z">
        <w:r>
          <w:rPr>
            <w:rFonts w:hint="eastAsia"/>
            <w:lang w:val="en-US" w:eastAsia="zh-CN"/>
          </w:rPr>
          <w:t>是</w:t>
        </w:r>
      </w:ins>
      <w:ins w:id="1801" w:author="Janusio" w:date="2018-03-06T23:21:23Z">
        <w:r>
          <w:rPr>
            <w:rFonts w:hint="eastAsia"/>
            <w:lang w:val="en-US" w:eastAsia="zh-CN"/>
          </w:rPr>
          <w:t>由</w:t>
        </w:r>
      </w:ins>
      <w:ins w:id="1802" w:author="Janusio" w:date="2018-03-06T23:21:29Z">
        <w:r>
          <w:rPr>
            <w:rFonts w:hint="eastAsia"/>
            <w:lang w:val="en-US" w:eastAsia="zh-CN"/>
          </w:rPr>
          <w:t>可以</w:t>
        </w:r>
      </w:ins>
      <w:ins w:id="1803" w:author="Janusio" w:date="2018-03-06T23:21:30Z">
        <w:r>
          <w:rPr>
            <w:rFonts w:hint="eastAsia"/>
            <w:lang w:val="en-US" w:eastAsia="zh-CN"/>
          </w:rPr>
          <w:t>提供</w:t>
        </w:r>
      </w:ins>
      <w:ins w:id="1804" w:author="Janusio" w:date="2018-03-06T23:21:31Z">
        <w:r>
          <w:rPr>
            <w:rFonts w:hint="eastAsia"/>
            <w:lang w:val="en-US" w:eastAsia="zh-CN"/>
          </w:rPr>
          <w:t>虚拟化</w:t>
        </w:r>
      </w:ins>
      <w:ins w:id="1805" w:author="Janusio" w:date="2018-03-06T23:21:32Z">
        <w:r>
          <w:rPr>
            <w:rFonts w:hint="eastAsia"/>
            <w:lang w:val="en-US" w:eastAsia="zh-CN"/>
          </w:rPr>
          <w:t>技术的</w:t>
        </w:r>
      </w:ins>
      <w:ins w:id="1806" w:author="Janusio" w:date="2018-03-06T23:21:41Z">
        <w:r>
          <w:rPr>
            <w:rFonts w:hint="eastAsia"/>
            <w:lang w:val="en-US" w:eastAsia="zh-CN"/>
          </w:rPr>
          <w:t>软件</w:t>
        </w:r>
      </w:ins>
      <w:ins w:id="1807" w:author="Janusio" w:date="2018-03-06T23:21:42Z">
        <w:r>
          <w:rPr>
            <w:rFonts w:hint="eastAsia"/>
            <w:lang w:val="en-US" w:eastAsia="zh-CN"/>
          </w:rPr>
          <w:t>架构</w:t>
        </w:r>
      </w:ins>
      <w:ins w:id="1808" w:author="Janusio" w:date="2018-03-06T23:21:43Z">
        <w:r>
          <w:rPr>
            <w:rFonts w:hint="eastAsia"/>
            <w:lang w:val="en-US" w:eastAsia="zh-CN"/>
          </w:rPr>
          <w:t>提供</w:t>
        </w:r>
      </w:ins>
      <w:ins w:id="1809" w:author="Janusio" w:date="2018-03-06T23:21:44Z">
        <w:r>
          <w:rPr>
            <w:rFonts w:hint="eastAsia"/>
            <w:lang w:val="en-US" w:eastAsia="zh-CN"/>
          </w:rPr>
          <w:t>，</w:t>
        </w:r>
      </w:ins>
      <w:ins w:id="1810" w:author="Janusio" w:date="2018-03-06T23:21:46Z">
        <w:r>
          <w:rPr>
            <w:rFonts w:hint="eastAsia"/>
            <w:lang w:val="en-US" w:eastAsia="zh-CN"/>
          </w:rPr>
          <w:t>比如</w:t>
        </w:r>
      </w:ins>
      <w:ins w:id="1811" w:author="Janusio" w:date="2018-03-06T23:21:49Z">
        <w:r>
          <w:rPr>
            <w:rFonts w:hint="eastAsia"/>
            <w:lang w:val="en-US" w:eastAsia="zh-CN"/>
          </w:rPr>
          <w:t>VMware</w:t>
        </w:r>
      </w:ins>
      <w:ins w:id="1812" w:author="Janusio" w:date="2018-03-06T23:21:54Z">
        <w:r>
          <w:rPr>
            <w:rFonts w:hint="eastAsia"/>
            <w:lang w:val="en-US" w:eastAsia="zh-CN"/>
          </w:rPr>
          <w:t>、</w:t>
        </w:r>
      </w:ins>
      <w:ins w:id="1813" w:author="Janusio" w:date="2018-03-06T23:21:56Z">
        <w:r>
          <w:rPr>
            <w:rFonts w:hint="eastAsia"/>
            <w:lang w:val="en-US" w:eastAsia="zh-CN"/>
          </w:rPr>
          <w:t>Xen、</w:t>
        </w:r>
      </w:ins>
      <w:ins w:id="1814" w:author="Janusio" w:date="2018-03-06T23:21:59Z">
        <w:r>
          <w:rPr>
            <w:rFonts w:hint="eastAsia"/>
            <w:lang w:val="en-US" w:eastAsia="zh-CN"/>
          </w:rPr>
          <w:t>KVM</w:t>
        </w:r>
      </w:ins>
      <w:ins w:id="1815" w:author="Janusio" w:date="2018-03-06T23:22:00Z">
        <w:r>
          <w:rPr>
            <w:rFonts w:hint="eastAsia"/>
            <w:lang w:val="en-US" w:eastAsia="zh-CN"/>
          </w:rPr>
          <w:t>。</w:t>
        </w:r>
      </w:ins>
      <w:ins w:id="1816" w:author="Janusio" w:date="2018-03-06T23:25:10Z">
        <w:r>
          <w:rPr>
            <w:rFonts w:hint="eastAsia"/>
            <w:lang w:val="en-US" w:eastAsia="zh-CN"/>
          </w:rPr>
          <w:t>从架构上看，</w:t>
        </w:r>
      </w:ins>
      <w:ins w:id="1817" w:author="Janusio" w:date="2018-03-06T23:25:44Z">
        <w:r>
          <w:rPr>
            <w:rFonts w:hint="eastAsia"/>
            <w:lang w:val="en-US" w:eastAsia="zh-CN"/>
          </w:rPr>
          <w:t>VMM</w:t>
        </w:r>
      </w:ins>
      <w:ins w:id="1818" w:author="Janusio" w:date="2018-03-06T23:25:47Z">
        <w:r>
          <w:rPr>
            <w:rFonts w:hint="eastAsia"/>
            <w:lang w:val="en-US" w:eastAsia="zh-CN"/>
          </w:rPr>
          <w:t>对</w:t>
        </w:r>
      </w:ins>
      <w:ins w:id="1819" w:author="Janusio" w:date="2018-03-06T23:26:08Z">
        <w:r>
          <w:rPr>
            <w:rFonts w:hint="eastAsia"/>
            <w:lang w:val="en-US" w:eastAsia="zh-CN"/>
          </w:rPr>
          <w:t>硬盘</w:t>
        </w:r>
      </w:ins>
      <w:ins w:id="1820" w:author="Janusio" w:date="2018-03-06T23:25:53Z">
        <w:r>
          <w:rPr>
            <w:rFonts w:hint="eastAsia"/>
            <w:lang w:val="en-US" w:eastAsia="zh-CN"/>
          </w:rPr>
          <w:t>资源</w:t>
        </w:r>
      </w:ins>
      <w:ins w:id="1821" w:author="Janusio" w:date="2018-03-06T23:25:55Z">
        <w:r>
          <w:rPr>
            <w:rFonts w:hint="eastAsia"/>
            <w:lang w:val="en-US" w:eastAsia="zh-CN"/>
          </w:rPr>
          <w:t>、</w:t>
        </w:r>
      </w:ins>
      <w:ins w:id="1822" w:author="Janusio" w:date="2018-03-06T23:25:58Z">
        <w:r>
          <w:rPr>
            <w:rFonts w:hint="eastAsia"/>
            <w:lang w:val="en-US" w:eastAsia="zh-CN"/>
          </w:rPr>
          <w:t>内存</w:t>
        </w:r>
      </w:ins>
      <w:ins w:id="1823" w:author="Janusio" w:date="2018-03-06T23:26:00Z">
        <w:r>
          <w:rPr>
            <w:rFonts w:hint="eastAsia"/>
            <w:lang w:val="en-US" w:eastAsia="zh-CN"/>
          </w:rPr>
          <w:t>、</w:t>
        </w:r>
      </w:ins>
      <w:ins w:id="1824" w:author="Janusio" w:date="2018-03-06T23:26:01Z">
        <w:r>
          <w:rPr>
            <w:rFonts w:hint="eastAsia"/>
            <w:lang w:val="en-US" w:eastAsia="zh-CN"/>
          </w:rPr>
          <w:t>I</w:t>
        </w:r>
      </w:ins>
      <w:ins w:id="1825" w:author="Janusio" w:date="2018-03-06T23:26:13Z">
        <w:r>
          <w:rPr>
            <w:rFonts w:hint="eastAsia"/>
            <w:lang w:val="en-US" w:eastAsia="zh-CN"/>
          </w:rPr>
          <w:t>/</w:t>
        </w:r>
      </w:ins>
      <w:ins w:id="1826" w:author="Janusio" w:date="2018-03-06T23:26:01Z">
        <w:r>
          <w:rPr>
            <w:rFonts w:hint="eastAsia"/>
            <w:lang w:val="en-US" w:eastAsia="zh-CN"/>
          </w:rPr>
          <w:t>O</w:t>
        </w:r>
      </w:ins>
      <w:ins w:id="1827" w:author="Janusio" w:date="2018-03-06T23:26:16Z">
        <w:r>
          <w:rPr>
            <w:rFonts w:hint="eastAsia"/>
            <w:lang w:val="en-US" w:eastAsia="zh-CN"/>
          </w:rPr>
          <w:t>设备</w:t>
        </w:r>
      </w:ins>
      <w:ins w:id="1828" w:author="Janusio" w:date="2018-03-06T23:26:17Z">
        <w:r>
          <w:rPr>
            <w:rFonts w:hint="eastAsia"/>
            <w:lang w:val="en-US" w:eastAsia="zh-CN"/>
          </w:rPr>
          <w:t>等</w:t>
        </w:r>
      </w:ins>
      <w:ins w:id="1829" w:author="Janusio" w:date="2018-03-06T23:26:29Z">
        <w:r>
          <w:rPr>
            <w:rFonts w:hint="eastAsia"/>
            <w:lang w:val="en-US" w:eastAsia="zh-CN"/>
          </w:rPr>
          <w:t>硬件</w:t>
        </w:r>
      </w:ins>
      <w:ins w:id="1830" w:author="Janusio" w:date="2018-03-06T23:26:30Z">
        <w:r>
          <w:rPr>
            <w:rFonts w:hint="eastAsia"/>
            <w:lang w:val="en-US" w:eastAsia="zh-CN"/>
          </w:rPr>
          <w:t>资源</w:t>
        </w:r>
      </w:ins>
      <w:ins w:id="1831" w:author="Janusio" w:date="2018-03-06T23:26:31Z">
        <w:r>
          <w:rPr>
            <w:rFonts w:hint="eastAsia"/>
            <w:lang w:val="en-US" w:eastAsia="zh-CN"/>
          </w:rPr>
          <w:t>提供</w:t>
        </w:r>
      </w:ins>
      <w:ins w:id="1832" w:author="Janusio" w:date="2018-03-06T23:26:35Z">
        <w:r>
          <w:rPr>
            <w:rFonts w:hint="eastAsia"/>
            <w:lang w:val="en-US" w:eastAsia="zh-CN"/>
          </w:rPr>
          <w:t>虚拟化，</w:t>
        </w:r>
      </w:ins>
      <w:ins w:id="1833" w:author="Janusio" w:date="2018-03-06T23:26:40Z">
        <w:r>
          <w:rPr>
            <w:rFonts w:hint="eastAsia"/>
            <w:lang w:val="en-US" w:eastAsia="zh-CN"/>
          </w:rPr>
          <w:t>承担着</w:t>
        </w:r>
      </w:ins>
      <w:ins w:id="1834" w:author="Janusio" w:date="2018-03-06T23:26:42Z">
        <w:r>
          <w:rPr>
            <w:rFonts w:hint="eastAsia"/>
            <w:lang w:val="en-US" w:eastAsia="zh-CN"/>
          </w:rPr>
          <w:t>管理</w:t>
        </w:r>
      </w:ins>
      <w:ins w:id="1835" w:author="Janusio" w:date="2018-03-06T23:26:48Z">
        <w:r>
          <w:rPr>
            <w:rFonts w:hint="eastAsia"/>
            <w:lang w:val="en-US" w:eastAsia="zh-CN"/>
          </w:rPr>
          <w:t>所有</w:t>
        </w:r>
      </w:ins>
      <w:ins w:id="1836" w:author="Janusio" w:date="2018-03-06T23:26:49Z">
        <w:r>
          <w:rPr>
            <w:rFonts w:hint="eastAsia"/>
            <w:lang w:val="en-US" w:eastAsia="zh-CN"/>
          </w:rPr>
          <w:t>物理</w:t>
        </w:r>
      </w:ins>
      <w:ins w:id="1837" w:author="Janusio" w:date="2018-03-06T23:26:51Z">
        <w:r>
          <w:rPr>
            <w:rFonts w:hint="eastAsia"/>
            <w:lang w:val="en-US" w:eastAsia="zh-CN"/>
          </w:rPr>
          <w:t>资源的</w:t>
        </w:r>
      </w:ins>
      <w:ins w:id="1838" w:author="Janusio" w:date="2018-03-06T23:26:54Z">
        <w:r>
          <w:rPr>
            <w:rFonts w:hint="eastAsia"/>
            <w:lang w:val="en-US" w:eastAsia="zh-CN"/>
          </w:rPr>
          <w:t>任务，</w:t>
        </w:r>
      </w:ins>
      <w:ins w:id="1839" w:author="Janusio" w:date="2018-03-06T23:27:02Z">
        <w:r>
          <w:rPr>
            <w:rFonts w:hint="eastAsia"/>
            <w:lang w:val="en-US" w:eastAsia="zh-CN"/>
          </w:rPr>
          <w:t>并且</w:t>
        </w:r>
      </w:ins>
      <w:ins w:id="1840" w:author="Janusio" w:date="2018-03-06T23:27:06Z">
        <w:r>
          <w:rPr>
            <w:rFonts w:hint="eastAsia"/>
            <w:lang w:val="en-US" w:eastAsia="zh-CN"/>
          </w:rPr>
          <w:t>VMM</w:t>
        </w:r>
      </w:ins>
      <w:ins w:id="1841" w:author="Janusio" w:date="2018-03-06T23:27:07Z">
        <w:r>
          <w:rPr>
            <w:rFonts w:hint="eastAsia"/>
            <w:lang w:val="en-US" w:eastAsia="zh-CN"/>
          </w:rPr>
          <w:t>也</w:t>
        </w:r>
      </w:ins>
      <w:ins w:id="1842" w:author="Janusio" w:date="2018-03-06T23:27:09Z">
        <w:r>
          <w:rPr>
            <w:rFonts w:hint="eastAsia"/>
            <w:lang w:val="en-US" w:eastAsia="zh-CN"/>
          </w:rPr>
          <w:t>负责</w:t>
        </w:r>
      </w:ins>
      <w:ins w:id="1843" w:author="Janusio" w:date="2018-03-06T23:27:10Z">
        <w:r>
          <w:rPr>
            <w:rFonts w:hint="eastAsia"/>
            <w:lang w:val="en-US" w:eastAsia="zh-CN"/>
          </w:rPr>
          <w:t>这</w:t>
        </w:r>
      </w:ins>
      <w:ins w:id="1844" w:author="Janusio" w:date="2018-03-06T23:27:12Z">
        <w:r>
          <w:rPr>
            <w:rFonts w:hint="eastAsia"/>
            <w:lang w:val="en-US" w:eastAsia="zh-CN"/>
          </w:rPr>
          <w:t>虚拟化</w:t>
        </w:r>
      </w:ins>
      <w:ins w:id="1845" w:author="Janusio" w:date="2018-03-06T23:27:14Z">
        <w:r>
          <w:rPr>
            <w:rFonts w:hint="eastAsia"/>
            <w:lang w:val="en-US" w:eastAsia="zh-CN"/>
          </w:rPr>
          <w:t>虚拟</w:t>
        </w:r>
      </w:ins>
      <w:ins w:id="1846" w:author="Janusio" w:date="2018-03-06T23:27:18Z">
        <w:r>
          <w:rPr>
            <w:rFonts w:hint="eastAsia"/>
            <w:lang w:val="en-US" w:eastAsia="zh-CN"/>
          </w:rPr>
          <w:t>环境</w:t>
        </w:r>
      </w:ins>
      <w:ins w:id="1847" w:author="Janusio" w:date="2018-03-06T23:27:19Z">
        <w:r>
          <w:rPr>
            <w:rFonts w:hint="eastAsia"/>
            <w:lang w:val="en-US" w:eastAsia="zh-CN"/>
          </w:rPr>
          <w:t>的</w:t>
        </w:r>
      </w:ins>
      <w:ins w:id="1848" w:author="Janusio" w:date="2018-03-06T23:27:20Z">
        <w:r>
          <w:rPr>
            <w:rFonts w:hint="eastAsia"/>
            <w:lang w:val="en-US" w:eastAsia="zh-CN"/>
          </w:rPr>
          <w:t>创建</w:t>
        </w:r>
      </w:ins>
      <w:ins w:id="1849" w:author="Janusio" w:date="2018-03-06T23:27:21Z">
        <w:r>
          <w:rPr>
            <w:rFonts w:hint="eastAsia"/>
            <w:lang w:val="en-US" w:eastAsia="zh-CN"/>
          </w:rPr>
          <w:t>和</w:t>
        </w:r>
      </w:ins>
      <w:ins w:id="1850" w:author="Janusio" w:date="2018-03-06T23:27:22Z">
        <w:r>
          <w:rPr>
            <w:rFonts w:hint="eastAsia"/>
            <w:lang w:val="en-US" w:eastAsia="zh-CN"/>
          </w:rPr>
          <w:t>管理，</w:t>
        </w:r>
      </w:ins>
      <w:ins w:id="1851" w:author="Janusio" w:date="2018-03-06T23:27:23Z">
        <w:r>
          <w:rPr>
            <w:rFonts w:hint="eastAsia"/>
            <w:lang w:val="en-US" w:eastAsia="zh-CN"/>
          </w:rPr>
          <w:t>比如</w:t>
        </w:r>
      </w:ins>
      <w:ins w:id="1852" w:author="Janusio" w:date="2018-03-06T23:27:24Z">
        <w:r>
          <w:rPr>
            <w:rFonts w:hint="eastAsia"/>
            <w:lang w:val="en-US" w:eastAsia="zh-CN"/>
          </w:rPr>
          <w:t>虚拟机</w:t>
        </w:r>
      </w:ins>
      <w:ins w:id="1853" w:author="Janusio" w:date="2018-03-06T23:27:25Z">
        <w:r>
          <w:rPr>
            <w:rFonts w:hint="eastAsia"/>
            <w:lang w:val="en-US" w:eastAsia="zh-CN"/>
          </w:rPr>
          <w:t>的</w:t>
        </w:r>
      </w:ins>
      <w:ins w:id="1854" w:author="Janusio" w:date="2018-03-06T23:27:28Z">
        <w:r>
          <w:rPr>
            <w:rFonts w:hint="eastAsia"/>
            <w:lang w:val="en-US" w:eastAsia="zh-CN"/>
          </w:rPr>
          <w:t>迁移</w:t>
        </w:r>
      </w:ins>
      <w:ins w:id="1855" w:author="Janusio" w:date="2018-03-06T23:27:29Z">
        <w:r>
          <w:rPr>
            <w:rFonts w:hint="eastAsia"/>
            <w:lang w:val="en-US" w:eastAsia="zh-CN"/>
          </w:rPr>
          <w:t>，</w:t>
        </w:r>
      </w:ins>
      <w:ins w:id="1856" w:author="Janusio" w:date="2018-03-06T23:27:31Z">
        <w:r>
          <w:rPr>
            <w:rFonts w:hint="eastAsia"/>
            <w:lang w:val="en-US" w:eastAsia="zh-CN"/>
          </w:rPr>
          <w:t>虚拟机的</w:t>
        </w:r>
      </w:ins>
      <w:ins w:id="1857" w:author="Janusio" w:date="2018-03-06T23:27:41Z">
        <w:r>
          <w:rPr>
            <w:rFonts w:hint="eastAsia"/>
            <w:lang w:val="en-US" w:eastAsia="zh-CN"/>
          </w:rPr>
          <w:t>销毁</w:t>
        </w:r>
      </w:ins>
      <w:ins w:id="1858" w:author="Janusio" w:date="2018-03-06T23:27:45Z">
        <w:r>
          <w:rPr>
            <w:rFonts w:hint="eastAsia"/>
            <w:lang w:val="en-US" w:eastAsia="zh-CN"/>
          </w:rPr>
          <w:t>、</w:t>
        </w:r>
      </w:ins>
      <w:ins w:id="1859" w:author="Janusio" w:date="2018-03-06T23:27:51Z">
        <w:r>
          <w:rPr>
            <w:rFonts w:hint="eastAsia"/>
            <w:lang w:val="en-US" w:eastAsia="zh-CN"/>
          </w:rPr>
          <w:t>备份等。</w:t>
        </w:r>
      </w:ins>
    </w:p>
    <w:p>
      <w:pPr>
        <w:spacing w:line="360" w:lineRule="auto"/>
        <w:ind w:firstLine="420" w:firstLineChars="0"/>
        <w:rPr>
          <w:rFonts w:hint="eastAsia"/>
          <w:lang w:val="en-US" w:eastAsia="zh-CN"/>
        </w:rPr>
        <w:pPrChange w:id="1860" w:author="Janusio" w:date="2018-03-06T23:28:23Z">
          <w:pPr>
            <w:pStyle w:val="24"/>
            <w:spacing w:line="360" w:lineRule="auto"/>
            <w:ind w:firstLine="420" w:firstLineChars="0"/>
          </w:pPr>
        </w:pPrChange>
      </w:pPr>
      <w:del w:id="1861" w:author="Janusio" w:date="2018-03-06T23:28:22Z">
        <w:r>
          <w:rPr>
            <w:rFonts w:hint="eastAsia"/>
          </w:rPr>
          <w:delText>是一种基于计算机硬件平台工作的虚拟硬件系统，这一系统能够对平台上的ISA结构和实际硬件进行模拟。在这一模拟的硬件系统下每一个不同的系统都可以支持操作系统的运行，这些客户操作系统则是利用虚拟机监视器来实现对实际资源的利用。虚拟机基本结构如图2-8所示。</w:delText>
        </w:r>
      </w:del>
      <w:ins w:id="1862" w:author="Janusio" w:date="2018-03-06T23:28:26Z">
        <w:r>
          <w:rPr>
            <w:rFonts w:hint="eastAsia"/>
            <w:lang w:val="en-US" w:eastAsia="zh-CN"/>
          </w:rPr>
          <w:t>虚拟机</w:t>
        </w:r>
      </w:ins>
      <w:ins w:id="1863" w:author="Janusio" w:date="2018-03-06T23:28:27Z">
        <w:r>
          <w:rPr>
            <w:rFonts w:hint="eastAsia"/>
            <w:lang w:val="en-US" w:eastAsia="zh-CN"/>
          </w:rPr>
          <w:t>与</w:t>
        </w:r>
      </w:ins>
      <w:ins w:id="1864" w:author="Janusio" w:date="2018-03-06T23:28:32Z">
        <w:r>
          <w:rPr>
            <w:rFonts w:hint="eastAsia"/>
            <w:lang w:val="en-US" w:eastAsia="zh-CN"/>
          </w:rPr>
          <w:t>VMM的</w:t>
        </w:r>
      </w:ins>
      <w:ins w:id="1865" w:author="Janusio" w:date="2018-03-06T23:28:34Z">
        <w:r>
          <w:rPr>
            <w:rFonts w:hint="eastAsia"/>
            <w:lang w:val="en-US" w:eastAsia="zh-CN"/>
          </w:rPr>
          <w:t>基本</w:t>
        </w:r>
      </w:ins>
      <w:ins w:id="1866" w:author="Janusio" w:date="2018-03-06T23:28:38Z">
        <w:r>
          <w:rPr>
            <w:rFonts w:hint="eastAsia"/>
            <w:lang w:val="en-US" w:eastAsia="zh-CN"/>
          </w:rPr>
          <w:t>结构</w:t>
        </w:r>
      </w:ins>
      <w:ins w:id="1867" w:author="Janusio" w:date="2018-03-06T23:28:41Z">
        <w:r>
          <w:rPr>
            <w:rFonts w:hint="eastAsia"/>
            <w:lang w:val="en-US" w:eastAsia="zh-CN"/>
          </w:rPr>
          <w:t>图</w:t>
        </w:r>
      </w:ins>
      <w:ins w:id="1868" w:author="Janusio" w:date="2018-03-06T23:28:42Z">
        <w:r>
          <w:rPr>
            <w:rFonts w:hint="eastAsia"/>
            <w:lang w:val="en-US" w:eastAsia="zh-CN"/>
          </w:rPr>
          <w:t>如</w:t>
        </w:r>
      </w:ins>
      <w:ins w:id="1869" w:author="Janusio" w:date="2018-03-06T23:28:43Z">
        <w:r>
          <w:rPr>
            <w:rFonts w:hint="eastAsia"/>
            <w:lang w:val="en-US" w:eastAsia="zh-CN"/>
          </w:rPr>
          <w:t>图</w:t>
        </w:r>
      </w:ins>
      <w:ins w:id="1870" w:author="Janusio" w:date="2018-03-06T23:28:54Z">
        <w:r>
          <w:rPr>
            <w:rFonts w:hint="eastAsia"/>
            <w:lang w:val="en-US" w:eastAsia="zh-CN"/>
          </w:rPr>
          <w:t>2</w:t>
        </w:r>
      </w:ins>
      <w:ins w:id="1871" w:author="Janusio" w:date="2018-03-06T23:28:57Z">
        <w:r>
          <w:rPr>
            <w:rFonts w:hint="eastAsia"/>
            <w:lang w:val="en-US" w:eastAsia="zh-CN"/>
          </w:rPr>
          <w:t>.</w:t>
        </w:r>
      </w:ins>
      <w:ins w:id="1872" w:author="Janusio" w:date="2018-03-06T23:28:47Z">
        <w:r>
          <w:rPr>
            <w:rFonts w:hint="eastAsia"/>
            <w:lang w:val="en-US" w:eastAsia="zh-CN"/>
          </w:rPr>
          <w:t>1</w:t>
        </w:r>
      </w:ins>
      <w:ins w:id="1873" w:author="Janusio" w:date="2018-03-06T23:28:49Z">
        <w:r>
          <w:rPr>
            <w:rFonts w:hint="eastAsia"/>
            <w:lang w:val="en-US" w:eastAsia="zh-CN"/>
          </w:rPr>
          <w:t>所示</w:t>
        </w:r>
      </w:ins>
      <w:ins w:id="1874" w:author="Janusio" w:date="2018-03-06T23:29:01Z">
        <w:r>
          <w:rPr>
            <w:rFonts w:hint="eastAsia"/>
            <w:lang w:val="en-US" w:eastAsia="zh-CN"/>
          </w:rPr>
          <w:t>:</w:t>
        </w:r>
      </w:ins>
    </w:p>
    <w:p>
      <w:pPr>
        <w:pStyle w:val="24"/>
        <w:spacing w:line="360" w:lineRule="auto"/>
        <w:ind w:firstLine="420" w:firstLineChars="0"/>
        <w:jc w:val="center"/>
        <w:rPr>
          <w:ins w:id="1876" w:author="Janusio" w:date="2018-03-06T23:30:15Z"/>
        </w:rPr>
        <w:pPrChange w:id="1875" w:author="Janusio" w:date="2018-03-06T23:30:45Z">
          <w:pPr>
            <w:pStyle w:val="24"/>
            <w:spacing w:line="360" w:lineRule="auto"/>
            <w:ind w:firstLine="420" w:firstLineChars="0"/>
          </w:pPr>
        </w:pPrChange>
      </w:pPr>
      <w:r>
        <w:drawing>
          <wp:inline distT="0" distB="0" distL="114300" distR="114300">
            <wp:extent cx="3721735" cy="2085975"/>
            <wp:effectExtent l="0" t="0" r="1206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3721735" cy="208597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Change w:id="1877" w:author="Janusio" w:date="2018-03-06T23:30:53Z">
          <w:pPr>
            <w:pStyle w:val="24"/>
            <w:spacing w:line="360" w:lineRule="auto"/>
            <w:ind w:firstLine="420" w:firstLineChars="0"/>
          </w:pPr>
        </w:pPrChange>
      </w:pPr>
      <w:ins w:id="1878" w:author="Janusio" w:date="2018-03-06T23:30:20Z">
        <w:r>
          <w:rPr>
            <w:rFonts w:hint="eastAsia"/>
            <w:lang w:val="en-US" w:eastAsia="zh-CN"/>
          </w:rPr>
          <w:t>图</w:t>
        </w:r>
      </w:ins>
      <w:ins w:id="1879" w:author="Janusio" w:date="2018-03-06T23:30:23Z">
        <w:r>
          <w:rPr>
            <w:rFonts w:hint="eastAsia"/>
            <w:lang w:val="en-US" w:eastAsia="zh-CN"/>
          </w:rPr>
          <w:t>2.1</w:t>
        </w:r>
      </w:ins>
      <w:ins w:id="1880" w:author="Janusio" w:date="2018-03-06T23:30:26Z">
        <w:r>
          <w:rPr>
            <w:rFonts w:hint="eastAsia"/>
            <w:lang w:val="en-US" w:eastAsia="zh-CN"/>
          </w:rPr>
          <w:t xml:space="preserve"> </w:t>
        </w:r>
      </w:ins>
      <w:ins w:id="1881" w:author="Janusio" w:date="2018-03-06T23:30:32Z">
        <w:r>
          <w:rPr>
            <w:rFonts w:hint="eastAsia"/>
            <w:lang w:val="en-US" w:eastAsia="zh-CN"/>
          </w:rPr>
          <w:t>虚拟机</w:t>
        </w:r>
      </w:ins>
      <w:ins w:id="1882" w:author="Janusio" w:date="2018-03-06T23:30:33Z">
        <w:r>
          <w:rPr>
            <w:rFonts w:hint="eastAsia"/>
            <w:lang w:val="en-US" w:eastAsia="zh-CN"/>
          </w:rPr>
          <w:t>与</w:t>
        </w:r>
      </w:ins>
      <w:ins w:id="1883" w:author="Janusio" w:date="2018-03-06T23:30:37Z">
        <w:r>
          <w:rPr>
            <w:rFonts w:hint="eastAsia"/>
            <w:lang w:val="en-US" w:eastAsia="zh-CN"/>
          </w:rPr>
          <w:t>VMM</w:t>
        </w:r>
      </w:ins>
      <w:ins w:id="1884" w:author="Janusio" w:date="2018-03-06T23:30:38Z">
        <w:r>
          <w:rPr>
            <w:rFonts w:hint="eastAsia"/>
            <w:lang w:val="en-US" w:eastAsia="zh-CN"/>
          </w:rPr>
          <w:t>基本</w:t>
        </w:r>
      </w:ins>
      <w:ins w:id="1885" w:author="Janusio" w:date="2018-03-06T23:30:40Z">
        <w:r>
          <w:rPr>
            <w:rFonts w:hint="eastAsia"/>
            <w:lang w:val="en-US" w:eastAsia="zh-CN"/>
          </w:rPr>
          <w:t>结构</w:t>
        </w:r>
      </w:ins>
    </w:p>
    <w:p>
      <w:pPr>
        <w:pStyle w:val="24"/>
        <w:spacing w:line="360" w:lineRule="auto"/>
        <w:ind w:firstLine="420" w:firstLineChars="0"/>
        <w:rPr>
          <w:del w:id="1886" w:author="Janusio" w:date="2018-03-06T23:37:09Z"/>
          <w:rFonts w:hint="eastAsia" w:ascii="Times New Roman" w:hAnsi="Times New Roman"/>
          <w:sz w:val="24"/>
          <w:szCs w:val="24"/>
        </w:rPr>
      </w:pPr>
      <w:ins w:id="1887" w:author="Janusio" w:date="2018-03-06T23:31:33Z">
        <w:r>
          <w:rPr>
            <w:rFonts w:hint="eastAsia" w:ascii="Times New Roman" w:hAnsi="Times New Roman"/>
            <w:sz w:val="24"/>
            <w:szCs w:val="24"/>
            <w:lang w:val="en-US" w:eastAsia="zh-CN"/>
          </w:rPr>
          <w:t>从图</w:t>
        </w:r>
      </w:ins>
      <w:ins w:id="1888" w:author="Janusio" w:date="2018-03-06T23:31:34Z">
        <w:r>
          <w:rPr>
            <w:rFonts w:hint="eastAsia" w:ascii="Times New Roman" w:hAnsi="Times New Roman"/>
            <w:sz w:val="24"/>
            <w:szCs w:val="24"/>
            <w:lang w:val="en-US" w:eastAsia="zh-CN"/>
          </w:rPr>
          <w:t>中</w:t>
        </w:r>
      </w:ins>
      <w:ins w:id="1889" w:author="Janusio" w:date="2018-03-06T23:31:35Z">
        <w:r>
          <w:rPr>
            <w:rFonts w:hint="eastAsia" w:ascii="Times New Roman" w:hAnsi="Times New Roman"/>
            <w:sz w:val="24"/>
            <w:szCs w:val="24"/>
            <w:lang w:val="en-US" w:eastAsia="zh-CN"/>
          </w:rPr>
          <w:t>可以</w:t>
        </w:r>
      </w:ins>
      <w:ins w:id="1890" w:author="Janusio" w:date="2018-03-06T23:31:36Z">
        <w:r>
          <w:rPr>
            <w:rFonts w:hint="eastAsia" w:ascii="Times New Roman" w:hAnsi="Times New Roman"/>
            <w:sz w:val="24"/>
            <w:szCs w:val="24"/>
            <w:lang w:val="en-US" w:eastAsia="zh-CN"/>
          </w:rPr>
          <w:t>看出</w:t>
        </w:r>
      </w:ins>
      <w:ins w:id="1891" w:author="Janusio" w:date="2018-03-06T23:31:37Z">
        <w:r>
          <w:rPr>
            <w:rFonts w:hint="eastAsia" w:ascii="Times New Roman" w:hAnsi="Times New Roman"/>
            <w:sz w:val="24"/>
            <w:szCs w:val="24"/>
            <w:lang w:val="en-US" w:eastAsia="zh-CN"/>
          </w:rPr>
          <w:t>，</w:t>
        </w:r>
      </w:ins>
      <w:ins w:id="1892" w:author="Janusio" w:date="2018-03-06T23:31:39Z">
        <w:r>
          <w:rPr>
            <w:rFonts w:hint="eastAsia" w:ascii="Times New Roman" w:hAnsi="Times New Roman"/>
            <w:sz w:val="24"/>
            <w:szCs w:val="24"/>
            <w:lang w:val="en-US" w:eastAsia="zh-CN"/>
          </w:rPr>
          <w:t>VMM</w:t>
        </w:r>
      </w:ins>
      <w:ins w:id="1893" w:author="Janusio" w:date="2018-03-06T23:31:40Z">
        <w:r>
          <w:rPr>
            <w:rFonts w:hint="eastAsia" w:ascii="Times New Roman" w:hAnsi="Times New Roman"/>
            <w:sz w:val="24"/>
            <w:szCs w:val="24"/>
            <w:lang w:val="en-US" w:eastAsia="zh-CN"/>
          </w:rPr>
          <w:t>是</w:t>
        </w:r>
      </w:ins>
      <w:ins w:id="1894" w:author="Janusio" w:date="2018-03-06T23:31:41Z">
        <w:r>
          <w:rPr>
            <w:rFonts w:hint="eastAsia" w:ascii="Times New Roman" w:hAnsi="Times New Roman"/>
            <w:sz w:val="24"/>
            <w:szCs w:val="24"/>
            <w:lang w:val="en-US" w:eastAsia="zh-CN"/>
          </w:rPr>
          <w:t>一个</w:t>
        </w:r>
      </w:ins>
      <w:ins w:id="1895" w:author="Janusio" w:date="2018-03-06T23:31:42Z">
        <w:r>
          <w:rPr>
            <w:rFonts w:hint="eastAsia" w:ascii="Times New Roman" w:hAnsi="Times New Roman"/>
            <w:sz w:val="24"/>
            <w:szCs w:val="24"/>
            <w:lang w:val="en-US" w:eastAsia="zh-CN"/>
          </w:rPr>
          <w:t>位于</w:t>
        </w:r>
      </w:ins>
      <w:ins w:id="1896" w:author="Janusio" w:date="2018-03-06T23:31:44Z">
        <w:r>
          <w:rPr>
            <w:rFonts w:hint="eastAsia" w:ascii="Times New Roman" w:hAnsi="Times New Roman"/>
            <w:sz w:val="24"/>
            <w:szCs w:val="24"/>
            <w:lang w:val="en-US" w:eastAsia="zh-CN"/>
          </w:rPr>
          <w:t>操作</w:t>
        </w:r>
      </w:ins>
      <w:ins w:id="1897" w:author="Janusio" w:date="2018-03-06T23:31:47Z">
        <w:r>
          <w:rPr>
            <w:rFonts w:hint="eastAsia" w:ascii="Times New Roman" w:hAnsi="Times New Roman"/>
            <w:sz w:val="24"/>
            <w:szCs w:val="24"/>
            <w:lang w:val="en-US" w:eastAsia="zh-CN"/>
          </w:rPr>
          <w:t>系统</w:t>
        </w:r>
      </w:ins>
      <w:ins w:id="1898" w:author="Janusio" w:date="2018-03-06T23:32:10Z">
        <w:r>
          <w:rPr>
            <w:rFonts w:hint="eastAsia" w:ascii="Times New Roman" w:hAnsi="Times New Roman"/>
            <w:sz w:val="24"/>
            <w:szCs w:val="24"/>
            <w:lang w:val="en-US" w:eastAsia="zh-CN"/>
          </w:rPr>
          <w:t>和</w:t>
        </w:r>
      </w:ins>
      <w:ins w:id="1899" w:author="Janusio" w:date="2018-03-06T23:32:15Z">
        <w:r>
          <w:rPr>
            <w:rFonts w:hint="eastAsia" w:ascii="Times New Roman" w:hAnsi="Times New Roman"/>
            <w:sz w:val="24"/>
            <w:szCs w:val="24"/>
            <w:lang w:val="en-US" w:eastAsia="zh-CN"/>
          </w:rPr>
          <w:t>计算机</w:t>
        </w:r>
      </w:ins>
      <w:ins w:id="1900" w:author="Janusio" w:date="2018-03-06T23:32:18Z">
        <w:r>
          <w:rPr>
            <w:rFonts w:hint="eastAsia" w:ascii="Times New Roman" w:hAnsi="Times New Roman"/>
            <w:sz w:val="24"/>
            <w:szCs w:val="24"/>
            <w:lang w:val="en-US" w:eastAsia="zh-CN"/>
          </w:rPr>
          <w:t>硬件</w:t>
        </w:r>
      </w:ins>
      <w:ins w:id="1901" w:author="Janusio" w:date="2018-03-06T23:32:20Z">
        <w:r>
          <w:rPr>
            <w:rFonts w:hint="eastAsia" w:ascii="Times New Roman" w:hAnsi="Times New Roman"/>
            <w:sz w:val="24"/>
            <w:szCs w:val="24"/>
            <w:lang w:val="en-US" w:eastAsia="zh-CN"/>
          </w:rPr>
          <w:t>之间的</w:t>
        </w:r>
      </w:ins>
      <w:ins w:id="1902" w:author="Janusio" w:date="2018-03-06T23:32:28Z">
        <w:r>
          <w:rPr>
            <w:rFonts w:hint="eastAsia" w:ascii="Times New Roman" w:hAnsi="Times New Roman"/>
            <w:sz w:val="24"/>
            <w:szCs w:val="24"/>
            <w:lang w:val="en-US" w:eastAsia="zh-CN"/>
          </w:rPr>
          <w:t>特权</w:t>
        </w:r>
      </w:ins>
      <w:ins w:id="1903" w:author="Janusio" w:date="2018-03-06T23:32:32Z">
        <w:r>
          <w:rPr>
            <w:rFonts w:hint="eastAsia" w:ascii="Times New Roman" w:hAnsi="Times New Roman"/>
            <w:sz w:val="24"/>
            <w:szCs w:val="24"/>
            <w:lang w:val="en-US" w:eastAsia="zh-CN"/>
          </w:rPr>
          <w:t>域</w:t>
        </w:r>
      </w:ins>
      <w:ins w:id="1904" w:author="Janusio" w:date="2018-03-06T23:32:42Z">
        <w:r>
          <w:rPr>
            <w:rFonts w:hint="eastAsia" w:ascii="Times New Roman" w:hAnsi="Times New Roman"/>
            <w:sz w:val="24"/>
            <w:szCs w:val="24"/>
            <w:lang w:val="en-US" w:eastAsia="zh-CN"/>
          </w:rPr>
          <w:t>，</w:t>
        </w:r>
      </w:ins>
      <w:ins w:id="1905" w:author="Janusio" w:date="2018-03-06T23:32:45Z">
        <w:r>
          <w:rPr>
            <w:rFonts w:hint="eastAsia" w:ascii="Times New Roman" w:hAnsi="Times New Roman"/>
            <w:sz w:val="24"/>
            <w:szCs w:val="24"/>
            <w:lang w:val="en-US" w:eastAsia="zh-CN"/>
          </w:rPr>
          <w:t>可以</w:t>
        </w:r>
      </w:ins>
      <w:ins w:id="1906" w:author="Janusio" w:date="2018-03-06T23:32:46Z">
        <w:r>
          <w:rPr>
            <w:rFonts w:hint="eastAsia" w:ascii="Times New Roman" w:hAnsi="Times New Roman"/>
            <w:sz w:val="24"/>
            <w:szCs w:val="24"/>
            <w:lang w:val="en-US" w:eastAsia="zh-CN"/>
          </w:rPr>
          <w:t>保证</w:t>
        </w:r>
      </w:ins>
      <w:ins w:id="1907" w:author="Janusio" w:date="2018-03-06T23:32:48Z">
        <w:r>
          <w:rPr>
            <w:rFonts w:hint="eastAsia" w:ascii="Times New Roman" w:hAnsi="Times New Roman"/>
            <w:sz w:val="24"/>
            <w:szCs w:val="24"/>
            <w:lang w:val="en-US" w:eastAsia="zh-CN"/>
          </w:rPr>
          <w:t>对</w:t>
        </w:r>
      </w:ins>
      <w:ins w:id="1908" w:author="Janusio" w:date="2018-03-06T23:32:51Z">
        <w:r>
          <w:rPr>
            <w:rFonts w:hint="eastAsia" w:ascii="Times New Roman" w:hAnsi="Times New Roman"/>
            <w:sz w:val="24"/>
            <w:szCs w:val="24"/>
            <w:lang w:val="en-US" w:eastAsia="zh-CN"/>
          </w:rPr>
          <w:t>上层</w:t>
        </w:r>
      </w:ins>
      <w:ins w:id="1909" w:author="Janusio" w:date="2018-03-06T23:32:57Z">
        <w:r>
          <w:rPr>
            <w:rFonts w:hint="eastAsia" w:ascii="Times New Roman" w:hAnsi="Times New Roman"/>
            <w:sz w:val="24"/>
            <w:szCs w:val="24"/>
            <w:lang w:val="en-US" w:eastAsia="zh-CN"/>
          </w:rPr>
          <w:t>运行</w:t>
        </w:r>
      </w:ins>
      <w:ins w:id="1910" w:author="Janusio" w:date="2018-03-06T23:32:58Z">
        <w:r>
          <w:rPr>
            <w:rFonts w:hint="eastAsia" w:ascii="Times New Roman" w:hAnsi="Times New Roman"/>
            <w:sz w:val="24"/>
            <w:szCs w:val="24"/>
            <w:lang w:val="en-US" w:eastAsia="zh-CN"/>
          </w:rPr>
          <w:t>的</w:t>
        </w:r>
      </w:ins>
      <w:ins w:id="1911" w:author="Janusio" w:date="2018-03-06T23:32:59Z">
        <w:r>
          <w:rPr>
            <w:rFonts w:hint="eastAsia" w:ascii="Times New Roman" w:hAnsi="Times New Roman"/>
            <w:sz w:val="24"/>
            <w:szCs w:val="24"/>
            <w:lang w:val="en-US" w:eastAsia="zh-CN"/>
          </w:rPr>
          <w:t>多个</w:t>
        </w:r>
      </w:ins>
      <w:ins w:id="1912" w:author="Janusio" w:date="2018-03-06T23:33:01Z">
        <w:r>
          <w:rPr>
            <w:rFonts w:hint="eastAsia" w:ascii="Times New Roman" w:hAnsi="Times New Roman"/>
            <w:sz w:val="24"/>
            <w:szCs w:val="24"/>
            <w:lang w:val="en-US" w:eastAsia="zh-CN"/>
          </w:rPr>
          <w:t>虚拟机</w:t>
        </w:r>
      </w:ins>
      <w:ins w:id="1913" w:author="Janusio" w:date="2018-03-06T23:33:02Z">
        <w:r>
          <w:rPr>
            <w:rFonts w:hint="eastAsia" w:ascii="Times New Roman" w:hAnsi="Times New Roman"/>
            <w:sz w:val="24"/>
            <w:szCs w:val="24"/>
            <w:lang w:val="en-US" w:eastAsia="zh-CN"/>
          </w:rPr>
          <w:t>进行</w:t>
        </w:r>
      </w:ins>
      <w:ins w:id="1914" w:author="Janusio" w:date="2018-03-06T23:33:03Z">
        <w:r>
          <w:rPr>
            <w:rFonts w:hint="eastAsia" w:ascii="Times New Roman" w:hAnsi="Times New Roman"/>
            <w:sz w:val="24"/>
            <w:szCs w:val="24"/>
            <w:lang w:val="en-US" w:eastAsia="zh-CN"/>
          </w:rPr>
          <w:t>资源</w:t>
        </w:r>
      </w:ins>
      <w:ins w:id="1915" w:author="Janusio" w:date="2018-03-06T23:33:04Z">
        <w:r>
          <w:rPr>
            <w:rFonts w:hint="eastAsia" w:ascii="Times New Roman" w:hAnsi="Times New Roman"/>
            <w:sz w:val="24"/>
            <w:szCs w:val="24"/>
            <w:lang w:val="en-US" w:eastAsia="zh-CN"/>
          </w:rPr>
          <w:t>隔离，</w:t>
        </w:r>
      </w:ins>
      <w:ins w:id="1916" w:author="Janusio" w:date="2018-03-06T23:33:09Z">
        <w:r>
          <w:rPr>
            <w:rFonts w:hint="eastAsia" w:ascii="Times New Roman" w:hAnsi="Times New Roman"/>
            <w:sz w:val="24"/>
            <w:szCs w:val="24"/>
            <w:lang w:val="en-US" w:eastAsia="zh-CN"/>
          </w:rPr>
          <w:t>以</w:t>
        </w:r>
      </w:ins>
      <w:ins w:id="1917" w:author="Janusio" w:date="2018-03-06T23:33:13Z">
        <w:r>
          <w:rPr>
            <w:rFonts w:hint="eastAsia" w:ascii="Times New Roman" w:hAnsi="Times New Roman"/>
            <w:sz w:val="24"/>
            <w:szCs w:val="24"/>
            <w:lang w:val="en-US" w:eastAsia="zh-CN"/>
          </w:rPr>
          <w:t>保障</w:t>
        </w:r>
      </w:ins>
      <w:ins w:id="1918" w:author="Janusio" w:date="2018-03-06T23:33:17Z">
        <w:r>
          <w:rPr>
            <w:rFonts w:hint="eastAsia" w:ascii="Times New Roman" w:hAnsi="Times New Roman"/>
            <w:sz w:val="24"/>
            <w:szCs w:val="24"/>
            <w:lang w:val="en-US" w:eastAsia="zh-CN"/>
          </w:rPr>
          <w:t>每一个</w:t>
        </w:r>
      </w:ins>
      <w:ins w:id="1919" w:author="Janusio" w:date="2018-03-06T23:33:19Z">
        <w:r>
          <w:rPr>
            <w:rFonts w:hint="eastAsia" w:ascii="Times New Roman" w:hAnsi="Times New Roman"/>
            <w:sz w:val="24"/>
            <w:szCs w:val="24"/>
            <w:lang w:val="en-US" w:eastAsia="zh-CN"/>
          </w:rPr>
          <w:t>虚拟机</w:t>
        </w:r>
      </w:ins>
      <w:ins w:id="1920" w:author="Janusio" w:date="2018-03-06T23:33:20Z">
        <w:r>
          <w:rPr>
            <w:rFonts w:hint="eastAsia" w:ascii="Times New Roman" w:hAnsi="Times New Roman"/>
            <w:sz w:val="24"/>
            <w:szCs w:val="24"/>
            <w:lang w:val="en-US" w:eastAsia="zh-CN"/>
          </w:rPr>
          <w:t>都可以</w:t>
        </w:r>
      </w:ins>
      <w:ins w:id="1921" w:author="Janusio" w:date="2018-03-06T23:33:21Z">
        <w:r>
          <w:rPr>
            <w:rFonts w:hint="eastAsia" w:ascii="Times New Roman" w:hAnsi="Times New Roman"/>
            <w:sz w:val="24"/>
            <w:szCs w:val="24"/>
            <w:lang w:val="en-US" w:eastAsia="zh-CN"/>
          </w:rPr>
          <w:t>在</w:t>
        </w:r>
      </w:ins>
      <w:ins w:id="1922" w:author="Janusio" w:date="2018-03-06T23:33:25Z">
        <w:r>
          <w:rPr>
            <w:rFonts w:hint="eastAsia" w:ascii="Times New Roman" w:hAnsi="Times New Roman"/>
            <w:sz w:val="24"/>
            <w:szCs w:val="24"/>
            <w:lang w:val="en-US" w:eastAsia="zh-CN"/>
          </w:rPr>
          <w:t>安全的</w:t>
        </w:r>
      </w:ins>
      <w:ins w:id="1923" w:author="Janusio" w:date="2018-03-06T23:33:28Z">
        <w:r>
          <w:rPr>
            <w:rFonts w:hint="eastAsia" w:ascii="Times New Roman" w:hAnsi="Times New Roman"/>
            <w:sz w:val="24"/>
            <w:szCs w:val="24"/>
            <w:lang w:val="en-US" w:eastAsia="zh-CN"/>
          </w:rPr>
          <w:t>环境下</w:t>
        </w:r>
      </w:ins>
      <w:ins w:id="1924" w:author="Janusio" w:date="2018-03-06T23:33:31Z">
        <w:r>
          <w:rPr>
            <w:rFonts w:hint="eastAsia" w:ascii="Times New Roman" w:hAnsi="Times New Roman"/>
            <w:sz w:val="24"/>
            <w:szCs w:val="24"/>
            <w:lang w:val="en-US" w:eastAsia="zh-CN"/>
          </w:rPr>
          <w:t>运行</w:t>
        </w:r>
      </w:ins>
      <w:ins w:id="1925" w:author="Janusio" w:date="2018-03-06T23:33:34Z">
        <w:r>
          <w:rPr>
            <w:rFonts w:hint="eastAsia" w:ascii="Times New Roman" w:hAnsi="Times New Roman"/>
            <w:sz w:val="24"/>
            <w:szCs w:val="24"/>
            <w:lang w:val="en-US" w:eastAsia="zh-CN"/>
          </w:rPr>
          <w:t>，</w:t>
        </w:r>
      </w:ins>
      <w:ins w:id="1926" w:author="Janusio" w:date="2018-03-06T23:33:36Z">
        <w:r>
          <w:rPr>
            <w:rFonts w:hint="eastAsia" w:ascii="Times New Roman" w:hAnsi="Times New Roman"/>
            <w:sz w:val="24"/>
            <w:szCs w:val="24"/>
            <w:lang w:val="en-US" w:eastAsia="zh-CN"/>
          </w:rPr>
          <w:t>并且</w:t>
        </w:r>
      </w:ins>
      <w:ins w:id="1927" w:author="Janusio" w:date="2018-03-06T23:33:39Z">
        <w:r>
          <w:rPr>
            <w:rFonts w:hint="eastAsia" w:ascii="Times New Roman" w:hAnsi="Times New Roman"/>
            <w:sz w:val="24"/>
            <w:szCs w:val="24"/>
            <w:lang w:val="en-US" w:eastAsia="zh-CN"/>
          </w:rPr>
          <w:t>虚拟出</w:t>
        </w:r>
      </w:ins>
      <w:ins w:id="1928" w:author="Janusio" w:date="2018-03-06T23:33:40Z">
        <w:r>
          <w:rPr>
            <w:rFonts w:hint="eastAsia" w:ascii="Times New Roman" w:hAnsi="Times New Roman"/>
            <w:sz w:val="24"/>
            <w:szCs w:val="24"/>
            <w:lang w:val="en-US" w:eastAsia="zh-CN"/>
          </w:rPr>
          <w:t>与</w:t>
        </w:r>
      </w:ins>
      <w:ins w:id="1929" w:author="Janusio" w:date="2018-03-06T23:33:42Z">
        <w:r>
          <w:rPr>
            <w:rFonts w:hint="eastAsia" w:ascii="Times New Roman" w:hAnsi="Times New Roman"/>
            <w:sz w:val="24"/>
            <w:szCs w:val="24"/>
            <w:lang w:val="en-US" w:eastAsia="zh-CN"/>
          </w:rPr>
          <w:t>甚至</w:t>
        </w:r>
      </w:ins>
      <w:ins w:id="1930" w:author="Janusio" w:date="2018-03-06T23:33:46Z">
        <w:r>
          <w:rPr>
            <w:rFonts w:hint="eastAsia" w:ascii="Times New Roman" w:hAnsi="Times New Roman"/>
            <w:sz w:val="24"/>
            <w:szCs w:val="24"/>
            <w:lang w:val="en-US" w:eastAsia="zh-CN"/>
          </w:rPr>
          <w:t>硬件资源的</w:t>
        </w:r>
      </w:ins>
      <w:ins w:id="1931" w:author="Janusio" w:date="2018-03-06T23:33:47Z">
        <w:r>
          <w:rPr>
            <w:rFonts w:hint="eastAsia" w:ascii="Times New Roman" w:hAnsi="Times New Roman"/>
            <w:sz w:val="24"/>
            <w:szCs w:val="24"/>
            <w:lang w:val="en-US" w:eastAsia="zh-CN"/>
          </w:rPr>
          <w:t>虚拟</w:t>
        </w:r>
      </w:ins>
      <w:ins w:id="1932" w:author="Janusio" w:date="2018-03-06T23:33:49Z">
        <w:r>
          <w:rPr>
            <w:rFonts w:hint="eastAsia" w:ascii="Times New Roman" w:hAnsi="Times New Roman"/>
            <w:sz w:val="24"/>
            <w:szCs w:val="24"/>
            <w:lang w:val="en-US" w:eastAsia="zh-CN"/>
          </w:rPr>
          <w:t>硬件</w:t>
        </w:r>
      </w:ins>
      <w:ins w:id="1933" w:author="Janusio" w:date="2018-03-06T23:33:50Z">
        <w:r>
          <w:rPr>
            <w:rFonts w:hint="eastAsia" w:ascii="Times New Roman" w:hAnsi="Times New Roman"/>
            <w:sz w:val="24"/>
            <w:szCs w:val="24"/>
            <w:lang w:val="en-US" w:eastAsia="zh-CN"/>
          </w:rPr>
          <w:t>环境</w:t>
        </w:r>
      </w:ins>
      <w:ins w:id="1934" w:author="Janusio" w:date="2018-03-06T23:33:51Z">
        <w:r>
          <w:rPr>
            <w:rFonts w:hint="eastAsia" w:ascii="Times New Roman" w:hAnsi="Times New Roman"/>
            <w:sz w:val="24"/>
            <w:szCs w:val="24"/>
            <w:lang w:val="en-US" w:eastAsia="zh-CN"/>
          </w:rPr>
          <w:t>，</w:t>
        </w:r>
      </w:ins>
      <w:ins w:id="1935" w:author="Janusio" w:date="2018-03-06T23:34:12Z">
        <w:r>
          <w:rPr>
            <w:rFonts w:hint="eastAsia" w:ascii="Times New Roman" w:hAnsi="Times New Roman"/>
            <w:sz w:val="24"/>
            <w:szCs w:val="24"/>
            <w:lang w:val="en-US" w:eastAsia="zh-CN"/>
          </w:rPr>
          <w:t>实现了</w:t>
        </w:r>
      </w:ins>
      <w:ins w:id="1936" w:author="Janusio" w:date="2018-03-06T23:34:16Z">
        <w:r>
          <w:rPr>
            <w:rFonts w:hint="eastAsia" w:ascii="Times New Roman" w:hAnsi="Times New Roman"/>
            <w:sz w:val="24"/>
            <w:szCs w:val="24"/>
            <w:lang w:val="en-US" w:eastAsia="zh-CN"/>
          </w:rPr>
          <w:t>多个</w:t>
        </w:r>
      </w:ins>
      <w:ins w:id="1937" w:author="Janusio" w:date="2018-03-06T23:34:18Z">
        <w:r>
          <w:rPr>
            <w:rFonts w:hint="eastAsia" w:ascii="Times New Roman" w:hAnsi="Times New Roman"/>
            <w:sz w:val="24"/>
            <w:szCs w:val="24"/>
            <w:lang w:val="en-US" w:eastAsia="zh-CN"/>
          </w:rPr>
          <w:t>虚拟机</w:t>
        </w:r>
      </w:ins>
      <w:ins w:id="1938" w:author="Janusio" w:date="2018-03-06T23:34:20Z">
        <w:r>
          <w:rPr>
            <w:rFonts w:hint="eastAsia" w:ascii="Times New Roman" w:hAnsi="Times New Roman"/>
            <w:sz w:val="24"/>
            <w:szCs w:val="24"/>
            <w:lang w:val="en-US" w:eastAsia="zh-CN"/>
          </w:rPr>
          <w:t>运行</w:t>
        </w:r>
      </w:ins>
      <w:ins w:id="1939" w:author="Janusio" w:date="2018-03-06T23:34:21Z">
        <w:r>
          <w:rPr>
            <w:rFonts w:hint="eastAsia" w:ascii="Times New Roman" w:hAnsi="Times New Roman"/>
            <w:sz w:val="24"/>
            <w:szCs w:val="24"/>
            <w:lang w:val="en-US" w:eastAsia="zh-CN"/>
          </w:rPr>
          <w:t>在</w:t>
        </w:r>
      </w:ins>
      <w:ins w:id="1940" w:author="Janusio" w:date="2018-03-06T23:34:22Z">
        <w:r>
          <w:rPr>
            <w:rFonts w:hint="eastAsia" w:ascii="Times New Roman" w:hAnsi="Times New Roman"/>
            <w:sz w:val="24"/>
            <w:szCs w:val="24"/>
            <w:lang w:val="en-US" w:eastAsia="zh-CN"/>
          </w:rPr>
          <w:t>一个</w:t>
        </w:r>
      </w:ins>
      <w:ins w:id="1941" w:author="Janusio" w:date="2018-03-06T23:34:29Z">
        <w:r>
          <w:rPr>
            <w:rFonts w:hint="eastAsia" w:ascii="Times New Roman" w:hAnsi="Times New Roman"/>
            <w:sz w:val="24"/>
            <w:szCs w:val="24"/>
            <w:lang w:val="en-US" w:eastAsia="zh-CN"/>
          </w:rPr>
          <w:t>物理平台</w:t>
        </w:r>
      </w:ins>
      <w:ins w:id="1942" w:author="Janusio" w:date="2018-03-06T23:34:30Z">
        <w:r>
          <w:rPr>
            <w:rFonts w:hint="eastAsia" w:ascii="Times New Roman" w:hAnsi="Times New Roman"/>
            <w:sz w:val="24"/>
            <w:szCs w:val="24"/>
            <w:lang w:val="en-US" w:eastAsia="zh-CN"/>
          </w:rPr>
          <w:t>上，</w:t>
        </w:r>
      </w:ins>
      <w:ins w:id="1943" w:author="Janusio" w:date="2018-03-06T23:34:41Z">
        <w:r>
          <w:rPr>
            <w:rFonts w:hint="eastAsia" w:ascii="Times New Roman" w:hAnsi="Times New Roman"/>
            <w:sz w:val="24"/>
            <w:szCs w:val="24"/>
            <w:lang w:val="en-US" w:eastAsia="zh-CN"/>
          </w:rPr>
          <w:t>提高了</w:t>
        </w:r>
      </w:ins>
      <w:ins w:id="1944" w:author="Janusio" w:date="2018-03-06T23:34:43Z">
        <w:r>
          <w:rPr>
            <w:rFonts w:hint="eastAsia" w:ascii="Times New Roman" w:hAnsi="Times New Roman"/>
            <w:sz w:val="24"/>
            <w:szCs w:val="24"/>
            <w:lang w:val="en-US" w:eastAsia="zh-CN"/>
          </w:rPr>
          <w:t>计算机</w:t>
        </w:r>
      </w:ins>
      <w:ins w:id="1945" w:author="Janusio" w:date="2018-03-06T23:34:44Z">
        <w:r>
          <w:rPr>
            <w:rFonts w:hint="eastAsia" w:ascii="Times New Roman" w:hAnsi="Times New Roman"/>
            <w:sz w:val="24"/>
            <w:szCs w:val="24"/>
            <w:lang w:val="en-US" w:eastAsia="zh-CN"/>
          </w:rPr>
          <w:t>硬件的</w:t>
        </w:r>
      </w:ins>
      <w:ins w:id="1946" w:author="Janusio" w:date="2018-03-06T23:34:48Z">
        <w:r>
          <w:rPr>
            <w:rFonts w:hint="eastAsia" w:ascii="Times New Roman" w:hAnsi="Times New Roman"/>
            <w:sz w:val="24"/>
            <w:szCs w:val="24"/>
            <w:lang w:val="en-US" w:eastAsia="zh-CN"/>
          </w:rPr>
          <w:t>使用</w:t>
        </w:r>
      </w:ins>
      <w:ins w:id="1947" w:author="Janusio" w:date="2018-03-06T23:34:50Z">
        <w:r>
          <w:rPr>
            <w:rFonts w:hint="eastAsia" w:ascii="Times New Roman" w:hAnsi="Times New Roman"/>
            <w:sz w:val="24"/>
            <w:szCs w:val="24"/>
            <w:lang w:val="en-US" w:eastAsia="zh-CN"/>
          </w:rPr>
          <w:t>率</w:t>
        </w:r>
      </w:ins>
      <w:ins w:id="1948" w:author="Janusio" w:date="2018-03-06T23:34:53Z">
        <w:r>
          <w:rPr>
            <w:rFonts w:hint="eastAsia" w:ascii="Times New Roman" w:hAnsi="Times New Roman"/>
            <w:sz w:val="24"/>
            <w:szCs w:val="24"/>
            <w:lang w:val="en-US" w:eastAsia="zh-CN"/>
          </w:rPr>
          <w:t>。</w:t>
        </w:r>
      </w:ins>
      <w:ins w:id="1949" w:author="Janusio" w:date="2018-03-06T23:34:57Z">
        <w:r>
          <w:rPr>
            <w:rFonts w:hint="eastAsia" w:ascii="Times New Roman" w:hAnsi="Times New Roman"/>
            <w:sz w:val="24"/>
            <w:szCs w:val="24"/>
            <w:lang w:val="en-US" w:eastAsia="zh-CN"/>
          </w:rPr>
          <w:t>实际上</w:t>
        </w:r>
      </w:ins>
      <w:ins w:id="1950" w:author="Janusio" w:date="2018-03-06T23:34:58Z">
        <w:r>
          <w:rPr>
            <w:rFonts w:hint="eastAsia" w:ascii="Times New Roman" w:hAnsi="Times New Roman"/>
            <w:sz w:val="24"/>
            <w:szCs w:val="24"/>
            <w:lang w:val="en-US" w:eastAsia="zh-CN"/>
          </w:rPr>
          <w:t>，</w:t>
        </w:r>
      </w:ins>
      <w:ins w:id="1951" w:author="Janusio" w:date="2018-03-06T23:35:01Z">
        <w:r>
          <w:rPr>
            <w:rFonts w:hint="eastAsia" w:ascii="Times New Roman" w:hAnsi="Times New Roman"/>
            <w:sz w:val="24"/>
            <w:szCs w:val="24"/>
            <w:lang w:val="en-US" w:eastAsia="zh-CN"/>
          </w:rPr>
          <w:t>VMM</w:t>
        </w:r>
      </w:ins>
      <w:ins w:id="1952" w:author="Janusio" w:date="2018-03-06T23:35:09Z">
        <w:r>
          <w:rPr>
            <w:rFonts w:hint="eastAsia" w:ascii="Times New Roman" w:hAnsi="Times New Roman"/>
            <w:sz w:val="24"/>
            <w:szCs w:val="24"/>
            <w:lang w:val="en-US" w:eastAsia="zh-CN"/>
          </w:rPr>
          <w:t>的</w:t>
        </w:r>
      </w:ins>
      <w:ins w:id="1953" w:author="Janusio" w:date="2018-03-06T23:35:11Z">
        <w:r>
          <w:rPr>
            <w:rFonts w:hint="eastAsia" w:ascii="Times New Roman" w:hAnsi="Times New Roman"/>
            <w:sz w:val="24"/>
            <w:szCs w:val="24"/>
            <w:lang w:val="en-US" w:eastAsia="zh-CN"/>
          </w:rPr>
          <w:t>作用</w:t>
        </w:r>
      </w:ins>
      <w:ins w:id="1954" w:author="Janusio" w:date="2018-03-06T23:35:15Z">
        <w:r>
          <w:rPr>
            <w:rFonts w:hint="eastAsia" w:ascii="Times New Roman" w:hAnsi="Times New Roman"/>
            <w:sz w:val="24"/>
            <w:szCs w:val="24"/>
            <w:lang w:val="en-US" w:eastAsia="zh-CN"/>
          </w:rPr>
          <w:t>不仅仅</w:t>
        </w:r>
      </w:ins>
      <w:ins w:id="1955" w:author="Janusio" w:date="2018-03-06T23:35:16Z">
        <w:r>
          <w:rPr>
            <w:rFonts w:hint="eastAsia" w:ascii="Times New Roman" w:hAnsi="Times New Roman"/>
            <w:sz w:val="24"/>
            <w:szCs w:val="24"/>
            <w:lang w:val="en-US" w:eastAsia="zh-CN"/>
          </w:rPr>
          <w:t>是</w:t>
        </w:r>
      </w:ins>
      <w:ins w:id="1956" w:author="Janusio" w:date="2018-03-06T23:35:17Z">
        <w:r>
          <w:rPr>
            <w:rFonts w:hint="eastAsia" w:ascii="Times New Roman" w:hAnsi="Times New Roman"/>
            <w:sz w:val="24"/>
            <w:szCs w:val="24"/>
            <w:lang w:val="en-US" w:eastAsia="zh-CN"/>
          </w:rPr>
          <w:t>提高了</w:t>
        </w:r>
      </w:ins>
      <w:ins w:id="1957" w:author="Janusio" w:date="2018-03-06T23:35:18Z">
        <w:r>
          <w:rPr>
            <w:rFonts w:hint="eastAsia" w:ascii="Times New Roman" w:hAnsi="Times New Roman"/>
            <w:sz w:val="24"/>
            <w:szCs w:val="24"/>
            <w:lang w:val="en-US" w:eastAsia="zh-CN"/>
          </w:rPr>
          <w:t>一个</w:t>
        </w:r>
      </w:ins>
      <w:ins w:id="1958" w:author="Janusio" w:date="2018-03-06T23:35:21Z">
        <w:r>
          <w:rPr>
            <w:rFonts w:hint="eastAsia" w:ascii="Times New Roman" w:hAnsi="Times New Roman"/>
            <w:sz w:val="24"/>
            <w:szCs w:val="24"/>
            <w:lang w:val="en-US" w:eastAsia="zh-CN"/>
          </w:rPr>
          <w:t>多任务的</w:t>
        </w:r>
      </w:ins>
      <w:ins w:id="1959" w:author="Janusio" w:date="2018-03-06T23:35:35Z">
        <w:r>
          <w:rPr>
            <w:rFonts w:hint="eastAsia" w:ascii="Times New Roman" w:hAnsi="Times New Roman"/>
            <w:sz w:val="24"/>
            <w:szCs w:val="24"/>
            <w:lang w:val="en-US" w:eastAsia="zh-CN"/>
          </w:rPr>
          <w:t>管理</w:t>
        </w:r>
      </w:ins>
      <w:ins w:id="1960" w:author="Janusio" w:date="2018-03-06T23:35:36Z">
        <w:r>
          <w:rPr>
            <w:rFonts w:hint="eastAsia" w:ascii="Times New Roman" w:hAnsi="Times New Roman"/>
            <w:sz w:val="24"/>
            <w:szCs w:val="24"/>
            <w:lang w:val="en-US" w:eastAsia="zh-CN"/>
          </w:rPr>
          <w:t>任务，</w:t>
        </w:r>
      </w:ins>
      <w:ins w:id="1961" w:author="Janusio" w:date="2018-03-06T23:35:44Z">
        <w:r>
          <w:rPr>
            <w:rFonts w:hint="eastAsia" w:ascii="Times New Roman" w:hAnsi="Times New Roman"/>
            <w:sz w:val="24"/>
            <w:szCs w:val="24"/>
            <w:lang w:val="en-US" w:eastAsia="zh-CN"/>
          </w:rPr>
          <w:t>也</w:t>
        </w:r>
      </w:ins>
      <w:ins w:id="1962" w:author="Janusio" w:date="2018-03-06T23:35:47Z">
        <w:r>
          <w:rPr>
            <w:rFonts w:hint="eastAsia" w:ascii="Times New Roman" w:hAnsi="Times New Roman"/>
            <w:sz w:val="24"/>
            <w:szCs w:val="24"/>
            <w:lang w:val="en-US" w:eastAsia="zh-CN"/>
          </w:rPr>
          <w:t>是</w:t>
        </w:r>
      </w:ins>
      <w:ins w:id="1963" w:author="Janusio" w:date="2018-03-06T23:35:49Z">
        <w:r>
          <w:rPr>
            <w:rFonts w:hint="eastAsia" w:ascii="Times New Roman" w:hAnsi="Times New Roman"/>
            <w:sz w:val="24"/>
            <w:szCs w:val="24"/>
            <w:lang w:val="en-US" w:eastAsia="zh-CN"/>
          </w:rPr>
          <w:t>一种</w:t>
        </w:r>
      </w:ins>
      <w:ins w:id="1964" w:author="Janusio" w:date="2018-03-06T23:35:51Z">
        <w:r>
          <w:rPr>
            <w:rFonts w:hint="eastAsia" w:ascii="Times New Roman" w:hAnsi="Times New Roman"/>
            <w:sz w:val="24"/>
            <w:szCs w:val="24"/>
            <w:lang w:val="en-US" w:eastAsia="zh-CN"/>
          </w:rPr>
          <w:t>十分</w:t>
        </w:r>
      </w:ins>
      <w:ins w:id="1965" w:author="Janusio" w:date="2018-03-06T23:35:52Z">
        <w:r>
          <w:rPr>
            <w:rFonts w:hint="eastAsia" w:ascii="Times New Roman" w:hAnsi="Times New Roman"/>
            <w:sz w:val="24"/>
            <w:szCs w:val="24"/>
            <w:lang w:val="en-US" w:eastAsia="zh-CN"/>
          </w:rPr>
          <w:t>安全</w:t>
        </w:r>
      </w:ins>
      <w:ins w:id="1966" w:author="Janusio" w:date="2018-03-06T23:35:53Z">
        <w:r>
          <w:rPr>
            <w:rFonts w:hint="eastAsia" w:ascii="Times New Roman" w:hAnsi="Times New Roman"/>
            <w:sz w:val="24"/>
            <w:szCs w:val="24"/>
            <w:lang w:val="en-US" w:eastAsia="zh-CN"/>
          </w:rPr>
          <w:t>可靠的</w:t>
        </w:r>
      </w:ins>
      <w:ins w:id="1967" w:author="Janusio" w:date="2018-03-06T23:35:56Z">
        <w:r>
          <w:rPr>
            <w:rFonts w:hint="eastAsia" w:ascii="Times New Roman" w:hAnsi="Times New Roman"/>
            <w:sz w:val="24"/>
            <w:szCs w:val="24"/>
            <w:lang w:val="en-US" w:eastAsia="zh-CN"/>
          </w:rPr>
          <w:t>虚拟化</w:t>
        </w:r>
      </w:ins>
      <w:ins w:id="1968" w:author="Janusio" w:date="2018-03-06T23:35:57Z">
        <w:r>
          <w:rPr>
            <w:rFonts w:hint="eastAsia" w:ascii="Times New Roman" w:hAnsi="Times New Roman"/>
            <w:sz w:val="24"/>
            <w:szCs w:val="24"/>
            <w:lang w:val="en-US" w:eastAsia="zh-CN"/>
          </w:rPr>
          <w:t>系统</w:t>
        </w:r>
      </w:ins>
      <w:ins w:id="1969" w:author="Janusio" w:date="2018-03-06T23:36:12Z">
        <w:r>
          <w:rPr>
            <w:rFonts w:hint="eastAsia" w:ascii="Times New Roman" w:hAnsi="Times New Roman"/>
            <w:sz w:val="24"/>
            <w:szCs w:val="24"/>
            <w:lang w:val="en-US" w:eastAsia="zh-CN"/>
          </w:rPr>
          <w:t>方案。</w:t>
        </w:r>
      </w:ins>
      <w:del w:id="1970" w:author="Janusio" w:date="2018-03-06T23:37:09Z">
        <w:r>
          <w:rPr>
            <w:rFonts w:hint="eastAsia" w:ascii="Times New Roman" w:hAnsi="Times New Roman"/>
            <w:sz w:val="24"/>
            <w:szCs w:val="24"/>
          </w:rPr>
          <w:delText>从这个虚拟机的体系结构来看，vn}是一个位于计算机硬件和操作系统之间的软件层，它运行在系统的特权级，对上层的多个虚拟机进行隔离管理从而保证这些虚拟机能够在一个安全的环境下独立的运行。此外，它还可以为每一个虚拟机提供在计算机中虚拟出的和真实硬件环境无关的虚拟硬件环境。这样，vn}可以将存在于传统构架上的单一程序运行到计算机虚拟出来的虚拟机上，并且可以实现将多个虚拟机的整合到一个物理平台上，降低了系统的管理复杂程度，提高了管理的效率和节约了管理成本，并降低了对计算机的空间资源的占用。研究人员普遍认为</w:delText>
        </w:r>
      </w:del>
      <w:del w:id="1971" w:author="Janusio" w:date="2018-03-06T23:37:09Z">
        <w:r>
          <w:rPr>
            <w:rFonts w:hint="eastAsia" w:ascii="Times New Roman" w:hAnsi="Times New Roman"/>
            <w:sz w:val="24"/>
            <w:szCs w:val="24"/>
            <w:lang w:val="en-US" w:eastAsia="zh-CN"/>
          </w:rPr>
          <w:delText>VMM</w:delText>
        </w:r>
      </w:del>
      <w:del w:id="1972" w:author="Janusio" w:date="2018-03-06T23:37:09Z">
        <w:r>
          <w:rPr>
            <w:rFonts w:hint="eastAsia" w:ascii="Times New Roman" w:hAnsi="Times New Roman"/>
            <w:sz w:val="24"/>
            <w:szCs w:val="24"/>
          </w:rPr>
          <w:delText>作用不只是多任务的管理作用，也是一种更加安全和更加可靠的系统问题解决方案。根据v}所处的物理系统中的位置将其分为独立监控模式、宿主模式和混合模式三种类型，结构如图2-9所示。</w:delText>
        </w:r>
      </w:del>
    </w:p>
    <w:p>
      <w:pPr>
        <w:pStyle w:val="24"/>
        <w:spacing w:line="360" w:lineRule="auto"/>
        <w:ind w:firstLine="420" w:firstLineChars="0"/>
        <w:rPr>
          <w:del w:id="1973" w:author="Janusio" w:date="2018-03-04T23:11:38Z"/>
          <w:rFonts w:hint="eastAsia" w:ascii="Times New Roman" w:hAnsi="Times New Roman"/>
          <w:sz w:val="24"/>
          <w:szCs w:val="24"/>
        </w:rPr>
      </w:pPr>
      <w:del w:id="1974" w:author="Janusio" w:date="2018-03-06T23:37:09Z">
        <w:r>
          <w:rPr/>
          <w:drawing>
            <wp:inline distT="0" distB="0" distL="114300" distR="114300">
              <wp:extent cx="5902325" cy="2461895"/>
              <wp:effectExtent l="0" t="0" r="3175" b="146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stretch>
                        <a:fillRect/>
                      </a:stretch>
                    </pic:blipFill>
                    <pic:spPr>
                      <a:xfrm>
                        <a:off x="0" y="0"/>
                        <a:ext cx="5902325" cy="2461895"/>
                      </a:xfrm>
                      <a:prstGeom prst="rect">
                        <a:avLst/>
                      </a:prstGeom>
                      <a:noFill/>
                      <a:ln w="9525">
                        <a:noFill/>
                      </a:ln>
                    </pic:spPr>
                  </pic:pic>
                </a:graphicData>
              </a:graphic>
            </wp:inline>
          </w:drawing>
        </w:r>
      </w:del>
    </w:p>
    <w:p>
      <w:pPr>
        <w:pStyle w:val="24"/>
        <w:spacing w:line="360" w:lineRule="auto"/>
        <w:ind w:firstLine="420" w:firstLineChars="0"/>
        <w:rPr>
          <w:rFonts w:hint="eastAsia" w:ascii="Times New Roman" w:hAnsi="Times New Roman"/>
          <w:sz w:val="24"/>
          <w:szCs w:val="24"/>
        </w:rPr>
      </w:pPr>
      <w:del w:id="1976" w:author="Janusio" w:date="2018-03-04T23:11:36Z">
        <w:r>
          <w:rPr>
            <w:rFonts w:hint="eastAsia" w:ascii="Times New Roman" w:hAnsi="Times New Roman"/>
            <w:sz w:val="24"/>
            <w:szCs w:val="24"/>
          </w:rPr>
          <w:delText>××××××××××××××××××××××××××××××××××××××××××××××××××××××××××××××××××××××××</w:delText>
        </w:r>
      </w:del>
    </w:p>
    <w:p>
      <w:pPr>
        <w:pStyle w:val="4"/>
        <w:numPr>
          <w:ins w:id="1978" w:author="Janusio" w:date="2018-03-06T23:40:27Z"/>
        </w:numPr>
        <w:spacing w:line="360" w:lineRule="auto"/>
        <w:ind w:firstLine="0" w:firstLineChars="0"/>
        <w:rPr>
          <w:rFonts w:hint="eastAsia" w:ascii="Times New Roman" w:hAnsi="Times New Roman" w:eastAsia="黑体"/>
          <w:b/>
          <w:sz w:val="24"/>
          <w:szCs w:val="24"/>
        </w:rPr>
        <w:pPrChange w:id="1977" w:author="Janusio" w:date="2018-03-06T23:40:27Z">
          <w:pPr>
            <w:pStyle w:val="24"/>
            <w:spacing w:line="360" w:lineRule="auto"/>
            <w:ind w:firstLine="0" w:firstLineChars="0"/>
          </w:pPr>
        </w:pPrChange>
      </w:pPr>
      <w:del w:id="1979" w:author="Janusio" w:date="2018-03-06T23:40:31Z">
        <w:r>
          <w:rPr>
            <w:rFonts w:hint="eastAsia" w:ascii="Times New Roman" w:hAnsi="Times New Roman"/>
            <w:sz w:val="24"/>
            <w:szCs w:val="24"/>
          </w:rPr>
          <w:delText>2.1.</w:delText>
        </w:r>
      </w:del>
      <w:del w:id="1980" w:author="Janusio" w:date="2018-03-06T23:40:31Z">
        <w:r>
          <w:rPr>
            <w:rFonts w:hint="eastAsia" w:ascii="Times New Roman" w:hAnsi="Times New Roman"/>
            <w:sz w:val="24"/>
            <w:szCs w:val="24"/>
            <w:lang w:val="en-US" w:eastAsia="zh-CN"/>
          </w:rPr>
          <w:delText>3</w:delText>
        </w:r>
      </w:del>
      <w:del w:id="1981" w:author="Janusio" w:date="2018-03-06T23:40:3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Xen与KVM</w:t>
      </w:r>
    </w:p>
    <w:p>
      <w:pPr>
        <w:pStyle w:val="24"/>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ins w:id="1983" w:author="Janusio" w:date="2018-03-06T23:42:50Z"/>
          <w:rFonts w:hint="eastAsia"/>
        </w:rPr>
        <w:pPrChange w:id="1982" w:author="Janusio" w:date="2018-03-07T00:04:43Z">
          <w:pPr/>
        </w:pPrChange>
      </w:pPr>
      <w:ins w:id="1984" w:author="Janusio" w:date="2018-03-06T23:56:05Z">
        <w:r>
          <w:rPr>
            <w:rFonts w:hint="eastAsia"/>
            <w:lang w:val="en-US" w:eastAsia="zh-CN"/>
          </w:rPr>
          <w:t>X</w:t>
        </w:r>
      </w:ins>
      <w:ins w:id="1985" w:author="Janusio" w:date="2018-03-06T23:56:06Z">
        <w:r>
          <w:rPr>
            <w:rFonts w:hint="eastAsia"/>
            <w:lang w:val="en-US" w:eastAsia="zh-CN"/>
          </w:rPr>
          <w:t>en</w:t>
        </w:r>
      </w:ins>
      <w:ins w:id="1986" w:author="Janusio" w:date="2018-03-06T23:56:18Z">
        <w:r>
          <w:rPr>
            <w:rFonts w:hint="eastAsia"/>
            <w:lang w:val="en-US" w:eastAsia="zh-CN"/>
          </w:rPr>
          <w:t>是</w:t>
        </w:r>
      </w:ins>
      <w:ins w:id="1987" w:author="Janusio" w:date="2018-03-06T23:56:20Z">
        <w:r>
          <w:rPr>
            <w:rFonts w:hint="eastAsia"/>
            <w:lang w:val="en-US" w:eastAsia="zh-CN"/>
          </w:rPr>
          <w:t>由</w:t>
        </w:r>
      </w:ins>
      <w:ins w:id="1988" w:author="Janusio" w:date="2018-03-06T23:56:22Z">
        <w:r>
          <w:rPr>
            <w:rFonts w:hint="eastAsia"/>
            <w:lang w:val="en-US" w:eastAsia="zh-CN"/>
          </w:rPr>
          <w:t>英国</w:t>
        </w:r>
      </w:ins>
      <w:ins w:id="1989" w:author="Janusio" w:date="2018-03-06T23:56:28Z">
        <w:r>
          <w:rPr>
            <w:rFonts w:hint="eastAsia"/>
            <w:lang w:val="en-US" w:eastAsia="zh-CN"/>
          </w:rPr>
          <w:t>剑桥</w:t>
        </w:r>
      </w:ins>
      <w:ins w:id="1990" w:author="Janusio" w:date="2018-03-06T23:56:32Z">
        <w:r>
          <w:rPr>
            <w:rFonts w:hint="eastAsia"/>
            <w:lang w:val="en-US" w:eastAsia="zh-CN"/>
          </w:rPr>
          <w:t>大学</w:t>
        </w:r>
      </w:ins>
      <w:ins w:id="1991" w:author="Janusio" w:date="2018-03-06T23:56:34Z">
        <w:r>
          <w:rPr>
            <w:rFonts w:hint="eastAsia"/>
            <w:lang w:val="en-US" w:eastAsia="zh-CN"/>
          </w:rPr>
          <w:t>开发的</w:t>
        </w:r>
      </w:ins>
      <w:ins w:id="1992" w:author="Janusio" w:date="2018-03-06T23:56:36Z">
        <w:r>
          <w:rPr>
            <w:rFonts w:hint="eastAsia"/>
            <w:lang w:val="en-US" w:eastAsia="zh-CN"/>
          </w:rPr>
          <w:t>开源</w:t>
        </w:r>
      </w:ins>
      <w:ins w:id="1993" w:author="Janusio" w:date="2018-03-06T23:56:39Z">
        <w:r>
          <w:rPr>
            <w:rFonts w:hint="eastAsia"/>
            <w:lang w:val="en-US" w:eastAsia="zh-CN"/>
          </w:rPr>
          <w:t>虚拟机</w:t>
        </w:r>
      </w:ins>
      <w:ins w:id="1994" w:author="Janusio" w:date="2018-03-06T23:56:42Z">
        <w:r>
          <w:rPr>
            <w:rFonts w:hint="eastAsia"/>
            <w:lang w:val="en-US" w:eastAsia="zh-CN"/>
          </w:rPr>
          <w:t>监视器，</w:t>
        </w:r>
      </w:ins>
      <w:ins w:id="1995" w:author="Janusio" w:date="2018-03-06T23:57:06Z">
        <w:r>
          <w:rPr>
            <w:rFonts w:hint="eastAsia"/>
            <w:lang w:val="en-US" w:eastAsia="zh-CN"/>
          </w:rPr>
          <w:t>Xen</w:t>
        </w:r>
      </w:ins>
      <w:ins w:id="1996" w:author="Janusio" w:date="2018-03-06T23:57:08Z">
        <w:r>
          <w:rPr>
            <w:rFonts w:hint="eastAsia"/>
            <w:lang w:val="en-US" w:eastAsia="zh-CN"/>
          </w:rPr>
          <w:t>必须</w:t>
        </w:r>
      </w:ins>
      <w:ins w:id="1997" w:author="Janusio" w:date="2018-03-06T23:57:10Z">
        <w:r>
          <w:rPr>
            <w:rFonts w:hint="eastAsia"/>
            <w:lang w:val="en-US" w:eastAsia="zh-CN"/>
          </w:rPr>
          <w:t>对</w:t>
        </w:r>
      </w:ins>
      <w:ins w:id="1998" w:author="Janusio" w:date="2018-03-06T23:57:12Z">
        <w:r>
          <w:rPr>
            <w:rFonts w:hint="eastAsia"/>
            <w:lang w:val="en-US" w:eastAsia="zh-CN"/>
          </w:rPr>
          <w:t>Linux</w:t>
        </w:r>
      </w:ins>
      <w:ins w:id="1999" w:author="Janusio" w:date="2018-03-06T23:57:16Z">
        <w:r>
          <w:rPr>
            <w:rFonts w:hint="eastAsia"/>
            <w:lang w:val="en-US" w:eastAsia="zh-CN"/>
          </w:rPr>
          <w:t>内核</w:t>
        </w:r>
      </w:ins>
      <w:ins w:id="2000" w:author="Janusio" w:date="2018-03-06T23:57:19Z">
        <w:r>
          <w:rPr>
            <w:rFonts w:hint="eastAsia"/>
            <w:lang w:val="en-US" w:eastAsia="zh-CN"/>
          </w:rPr>
          <w:t>进行</w:t>
        </w:r>
      </w:ins>
      <w:ins w:id="2001" w:author="Janusio" w:date="2018-03-06T23:57:21Z">
        <w:r>
          <w:rPr>
            <w:rFonts w:hint="eastAsia"/>
            <w:lang w:val="en-US" w:eastAsia="zh-CN"/>
          </w:rPr>
          <w:t>修改</w:t>
        </w:r>
      </w:ins>
      <w:ins w:id="2002" w:author="Janusio" w:date="2018-03-06T23:57:22Z">
        <w:r>
          <w:rPr>
            <w:rFonts w:hint="eastAsia"/>
            <w:lang w:val="en-US" w:eastAsia="zh-CN"/>
          </w:rPr>
          <w:t>才可以在</w:t>
        </w:r>
      </w:ins>
      <w:ins w:id="2003" w:author="Janusio" w:date="2018-03-06T23:57:29Z">
        <w:r>
          <w:rPr>
            <w:rFonts w:hint="eastAsia"/>
            <w:lang w:val="en-US" w:eastAsia="zh-CN"/>
          </w:rPr>
          <w:t>使</w:t>
        </w:r>
      </w:ins>
      <w:ins w:id="2004" w:author="Janusio" w:date="2018-03-06T23:57:30Z">
        <w:r>
          <w:rPr>
            <w:rFonts w:hint="eastAsia"/>
            <w:lang w:val="en-US" w:eastAsia="zh-CN"/>
          </w:rPr>
          <w:t>其</w:t>
        </w:r>
      </w:ins>
      <w:ins w:id="2005" w:author="Janusio" w:date="2018-03-06T23:57:31Z">
        <w:r>
          <w:rPr>
            <w:rFonts w:hint="eastAsia"/>
            <w:lang w:val="en-US" w:eastAsia="zh-CN"/>
          </w:rPr>
          <w:t>在</w:t>
        </w:r>
      </w:ins>
      <w:ins w:id="2006" w:author="Janusio" w:date="2018-03-06T23:57:33Z">
        <w:r>
          <w:rPr>
            <w:rFonts w:hint="eastAsia"/>
            <w:lang w:val="en-US" w:eastAsia="zh-CN"/>
          </w:rPr>
          <w:t>Linux</w:t>
        </w:r>
      </w:ins>
      <w:ins w:id="2007" w:author="Janusio" w:date="2018-03-06T23:57:36Z">
        <w:r>
          <w:rPr>
            <w:rFonts w:hint="eastAsia"/>
            <w:lang w:val="en-US" w:eastAsia="zh-CN"/>
          </w:rPr>
          <w:t>环境</w:t>
        </w:r>
      </w:ins>
      <w:ins w:id="2008" w:author="Janusio" w:date="2018-03-06T23:57:37Z">
        <w:r>
          <w:rPr>
            <w:rFonts w:hint="eastAsia"/>
            <w:lang w:val="en-US" w:eastAsia="zh-CN"/>
          </w:rPr>
          <w:t>中</w:t>
        </w:r>
      </w:ins>
      <w:ins w:id="2009" w:author="Janusio" w:date="2018-03-06T23:57:38Z">
        <w:r>
          <w:rPr>
            <w:rFonts w:hint="eastAsia"/>
            <w:lang w:val="en-US" w:eastAsia="zh-CN"/>
          </w:rPr>
          <w:t>充当</w:t>
        </w:r>
      </w:ins>
      <w:ins w:id="2010" w:author="Janusio" w:date="2018-03-06T23:57:41Z">
        <w:r>
          <w:rPr>
            <w:rFonts w:hint="eastAsia"/>
            <w:lang w:val="en-US" w:eastAsia="zh-CN"/>
          </w:rPr>
          <w:t>VMM的</w:t>
        </w:r>
      </w:ins>
      <w:ins w:id="2011" w:author="Janusio" w:date="2018-03-06T23:57:43Z">
        <w:r>
          <w:rPr>
            <w:rFonts w:hint="eastAsia"/>
            <w:lang w:val="en-US" w:eastAsia="zh-CN"/>
          </w:rPr>
          <w:t>角色，</w:t>
        </w:r>
      </w:ins>
      <w:ins w:id="2012" w:author="Janusio" w:date="2018-03-06T23:57:46Z">
        <w:r>
          <w:rPr>
            <w:rFonts w:hint="eastAsia"/>
            <w:lang w:val="en-US" w:eastAsia="zh-CN"/>
          </w:rPr>
          <w:t>这种</w:t>
        </w:r>
      </w:ins>
      <w:ins w:id="2013" w:author="Janusio" w:date="2018-03-06T23:58:01Z">
        <w:r>
          <w:rPr>
            <w:rFonts w:hint="eastAsia"/>
            <w:lang w:val="en-US" w:eastAsia="zh-CN"/>
          </w:rPr>
          <w:t>方式</w:t>
        </w:r>
      </w:ins>
      <w:ins w:id="2014" w:author="Janusio" w:date="2018-03-06T23:58:02Z">
        <w:r>
          <w:rPr>
            <w:rFonts w:hint="eastAsia"/>
            <w:lang w:val="en-US" w:eastAsia="zh-CN"/>
          </w:rPr>
          <w:t>可以</w:t>
        </w:r>
      </w:ins>
      <w:ins w:id="2015" w:author="Janusio" w:date="2018-03-06T23:58:03Z">
        <w:r>
          <w:rPr>
            <w:rFonts w:hint="eastAsia"/>
            <w:lang w:val="en-US" w:eastAsia="zh-CN"/>
          </w:rPr>
          <w:t>方便的</w:t>
        </w:r>
      </w:ins>
      <w:ins w:id="2016" w:author="Janusio" w:date="2018-03-06T23:58:05Z">
        <w:r>
          <w:rPr>
            <w:rFonts w:hint="eastAsia"/>
            <w:lang w:val="en-US" w:eastAsia="zh-CN"/>
          </w:rPr>
          <w:t>对</w:t>
        </w:r>
      </w:ins>
      <w:ins w:id="2017" w:author="Janusio" w:date="2018-03-06T23:58:07Z">
        <w:r>
          <w:rPr>
            <w:rFonts w:hint="eastAsia"/>
            <w:lang w:val="en-US" w:eastAsia="zh-CN"/>
          </w:rPr>
          <w:t>虚拟机</w:t>
        </w:r>
      </w:ins>
      <w:ins w:id="2018" w:author="Janusio" w:date="2018-03-06T23:58:08Z">
        <w:r>
          <w:rPr>
            <w:rFonts w:hint="eastAsia"/>
            <w:lang w:val="en-US" w:eastAsia="zh-CN"/>
          </w:rPr>
          <w:t>操作系统</w:t>
        </w:r>
      </w:ins>
      <w:ins w:id="2019" w:author="Janusio" w:date="2018-03-06T23:58:10Z">
        <w:r>
          <w:rPr>
            <w:rFonts w:hint="eastAsia"/>
            <w:lang w:val="en-US" w:eastAsia="zh-CN"/>
          </w:rPr>
          <w:t>发出</w:t>
        </w:r>
      </w:ins>
      <w:ins w:id="2020" w:author="Janusio" w:date="2018-03-06T23:58:11Z">
        <w:r>
          <w:rPr>
            <w:rFonts w:hint="eastAsia"/>
            <w:lang w:val="en-US" w:eastAsia="zh-CN"/>
          </w:rPr>
          <w:t>的</w:t>
        </w:r>
      </w:ins>
      <w:ins w:id="2021" w:author="Janusio" w:date="2018-03-06T23:58:14Z">
        <w:r>
          <w:rPr>
            <w:rFonts w:hint="eastAsia"/>
            <w:lang w:val="en-US" w:eastAsia="zh-CN"/>
          </w:rPr>
          <w:t>CPU</w:t>
        </w:r>
      </w:ins>
      <w:ins w:id="2022" w:author="Janusio" w:date="2018-03-06T23:58:16Z">
        <w:r>
          <w:rPr>
            <w:rFonts w:hint="eastAsia"/>
            <w:lang w:val="en-US" w:eastAsia="zh-CN"/>
          </w:rPr>
          <w:t>指令</w:t>
        </w:r>
      </w:ins>
      <w:ins w:id="2023" w:author="Janusio" w:date="2018-03-06T23:58:17Z">
        <w:r>
          <w:rPr>
            <w:rFonts w:hint="eastAsia"/>
            <w:lang w:val="en-US" w:eastAsia="zh-CN"/>
          </w:rPr>
          <w:t>进行</w:t>
        </w:r>
      </w:ins>
      <w:ins w:id="2024" w:author="Janusio" w:date="2018-03-06T23:58:28Z">
        <w:r>
          <w:rPr>
            <w:rFonts w:hint="eastAsia"/>
            <w:lang w:val="en-US" w:eastAsia="zh-CN"/>
          </w:rPr>
          <w:t>进行</w:t>
        </w:r>
      </w:ins>
      <w:ins w:id="2025" w:author="Janusio" w:date="2018-03-06T23:58:30Z">
        <w:r>
          <w:rPr>
            <w:rFonts w:hint="eastAsia"/>
            <w:lang w:val="en-US" w:eastAsia="zh-CN"/>
          </w:rPr>
          <w:t>理解和</w:t>
        </w:r>
      </w:ins>
      <w:ins w:id="2026" w:author="Janusio" w:date="2018-03-06T23:58:31Z">
        <w:r>
          <w:rPr>
            <w:rFonts w:hint="eastAsia"/>
            <w:lang w:val="en-US" w:eastAsia="zh-CN"/>
          </w:rPr>
          <w:t>翻译</w:t>
        </w:r>
      </w:ins>
      <w:ins w:id="2027" w:author="Janusio" w:date="2018-03-06T23:58:42Z">
        <w:r>
          <w:rPr>
            <w:rFonts w:hint="eastAsia"/>
            <w:lang w:val="en-US" w:eastAsia="zh-CN"/>
          </w:rPr>
          <w:t>，</w:t>
        </w:r>
      </w:ins>
      <w:ins w:id="2028" w:author="Janusio" w:date="2018-03-06T23:58:44Z">
        <w:r>
          <w:rPr>
            <w:rFonts w:hint="eastAsia"/>
            <w:lang w:val="en-US" w:eastAsia="zh-CN"/>
          </w:rPr>
          <w:t>并且无需</w:t>
        </w:r>
      </w:ins>
      <w:ins w:id="2029" w:author="Janusio" w:date="2018-03-06T23:58:46Z">
        <w:r>
          <w:rPr>
            <w:rFonts w:hint="eastAsia"/>
            <w:lang w:val="en-US" w:eastAsia="zh-CN"/>
          </w:rPr>
          <w:t>得到</w:t>
        </w:r>
      </w:ins>
      <w:ins w:id="2030" w:author="Janusio" w:date="2018-03-06T23:58:49Z">
        <w:r>
          <w:rPr>
            <w:rFonts w:hint="eastAsia"/>
            <w:lang w:val="en-US" w:eastAsia="zh-CN"/>
          </w:rPr>
          <w:t>特殊</w:t>
        </w:r>
      </w:ins>
      <w:ins w:id="2031" w:author="Janusio" w:date="2018-03-06T23:58:50Z">
        <w:r>
          <w:rPr>
            <w:rFonts w:hint="eastAsia"/>
            <w:lang w:val="en-US" w:eastAsia="zh-CN"/>
          </w:rPr>
          <w:t>硬件的</w:t>
        </w:r>
      </w:ins>
      <w:ins w:id="2032" w:author="Janusio" w:date="2018-03-06T23:58:51Z">
        <w:r>
          <w:rPr>
            <w:rFonts w:hint="eastAsia"/>
            <w:lang w:val="en-US" w:eastAsia="zh-CN"/>
          </w:rPr>
          <w:t>支持</w:t>
        </w:r>
      </w:ins>
      <w:ins w:id="2033" w:author="Janusio" w:date="2018-03-06T23:58:53Z">
        <w:r>
          <w:rPr>
            <w:rFonts w:hint="eastAsia"/>
            <w:lang w:val="en-US" w:eastAsia="zh-CN"/>
          </w:rPr>
          <w:t>便可以</w:t>
        </w:r>
      </w:ins>
      <w:ins w:id="2034" w:author="Janusio" w:date="2018-03-06T23:58:54Z">
        <w:r>
          <w:rPr>
            <w:rFonts w:hint="eastAsia"/>
            <w:lang w:val="en-US" w:eastAsia="zh-CN"/>
          </w:rPr>
          <w:t>达到</w:t>
        </w:r>
      </w:ins>
      <w:ins w:id="2035" w:author="Janusio" w:date="2018-03-06T23:58:58Z">
        <w:r>
          <w:rPr>
            <w:rFonts w:hint="eastAsia"/>
            <w:lang w:val="en-US" w:eastAsia="zh-CN"/>
          </w:rPr>
          <w:t>高效率的</w:t>
        </w:r>
      </w:ins>
      <w:ins w:id="2036" w:author="Janusio" w:date="2018-03-06T23:58:59Z">
        <w:r>
          <w:rPr>
            <w:rFonts w:hint="eastAsia"/>
            <w:lang w:val="en-US" w:eastAsia="zh-CN"/>
          </w:rPr>
          <w:t>虚拟</w:t>
        </w:r>
      </w:ins>
      <w:ins w:id="2037" w:author="Janusio" w:date="2018-03-06T23:59:02Z">
        <w:r>
          <w:rPr>
            <w:rFonts w:hint="eastAsia"/>
            <w:lang w:val="en-US" w:eastAsia="zh-CN"/>
          </w:rPr>
          <w:t>化</w:t>
        </w:r>
      </w:ins>
      <w:ins w:id="2038" w:author="Janusio" w:date="2018-03-06T23:59:03Z">
        <w:r>
          <w:rPr>
            <w:rFonts w:hint="eastAsia"/>
            <w:lang w:val="en-US" w:eastAsia="zh-CN"/>
          </w:rPr>
          <w:t>目的。</w:t>
        </w:r>
      </w:ins>
      <w:ins w:id="2039" w:author="Janusio" w:date="2018-03-06T23:59:13Z">
        <w:r>
          <w:rPr>
            <w:rFonts w:hint="eastAsia"/>
            <w:lang w:val="en-US" w:eastAsia="zh-CN"/>
          </w:rPr>
          <w:t>Xen</w:t>
        </w:r>
      </w:ins>
      <w:ins w:id="2040" w:author="Janusio" w:date="2018-03-06T23:59:21Z">
        <w:r>
          <w:rPr>
            <w:rFonts w:hint="eastAsia"/>
            <w:lang w:val="en-US" w:eastAsia="zh-CN"/>
          </w:rPr>
          <w:t>既</w:t>
        </w:r>
      </w:ins>
      <w:ins w:id="2041" w:author="Janusio" w:date="2018-03-06T23:59:24Z">
        <w:r>
          <w:rPr>
            <w:rFonts w:hint="eastAsia"/>
            <w:lang w:val="en-US" w:eastAsia="zh-CN"/>
          </w:rPr>
          <w:t>支持</w:t>
        </w:r>
      </w:ins>
      <w:ins w:id="2042" w:author="Janusio" w:date="2018-03-06T23:59:26Z">
        <w:r>
          <w:rPr>
            <w:rFonts w:hint="eastAsia"/>
            <w:lang w:val="en-US" w:eastAsia="zh-CN"/>
          </w:rPr>
          <w:t>全虚拟化</w:t>
        </w:r>
      </w:ins>
      <w:ins w:id="2043" w:author="Janusio" w:date="2018-03-06T23:59:28Z">
        <w:r>
          <w:rPr>
            <w:rFonts w:hint="eastAsia"/>
            <w:lang w:val="en-US" w:eastAsia="zh-CN"/>
          </w:rPr>
          <w:t>又</w:t>
        </w:r>
      </w:ins>
      <w:ins w:id="2044" w:author="Janusio" w:date="2018-03-06T23:59:29Z">
        <w:r>
          <w:rPr>
            <w:rFonts w:hint="eastAsia"/>
            <w:lang w:val="en-US" w:eastAsia="zh-CN"/>
          </w:rPr>
          <w:t>支持</w:t>
        </w:r>
      </w:ins>
      <w:ins w:id="2045" w:author="Janusio" w:date="2018-03-06T23:59:34Z">
        <w:r>
          <w:rPr>
            <w:rFonts w:hint="eastAsia"/>
            <w:lang w:val="en-US" w:eastAsia="zh-CN"/>
          </w:rPr>
          <w:t>半虚拟化</w:t>
        </w:r>
      </w:ins>
      <w:ins w:id="2046" w:author="Janusio" w:date="2018-03-07T00:00:03Z">
        <w:r>
          <w:rPr>
            <w:rFonts w:hint="eastAsia"/>
            <w:lang w:val="en-US" w:eastAsia="zh-CN"/>
          </w:rPr>
          <w:t>，</w:t>
        </w:r>
      </w:ins>
      <w:del w:id="2047" w:author="Janusio" w:date="2018-03-06T23:59:10Z">
        <w:r>
          <w:rPr>
            <w:rFonts w:hint="eastAsia"/>
          </w:rPr>
          <w:delText xml:space="preserve"> </w:delText>
        </w:r>
      </w:del>
      <w:ins w:id="2048" w:author="Janusio" w:date="2018-03-06T23:42:50Z">
        <w:r>
          <w:rPr>
            <w:rFonts w:hint="eastAsia"/>
            <w:lang w:val="en-US" w:eastAsia="zh-CN"/>
          </w:rPr>
          <w:t>在</w:t>
        </w:r>
      </w:ins>
      <w:ins w:id="2049" w:author="Janusio" w:date="2018-03-07T00:00:39Z">
        <w:r>
          <w:rPr>
            <w:rFonts w:hint="eastAsia"/>
            <w:lang w:val="en-US" w:eastAsia="zh-CN"/>
          </w:rPr>
          <w:t>实际</w:t>
        </w:r>
      </w:ins>
      <w:ins w:id="2050" w:author="Janusio" w:date="2018-03-07T00:00:40Z">
        <w:r>
          <w:rPr>
            <w:rFonts w:hint="eastAsia"/>
            <w:lang w:val="en-US" w:eastAsia="zh-CN"/>
          </w:rPr>
          <w:t>的</w:t>
        </w:r>
      </w:ins>
      <w:ins w:id="2051" w:author="Janusio" w:date="2018-03-06T23:42:50Z">
        <w:r>
          <w:rPr>
            <w:rFonts w:hint="eastAsia"/>
            <w:lang w:val="en-US" w:eastAsia="zh-CN"/>
          </w:rPr>
          <w:t>Xen环境中，主要有两个组成部分。</w:t>
        </w:r>
      </w:ins>
      <w:ins w:id="2052" w:author="Janusio" w:date="2018-03-07T00:00:55Z">
        <w:r>
          <w:rPr>
            <w:rFonts w:hint="eastAsia"/>
            <w:lang w:val="en-US" w:eastAsia="zh-CN"/>
          </w:rPr>
          <w:t>一个是</w:t>
        </w:r>
      </w:ins>
      <w:ins w:id="2053" w:author="Janusio" w:date="2018-03-07T00:00:56Z">
        <w:r>
          <w:rPr>
            <w:rFonts w:hint="eastAsia"/>
            <w:lang w:val="en-US" w:eastAsia="zh-CN"/>
          </w:rPr>
          <w:t>位于</w:t>
        </w:r>
      </w:ins>
      <w:ins w:id="2054" w:author="Janusio" w:date="2018-03-07T00:00:59Z">
        <w:r>
          <w:rPr>
            <w:rFonts w:hint="eastAsia"/>
            <w:lang w:val="en-US" w:eastAsia="zh-CN"/>
          </w:rPr>
          <w:t>硬件</w:t>
        </w:r>
      </w:ins>
      <w:ins w:id="2055" w:author="Janusio" w:date="2018-03-07T00:01:00Z">
        <w:r>
          <w:rPr>
            <w:rFonts w:hint="eastAsia"/>
            <w:lang w:val="en-US" w:eastAsia="zh-CN"/>
          </w:rPr>
          <w:t>和</w:t>
        </w:r>
      </w:ins>
      <w:ins w:id="2056" w:author="Janusio" w:date="2018-03-07T00:01:10Z">
        <w:r>
          <w:rPr>
            <w:rFonts w:hint="eastAsia"/>
            <w:lang w:val="en-US" w:eastAsia="zh-CN"/>
          </w:rPr>
          <w:t>虚拟之间</w:t>
        </w:r>
      </w:ins>
      <w:ins w:id="2057" w:author="Janusio" w:date="2018-03-07T00:01:11Z">
        <w:r>
          <w:rPr>
            <w:rFonts w:hint="eastAsia"/>
            <w:lang w:val="en-US" w:eastAsia="zh-CN"/>
          </w:rPr>
          <w:t>的</w:t>
        </w:r>
      </w:ins>
      <w:ins w:id="2058" w:author="Janusio" w:date="2018-03-07T00:01:24Z">
        <w:r>
          <w:rPr>
            <w:rFonts w:hint="eastAsia"/>
            <w:lang w:val="en-US" w:eastAsia="zh-CN"/>
          </w:rPr>
          <w:t>hypervisor</w:t>
        </w:r>
      </w:ins>
      <w:ins w:id="2059" w:author="Janusio" w:date="2018-03-07T00:01:35Z">
        <w:r>
          <w:rPr>
            <w:rFonts w:hint="eastAsia"/>
            <w:lang w:val="en-US" w:eastAsia="zh-CN"/>
          </w:rPr>
          <w:t>，</w:t>
        </w:r>
      </w:ins>
      <w:ins w:id="2060" w:author="Janusio" w:date="2018-03-07T00:01:45Z">
        <w:r>
          <w:rPr>
            <w:rFonts w:hint="eastAsia"/>
            <w:lang w:val="en-US" w:eastAsia="zh-CN"/>
          </w:rPr>
          <w:t>在</w:t>
        </w:r>
      </w:ins>
      <w:ins w:id="2061" w:author="Janusio" w:date="2018-03-07T00:01:47Z">
        <w:r>
          <w:rPr>
            <w:rFonts w:hint="eastAsia"/>
            <w:lang w:val="en-US" w:eastAsia="zh-CN"/>
          </w:rPr>
          <w:t>硬件</w:t>
        </w:r>
      </w:ins>
      <w:ins w:id="2062" w:author="Janusio" w:date="2018-03-07T00:01:48Z">
        <w:r>
          <w:rPr>
            <w:rFonts w:hint="eastAsia"/>
            <w:lang w:val="en-US" w:eastAsia="zh-CN"/>
          </w:rPr>
          <w:t>启动</w:t>
        </w:r>
      </w:ins>
      <w:ins w:id="2063" w:author="Janusio" w:date="2018-03-07T00:01:49Z">
        <w:r>
          <w:rPr>
            <w:rFonts w:hint="eastAsia"/>
            <w:lang w:val="en-US" w:eastAsia="zh-CN"/>
          </w:rPr>
          <w:t>之后，</w:t>
        </w:r>
      </w:ins>
      <w:ins w:id="2064" w:author="Janusio" w:date="2018-03-07T00:01:51Z">
        <w:r>
          <w:rPr>
            <w:rFonts w:hint="eastAsia"/>
            <w:lang w:val="en-US" w:eastAsia="zh-CN"/>
          </w:rPr>
          <w:t>首先</w:t>
        </w:r>
      </w:ins>
      <w:ins w:id="2065" w:author="Janusio" w:date="2018-03-07T00:01:52Z">
        <w:r>
          <w:rPr>
            <w:rFonts w:hint="eastAsia"/>
            <w:lang w:val="en-US" w:eastAsia="zh-CN"/>
          </w:rPr>
          <w:t>载入</w:t>
        </w:r>
      </w:ins>
      <w:ins w:id="2066" w:author="Janusio" w:date="2018-03-07T00:01:54Z">
        <w:r>
          <w:rPr>
            <w:rFonts w:hint="eastAsia"/>
            <w:lang w:val="en-US" w:eastAsia="zh-CN"/>
          </w:rPr>
          <w:t>，</w:t>
        </w:r>
      </w:ins>
      <w:ins w:id="2067" w:author="Janusio" w:date="2018-03-07T00:01:57Z">
        <w:r>
          <w:rPr>
            <w:rFonts w:hint="eastAsia"/>
            <w:lang w:val="en-US" w:eastAsia="zh-CN"/>
          </w:rPr>
          <w:t>然后</w:t>
        </w:r>
      </w:ins>
      <w:ins w:id="2068" w:author="Janusio" w:date="2018-03-07T00:02:01Z">
        <w:r>
          <w:rPr>
            <w:rFonts w:hint="eastAsia"/>
            <w:lang w:val="en-US" w:eastAsia="zh-CN"/>
          </w:rPr>
          <w:t>启动</w:t>
        </w:r>
      </w:ins>
      <w:ins w:id="2069" w:author="Janusio" w:date="2018-03-07T00:02:08Z">
        <w:r>
          <w:rPr>
            <w:rFonts w:hint="eastAsia"/>
            <w:lang w:val="en-US" w:eastAsia="zh-CN"/>
          </w:rPr>
          <w:t>管理</w:t>
        </w:r>
      </w:ins>
      <w:ins w:id="2070" w:author="Janusio" w:date="2018-03-07T00:02:13Z">
        <w:r>
          <w:rPr>
            <w:rFonts w:hint="eastAsia"/>
            <w:lang w:val="en-US" w:eastAsia="zh-CN"/>
          </w:rPr>
          <w:t>虚拟机</w:t>
        </w:r>
      </w:ins>
      <w:ins w:id="2071" w:author="Janusio" w:date="2018-03-07T00:02:17Z">
        <w:r>
          <w:rPr>
            <w:rFonts w:hint="eastAsia"/>
            <w:lang w:val="en-US" w:eastAsia="zh-CN"/>
          </w:rPr>
          <w:t>。</w:t>
        </w:r>
      </w:ins>
      <w:ins w:id="2072" w:author="Janusio" w:date="2018-03-07T00:02:19Z">
        <w:r>
          <w:rPr>
            <w:rFonts w:hint="eastAsia"/>
            <w:lang w:val="en-US" w:eastAsia="zh-CN"/>
          </w:rPr>
          <w:t>管理域</w:t>
        </w:r>
      </w:ins>
      <w:ins w:id="2073" w:author="Janusio" w:date="2018-03-07T00:02:21Z">
        <w:r>
          <w:rPr>
            <w:rFonts w:hint="eastAsia"/>
            <w:lang w:val="en-US" w:eastAsia="zh-CN"/>
          </w:rPr>
          <w:t>虚拟机</w:t>
        </w:r>
      </w:ins>
      <w:ins w:id="2074" w:author="Janusio" w:date="2018-03-07T00:02:22Z">
        <w:r>
          <w:rPr>
            <w:rFonts w:hint="eastAsia"/>
            <w:lang w:val="en-US" w:eastAsia="zh-CN"/>
          </w:rPr>
          <w:t>也叫</w:t>
        </w:r>
      </w:ins>
      <w:ins w:id="2075" w:author="Janusio" w:date="2018-03-07T00:02:24Z">
        <w:r>
          <w:rPr>
            <w:rFonts w:hint="eastAsia"/>
            <w:lang w:val="en-US" w:eastAsia="zh-CN"/>
          </w:rPr>
          <w:t>Domain</w:t>
        </w:r>
      </w:ins>
      <w:ins w:id="2076" w:author="Janusio" w:date="2018-03-07T00:02:25Z">
        <w:r>
          <w:rPr>
            <w:rFonts w:hint="eastAsia"/>
            <w:lang w:val="en-US" w:eastAsia="zh-CN"/>
          </w:rPr>
          <w:t>0</w:t>
        </w:r>
      </w:ins>
      <w:ins w:id="2077" w:author="Janusio" w:date="2018-03-07T00:02:27Z">
        <w:r>
          <w:rPr>
            <w:rFonts w:hint="eastAsia"/>
            <w:lang w:val="en-US" w:eastAsia="zh-CN"/>
          </w:rPr>
          <w:t>，</w:t>
        </w:r>
      </w:ins>
      <w:ins w:id="2078" w:author="Janusio" w:date="2018-03-07T00:02:28Z">
        <w:r>
          <w:rPr>
            <w:rFonts w:hint="eastAsia"/>
            <w:lang w:val="en-US" w:eastAsia="zh-CN"/>
          </w:rPr>
          <w:t>在</w:t>
        </w:r>
      </w:ins>
      <w:ins w:id="2079" w:author="Janusio" w:date="2018-03-07T00:02:29Z">
        <w:r>
          <w:rPr>
            <w:rFonts w:hint="eastAsia"/>
            <w:lang w:val="en-US" w:eastAsia="zh-CN"/>
          </w:rPr>
          <w:t>Xen</w:t>
        </w:r>
      </w:ins>
      <w:ins w:id="2080" w:author="Janusio" w:date="2018-03-07T00:02:31Z">
        <w:r>
          <w:rPr>
            <w:rFonts w:hint="eastAsia"/>
            <w:lang w:val="en-US" w:eastAsia="zh-CN"/>
          </w:rPr>
          <w:t>环境</w:t>
        </w:r>
      </w:ins>
      <w:ins w:id="2081" w:author="Janusio" w:date="2018-03-07T00:02:32Z">
        <w:r>
          <w:rPr>
            <w:rFonts w:hint="eastAsia"/>
            <w:lang w:val="en-US" w:eastAsia="zh-CN"/>
          </w:rPr>
          <w:t>中</w:t>
        </w:r>
      </w:ins>
      <w:ins w:id="2082" w:author="Janusio" w:date="2018-03-07T00:02:33Z">
        <w:r>
          <w:rPr>
            <w:rFonts w:hint="eastAsia"/>
            <w:lang w:val="en-US" w:eastAsia="zh-CN"/>
          </w:rPr>
          <w:t>是</w:t>
        </w:r>
      </w:ins>
      <w:ins w:id="2083" w:author="Janusio" w:date="2018-03-07T00:02:34Z">
        <w:r>
          <w:rPr>
            <w:rFonts w:hint="eastAsia"/>
            <w:lang w:val="en-US" w:eastAsia="zh-CN"/>
          </w:rPr>
          <w:t>一个</w:t>
        </w:r>
      </w:ins>
      <w:ins w:id="2084" w:author="Janusio" w:date="2018-03-07T00:02:40Z">
        <w:r>
          <w:rPr>
            <w:rFonts w:hint="eastAsia"/>
            <w:lang w:val="en-US" w:eastAsia="zh-CN"/>
          </w:rPr>
          <w:t>拥有</w:t>
        </w:r>
      </w:ins>
      <w:ins w:id="2085" w:author="Janusio" w:date="2018-03-07T00:02:42Z">
        <w:r>
          <w:rPr>
            <w:rFonts w:hint="eastAsia"/>
            <w:lang w:val="en-US" w:eastAsia="zh-CN"/>
          </w:rPr>
          <w:t>很高</w:t>
        </w:r>
      </w:ins>
      <w:ins w:id="2086" w:author="Janusio" w:date="2018-03-07T00:02:44Z">
        <w:r>
          <w:rPr>
            <w:rFonts w:hint="eastAsia"/>
            <w:lang w:val="en-US" w:eastAsia="zh-CN"/>
          </w:rPr>
          <w:t>特权的</w:t>
        </w:r>
      </w:ins>
      <w:ins w:id="2087" w:author="Janusio" w:date="2018-03-07T00:02:46Z">
        <w:r>
          <w:rPr>
            <w:rFonts w:hint="eastAsia"/>
            <w:lang w:val="en-US" w:eastAsia="zh-CN"/>
          </w:rPr>
          <w:t>虚拟机，</w:t>
        </w:r>
      </w:ins>
      <w:ins w:id="2088" w:author="Janusio" w:date="2018-03-07T00:03:12Z">
        <w:r>
          <w:rPr>
            <w:rFonts w:hint="eastAsia"/>
            <w:lang w:val="en-US" w:eastAsia="zh-CN"/>
          </w:rPr>
          <w:t>拥有</w:t>
        </w:r>
      </w:ins>
      <w:ins w:id="2089" w:author="Janusio" w:date="2018-03-07T00:03:15Z">
        <w:r>
          <w:rPr>
            <w:rFonts w:hint="eastAsia"/>
            <w:lang w:val="en-US" w:eastAsia="zh-CN"/>
          </w:rPr>
          <w:t>原生的</w:t>
        </w:r>
      </w:ins>
      <w:ins w:id="2090" w:author="Janusio" w:date="2018-03-07T00:03:17Z">
        <w:r>
          <w:rPr>
            <w:rFonts w:hint="eastAsia"/>
            <w:lang w:val="en-US" w:eastAsia="zh-CN"/>
          </w:rPr>
          <w:t>设备</w:t>
        </w:r>
      </w:ins>
      <w:ins w:id="2091" w:author="Janusio" w:date="2018-03-07T00:03:18Z">
        <w:r>
          <w:rPr>
            <w:rFonts w:hint="eastAsia"/>
            <w:lang w:val="en-US" w:eastAsia="zh-CN"/>
          </w:rPr>
          <w:t>驱动</w:t>
        </w:r>
      </w:ins>
      <w:ins w:id="2092" w:author="Janusio" w:date="2018-03-07T00:03:20Z">
        <w:r>
          <w:rPr>
            <w:rFonts w:hint="eastAsia"/>
            <w:lang w:val="en-US" w:eastAsia="zh-CN"/>
          </w:rPr>
          <w:t>，</w:t>
        </w:r>
      </w:ins>
      <w:ins w:id="2093" w:author="Janusio" w:date="2018-03-07T00:03:22Z">
        <w:r>
          <w:rPr>
            <w:rFonts w:hint="eastAsia"/>
            <w:lang w:val="en-US" w:eastAsia="zh-CN"/>
          </w:rPr>
          <w:t>负责</w:t>
        </w:r>
      </w:ins>
      <w:ins w:id="2094" w:author="Janusio" w:date="2018-03-07T00:03:23Z">
        <w:r>
          <w:rPr>
            <w:rFonts w:hint="eastAsia"/>
            <w:lang w:val="en-US" w:eastAsia="zh-CN"/>
          </w:rPr>
          <w:t>对</w:t>
        </w:r>
      </w:ins>
      <w:ins w:id="2095" w:author="Janusio" w:date="2018-03-07T00:03:24Z">
        <w:r>
          <w:rPr>
            <w:rFonts w:hint="eastAsia"/>
            <w:lang w:val="en-US" w:eastAsia="zh-CN"/>
          </w:rPr>
          <w:t>虚拟机</w:t>
        </w:r>
      </w:ins>
      <w:ins w:id="2096" w:author="Janusio" w:date="2018-03-07T00:03:25Z">
        <w:r>
          <w:rPr>
            <w:rFonts w:hint="eastAsia"/>
            <w:lang w:val="en-US" w:eastAsia="zh-CN"/>
          </w:rPr>
          <w:t>操作</w:t>
        </w:r>
      </w:ins>
      <w:ins w:id="2097" w:author="Janusio" w:date="2018-03-07T00:03:26Z">
        <w:r>
          <w:rPr>
            <w:rFonts w:hint="eastAsia"/>
            <w:lang w:val="en-US" w:eastAsia="zh-CN"/>
          </w:rPr>
          <w:t>系统</w:t>
        </w:r>
      </w:ins>
      <w:ins w:id="2098" w:author="Janusio" w:date="2018-03-07T00:03:27Z">
        <w:r>
          <w:rPr>
            <w:rFonts w:hint="eastAsia"/>
            <w:lang w:val="en-US" w:eastAsia="zh-CN"/>
          </w:rPr>
          <w:t>的</w:t>
        </w:r>
      </w:ins>
      <w:ins w:id="2099" w:author="Janusio" w:date="2018-03-07T00:03:29Z">
        <w:r>
          <w:rPr>
            <w:rFonts w:hint="eastAsia"/>
            <w:lang w:val="en-US" w:eastAsia="zh-CN"/>
          </w:rPr>
          <w:t>管理和</w:t>
        </w:r>
      </w:ins>
      <w:ins w:id="2100" w:author="Janusio" w:date="2018-03-07T00:03:31Z">
        <w:r>
          <w:rPr>
            <w:rFonts w:hint="eastAsia"/>
            <w:lang w:val="en-US" w:eastAsia="zh-CN"/>
          </w:rPr>
          <w:t>命令</w:t>
        </w:r>
      </w:ins>
      <w:ins w:id="2101" w:author="Janusio" w:date="2018-03-07T00:03:33Z">
        <w:r>
          <w:rPr>
            <w:rFonts w:hint="eastAsia"/>
            <w:lang w:val="en-US" w:eastAsia="zh-CN"/>
          </w:rPr>
          <w:t>的</w:t>
        </w:r>
      </w:ins>
      <w:ins w:id="2102" w:author="Janusio" w:date="2018-03-07T00:03:35Z">
        <w:r>
          <w:rPr>
            <w:rFonts w:hint="eastAsia"/>
            <w:lang w:val="en-US" w:eastAsia="zh-CN"/>
          </w:rPr>
          <w:t>转发，</w:t>
        </w:r>
      </w:ins>
      <w:ins w:id="2103" w:author="Janusio" w:date="2018-03-07T00:03:37Z">
        <w:r>
          <w:rPr>
            <w:rFonts w:hint="eastAsia"/>
            <w:lang w:val="en-US" w:eastAsia="zh-CN"/>
          </w:rPr>
          <w:t>这样</w:t>
        </w:r>
      </w:ins>
      <w:ins w:id="2104" w:author="Janusio" w:date="2018-03-07T00:03:38Z">
        <w:r>
          <w:rPr>
            <w:rFonts w:hint="eastAsia"/>
            <w:lang w:val="en-US" w:eastAsia="zh-CN"/>
          </w:rPr>
          <w:t>可以</w:t>
        </w:r>
      </w:ins>
      <w:ins w:id="2105" w:author="Janusio" w:date="2018-03-07T00:03:39Z">
        <w:r>
          <w:rPr>
            <w:rFonts w:hint="eastAsia"/>
            <w:lang w:val="en-US" w:eastAsia="zh-CN"/>
          </w:rPr>
          <w:t>使得</w:t>
        </w:r>
      </w:ins>
      <w:ins w:id="2106" w:author="Janusio" w:date="2018-03-07T00:03:47Z">
        <w:r>
          <w:rPr>
            <w:rFonts w:hint="eastAsia"/>
            <w:lang w:val="en-US" w:eastAsia="zh-CN"/>
          </w:rPr>
          <w:t>hypervisor</w:t>
        </w:r>
      </w:ins>
      <w:ins w:id="2107" w:author="Janusio" w:date="2018-03-07T00:03:50Z">
        <w:r>
          <w:rPr>
            <w:rFonts w:hint="eastAsia"/>
            <w:lang w:val="en-US" w:eastAsia="zh-CN"/>
          </w:rPr>
          <w:t>能够</w:t>
        </w:r>
      </w:ins>
      <w:ins w:id="2108" w:author="Janusio" w:date="2018-03-07T00:03:51Z">
        <w:r>
          <w:rPr>
            <w:rFonts w:hint="eastAsia"/>
            <w:lang w:val="en-US" w:eastAsia="zh-CN"/>
          </w:rPr>
          <w:t>把</w:t>
        </w:r>
      </w:ins>
      <w:ins w:id="2109" w:author="Janusio" w:date="2018-03-07T00:03:53Z">
        <w:r>
          <w:rPr>
            <w:rFonts w:hint="eastAsia"/>
            <w:lang w:val="en-US" w:eastAsia="zh-CN"/>
          </w:rPr>
          <w:t>更多的</w:t>
        </w:r>
      </w:ins>
      <w:ins w:id="2110" w:author="Janusio" w:date="2018-03-07T00:03:55Z">
        <w:r>
          <w:rPr>
            <w:rFonts w:hint="eastAsia"/>
            <w:lang w:val="en-US" w:eastAsia="zh-CN"/>
          </w:rPr>
          <w:t>工作</w:t>
        </w:r>
      </w:ins>
      <w:ins w:id="2111" w:author="Janusio" w:date="2018-03-07T00:03:56Z">
        <w:r>
          <w:rPr>
            <w:rFonts w:hint="eastAsia"/>
            <w:lang w:val="en-US" w:eastAsia="zh-CN"/>
          </w:rPr>
          <w:t>用来</w:t>
        </w:r>
      </w:ins>
      <w:ins w:id="2112" w:author="Janusio" w:date="2018-03-07T00:03:57Z">
        <w:r>
          <w:rPr>
            <w:rFonts w:hint="eastAsia"/>
            <w:lang w:val="en-US" w:eastAsia="zh-CN"/>
          </w:rPr>
          <w:t>进行</w:t>
        </w:r>
      </w:ins>
      <w:ins w:id="2113" w:author="Janusio" w:date="2018-03-07T00:03:59Z">
        <w:r>
          <w:rPr>
            <w:rFonts w:hint="eastAsia"/>
            <w:lang w:val="en-US" w:eastAsia="zh-CN"/>
          </w:rPr>
          <w:t>虚拟化</w:t>
        </w:r>
      </w:ins>
      <w:ins w:id="2114" w:author="Janusio" w:date="2018-03-07T00:04:01Z">
        <w:r>
          <w:rPr>
            <w:rFonts w:hint="eastAsia"/>
            <w:lang w:val="en-US" w:eastAsia="zh-CN"/>
          </w:rPr>
          <w:t>。</w:t>
        </w:r>
      </w:ins>
      <w:ins w:id="2115" w:author="Janusio" w:date="2018-03-06T23:42:50Z">
        <w:r>
          <w:rPr>
            <w:rFonts w:hint="eastAsia"/>
            <w:lang w:val="en-US" w:eastAsia="zh-CN"/>
          </w:rPr>
          <w:t>在</w:t>
        </w:r>
      </w:ins>
      <w:ins w:id="2116" w:author="Janusio" w:date="2018-03-07T00:04:52Z">
        <w:r>
          <w:rPr>
            <w:rFonts w:hint="eastAsia"/>
            <w:lang w:val="en-US" w:eastAsia="zh-CN"/>
          </w:rPr>
          <w:t>D</w:t>
        </w:r>
      </w:ins>
      <w:ins w:id="2117" w:author="Janusio" w:date="2018-03-06T23:42:50Z">
        <w:r>
          <w:rPr>
            <w:rFonts w:hint="eastAsia"/>
            <w:lang w:val="en-US" w:eastAsia="zh-CN"/>
          </w:rPr>
          <w:t>omain0</w:t>
        </w:r>
      </w:ins>
      <w:ins w:id="2118" w:author="Janusio" w:date="2018-03-07T00:05:23Z">
        <w:r>
          <w:rPr>
            <w:rFonts w:hint="eastAsia"/>
            <w:lang w:val="en-US" w:eastAsia="zh-CN"/>
          </w:rPr>
          <w:t>启动</w:t>
        </w:r>
      </w:ins>
      <w:ins w:id="2119" w:author="Janusio" w:date="2018-03-07T00:05:25Z">
        <w:r>
          <w:rPr>
            <w:rFonts w:hint="eastAsia"/>
            <w:lang w:val="en-US" w:eastAsia="zh-CN"/>
          </w:rPr>
          <w:t>之后</w:t>
        </w:r>
      </w:ins>
      <w:ins w:id="2120" w:author="Janusio" w:date="2018-03-06T23:42:50Z">
        <w:r>
          <w:rPr>
            <w:rFonts w:hint="eastAsia"/>
            <w:lang w:val="en-US" w:eastAsia="zh-CN"/>
          </w:rPr>
          <w:t>，还会载入一个</w:t>
        </w:r>
      </w:ins>
      <w:ins w:id="2121" w:author="Janusio" w:date="2018-03-07T00:05:31Z">
        <w:r>
          <w:rPr>
            <w:rFonts w:hint="eastAsia"/>
            <w:lang w:val="en-US" w:eastAsia="zh-CN"/>
          </w:rPr>
          <w:t>对</w:t>
        </w:r>
      </w:ins>
      <w:ins w:id="2122" w:author="Janusio" w:date="2018-03-07T00:05:35Z">
        <w:r>
          <w:rPr>
            <w:rFonts w:hint="eastAsia"/>
            <w:lang w:val="en-US" w:eastAsia="zh-CN"/>
          </w:rPr>
          <w:t>其他</w:t>
        </w:r>
      </w:ins>
      <w:ins w:id="2123" w:author="Janusio" w:date="2018-03-07T00:05:39Z">
        <w:r>
          <w:rPr>
            <w:rFonts w:hint="eastAsia"/>
            <w:lang w:val="en-US" w:eastAsia="zh-CN"/>
          </w:rPr>
          <w:t>Domain</w:t>
        </w:r>
      </w:ins>
      <w:ins w:id="2124" w:author="Janusio" w:date="2018-03-07T00:05:40Z">
        <w:r>
          <w:rPr>
            <w:rFonts w:hint="eastAsia"/>
            <w:lang w:val="en-US" w:eastAsia="zh-CN"/>
          </w:rPr>
          <w:t>U</w:t>
        </w:r>
      </w:ins>
      <w:ins w:id="2125" w:author="Janusio" w:date="2018-03-07T00:05:41Z">
        <w:r>
          <w:rPr>
            <w:rFonts w:hint="eastAsia"/>
            <w:lang w:val="en-US" w:eastAsia="zh-CN"/>
          </w:rPr>
          <w:t>虚拟机</w:t>
        </w:r>
      </w:ins>
      <w:ins w:id="2126" w:author="Janusio" w:date="2018-03-07T00:05:42Z">
        <w:r>
          <w:rPr>
            <w:rFonts w:hint="eastAsia"/>
            <w:lang w:val="en-US" w:eastAsia="zh-CN"/>
          </w:rPr>
          <w:t>就那些</w:t>
        </w:r>
      </w:ins>
      <w:ins w:id="2127" w:author="Janusio" w:date="2018-03-07T00:05:43Z">
        <w:r>
          <w:rPr>
            <w:rFonts w:hint="eastAsia"/>
            <w:lang w:val="en-US" w:eastAsia="zh-CN"/>
          </w:rPr>
          <w:t>管理的</w:t>
        </w:r>
      </w:ins>
      <w:ins w:id="2128" w:author="Janusio" w:date="2018-03-07T00:04:55Z">
        <w:r>
          <w:rPr>
            <w:rFonts w:hint="eastAsia"/>
            <w:lang w:val="en-US" w:eastAsia="zh-CN"/>
          </w:rPr>
          <w:t>X</w:t>
        </w:r>
      </w:ins>
      <w:ins w:id="2129" w:author="Janusio" w:date="2018-03-06T23:42:50Z">
        <w:r>
          <w:rPr>
            <w:rFonts w:hint="eastAsia"/>
            <w:lang w:val="en-US" w:eastAsia="zh-CN"/>
          </w:rPr>
          <w:t>end进程，并提供这些虚拟机控制台的访问</w:t>
        </w:r>
      </w:ins>
      <w:ins w:id="2130" w:author="Janusio" w:date="2018-03-07T00:05:56Z">
        <w:r>
          <w:rPr>
            <w:rFonts w:hint="eastAsia"/>
            <w:lang w:val="en-US" w:eastAsia="zh-CN"/>
          </w:rPr>
          <w:t>，</w:t>
        </w:r>
      </w:ins>
      <w:ins w:id="2131" w:author="Janusio" w:date="2018-03-07T00:06:00Z">
        <w:r>
          <w:rPr>
            <w:rFonts w:hint="eastAsia"/>
            <w:lang w:val="en-US" w:eastAsia="zh-CN"/>
          </w:rPr>
          <w:t>管理员</w:t>
        </w:r>
      </w:ins>
      <w:ins w:id="2132" w:author="Janusio" w:date="2018-03-07T00:06:01Z">
        <w:r>
          <w:rPr>
            <w:rFonts w:hint="eastAsia"/>
            <w:lang w:val="en-US" w:eastAsia="zh-CN"/>
          </w:rPr>
          <w:t>可以</w:t>
        </w:r>
      </w:ins>
      <w:ins w:id="2133" w:author="Janusio" w:date="2018-03-07T00:06:02Z">
        <w:r>
          <w:rPr>
            <w:rFonts w:hint="eastAsia"/>
            <w:lang w:val="en-US" w:eastAsia="zh-CN"/>
          </w:rPr>
          <w:t>通过</w:t>
        </w:r>
      </w:ins>
      <w:ins w:id="2134" w:author="Janusio" w:date="2018-03-07T00:06:05Z">
        <w:r>
          <w:rPr>
            <w:rFonts w:hint="eastAsia"/>
            <w:lang w:val="en-US" w:eastAsia="zh-CN"/>
          </w:rPr>
          <w:t>控制台</w:t>
        </w:r>
      </w:ins>
      <w:ins w:id="2135" w:author="Janusio" w:date="2018-03-07T00:06:07Z">
        <w:r>
          <w:rPr>
            <w:rFonts w:hint="eastAsia"/>
            <w:lang w:val="en-US" w:eastAsia="zh-CN"/>
          </w:rPr>
          <w:t>直接</w:t>
        </w:r>
      </w:ins>
      <w:ins w:id="2136" w:author="Janusio" w:date="2018-03-07T00:06:08Z">
        <w:r>
          <w:rPr>
            <w:rFonts w:hint="eastAsia"/>
            <w:lang w:val="en-US" w:eastAsia="zh-CN"/>
          </w:rPr>
          <w:t>与</w:t>
        </w:r>
      </w:ins>
      <w:ins w:id="2137" w:author="Janusio" w:date="2018-03-07T00:06:10Z">
        <w:r>
          <w:rPr>
            <w:rFonts w:hint="eastAsia"/>
            <w:lang w:val="en-US" w:eastAsia="zh-CN"/>
          </w:rPr>
          <w:t>Domain</w:t>
        </w:r>
      </w:ins>
      <w:ins w:id="2138" w:author="Janusio" w:date="2018-03-07T00:06:11Z">
        <w:r>
          <w:rPr>
            <w:rFonts w:hint="eastAsia"/>
            <w:lang w:val="en-US" w:eastAsia="zh-CN"/>
          </w:rPr>
          <w:t>0</w:t>
        </w:r>
      </w:ins>
      <w:ins w:id="2139" w:author="Janusio" w:date="2018-03-07T00:06:14Z">
        <w:r>
          <w:rPr>
            <w:rFonts w:hint="eastAsia"/>
            <w:lang w:val="en-US" w:eastAsia="zh-CN"/>
          </w:rPr>
          <w:t>进行</w:t>
        </w:r>
      </w:ins>
      <w:ins w:id="2140" w:author="Janusio" w:date="2018-03-07T00:06:15Z">
        <w:r>
          <w:rPr>
            <w:rFonts w:hint="eastAsia"/>
            <w:lang w:val="en-US" w:eastAsia="zh-CN"/>
          </w:rPr>
          <w:t>对话</w:t>
        </w:r>
      </w:ins>
      <w:ins w:id="2141" w:author="Janusio" w:date="2018-03-06T23:42:50Z">
        <w:r>
          <w:rPr>
            <w:rFonts w:hint="eastAsia"/>
            <w:lang w:val="en-US" w:eastAsia="zh-CN"/>
          </w:rPr>
          <w:t>。</w:t>
        </w:r>
      </w:ins>
      <w:ins w:id="2142" w:author="Janusio" w:date="2018-03-07T00:06:29Z">
        <w:r>
          <w:rPr>
            <w:rFonts w:hint="eastAsia"/>
            <w:lang w:val="en-US" w:eastAsia="zh-CN"/>
          </w:rPr>
          <w:t>Domain</w:t>
        </w:r>
      </w:ins>
      <w:ins w:id="2143" w:author="Janusio" w:date="2018-03-07T00:07:09Z">
        <w:r>
          <w:rPr>
            <w:rFonts w:hint="eastAsia"/>
            <w:lang w:val="en-US" w:eastAsia="zh-CN"/>
          </w:rPr>
          <w:t>U</w:t>
        </w:r>
      </w:ins>
      <w:ins w:id="2144" w:author="Janusio" w:date="2018-03-07T00:07:15Z">
        <w:r>
          <w:rPr>
            <w:rFonts w:hint="eastAsia"/>
            <w:lang w:val="en-US" w:eastAsia="zh-CN"/>
          </w:rPr>
          <w:t>没有</w:t>
        </w:r>
      </w:ins>
      <w:ins w:id="2145" w:author="Janusio" w:date="2018-03-07T00:07:16Z">
        <w:r>
          <w:rPr>
            <w:rFonts w:hint="eastAsia"/>
            <w:lang w:val="en-US" w:eastAsia="zh-CN"/>
          </w:rPr>
          <w:t>真实</w:t>
        </w:r>
      </w:ins>
      <w:ins w:id="2146" w:author="Janusio" w:date="2018-03-07T00:07:17Z">
        <w:r>
          <w:rPr>
            <w:rFonts w:hint="eastAsia"/>
            <w:lang w:val="en-US" w:eastAsia="zh-CN"/>
          </w:rPr>
          <w:t>的</w:t>
        </w:r>
      </w:ins>
      <w:ins w:id="2147" w:author="Janusio" w:date="2018-03-07T00:07:18Z">
        <w:r>
          <w:rPr>
            <w:rFonts w:hint="eastAsia"/>
            <w:lang w:val="en-US" w:eastAsia="zh-CN"/>
          </w:rPr>
          <w:t>硬件</w:t>
        </w:r>
      </w:ins>
      <w:ins w:id="2148" w:author="Janusio" w:date="2018-03-07T00:07:19Z">
        <w:r>
          <w:rPr>
            <w:rFonts w:hint="eastAsia"/>
            <w:lang w:val="en-US" w:eastAsia="zh-CN"/>
          </w:rPr>
          <w:t>驱动</w:t>
        </w:r>
      </w:ins>
      <w:ins w:id="2149" w:author="Janusio" w:date="2018-03-07T00:07:20Z">
        <w:r>
          <w:rPr>
            <w:rFonts w:hint="eastAsia"/>
            <w:lang w:val="en-US" w:eastAsia="zh-CN"/>
          </w:rPr>
          <w:t>，</w:t>
        </w:r>
      </w:ins>
      <w:ins w:id="2150" w:author="Janusio" w:date="2018-03-07T00:07:21Z">
        <w:r>
          <w:rPr>
            <w:rFonts w:hint="eastAsia"/>
            <w:lang w:val="en-US" w:eastAsia="zh-CN"/>
          </w:rPr>
          <w:t>不能</w:t>
        </w:r>
      </w:ins>
      <w:ins w:id="2151" w:author="Janusio" w:date="2018-03-07T00:07:22Z">
        <w:r>
          <w:rPr>
            <w:rFonts w:hint="eastAsia"/>
            <w:lang w:val="en-US" w:eastAsia="zh-CN"/>
          </w:rPr>
          <w:t>直接</w:t>
        </w:r>
      </w:ins>
      <w:ins w:id="2152" w:author="Janusio" w:date="2018-03-07T00:07:25Z">
        <w:r>
          <w:rPr>
            <w:rFonts w:hint="eastAsia"/>
            <w:lang w:val="en-US" w:eastAsia="zh-CN"/>
          </w:rPr>
          <w:t>对</w:t>
        </w:r>
      </w:ins>
      <w:ins w:id="2153" w:author="Janusio" w:date="2018-03-07T00:07:27Z">
        <w:r>
          <w:rPr>
            <w:rFonts w:hint="eastAsia"/>
            <w:lang w:val="en-US" w:eastAsia="zh-CN"/>
          </w:rPr>
          <w:t>物理</w:t>
        </w:r>
      </w:ins>
      <w:ins w:id="2154" w:author="Janusio" w:date="2018-03-07T00:07:28Z">
        <w:r>
          <w:rPr>
            <w:rFonts w:hint="eastAsia"/>
            <w:lang w:val="en-US" w:eastAsia="zh-CN"/>
          </w:rPr>
          <w:t>硬件</w:t>
        </w:r>
      </w:ins>
      <w:ins w:id="2155" w:author="Janusio" w:date="2018-03-07T00:07:29Z">
        <w:r>
          <w:rPr>
            <w:rFonts w:hint="eastAsia"/>
            <w:lang w:val="en-US" w:eastAsia="zh-CN"/>
          </w:rPr>
          <w:t>资源</w:t>
        </w:r>
      </w:ins>
      <w:ins w:id="2156" w:author="Janusio" w:date="2018-03-07T00:07:34Z">
        <w:r>
          <w:rPr>
            <w:rFonts w:hint="eastAsia"/>
            <w:lang w:val="en-US" w:eastAsia="zh-CN"/>
          </w:rPr>
          <w:t>进行</w:t>
        </w:r>
      </w:ins>
      <w:ins w:id="2157" w:author="Janusio" w:date="2018-03-07T00:07:35Z">
        <w:r>
          <w:rPr>
            <w:rFonts w:hint="eastAsia"/>
            <w:lang w:val="en-US" w:eastAsia="zh-CN"/>
          </w:rPr>
          <w:t>访问，</w:t>
        </w:r>
      </w:ins>
      <w:ins w:id="2158" w:author="Janusio" w:date="2018-03-07T00:07:36Z">
        <w:r>
          <w:rPr>
            <w:rFonts w:hint="eastAsia"/>
            <w:lang w:val="en-US" w:eastAsia="zh-CN"/>
          </w:rPr>
          <w:t>必须</w:t>
        </w:r>
      </w:ins>
      <w:ins w:id="2159" w:author="Janusio" w:date="2018-03-07T00:07:38Z">
        <w:r>
          <w:rPr>
            <w:rFonts w:hint="eastAsia"/>
            <w:lang w:val="en-US" w:eastAsia="zh-CN"/>
          </w:rPr>
          <w:t>通过</w:t>
        </w:r>
      </w:ins>
      <w:ins w:id="2160" w:author="Janusio" w:date="2018-03-07T00:07:41Z">
        <w:r>
          <w:rPr>
            <w:rFonts w:hint="eastAsia"/>
            <w:lang w:val="en-US" w:eastAsia="zh-CN"/>
          </w:rPr>
          <w:t>Domain</w:t>
        </w:r>
      </w:ins>
      <w:ins w:id="2161" w:author="Janusio" w:date="2018-03-07T00:07:43Z">
        <w:r>
          <w:rPr>
            <w:rFonts w:hint="eastAsia"/>
            <w:lang w:val="en-US" w:eastAsia="zh-CN"/>
          </w:rPr>
          <w:t>0</w:t>
        </w:r>
      </w:ins>
      <w:ins w:id="2162" w:author="Janusio" w:date="2018-03-07T00:07:51Z">
        <w:r>
          <w:rPr>
            <w:rFonts w:hint="eastAsia"/>
            <w:lang w:val="en-US" w:eastAsia="zh-CN"/>
          </w:rPr>
          <w:t>。</w:t>
        </w:r>
      </w:ins>
    </w:p>
    <w:p>
      <w:pPr>
        <w:pStyle w:val="24"/>
        <w:spacing w:line="360" w:lineRule="auto"/>
        <w:ind w:firstLine="420" w:firstLineChars="0"/>
        <w:rPr>
          <w:del w:id="2163" w:author="Janusio" w:date="2018-03-07T00:08:01Z"/>
          <w:rFonts w:hint="eastAsia" w:ascii="Times New Roman" w:hAnsi="Times New Roman"/>
          <w:sz w:val="24"/>
          <w:szCs w:val="24"/>
        </w:rPr>
      </w:pPr>
      <w:del w:id="2164" w:author="Janusio" w:date="2018-03-07T00:08:01Z">
        <w:r>
          <w:rPr>
            <w:rFonts w:hint="eastAsia" w:ascii="Times New Roman" w:hAnsi="Times New Roman"/>
            <w:sz w:val="24"/>
            <w:szCs w:val="24"/>
          </w:rPr>
          <w:delText>Xen是英国剑桥大学计算机实验室主持的开源虚拟化项目，Xen项目始于2002年，起初Xen是基于X86体系结构(32位)设计开发的，其设计的目标是希望能够实现对多个虚拟机操作系统的运行提供支持</w:delText>
        </w:r>
      </w:del>
      <w:del w:id="2165" w:author="Janusio" w:date="2018-03-07T00:08:01Z">
        <w:r>
          <w:rPr>
            <w:rFonts w:hint="eastAsia" w:ascii="Times New Roman" w:hAnsi="Times New Roman"/>
            <w:sz w:val="24"/>
            <w:szCs w:val="24"/>
            <w:lang w:eastAsia="zh-CN"/>
          </w:rPr>
          <w:delText>。</w:delText>
        </w:r>
      </w:del>
      <w:del w:id="2166" w:author="Janusio" w:date="2018-03-07T00:08:01Z">
        <w:r>
          <w:rPr>
            <w:rFonts w:hint="eastAsia" w:ascii="Times New Roman" w:hAnsi="Times New Roman"/>
            <w:sz w:val="24"/>
            <w:szCs w:val="24"/>
          </w:rPr>
          <w:delText>Xen位于计算机的硬件和操作系统之间，可以向在其上层运行的操作系统内核提供一种虚拟化的计算机硬件模拟环境。可以在一套物理硬件上安全地执行多个虚拟机}</w:delText>
        </w:r>
      </w:del>
      <w:del w:id="2167" w:author="Janusio" w:date="2018-03-07T00:08:01Z">
        <w:r>
          <w:rPr>
            <w:rFonts w:hint="eastAsia" w:ascii="Times New Roman" w:hAnsi="Times New Roman"/>
            <w:sz w:val="24"/>
            <w:szCs w:val="24"/>
            <w:lang w:eastAsia="zh-CN"/>
          </w:rPr>
          <w:delText>。</w:delText>
        </w:r>
      </w:del>
      <w:del w:id="2168" w:author="Janusio" w:date="2018-03-07T00:08:01Z">
        <w:r>
          <w:rPr>
            <w:rFonts w:hint="eastAsia" w:ascii="Times New Roman" w:hAnsi="Times New Roman"/>
            <w:sz w:val="24"/>
            <w:szCs w:val="24"/>
          </w:rPr>
          <w:delText>Xen采用混合模式，在虚拟域(Domain, Dom)中有一个特权虚拟域(Domain 0,Dom 0 )，用来辅助Xen管理其它虚拟域(Domain U,  Dom U)，为其提供相关的虚拟资源服务。Xen体系结构如图2-10所示。××××××××××××××××××××××××××××××××××××××××××××××××××××××××××××××××××××××××</w:delText>
        </w:r>
      </w:del>
    </w:p>
    <w:p>
      <w:pPr>
        <w:pStyle w:val="24"/>
        <w:spacing w:line="360" w:lineRule="auto"/>
        <w:ind w:firstLine="420" w:firstLineChars="0"/>
        <w:jc w:val="center"/>
        <w:rPr>
          <w:ins w:id="2170" w:author="Janusio" w:date="2018-03-07T00:08:11Z"/>
          <w:rFonts w:ascii="宋体" w:hAnsi="宋体" w:eastAsia="宋体" w:cs="宋体"/>
          <w:sz w:val="24"/>
          <w:szCs w:val="24"/>
        </w:rPr>
        <w:pPrChange w:id="2169" w:author="Janusio" w:date="2018-03-06T23:43:52Z">
          <w:pPr>
            <w:pStyle w:val="24"/>
            <w:spacing w:line="360" w:lineRule="auto"/>
            <w:ind w:firstLine="420" w:firstLineChars="0"/>
          </w:pPr>
        </w:pPrChange>
      </w:pPr>
      <w:del w:id="2171" w:author="Janusio" w:date="2018-03-07T00:08:01Z">
        <w:r>
          <w:rPr>
            <w:rFonts w:hint="eastAsia" w:ascii="Times New Roman" w:hAnsi="Times New Roman"/>
            <w:sz w:val="24"/>
            <w:szCs w:val="24"/>
          </w:rPr>
          <w:delText xml:space="preserve"> Xen向Domain提供一个抽象层(包含管理和虚拟硬件的API)。其中，Dom。拥有真实的设备驱动(Dative Device Driver,原生设备驱动)，能够直接访问物理硬件，其它的Dam都不能直接访问物理硬件，它们对物理硬件的访问必须通过Dam 0。它负责与Xen提供管理的API进行交互，并通过用户模式下的管理工具管理Xen的虚拟机环境，负责启动、停止和迁移其它的虚拟域，并通过控制接口控制其它虚拟域的CPU调度、内存分配，以及外部设备访问。</w:delText>
        </w:r>
      </w:del>
      <w:ins w:id="2172" w:author="Janusio" w:date="2018-03-06T23:43:47Z">
        <w:r>
          <w:rPr>
            <w:rFonts w:ascii="宋体" w:hAnsi="宋体" w:eastAsia="宋体" w:cs="宋体"/>
            <w:sz w:val="24"/>
            <w:szCs w:val="24"/>
          </w:rPr>
          <w:drawing>
            <wp:inline distT="0" distB="0" distL="114300" distR="114300">
              <wp:extent cx="4314825" cy="2314575"/>
              <wp:effectExtent l="0" t="0" r="9525" b="9525"/>
              <wp:docPr id="204"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IMG_256"/>
                      <pic:cNvPicPr>
                        <a:picLocks noChangeAspect="1"/>
                      </pic:cNvPicPr>
                    </pic:nvPicPr>
                    <pic:blipFill>
                      <a:blip r:embed="rId16"/>
                      <a:stretch>
                        <a:fillRect/>
                      </a:stretch>
                    </pic:blipFill>
                    <pic:spPr>
                      <a:xfrm>
                        <a:off x="0" y="0"/>
                        <a:ext cx="4314825" cy="2314575"/>
                      </a:xfrm>
                      <a:prstGeom prst="rect">
                        <a:avLst/>
                      </a:prstGeom>
                      <a:noFill/>
                      <a:ln w="9525">
                        <a:noFill/>
                      </a:ln>
                    </pic:spPr>
                  </pic:pic>
                </a:graphicData>
              </a:graphic>
            </wp:inline>
          </w:drawing>
        </w:r>
      </w:ins>
    </w:p>
    <w:p>
      <w:pPr>
        <w:spacing w:line="360" w:lineRule="auto"/>
        <w:ind w:firstLine="420" w:firstLineChars="0"/>
        <w:jc w:val="center"/>
        <w:rPr>
          <w:ins w:id="2175" w:author="Janusio" w:date="2018-03-06T23:43:38Z"/>
          <w:rFonts w:hint="eastAsia" w:ascii="宋体" w:hAnsi="宋体" w:eastAsia="宋体" w:cs="宋体"/>
          <w:sz w:val="24"/>
          <w:szCs w:val="24"/>
          <w:lang w:val="en-US" w:eastAsia="zh-CN"/>
        </w:rPr>
        <w:pPrChange w:id="2174" w:author="Janusio" w:date="2018-03-07T00:08:29Z">
          <w:pPr>
            <w:pStyle w:val="24"/>
            <w:spacing w:line="360" w:lineRule="auto"/>
            <w:ind w:firstLine="420" w:firstLineChars="0"/>
          </w:pPr>
        </w:pPrChange>
      </w:pPr>
      <w:ins w:id="2176" w:author="Janusio" w:date="2018-03-07T00:08:14Z">
        <w:r>
          <w:rPr>
            <w:rFonts w:hint="eastAsia" w:hAnsi="宋体" w:eastAsia="宋体" w:cs="宋体"/>
            <w:sz w:val="24"/>
            <w:szCs w:val="24"/>
            <w:lang w:val="en-US" w:eastAsia="zh-CN"/>
          </w:rPr>
          <w:t>图</w:t>
        </w:r>
      </w:ins>
      <w:ins w:id="2177" w:author="Janusio" w:date="2018-03-07T00:08:15Z">
        <w:r>
          <w:rPr>
            <w:rFonts w:hint="eastAsia" w:hAnsi="宋体" w:eastAsia="宋体" w:cs="宋体"/>
            <w:sz w:val="24"/>
            <w:szCs w:val="24"/>
            <w:lang w:val="en-US" w:eastAsia="zh-CN"/>
          </w:rPr>
          <w:t>2</w:t>
        </w:r>
      </w:ins>
      <w:ins w:id="2178" w:author="Janusio" w:date="2018-03-07T00:08:18Z">
        <w:r>
          <w:rPr>
            <w:rFonts w:hint="eastAsia" w:hAnsi="宋体" w:eastAsia="宋体" w:cs="宋体"/>
            <w:sz w:val="24"/>
            <w:szCs w:val="24"/>
            <w:lang w:val="en-US" w:eastAsia="zh-CN"/>
          </w:rPr>
          <w:t>.</w:t>
        </w:r>
      </w:ins>
      <w:ins w:id="2179" w:author="Janusio" w:date="2018-03-07T00:08:19Z">
        <w:r>
          <w:rPr>
            <w:rFonts w:hint="eastAsia" w:hAnsi="宋体" w:eastAsia="宋体" w:cs="宋体"/>
            <w:sz w:val="24"/>
            <w:szCs w:val="24"/>
            <w:lang w:val="en-US" w:eastAsia="zh-CN"/>
          </w:rPr>
          <w:t xml:space="preserve">2 </w:t>
        </w:r>
      </w:ins>
      <w:ins w:id="2180" w:author="Janusio" w:date="2018-03-07T00:08:22Z">
        <w:r>
          <w:rPr>
            <w:rFonts w:hint="eastAsia" w:hAnsi="宋体" w:eastAsia="宋体" w:cs="宋体"/>
            <w:sz w:val="24"/>
            <w:szCs w:val="24"/>
            <w:lang w:val="en-US" w:eastAsia="zh-CN"/>
          </w:rPr>
          <w:t>Xen</w:t>
        </w:r>
      </w:ins>
      <w:ins w:id="2181" w:author="Janusio" w:date="2018-03-07T00:08:24Z">
        <w:r>
          <w:rPr>
            <w:rFonts w:hint="eastAsia" w:hAnsi="宋体" w:eastAsia="宋体" w:cs="宋体"/>
            <w:sz w:val="24"/>
            <w:szCs w:val="24"/>
            <w:lang w:val="en-US" w:eastAsia="zh-CN"/>
          </w:rPr>
          <w:t>架构</w:t>
        </w:r>
      </w:ins>
    </w:p>
    <w:p>
      <w:pPr>
        <w:pStyle w:val="24"/>
        <w:spacing w:line="360" w:lineRule="auto"/>
        <w:ind w:firstLine="420" w:firstLineChars="0"/>
        <w:rPr>
          <w:del w:id="2182" w:author="Janusio" w:date="2018-03-06T23:43:36Z"/>
          <w:rFonts w:hint="eastAsia" w:ascii="Times New Roman" w:hAnsi="Times New Roman"/>
          <w:sz w:val="24"/>
          <w:szCs w:val="24"/>
        </w:rPr>
      </w:pPr>
    </w:p>
    <w:p>
      <w:pPr>
        <w:pStyle w:val="24"/>
        <w:spacing w:line="360" w:lineRule="auto"/>
        <w:ind w:firstLine="420" w:firstLineChars="0"/>
        <w:rPr>
          <w:ins w:id="2183" w:author="Janusio" w:date="2018-03-06T23:43:36Z"/>
          <w:rFonts w:hint="eastAsia" w:ascii="Times New Roman" w:hAnsi="Times New Roman"/>
          <w:sz w:val="24"/>
          <w:szCs w:val="24"/>
          <w:lang w:val="en-US" w:eastAsia="zh-CN"/>
        </w:rPr>
      </w:pP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ins w:id="2185" w:author="Janusio" w:date="2018-03-07T00:31:01Z"/>
          <w:rFonts w:hint="eastAsia"/>
          <w:lang w:val="en-US" w:eastAsia="zh-CN"/>
        </w:rPr>
        <w:pPrChange w:id="2184" w:author="Janusio" w:date="2018-03-07T00:11:51Z">
          <w:pPr>
            <w:pStyle w:val="24"/>
            <w:numPr>
              <w:ilvl w:val="0"/>
              <w:numId w:val="0"/>
            </w:numPr>
            <w:spacing w:line="360" w:lineRule="auto"/>
            <w:ind w:firstLine="420" w:firstLineChars="0"/>
          </w:pPr>
        </w:pPrChange>
      </w:pPr>
      <w:ins w:id="2186" w:author="Janusio" w:date="2018-03-07T00:23:55Z">
        <w:r>
          <w:rPr>
            <w:rFonts w:hint="eastAsia"/>
            <w:lang w:val="en-US" w:eastAsia="zh-CN"/>
          </w:rPr>
          <w:t>KVM</w:t>
        </w:r>
      </w:ins>
      <w:ins w:id="2187" w:author="Janusio" w:date="2018-03-07T00:23:56Z">
        <w:r>
          <w:rPr>
            <w:rFonts w:hint="eastAsia"/>
            <w:lang w:val="en-US" w:eastAsia="zh-CN"/>
          </w:rPr>
          <w:t>是</w:t>
        </w:r>
      </w:ins>
      <w:r>
        <w:rPr>
          <w:rFonts w:hint="eastAsia"/>
          <w:lang w:val="en-US" w:eastAsia="zh-CN"/>
        </w:rPr>
        <w:t>Kernel-based Virtual Machine的简称，</w:t>
      </w:r>
      <w:ins w:id="2188" w:author="Janusio" w:date="2018-03-07T00:24:16Z">
        <w:r>
          <w:rPr>
            <w:rFonts w:hint="eastAsia"/>
            <w:lang w:val="en-US" w:eastAsia="zh-CN"/>
          </w:rPr>
          <w:t>也</w:t>
        </w:r>
      </w:ins>
      <w:r>
        <w:rPr>
          <w:rFonts w:hint="eastAsia"/>
          <w:lang w:val="en-US" w:eastAsia="zh-CN"/>
        </w:rPr>
        <w:t>是一个开源的系统虚拟化</w:t>
      </w:r>
      <w:ins w:id="2189" w:author="Janusio" w:date="2018-03-07T00:24:35Z">
        <w:r>
          <w:rPr>
            <w:rFonts w:hint="eastAsia"/>
            <w:lang w:val="en-US" w:eastAsia="zh-CN"/>
          </w:rPr>
          <w:t>架构</w:t>
        </w:r>
      </w:ins>
      <w:del w:id="2190" w:author="Janusio" w:date="2018-03-07T00:24:32Z">
        <w:r>
          <w:rPr>
            <w:rFonts w:hint="eastAsia"/>
            <w:lang w:val="en-US" w:eastAsia="zh-CN"/>
          </w:rPr>
          <w:delText>模块</w:delText>
        </w:r>
      </w:del>
      <w:r>
        <w:rPr>
          <w:rFonts w:hint="eastAsia"/>
          <w:lang w:val="en-US" w:eastAsia="zh-CN"/>
        </w:rPr>
        <w:t>，</w:t>
      </w:r>
      <w:ins w:id="2191" w:author="Janusio" w:date="2018-03-07T00:24:39Z">
        <w:r>
          <w:rPr>
            <w:rFonts w:hint="eastAsia"/>
            <w:lang w:val="en-US" w:eastAsia="zh-CN"/>
          </w:rPr>
          <w:t>KVM</w:t>
        </w:r>
      </w:ins>
      <w:r>
        <w:rPr>
          <w:rFonts w:hint="eastAsia"/>
          <w:lang w:val="en-US" w:eastAsia="zh-CN"/>
        </w:rPr>
        <w:t>自Linux 2.6.20</w:t>
      </w:r>
      <w:ins w:id="2192" w:author="Janusio" w:date="2018-03-07T00:24:58Z">
        <w:r>
          <w:rPr>
            <w:rFonts w:hint="eastAsia"/>
            <w:lang w:val="en-US" w:eastAsia="zh-CN"/>
          </w:rPr>
          <w:t>版本</w:t>
        </w:r>
      </w:ins>
      <w:ins w:id="2193" w:author="Janusio" w:date="2018-03-07T00:24:52Z">
        <w:r>
          <w:rPr>
            <w:rFonts w:hint="eastAsia"/>
            <w:lang w:val="en-US" w:eastAsia="zh-CN"/>
          </w:rPr>
          <w:t>开始</w:t>
        </w:r>
      </w:ins>
      <w:del w:id="2194" w:author="Janusio" w:date="2018-03-07T00:24:48Z">
        <w:r>
          <w:rPr>
            <w:rFonts w:hint="eastAsia"/>
            <w:lang w:val="en-US" w:eastAsia="zh-CN"/>
          </w:rPr>
          <w:delText>之后</w:delText>
        </w:r>
      </w:del>
      <w:r>
        <w:rPr>
          <w:rFonts w:hint="eastAsia"/>
          <w:lang w:val="en-US" w:eastAsia="zh-CN"/>
        </w:rPr>
        <w:t>集成在Linux的各个</w:t>
      </w:r>
      <w:del w:id="2195" w:author="Janusio" w:date="2018-03-07T00:25:05Z">
        <w:r>
          <w:rPr>
            <w:rFonts w:hint="eastAsia"/>
            <w:lang w:val="en-US" w:eastAsia="zh-CN"/>
          </w:rPr>
          <w:delText>主要</w:delText>
        </w:r>
      </w:del>
      <w:r>
        <w:rPr>
          <w:rFonts w:hint="eastAsia"/>
          <w:lang w:val="en-US" w:eastAsia="zh-CN"/>
        </w:rPr>
        <w:t>发行版本中。</w:t>
      </w:r>
      <w:ins w:id="2196" w:author="Janusio" w:date="2018-03-07T00:25:13Z">
        <w:r>
          <w:rPr>
            <w:rFonts w:hint="eastAsia"/>
            <w:lang w:val="en-US" w:eastAsia="zh-CN"/>
          </w:rPr>
          <w:t>KVM</w:t>
        </w:r>
      </w:ins>
      <w:ins w:id="2197" w:author="Janusio" w:date="2018-03-07T00:25:15Z">
        <w:r>
          <w:rPr>
            <w:rFonts w:hint="eastAsia"/>
            <w:lang w:val="en-US" w:eastAsia="zh-CN"/>
          </w:rPr>
          <w:t>作为</w:t>
        </w:r>
      </w:ins>
      <w:ins w:id="2198" w:author="Janusio" w:date="2018-03-07T00:25:16Z">
        <w:r>
          <w:rPr>
            <w:rFonts w:hint="eastAsia"/>
            <w:lang w:val="en-US" w:eastAsia="zh-CN"/>
          </w:rPr>
          <w:t>Linux的</w:t>
        </w:r>
      </w:ins>
      <w:ins w:id="2199" w:author="Janusio" w:date="2018-03-07T00:25:17Z">
        <w:r>
          <w:rPr>
            <w:rFonts w:hint="eastAsia"/>
            <w:lang w:val="en-US" w:eastAsia="zh-CN"/>
          </w:rPr>
          <w:t>一个</w:t>
        </w:r>
      </w:ins>
      <w:ins w:id="2200" w:author="Janusio" w:date="2018-03-07T00:25:22Z">
        <w:r>
          <w:rPr>
            <w:rFonts w:hint="eastAsia"/>
            <w:lang w:val="en-US" w:eastAsia="zh-CN"/>
          </w:rPr>
          <w:t>内核</w:t>
        </w:r>
      </w:ins>
      <w:ins w:id="2201" w:author="Janusio" w:date="2018-03-07T00:25:23Z">
        <w:r>
          <w:rPr>
            <w:rFonts w:hint="eastAsia"/>
            <w:lang w:val="en-US" w:eastAsia="zh-CN"/>
          </w:rPr>
          <w:t>模块，</w:t>
        </w:r>
      </w:ins>
      <w:ins w:id="2202" w:author="Janusio" w:date="2018-03-07T00:25:26Z">
        <w:r>
          <w:rPr>
            <w:rFonts w:hint="eastAsia"/>
            <w:lang w:val="en-US" w:eastAsia="zh-CN"/>
          </w:rPr>
          <w:t>通过</w:t>
        </w:r>
      </w:ins>
      <w:ins w:id="2203" w:author="Janusio" w:date="2018-03-07T00:25:27Z">
        <w:r>
          <w:rPr>
            <w:rFonts w:hint="eastAsia"/>
            <w:lang w:val="en-US" w:eastAsia="zh-CN"/>
          </w:rPr>
          <w:t>Linux</w:t>
        </w:r>
      </w:ins>
      <w:ins w:id="2204" w:author="Janusio" w:date="2018-03-07T00:25:30Z">
        <w:r>
          <w:rPr>
            <w:rFonts w:hint="eastAsia"/>
            <w:lang w:val="en-US" w:eastAsia="zh-CN"/>
          </w:rPr>
          <w:t>内核</w:t>
        </w:r>
      </w:ins>
      <w:ins w:id="2205" w:author="Janusio" w:date="2018-03-07T00:25:32Z">
        <w:r>
          <w:rPr>
            <w:rFonts w:hint="eastAsia"/>
            <w:lang w:val="en-US" w:eastAsia="zh-CN"/>
          </w:rPr>
          <w:t>自身的</w:t>
        </w:r>
      </w:ins>
      <w:ins w:id="2206" w:author="Janusio" w:date="2018-03-07T00:25:35Z">
        <w:r>
          <w:rPr>
            <w:rFonts w:hint="eastAsia"/>
            <w:lang w:val="en-US" w:eastAsia="zh-CN"/>
          </w:rPr>
          <w:t>调度器进行</w:t>
        </w:r>
      </w:ins>
      <w:ins w:id="2207" w:author="Janusio" w:date="2018-03-07T00:25:40Z">
        <w:r>
          <w:rPr>
            <w:rFonts w:hint="eastAsia"/>
            <w:lang w:val="en-US" w:eastAsia="zh-CN"/>
          </w:rPr>
          <w:t>模块管理</w:t>
        </w:r>
      </w:ins>
      <w:ins w:id="2208" w:author="Janusio" w:date="2018-03-07T00:25:43Z">
        <w:r>
          <w:rPr>
            <w:rFonts w:hint="eastAsia"/>
            <w:lang w:val="en-US" w:eastAsia="zh-CN"/>
          </w:rPr>
          <w:t>，</w:t>
        </w:r>
      </w:ins>
      <w:ins w:id="2209" w:author="Janusio" w:date="2018-03-07T00:25:51Z">
        <w:r>
          <w:rPr>
            <w:rFonts w:hint="eastAsia"/>
            <w:lang w:val="en-US" w:eastAsia="zh-CN"/>
          </w:rPr>
          <w:t>相对于</w:t>
        </w:r>
      </w:ins>
      <w:ins w:id="2210" w:author="Janusio" w:date="2018-03-07T00:25:53Z">
        <w:r>
          <w:rPr>
            <w:rFonts w:hint="eastAsia"/>
            <w:lang w:val="en-US" w:eastAsia="zh-CN"/>
          </w:rPr>
          <w:t>Xen</w:t>
        </w:r>
      </w:ins>
      <w:ins w:id="2211" w:author="Janusio" w:date="2018-03-07T00:25:54Z">
        <w:r>
          <w:rPr>
            <w:rFonts w:hint="eastAsia"/>
            <w:lang w:val="en-US" w:eastAsia="zh-CN"/>
          </w:rPr>
          <w:t>，</w:t>
        </w:r>
      </w:ins>
      <w:ins w:id="2212" w:author="Janusio" w:date="2018-03-07T00:25:57Z">
        <w:r>
          <w:rPr>
            <w:rFonts w:hint="eastAsia"/>
            <w:lang w:val="en-US" w:eastAsia="zh-CN"/>
          </w:rPr>
          <w:t>KVM</w:t>
        </w:r>
      </w:ins>
      <w:ins w:id="2213" w:author="Janusio" w:date="2018-03-07T00:25:58Z">
        <w:r>
          <w:rPr>
            <w:rFonts w:hint="eastAsia"/>
            <w:lang w:val="en-US" w:eastAsia="zh-CN"/>
          </w:rPr>
          <w:t>的</w:t>
        </w:r>
      </w:ins>
      <w:ins w:id="2214" w:author="Janusio" w:date="2018-03-07T00:25:59Z">
        <w:r>
          <w:rPr>
            <w:rFonts w:hint="eastAsia"/>
            <w:lang w:val="en-US" w:eastAsia="zh-CN"/>
          </w:rPr>
          <w:t>核心</w:t>
        </w:r>
      </w:ins>
      <w:ins w:id="2215" w:author="Janusio" w:date="2018-03-07T00:26:00Z">
        <w:r>
          <w:rPr>
            <w:rFonts w:hint="eastAsia"/>
            <w:lang w:val="en-US" w:eastAsia="zh-CN"/>
          </w:rPr>
          <w:t>源码</w:t>
        </w:r>
      </w:ins>
      <w:ins w:id="2216" w:author="Janusio" w:date="2018-03-07T00:26:03Z">
        <w:r>
          <w:rPr>
            <w:rFonts w:hint="eastAsia"/>
            <w:lang w:val="en-US" w:eastAsia="zh-CN"/>
          </w:rPr>
          <w:t>很少</w:t>
        </w:r>
      </w:ins>
      <w:ins w:id="2217" w:author="Janusio" w:date="2018-03-07T00:26:04Z">
        <w:r>
          <w:rPr>
            <w:rFonts w:hint="eastAsia"/>
            <w:lang w:val="en-US" w:eastAsia="zh-CN"/>
          </w:rPr>
          <w:t>，</w:t>
        </w:r>
      </w:ins>
      <w:ins w:id="2218" w:author="Janusio" w:date="2018-03-07T00:26:09Z">
        <w:r>
          <w:rPr>
            <w:rFonts w:hint="eastAsia"/>
            <w:lang w:val="en-US" w:eastAsia="zh-CN"/>
          </w:rPr>
          <w:t>已经</w:t>
        </w:r>
      </w:ins>
      <w:ins w:id="2219" w:author="Janusio" w:date="2018-03-07T00:26:11Z">
        <w:r>
          <w:rPr>
            <w:rFonts w:hint="eastAsia"/>
            <w:lang w:val="en-US" w:eastAsia="zh-CN"/>
          </w:rPr>
          <w:t>成为</w:t>
        </w:r>
      </w:ins>
      <w:ins w:id="2220" w:author="Janusio" w:date="2018-03-07T00:26:12Z">
        <w:r>
          <w:rPr>
            <w:rFonts w:hint="eastAsia"/>
            <w:lang w:val="en-US" w:eastAsia="zh-CN"/>
          </w:rPr>
          <w:t>学术界</w:t>
        </w:r>
      </w:ins>
      <w:ins w:id="2221" w:author="Janusio" w:date="2018-03-07T00:26:13Z">
        <w:r>
          <w:rPr>
            <w:rFonts w:hint="eastAsia"/>
            <w:lang w:val="en-US" w:eastAsia="zh-CN"/>
          </w:rPr>
          <w:t>和</w:t>
        </w:r>
      </w:ins>
      <w:ins w:id="2222" w:author="Janusio" w:date="2018-03-07T00:26:19Z">
        <w:r>
          <w:rPr>
            <w:rFonts w:hint="eastAsia"/>
            <w:lang w:val="en-US" w:eastAsia="zh-CN"/>
          </w:rPr>
          <w:t>产业界</w:t>
        </w:r>
      </w:ins>
      <w:ins w:id="2223" w:author="Janusio" w:date="2018-03-07T00:26:21Z">
        <w:r>
          <w:rPr>
            <w:rFonts w:hint="eastAsia"/>
            <w:lang w:val="en-US" w:eastAsia="zh-CN"/>
          </w:rPr>
          <w:t>主流</w:t>
        </w:r>
      </w:ins>
      <w:ins w:id="2224" w:author="Janusio" w:date="2018-03-07T00:26:22Z">
        <w:r>
          <w:rPr>
            <w:rFonts w:hint="eastAsia"/>
            <w:lang w:val="en-US" w:eastAsia="zh-CN"/>
          </w:rPr>
          <w:t>的</w:t>
        </w:r>
      </w:ins>
      <w:ins w:id="2225" w:author="Janusio" w:date="2018-03-07T00:26:31Z">
        <w:r>
          <w:rPr>
            <w:rFonts w:hint="eastAsia"/>
            <w:lang w:val="en-US" w:eastAsia="zh-CN"/>
          </w:rPr>
          <w:t>VMM</w:t>
        </w:r>
      </w:ins>
      <w:ins w:id="2226" w:author="Janusio" w:date="2018-03-07T00:27:39Z">
        <w:r>
          <w:rPr>
            <w:rFonts w:hint="eastAsia"/>
            <w:lang w:val="en-US" w:eastAsia="zh-CN"/>
          </w:rPr>
          <w:t>。</w:t>
        </w:r>
      </w:ins>
      <w:ins w:id="2227" w:author="Janusio" w:date="2018-03-07T00:27:42Z">
        <w:r>
          <w:rPr>
            <w:rFonts w:hint="eastAsia"/>
            <w:lang w:val="en-US" w:eastAsia="zh-CN"/>
          </w:rPr>
          <w:t>KVM</w:t>
        </w:r>
      </w:ins>
      <w:ins w:id="2228" w:author="Janusio" w:date="2018-03-07T00:27:43Z">
        <w:r>
          <w:rPr>
            <w:rFonts w:hint="eastAsia"/>
            <w:lang w:val="en-US" w:eastAsia="zh-CN"/>
          </w:rPr>
          <w:t>需要</w:t>
        </w:r>
      </w:ins>
      <w:ins w:id="2229" w:author="Janusio" w:date="2018-03-07T00:27:53Z">
        <w:r>
          <w:rPr>
            <w:rFonts w:hint="eastAsia"/>
            <w:lang w:val="en-US" w:eastAsia="zh-CN"/>
          </w:rPr>
          <w:t>硬件</w:t>
        </w:r>
      </w:ins>
      <w:ins w:id="2230" w:author="Janusio" w:date="2018-03-07T00:27:57Z">
        <w:r>
          <w:rPr>
            <w:rFonts w:hint="eastAsia"/>
            <w:lang w:val="en-US" w:eastAsia="zh-CN"/>
          </w:rPr>
          <w:t>辅助</w:t>
        </w:r>
      </w:ins>
      <w:ins w:id="2231" w:author="Janusio" w:date="2018-03-07T00:27:59Z">
        <w:r>
          <w:rPr>
            <w:rFonts w:hint="eastAsia"/>
            <w:lang w:val="en-US" w:eastAsia="zh-CN"/>
          </w:rPr>
          <w:t>才可以进行</w:t>
        </w:r>
      </w:ins>
      <w:ins w:id="2232" w:author="Janusio" w:date="2018-03-07T00:28:01Z">
        <w:r>
          <w:rPr>
            <w:rFonts w:hint="eastAsia"/>
            <w:lang w:val="en-US" w:eastAsia="zh-CN"/>
          </w:rPr>
          <w:t>虚拟化</w:t>
        </w:r>
      </w:ins>
      <w:ins w:id="2233" w:author="Janusio" w:date="2018-03-07T00:28:03Z">
        <w:r>
          <w:rPr>
            <w:rFonts w:hint="eastAsia"/>
            <w:lang w:val="en-US" w:eastAsia="zh-CN"/>
          </w:rPr>
          <w:t>，</w:t>
        </w:r>
      </w:ins>
      <w:ins w:id="2234" w:author="Janusio" w:date="2018-03-07T00:28:04Z">
        <w:r>
          <w:rPr>
            <w:rFonts w:hint="eastAsia"/>
            <w:lang w:val="en-US" w:eastAsia="zh-CN"/>
          </w:rPr>
          <w:t>是</w:t>
        </w:r>
      </w:ins>
      <w:ins w:id="2235" w:author="Janusio" w:date="2018-03-07T00:28:06Z">
        <w:r>
          <w:rPr>
            <w:rFonts w:hint="eastAsia"/>
            <w:lang w:val="en-US" w:eastAsia="zh-CN"/>
          </w:rPr>
          <w:t>一种</w:t>
        </w:r>
      </w:ins>
      <w:ins w:id="2236" w:author="Janusio" w:date="2018-03-07T00:28:08Z">
        <w:r>
          <w:rPr>
            <w:rFonts w:hint="eastAsia"/>
            <w:lang w:val="en-US" w:eastAsia="zh-CN"/>
          </w:rPr>
          <w:t>全虚拟化</w:t>
        </w:r>
      </w:ins>
      <w:ins w:id="2237" w:author="Janusio" w:date="2018-03-07T00:28:09Z">
        <w:r>
          <w:rPr>
            <w:rFonts w:hint="eastAsia"/>
            <w:lang w:val="en-US" w:eastAsia="zh-CN"/>
          </w:rPr>
          <w:t>的</w:t>
        </w:r>
      </w:ins>
      <w:ins w:id="2238" w:author="Janusio" w:date="2018-03-07T00:28:11Z">
        <w:r>
          <w:rPr>
            <w:rFonts w:hint="eastAsia"/>
            <w:lang w:val="en-US" w:eastAsia="zh-CN"/>
          </w:rPr>
          <w:t>技术</w:t>
        </w:r>
      </w:ins>
      <w:ins w:id="2239" w:author="Janusio" w:date="2018-03-07T00:28:47Z">
        <w:r>
          <w:rPr>
            <w:rFonts w:hint="eastAsia"/>
            <w:lang w:val="en-US" w:eastAsia="zh-CN"/>
          </w:rPr>
          <w:t>。</w:t>
        </w:r>
      </w:ins>
      <w:del w:id="2240" w:author="Janusio" w:date="2018-03-07T00:28:46Z">
        <w:r>
          <w:rPr>
            <w:rFonts w:hint="eastAsia"/>
            <w:lang w:val="en-US" w:eastAsia="zh-CN"/>
          </w:rPr>
          <w:delText>它使用Linux自身的调度器进行管理，所以相对于Xen，其核心源码很少。KVM目前已成为学术界的主流VMM之一。KVM的虚拟化需要硬件支持（如Intel VT技术或者AMD V技术)。是基于硬件的完全虚拟化。而Xen早期则是基于软件模拟的Para-Virtualization，新版本则是基于硬件支持的完全虚拟化。但Xen本身有自己的进程调度器，存储管理模块等，所以代码较为庞大。广为流传的商业系统虚拟化软件VMware ESX系列是基于软件模拟的Full-Virtualization。</w:delText>
        </w:r>
      </w:del>
      <w:ins w:id="2241" w:author="Janusio" w:date="2018-03-07T00:10:32Z">
        <w:r>
          <w:rPr>
            <w:rFonts w:hint="eastAsia"/>
            <w:lang w:val="en-US" w:eastAsia="zh-CN"/>
          </w:rPr>
          <w:t>KVM 内核模块在运行时按需加载进入内核空间运行。KVM 本身不执行任何设备模拟，需要 QEMU 通过 /dev/kvm 接口设置一个 GUEST OS 的地址空间，向它提供模拟的 I/O 设备，并将它的视频显示映射回宿主机的显示屏。</w:t>
        </w:r>
      </w:ins>
    </w:p>
    <w:p>
      <w:pPr>
        <w:numPr>
          <w:ilvl w:val="0"/>
          <w:numId w:val="0"/>
        </w:numPr>
        <w:spacing w:line="360" w:lineRule="auto"/>
        <w:ind w:firstLine="420" w:firstLineChars="0"/>
        <w:jc w:val="center"/>
        <w:rPr>
          <w:ins w:id="2243" w:author="Janusio" w:date="2018-03-07T00:08:42Z"/>
          <w:rFonts w:hint="eastAsia"/>
          <w:lang w:val="en-US" w:eastAsia="zh-CN"/>
        </w:rPr>
        <w:pPrChange w:id="2242" w:author="Janusio" w:date="2018-03-07T00:31:03Z">
          <w:pPr>
            <w:pStyle w:val="24"/>
            <w:numPr>
              <w:ilvl w:val="0"/>
              <w:numId w:val="0"/>
            </w:numPr>
            <w:spacing w:line="360" w:lineRule="auto"/>
            <w:ind w:firstLine="420" w:firstLineChars="0"/>
          </w:pPr>
        </w:pPrChange>
      </w:pPr>
      <w:ins w:id="2244" w:author="Janusio" w:date="2018-03-07T00:13:24Z">
        <w:r>
          <w:rPr>
            <w:rFonts w:ascii="宋体" w:hAnsi="宋体" w:eastAsia="宋体" w:cs="宋体"/>
            <w:sz w:val="24"/>
            <w:szCs w:val="24"/>
          </w:rPr>
          <w:drawing>
            <wp:inline distT="0" distB="0" distL="114300" distR="114300">
              <wp:extent cx="3457575" cy="2752725"/>
              <wp:effectExtent l="0" t="0" r="9525" b="9525"/>
              <wp:docPr id="207"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IMG_256"/>
                      <pic:cNvPicPr>
                        <a:picLocks noChangeAspect="1"/>
                      </pic:cNvPicPr>
                    </pic:nvPicPr>
                    <pic:blipFill>
                      <a:blip r:embed="rId17"/>
                      <a:stretch>
                        <a:fillRect/>
                      </a:stretch>
                    </pic:blipFill>
                    <pic:spPr>
                      <a:xfrm>
                        <a:off x="0" y="0"/>
                        <a:ext cx="3457575" cy="2752725"/>
                      </a:xfrm>
                      <a:prstGeom prst="rect">
                        <a:avLst/>
                      </a:prstGeom>
                      <a:noFill/>
                      <a:ln w="9525">
                        <a:noFill/>
                      </a:ln>
                    </pic:spPr>
                  </pic:pic>
                </a:graphicData>
              </a:graphic>
            </wp:inline>
          </w:drawing>
        </w:r>
      </w:ins>
    </w:p>
    <w:p>
      <w:pPr>
        <w:spacing w:line="360" w:lineRule="auto"/>
        <w:ind w:firstLine="420" w:firstLineChars="0"/>
        <w:jc w:val="center"/>
        <w:rPr>
          <w:ins w:id="2246" w:author="Janusio" w:date="2018-03-07T00:08:46Z"/>
          <w:rFonts w:hint="eastAsia" w:ascii="宋体" w:hAnsi="宋体" w:eastAsia="宋体" w:cs="宋体"/>
          <w:sz w:val="24"/>
          <w:szCs w:val="24"/>
          <w:lang w:val="en-US" w:eastAsia="zh-CN"/>
        </w:rPr>
      </w:pPr>
      <w:ins w:id="2247" w:author="Janusio" w:date="2018-03-07T00:08:46Z">
        <w:r>
          <w:rPr>
            <w:rFonts w:hint="eastAsia" w:hAnsi="宋体" w:eastAsia="宋体" w:cs="宋体"/>
            <w:sz w:val="24"/>
            <w:szCs w:val="24"/>
            <w:lang w:val="en-US" w:eastAsia="zh-CN"/>
          </w:rPr>
          <w:t>图2.</w:t>
        </w:r>
      </w:ins>
      <w:ins w:id="2248" w:author="Janusio" w:date="2018-03-07T00:08:50Z">
        <w:r>
          <w:rPr>
            <w:rFonts w:hint="eastAsia" w:hAnsi="宋体" w:cs="宋体"/>
            <w:sz w:val="24"/>
            <w:szCs w:val="24"/>
            <w:lang w:val="en-US" w:eastAsia="zh-CN"/>
          </w:rPr>
          <w:t>3</w:t>
        </w:r>
      </w:ins>
      <w:ins w:id="2249" w:author="Janusio" w:date="2018-03-07T00:31:23Z">
        <w:r>
          <w:rPr>
            <w:rFonts w:hint="eastAsia" w:hAnsi="宋体" w:cs="宋体"/>
            <w:sz w:val="24"/>
            <w:szCs w:val="24"/>
            <w:lang w:val="en-US" w:eastAsia="zh-CN"/>
          </w:rPr>
          <w:t xml:space="preserve"> </w:t>
        </w:r>
      </w:ins>
      <w:ins w:id="2250" w:author="Janusio" w:date="2018-03-07T00:08:46Z">
        <w:r>
          <w:rPr>
            <w:rFonts w:hint="eastAsia" w:hAnsi="宋体" w:eastAsia="宋体" w:cs="宋体"/>
            <w:sz w:val="24"/>
            <w:szCs w:val="24"/>
            <w:lang w:val="en-US" w:eastAsia="zh-CN"/>
          </w:rPr>
          <w:t xml:space="preserve"> </w:t>
        </w:r>
      </w:ins>
      <w:ins w:id="2251" w:author="Janusio" w:date="2018-03-07T00:08:57Z">
        <w:r>
          <w:rPr>
            <w:rFonts w:hint="eastAsia" w:hAnsi="宋体" w:cs="宋体"/>
            <w:sz w:val="24"/>
            <w:szCs w:val="24"/>
            <w:lang w:val="en-US" w:eastAsia="zh-CN"/>
          </w:rPr>
          <w:t>KVM</w:t>
        </w:r>
      </w:ins>
      <w:ins w:id="2252" w:author="Janusio" w:date="2018-03-07T00:08:46Z">
        <w:r>
          <w:rPr>
            <w:rFonts w:hint="eastAsia" w:hAnsi="宋体" w:eastAsia="宋体" w:cs="宋体"/>
            <w:sz w:val="24"/>
            <w:szCs w:val="24"/>
            <w:lang w:val="en-US" w:eastAsia="zh-CN"/>
          </w:rPr>
          <w:t>架构</w:t>
        </w:r>
      </w:ins>
    </w:p>
    <w:p>
      <w:pPr>
        <w:pStyle w:val="24"/>
        <w:numPr>
          <w:ilvl w:val="0"/>
          <w:numId w:val="0"/>
        </w:numPr>
        <w:spacing w:line="360" w:lineRule="auto"/>
        <w:ind w:firstLine="420" w:firstLineChars="0"/>
        <w:rPr>
          <w:ins w:id="2253" w:author="Janusio" w:date="2018-03-04T23:13:27Z"/>
          <w:rFonts w:hint="eastAsia" w:ascii="Times New Roman" w:hAnsi="Times New Roman"/>
          <w:sz w:val="24"/>
          <w:szCs w:val="24"/>
          <w:lang w:val="en-US" w:eastAsia="zh-CN"/>
        </w:rPr>
      </w:pPr>
    </w:p>
    <w:p>
      <w:pPr>
        <w:pStyle w:val="3"/>
        <w:numPr>
          <w:ins w:id="2255" w:author="Janusio" w:date="2018-03-07T00:13:31Z"/>
        </w:numPr>
        <w:ind w:firstLine="0" w:firstLineChars="0"/>
        <w:rPr>
          <w:ins w:id="2256" w:author="Janusio" w:date="2018-03-04T23:13:29Z"/>
          <w:rFonts w:hint="eastAsia" w:ascii="Times New Roman" w:hAnsi="Times New Roman" w:eastAsia="黑体"/>
          <w:b/>
          <w:sz w:val="28"/>
          <w:szCs w:val="28"/>
          <w:lang w:val="en-US" w:eastAsia="zh-CN"/>
        </w:rPr>
        <w:pPrChange w:id="2254" w:author="Janusio" w:date="2018-03-07T00:13:31Z">
          <w:pPr>
            <w:pStyle w:val="24"/>
            <w:ind w:firstLine="0" w:firstLineChars="0"/>
          </w:pPr>
        </w:pPrChange>
      </w:pPr>
      <w:ins w:id="2257" w:author="Janusio" w:date="2018-03-04T23:13:40Z">
        <w:r>
          <w:rPr>
            <w:rFonts w:hint="eastAsia" w:ascii="Times New Roman" w:hAnsi="Times New Roman" w:eastAsia="黑体"/>
            <w:b/>
            <w:sz w:val="28"/>
            <w:szCs w:val="28"/>
            <w:lang w:val="en-US" w:eastAsia="zh-CN"/>
          </w:rPr>
          <w:t>可信</w:t>
        </w:r>
      </w:ins>
      <w:ins w:id="2258" w:author="Janusio" w:date="2018-03-04T23:13:42Z">
        <w:r>
          <w:rPr>
            <w:rFonts w:hint="eastAsia" w:ascii="Times New Roman" w:hAnsi="Times New Roman" w:eastAsia="黑体"/>
            <w:b/>
            <w:sz w:val="28"/>
            <w:szCs w:val="28"/>
            <w:lang w:val="en-US" w:eastAsia="zh-CN"/>
          </w:rPr>
          <w:t>计算</w:t>
        </w:r>
      </w:ins>
    </w:p>
    <w:p>
      <w:pPr>
        <w:pStyle w:val="24"/>
        <w:spacing w:line="360" w:lineRule="auto"/>
        <w:ind w:firstLine="420" w:firstLineChars="0"/>
        <w:outlineLvl w:val="9"/>
        <w:rPr>
          <w:ins w:id="2260" w:author="Janusio" w:date="2018-03-07T00:44:04Z"/>
          <w:rFonts w:hint="eastAsia" w:ascii="Times New Roman" w:hAnsi="Times New Roman"/>
          <w:sz w:val="24"/>
          <w:szCs w:val="24"/>
          <w:lang w:val="en-US" w:eastAsia="zh-CN"/>
        </w:rPr>
        <w:pPrChange w:id="2259" w:author="Janusio" w:date="2018-03-07T00:44:03Z">
          <w:pPr>
            <w:pStyle w:val="24"/>
            <w:spacing w:line="360" w:lineRule="auto"/>
            <w:ind w:firstLine="0" w:firstLineChars="0"/>
          </w:pPr>
        </w:pPrChange>
      </w:pPr>
      <w:ins w:id="2261" w:author="Janusio" w:date="2018-03-07T00:39:08Z">
        <w:r>
          <w:rPr>
            <w:rFonts w:hint="eastAsia" w:ascii="Times New Roman" w:hAnsi="Times New Roman"/>
            <w:sz w:val="24"/>
            <w:szCs w:val="24"/>
            <w:lang w:val="en-US" w:eastAsia="zh-CN"/>
          </w:rPr>
          <w:t>可信</w:t>
        </w:r>
      </w:ins>
      <w:ins w:id="2262" w:author="Janusio" w:date="2018-03-07T00:39:09Z">
        <w:r>
          <w:rPr>
            <w:rFonts w:hint="eastAsia" w:ascii="Times New Roman" w:hAnsi="Times New Roman"/>
            <w:sz w:val="24"/>
            <w:szCs w:val="24"/>
            <w:lang w:val="en-US" w:eastAsia="zh-CN"/>
          </w:rPr>
          <w:t>计算</w:t>
        </w:r>
      </w:ins>
      <w:ins w:id="2263" w:author="Janusio" w:date="2018-03-07T00:39:10Z">
        <w:r>
          <w:rPr>
            <w:rFonts w:hint="eastAsia" w:ascii="Times New Roman" w:hAnsi="Times New Roman"/>
            <w:sz w:val="24"/>
            <w:szCs w:val="24"/>
            <w:lang w:val="en-US" w:eastAsia="zh-CN"/>
          </w:rPr>
          <w:t>技术</w:t>
        </w:r>
      </w:ins>
      <w:ins w:id="2264" w:author="Janusio" w:date="2018-03-07T00:39:11Z">
        <w:r>
          <w:rPr>
            <w:rFonts w:hint="eastAsia" w:ascii="Times New Roman" w:hAnsi="Times New Roman"/>
            <w:sz w:val="24"/>
            <w:szCs w:val="24"/>
            <w:lang w:val="en-US" w:eastAsia="zh-CN"/>
          </w:rPr>
          <w:t>是</w:t>
        </w:r>
      </w:ins>
      <w:ins w:id="2265" w:author="Janusio" w:date="2018-03-07T00:39:13Z">
        <w:r>
          <w:rPr>
            <w:rFonts w:hint="eastAsia" w:ascii="Times New Roman" w:hAnsi="Times New Roman"/>
            <w:sz w:val="24"/>
            <w:szCs w:val="24"/>
            <w:lang w:val="en-US" w:eastAsia="zh-CN"/>
          </w:rPr>
          <w:t>一种</w:t>
        </w:r>
      </w:ins>
      <w:ins w:id="2266" w:author="Janusio" w:date="2018-03-07T00:39:14Z">
        <w:r>
          <w:rPr>
            <w:rFonts w:hint="eastAsia" w:ascii="Times New Roman" w:hAnsi="Times New Roman"/>
            <w:sz w:val="24"/>
            <w:szCs w:val="24"/>
            <w:lang w:val="en-US" w:eastAsia="zh-CN"/>
          </w:rPr>
          <w:t>保障</w:t>
        </w:r>
      </w:ins>
      <w:ins w:id="2267" w:author="Janusio" w:date="2018-03-07T00:39:18Z">
        <w:r>
          <w:rPr>
            <w:rFonts w:hint="eastAsia" w:ascii="Times New Roman" w:hAnsi="Times New Roman"/>
            <w:sz w:val="24"/>
            <w:szCs w:val="24"/>
            <w:lang w:val="en-US" w:eastAsia="zh-CN"/>
          </w:rPr>
          <w:t>信息</w:t>
        </w:r>
      </w:ins>
      <w:ins w:id="2268" w:author="Janusio" w:date="2018-03-07T00:39:19Z">
        <w:r>
          <w:rPr>
            <w:rFonts w:hint="eastAsia" w:ascii="Times New Roman" w:hAnsi="Times New Roman"/>
            <w:sz w:val="24"/>
            <w:szCs w:val="24"/>
            <w:lang w:val="en-US" w:eastAsia="zh-CN"/>
          </w:rPr>
          <w:t>系统</w:t>
        </w:r>
      </w:ins>
      <w:ins w:id="2269" w:author="Janusio" w:date="2018-03-07T00:39:20Z">
        <w:r>
          <w:rPr>
            <w:rFonts w:hint="eastAsia" w:ascii="Times New Roman" w:hAnsi="Times New Roman"/>
            <w:sz w:val="24"/>
            <w:szCs w:val="24"/>
            <w:lang w:val="en-US" w:eastAsia="zh-CN"/>
          </w:rPr>
          <w:t>安全</w:t>
        </w:r>
      </w:ins>
      <w:ins w:id="2270" w:author="Janusio" w:date="2018-03-07T00:39:21Z">
        <w:r>
          <w:rPr>
            <w:rFonts w:hint="eastAsia" w:ascii="Times New Roman" w:hAnsi="Times New Roman"/>
            <w:sz w:val="24"/>
            <w:szCs w:val="24"/>
            <w:lang w:val="en-US" w:eastAsia="zh-CN"/>
          </w:rPr>
          <w:t>的</w:t>
        </w:r>
      </w:ins>
      <w:ins w:id="2271" w:author="Janusio" w:date="2018-03-07T00:39:22Z">
        <w:r>
          <w:rPr>
            <w:rFonts w:hint="eastAsia" w:ascii="Times New Roman" w:hAnsi="Times New Roman"/>
            <w:sz w:val="24"/>
            <w:szCs w:val="24"/>
            <w:lang w:val="en-US" w:eastAsia="zh-CN"/>
          </w:rPr>
          <w:t>新技术，</w:t>
        </w:r>
      </w:ins>
      <w:ins w:id="2272" w:author="Janusio" w:date="2018-03-07T00:39:25Z">
        <w:r>
          <w:rPr>
            <w:rFonts w:hint="eastAsia" w:ascii="Times New Roman" w:hAnsi="Times New Roman"/>
            <w:sz w:val="24"/>
            <w:szCs w:val="24"/>
            <w:lang w:val="en-US" w:eastAsia="zh-CN"/>
          </w:rPr>
          <w:t>可信</w:t>
        </w:r>
      </w:ins>
      <w:ins w:id="2273" w:author="Janusio" w:date="2018-03-07T00:39:26Z">
        <w:r>
          <w:rPr>
            <w:rFonts w:hint="eastAsia" w:ascii="Times New Roman" w:hAnsi="Times New Roman"/>
            <w:sz w:val="24"/>
            <w:szCs w:val="24"/>
            <w:lang w:val="en-US" w:eastAsia="zh-CN"/>
          </w:rPr>
          <w:t>计算的</w:t>
        </w:r>
      </w:ins>
      <w:ins w:id="2274" w:author="Janusio" w:date="2018-03-07T00:39:29Z">
        <w:r>
          <w:rPr>
            <w:rFonts w:hint="eastAsia" w:ascii="Times New Roman" w:hAnsi="Times New Roman"/>
            <w:sz w:val="24"/>
            <w:szCs w:val="24"/>
            <w:lang w:val="en-US" w:eastAsia="zh-CN"/>
          </w:rPr>
          <w:t>思想</w:t>
        </w:r>
      </w:ins>
      <w:ins w:id="2275" w:author="Janusio" w:date="2018-03-07T00:39:31Z">
        <w:r>
          <w:rPr>
            <w:rFonts w:hint="eastAsia" w:ascii="Times New Roman" w:hAnsi="Times New Roman"/>
            <w:sz w:val="24"/>
            <w:szCs w:val="24"/>
            <w:lang w:val="en-US" w:eastAsia="zh-CN"/>
          </w:rPr>
          <w:t>是</w:t>
        </w:r>
      </w:ins>
      <w:ins w:id="2276" w:author="Janusio" w:date="2018-03-07T00:39:37Z">
        <w:r>
          <w:rPr>
            <w:rFonts w:hint="eastAsia" w:ascii="Times New Roman" w:hAnsi="Times New Roman"/>
            <w:sz w:val="24"/>
            <w:szCs w:val="24"/>
            <w:lang w:val="en-US" w:eastAsia="zh-CN"/>
          </w:rPr>
          <w:t>来源于</w:t>
        </w:r>
      </w:ins>
      <w:ins w:id="2277" w:author="Janusio" w:date="2018-03-07T00:39:40Z">
        <w:r>
          <w:rPr>
            <w:rFonts w:hint="eastAsia" w:ascii="Times New Roman" w:hAnsi="Times New Roman"/>
            <w:sz w:val="24"/>
            <w:szCs w:val="24"/>
            <w:lang w:val="en-US" w:eastAsia="zh-CN"/>
          </w:rPr>
          <w:t>人类</w:t>
        </w:r>
      </w:ins>
      <w:ins w:id="2278" w:author="Janusio" w:date="2018-03-07T00:39:42Z">
        <w:r>
          <w:rPr>
            <w:rFonts w:hint="eastAsia" w:ascii="Times New Roman" w:hAnsi="Times New Roman"/>
            <w:sz w:val="24"/>
            <w:szCs w:val="24"/>
            <w:lang w:val="en-US" w:eastAsia="zh-CN"/>
          </w:rPr>
          <w:t>社会，</w:t>
        </w:r>
      </w:ins>
      <w:ins w:id="2279" w:author="Janusio" w:date="2018-03-07T00:39:44Z">
        <w:r>
          <w:rPr>
            <w:rFonts w:hint="eastAsia" w:ascii="Times New Roman" w:hAnsi="Times New Roman"/>
            <w:sz w:val="24"/>
            <w:szCs w:val="24"/>
            <w:lang w:val="en-US" w:eastAsia="zh-CN"/>
          </w:rPr>
          <w:t>把</w:t>
        </w:r>
      </w:ins>
      <w:ins w:id="2280" w:author="Janusio" w:date="2018-03-07T00:39:46Z">
        <w:r>
          <w:rPr>
            <w:rFonts w:hint="eastAsia" w:ascii="Times New Roman" w:hAnsi="Times New Roman"/>
            <w:sz w:val="24"/>
            <w:szCs w:val="24"/>
            <w:lang w:val="en-US" w:eastAsia="zh-CN"/>
          </w:rPr>
          <w:t>人类</w:t>
        </w:r>
      </w:ins>
      <w:ins w:id="2281" w:author="Janusio" w:date="2018-03-07T00:39:48Z">
        <w:r>
          <w:rPr>
            <w:rFonts w:hint="eastAsia" w:ascii="Times New Roman" w:hAnsi="Times New Roman"/>
            <w:sz w:val="24"/>
            <w:szCs w:val="24"/>
            <w:lang w:val="en-US" w:eastAsia="zh-CN"/>
          </w:rPr>
          <w:t>社会</w:t>
        </w:r>
      </w:ins>
      <w:ins w:id="2282" w:author="Janusio" w:date="2018-03-07T00:39:50Z">
        <w:r>
          <w:rPr>
            <w:rFonts w:hint="eastAsia" w:ascii="Times New Roman" w:hAnsi="Times New Roman"/>
            <w:sz w:val="24"/>
            <w:szCs w:val="24"/>
            <w:lang w:val="en-US" w:eastAsia="zh-CN"/>
          </w:rPr>
          <w:t>成功的</w:t>
        </w:r>
      </w:ins>
      <w:ins w:id="2283" w:author="Janusio" w:date="2018-03-07T00:39:55Z">
        <w:r>
          <w:rPr>
            <w:rFonts w:hint="eastAsia" w:ascii="Times New Roman" w:hAnsi="Times New Roman"/>
            <w:sz w:val="24"/>
            <w:szCs w:val="24"/>
            <w:lang w:val="en-US" w:eastAsia="zh-CN"/>
          </w:rPr>
          <w:t>基于</w:t>
        </w:r>
      </w:ins>
      <w:ins w:id="2284" w:author="Janusio" w:date="2018-03-07T00:39:56Z">
        <w:r>
          <w:rPr>
            <w:rFonts w:hint="eastAsia" w:ascii="Times New Roman" w:hAnsi="Times New Roman"/>
            <w:sz w:val="24"/>
            <w:szCs w:val="24"/>
            <w:lang w:val="en-US" w:eastAsia="zh-CN"/>
          </w:rPr>
          <w:t>信任</w:t>
        </w:r>
      </w:ins>
      <w:ins w:id="2285" w:author="Janusio" w:date="2018-03-07T00:39:57Z">
        <w:r>
          <w:rPr>
            <w:rFonts w:hint="eastAsia" w:ascii="Times New Roman" w:hAnsi="Times New Roman"/>
            <w:sz w:val="24"/>
            <w:szCs w:val="24"/>
            <w:lang w:val="en-US" w:eastAsia="zh-CN"/>
          </w:rPr>
          <w:t>的</w:t>
        </w:r>
      </w:ins>
      <w:ins w:id="2286" w:author="Janusio" w:date="2018-03-07T00:39:58Z">
        <w:r>
          <w:rPr>
            <w:rFonts w:hint="eastAsia" w:ascii="Times New Roman" w:hAnsi="Times New Roman"/>
            <w:sz w:val="24"/>
            <w:szCs w:val="24"/>
            <w:lang w:val="en-US" w:eastAsia="zh-CN"/>
          </w:rPr>
          <w:t>管理</w:t>
        </w:r>
      </w:ins>
      <w:ins w:id="2287" w:author="Janusio" w:date="2018-03-07T00:40:05Z">
        <w:r>
          <w:rPr>
            <w:rFonts w:hint="eastAsia" w:ascii="Times New Roman" w:hAnsi="Times New Roman"/>
            <w:sz w:val="24"/>
            <w:szCs w:val="24"/>
            <w:lang w:val="en-US" w:eastAsia="zh-CN"/>
          </w:rPr>
          <w:t>经验</w:t>
        </w:r>
      </w:ins>
      <w:ins w:id="2288" w:author="Janusio" w:date="2018-03-07T00:40:07Z">
        <w:r>
          <w:rPr>
            <w:rFonts w:hint="eastAsia" w:ascii="Times New Roman" w:hAnsi="Times New Roman"/>
            <w:sz w:val="24"/>
            <w:szCs w:val="24"/>
            <w:lang w:val="en-US" w:eastAsia="zh-CN"/>
          </w:rPr>
          <w:t>用于</w:t>
        </w:r>
      </w:ins>
      <w:ins w:id="2289" w:author="Janusio" w:date="2018-03-07T00:40:10Z">
        <w:r>
          <w:rPr>
            <w:rFonts w:hint="eastAsia" w:ascii="Times New Roman" w:hAnsi="Times New Roman"/>
            <w:sz w:val="24"/>
            <w:szCs w:val="24"/>
            <w:lang w:val="en-US" w:eastAsia="zh-CN"/>
          </w:rPr>
          <w:t>保障</w:t>
        </w:r>
      </w:ins>
      <w:ins w:id="2290" w:author="Janusio" w:date="2018-03-07T00:40:11Z">
        <w:r>
          <w:rPr>
            <w:rFonts w:hint="eastAsia" w:ascii="Times New Roman" w:hAnsi="Times New Roman"/>
            <w:sz w:val="24"/>
            <w:szCs w:val="24"/>
            <w:lang w:val="en-US" w:eastAsia="zh-CN"/>
          </w:rPr>
          <w:t>计算机</w:t>
        </w:r>
      </w:ins>
      <w:ins w:id="2291" w:author="Janusio" w:date="2018-03-07T00:40:12Z">
        <w:r>
          <w:rPr>
            <w:rFonts w:hint="eastAsia" w:ascii="Times New Roman" w:hAnsi="Times New Roman"/>
            <w:sz w:val="24"/>
            <w:szCs w:val="24"/>
            <w:lang w:val="en-US" w:eastAsia="zh-CN"/>
          </w:rPr>
          <w:t>系统</w:t>
        </w:r>
      </w:ins>
      <w:ins w:id="2292" w:author="Janusio" w:date="2018-03-07T00:40:14Z">
        <w:r>
          <w:rPr>
            <w:rFonts w:hint="eastAsia" w:ascii="Times New Roman" w:hAnsi="Times New Roman"/>
            <w:sz w:val="24"/>
            <w:szCs w:val="24"/>
            <w:lang w:val="en-US" w:eastAsia="zh-CN"/>
          </w:rPr>
          <w:t>安全</w:t>
        </w:r>
      </w:ins>
      <w:ins w:id="2293" w:author="Janusio" w:date="2018-03-07T00:40:15Z">
        <w:r>
          <w:rPr>
            <w:rFonts w:hint="eastAsia" w:ascii="Times New Roman" w:hAnsi="Times New Roman"/>
            <w:sz w:val="24"/>
            <w:szCs w:val="24"/>
            <w:lang w:val="en-US" w:eastAsia="zh-CN"/>
          </w:rPr>
          <w:t>。</w:t>
        </w:r>
      </w:ins>
      <w:ins w:id="2294" w:author="Janusio" w:date="2018-03-07T00:40:20Z">
        <w:r>
          <w:rPr>
            <w:rFonts w:hint="eastAsia" w:ascii="Times New Roman" w:hAnsi="Times New Roman"/>
            <w:sz w:val="24"/>
            <w:szCs w:val="24"/>
            <w:lang w:val="en-US" w:eastAsia="zh-CN"/>
          </w:rPr>
          <w:t>可信</w:t>
        </w:r>
      </w:ins>
      <w:ins w:id="2295" w:author="Janusio" w:date="2018-03-07T00:40:21Z">
        <w:r>
          <w:rPr>
            <w:rFonts w:hint="eastAsia" w:ascii="Times New Roman" w:hAnsi="Times New Roman"/>
            <w:sz w:val="24"/>
            <w:szCs w:val="24"/>
            <w:lang w:val="en-US" w:eastAsia="zh-CN"/>
          </w:rPr>
          <w:t>计算</w:t>
        </w:r>
      </w:ins>
      <w:ins w:id="2296" w:author="Janusio" w:date="2018-03-07T00:40:22Z">
        <w:r>
          <w:rPr>
            <w:rFonts w:hint="eastAsia" w:ascii="Times New Roman" w:hAnsi="Times New Roman"/>
            <w:sz w:val="24"/>
            <w:szCs w:val="24"/>
            <w:lang w:val="en-US" w:eastAsia="zh-CN"/>
          </w:rPr>
          <w:t>的</w:t>
        </w:r>
      </w:ins>
      <w:ins w:id="2297" w:author="Janusio" w:date="2018-03-07T00:40:23Z">
        <w:r>
          <w:rPr>
            <w:rFonts w:hint="eastAsia" w:ascii="Times New Roman" w:hAnsi="Times New Roman"/>
            <w:sz w:val="24"/>
            <w:szCs w:val="24"/>
            <w:lang w:val="en-US" w:eastAsia="zh-CN"/>
          </w:rPr>
          <w:t>基本</w:t>
        </w:r>
      </w:ins>
      <w:ins w:id="2298" w:author="Janusio" w:date="2018-03-07T00:40:25Z">
        <w:r>
          <w:rPr>
            <w:rFonts w:hint="eastAsia" w:ascii="Times New Roman" w:hAnsi="Times New Roman"/>
            <w:sz w:val="24"/>
            <w:szCs w:val="24"/>
            <w:lang w:val="en-US" w:eastAsia="zh-CN"/>
          </w:rPr>
          <w:t>思想是</w:t>
        </w:r>
      </w:ins>
      <w:ins w:id="2299" w:author="Janusio" w:date="2018-03-07T00:40:26Z">
        <w:r>
          <w:rPr>
            <w:rFonts w:hint="eastAsia" w:ascii="Times New Roman" w:hAnsi="Times New Roman"/>
            <w:sz w:val="24"/>
            <w:szCs w:val="24"/>
            <w:lang w:val="en-US" w:eastAsia="zh-CN"/>
          </w:rPr>
          <w:t>：</w:t>
        </w:r>
      </w:ins>
    </w:p>
    <w:p>
      <w:pPr>
        <w:pStyle w:val="24"/>
        <w:spacing w:line="360" w:lineRule="auto"/>
        <w:ind w:firstLine="420" w:firstLineChars="0"/>
        <w:outlineLvl w:val="9"/>
        <w:rPr>
          <w:ins w:id="2301" w:author="Janusio" w:date="2018-03-07T22:53:46Z"/>
          <w:rFonts w:hint="eastAsia" w:ascii="Times New Roman" w:hAnsi="Times New Roman" w:eastAsiaTheme="minorEastAsia"/>
          <w:sz w:val="24"/>
          <w:szCs w:val="24"/>
          <w:lang w:eastAsia="zh-CN"/>
        </w:rPr>
        <w:pPrChange w:id="2300" w:author="Janusio" w:date="2018-03-08T23:19:49Z">
          <w:pPr>
            <w:pStyle w:val="24"/>
            <w:spacing w:line="360" w:lineRule="auto"/>
            <w:ind w:firstLine="0" w:firstLineChars="0"/>
          </w:pPr>
        </w:pPrChange>
      </w:pPr>
      <w:ins w:id="2302" w:author="Janusio" w:date="2018-03-07T00:41:13Z">
        <w:r>
          <w:rPr>
            <w:rFonts w:hint="eastAsia" w:ascii="Times New Roman" w:hAnsi="Times New Roman"/>
            <w:sz w:val="24"/>
            <w:szCs w:val="24"/>
            <w:lang w:val="en-US" w:eastAsia="zh-CN"/>
          </w:rPr>
          <w:t>首先在</w:t>
        </w:r>
      </w:ins>
      <w:ins w:id="2303" w:author="Janusio" w:date="2018-03-07T00:41:14Z">
        <w:r>
          <w:rPr>
            <w:rFonts w:hint="eastAsia" w:ascii="Times New Roman" w:hAnsi="Times New Roman"/>
            <w:sz w:val="24"/>
            <w:szCs w:val="24"/>
            <w:lang w:val="en-US" w:eastAsia="zh-CN"/>
          </w:rPr>
          <w:t>计算机</w:t>
        </w:r>
      </w:ins>
      <w:ins w:id="2304" w:author="Janusio" w:date="2018-03-07T00:41:15Z">
        <w:r>
          <w:rPr>
            <w:rFonts w:hint="eastAsia" w:ascii="Times New Roman" w:hAnsi="Times New Roman"/>
            <w:sz w:val="24"/>
            <w:szCs w:val="24"/>
            <w:lang w:val="en-US" w:eastAsia="zh-CN"/>
          </w:rPr>
          <w:t>系统</w:t>
        </w:r>
      </w:ins>
      <w:ins w:id="2305" w:author="Janusio" w:date="2018-03-07T00:41:27Z">
        <w:r>
          <w:rPr>
            <w:rFonts w:hint="eastAsia" w:ascii="Times New Roman" w:hAnsi="Times New Roman"/>
            <w:sz w:val="24"/>
            <w:szCs w:val="24"/>
            <w:lang w:val="en-US" w:eastAsia="zh-CN"/>
          </w:rPr>
          <w:t>建立</w:t>
        </w:r>
      </w:ins>
      <w:ins w:id="2306" w:author="Janusio" w:date="2018-03-07T00:41:28Z">
        <w:r>
          <w:rPr>
            <w:rFonts w:hint="eastAsia" w:ascii="Times New Roman" w:hAnsi="Times New Roman"/>
            <w:sz w:val="24"/>
            <w:szCs w:val="24"/>
            <w:lang w:val="en-US" w:eastAsia="zh-CN"/>
          </w:rPr>
          <w:t>一个</w:t>
        </w:r>
      </w:ins>
      <w:ins w:id="2307" w:author="Janusio" w:date="2018-03-07T00:41:42Z">
        <w:r>
          <w:rPr>
            <w:rFonts w:hint="eastAsia" w:ascii="Times New Roman" w:hAnsi="Times New Roman"/>
            <w:sz w:val="24"/>
            <w:szCs w:val="24"/>
            <w:lang w:val="en-US" w:eastAsia="zh-CN"/>
          </w:rPr>
          <w:t>可以有</w:t>
        </w:r>
      </w:ins>
      <w:ins w:id="2308" w:author="Janusio" w:date="2018-03-07T00:41:44Z">
        <w:r>
          <w:rPr>
            <w:rFonts w:hint="eastAsia" w:ascii="Times New Roman" w:hAnsi="Times New Roman"/>
            <w:sz w:val="24"/>
            <w:szCs w:val="24"/>
            <w:lang w:val="en-US" w:eastAsia="zh-CN"/>
          </w:rPr>
          <w:t>物理</w:t>
        </w:r>
      </w:ins>
      <w:ins w:id="2309" w:author="Janusio" w:date="2018-03-07T00:41:47Z">
        <w:r>
          <w:rPr>
            <w:rFonts w:hint="eastAsia" w:ascii="Times New Roman" w:hAnsi="Times New Roman"/>
            <w:sz w:val="24"/>
            <w:szCs w:val="24"/>
            <w:lang w:val="en-US" w:eastAsia="zh-CN"/>
          </w:rPr>
          <w:t>系统</w:t>
        </w:r>
      </w:ins>
      <w:ins w:id="2310" w:author="Janusio" w:date="2018-03-07T00:41:50Z">
        <w:r>
          <w:rPr>
            <w:rFonts w:hint="eastAsia" w:ascii="Times New Roman" w:hAnsi="Times New Roman"/>
            <w:sz w:val="24"/>
            <w:szCs w:val="24"/>
            <w:lang w:val="en-US" w:eastAsia="zh-CN"/>
          </w:rPr>
          <w:t>安全技术</w:t>
        </w:r>
      </w:ins>
      <w:ins w:id="2311" w:author="Janusio" w:date="2018-03-07T00:41:51Z">
        <w:r>
          <w:rPr>
            <w:rFonts w:hint="eastAsia" w:ascii="Times New Roman" w:hAnsi="Times New Roman"/>
            <w:sz w:val="24"/>
            <w:szCs w:val="24"/>
            <w:lang w:val="en-US" w:eastAsia="zh-CN"/>
          </w:rPr>
          <w:t>进行</w:t>
        </w:r>
      </w:ins>
      <w:ins w:id="2312" w:author="Janusio" w:date="2018-03-07T00:41:53Z">
        <w:r>
          <w:rPr>
            <w:rFonts w:hint="eastAsia" w:ascii="Times New Roman" w:hAnsi="Times New Roman"/>
            <w:sz w:val="24"/>
            <w:szCs w:val="24"/>
            <w:lang w:val="en-US" w:eastAsia="zh-CN"/>
          </w:rPr>
          <w:t>保障</w:t>
        </w:r>
      </w:ins>
      <w:ins w:id="2313" w:author="Janusio" w:date="2018-03-07T00:41:54Z">
        <w:r>
          <w:rPr>
            <w:rFonts w:hint="eastAsia" w:ascii="Times New Roman" w:hAnsi="Times New Roman"/>
            <w:sz w:val="24"/>
            <w:szCs w:val="24"/>
            <w:lang w:val="en-US" w:eastAsia="zh-CN"/>
          </w:rPr>
          <w:t>的</w:t>
        </w:r>
      </w:ins>
      <w:ins w:id="2314" w:author="Janusio" w:date="2018-03-07T00:42:01Z">
        <w:r>
          <w:rPr>
            <w:rFonts w:hint="eastAsia" w:ascii="Times New Roman" w:hAnsi="Times New Roman"/>
            <w:sz w:val="24"/>
            <w:szCs w:val="24"/>
            <w:lang w:val="en-US" w:eastAsia="zh-CN"/>
          </w:rPr>
          <w:t>信任根</w:t>
        </w:r>
      </w:ins>
      <w:ins w:id="2315" w:author="Janusio" w:date="2018-03-07T00:42:03Z">
        <w:r>
          <w:rPr>
            <w:rFonts w:hint="eastAsia" w:ascii="Times New Roman" w:hAnsi="Times New Roman"/>
            <w:sz w:val="24"/>
            <w:szCs w:val="24"/>
            <w:lang w:val="en-US" w:eastAsia="zh-CN"/>
          </w:rPr>
          <w:t>；</w:t>
        </w:r>
      </w:ins>
      <w:ins w:id="2316" w:author="Janusio" w:date="2018-03-07T00:42:17Z">
        <w:r>
          <w:rPr>
            <w:rFonts w:hint="eastAsia" w:ascii="Times New Roman" w:hAnsi="Times New Roman"/>
            <w:sz w:val="24"/>
            <w:szCs w:val="24"/>
            <w:lang w:val="en-US" w:eastAsia="zh-CN"/>
          </w:rPr>
          <w:t>然后</w:t>
        </w:r>
      </w:ins>
      <w:ins w:id="2317" w:author="Janusio" w:date="2018-03-07T00:42:19Z">
        <w:r>
          <w:rPr>
            <w:rFonts w:hint="eastAsia" w:ascii="Times New Roman" w:hAnsi="Times New Roman"/>
            <w:sz w:val="24"/>
            <w:szCs w:val="24"/>
            <w:lang w:val="en-US" w:eastAsia="zh-CN"/>
          </w:rPr>
          <w:t>以</w:t>
        </w:r>
      </w:ins>
      <w:ins w:id="2318" w:author="Janusio" w:date="2018-03-07T00:42:20Z">
        <w:r>
          <w:rPr>
            <w:rFonts w:hint="eastAsia" w:ascii="Times New Roman" w:hAnsi="Times New Roman"/>
            <w:sz w:val="24"/>
            <w:szCs w:val="24"/>
            <w:lang w:val="en-US" w:eastAsia="zh-CN"/>
          </w:rPr>
          <w:t>该</w:t>
        </w:r>
      </w:ins>
      <w:ins w:id="2319" w:author="Janusio" w:date="2018-03-07T00:42:23Z">
        <w:r>
          <w:rPr>
            <w:rFonts w:hint="eastAsia" w:ascii="Times New Roman" w:hAnsi="Times New Roman"/>
            <w:sz w:val="24"/>
            <w:szCs w:val="24"/>
            <w:lang w:val="en-US" w:eastAsia="zh-CN"/>
          </w:rPr>
          <w:t>信任根为</w:t>
        </w:r>
      </w:ins>
      <w:ins w:id="2320" w:author="Janusio" w:date="2018-03-07T00:42:25Z">
        <w:r>
          <w:rPr>
            <w:rFonts w:hint="eastAsia" w:ascii="Times New Roman" w:hAnsi="Times New Roman"/>
            <w:sz w:val="24"/>
            <w:szCs w:val="24"/>
            <w:lang w:val="en-US" w:eastAsia="zh-CN"/>
          </w:rPr>
          <w:t>信任</w:t>
        </w:r>
      </w:ins>
      <w:ins w:id="2321" w:author="Janusio" w:date="2018-03-07T00:42:26Z">
        <w:r>
          <w:rPr>
            <w:rFonts w:hint="eastAsia" w:ascii="Times New Roman" w:hAnsi="Times New Roman"/>
            <w:sz w:val="24"/>
            <w:szCs w:val="24"/>
            <w:lang w:val="en-US" w:eastAsia="zh-CN"/>
          </w:rPr>
          <w:t>基础</w:t>
        </w:r>
      </w:ins>
      <w:ins w:id="2322" w:author="Janusio" w:date="2018-03-07T00:42:31Z">
        <w:r>
          <w:rPr>
            <w:rFonts w:hint="eastAsia" w:ascii="Times New Roman" w:hAnsi="Times New Roman"/>
            <w:sz w:val="24"/>
            <w:szCs w:val="24"/>
            <w:lang w:val="en-US" w:eastAsia="zh-CN"/>
          </w:rPr>
          <w:t>建立</w:t>
        </w:r>
      </w:ins>
      <w:ins w:id="2323" w:author="Janusio" w:date="2018-03-07T00:42:33Z">
        <w:r>
          <w:rPr>
            <w:rFonts w:hint="eastAsia" w:ascii="Times New Roman" w:hAnsi="Times New Roman"/>
            <w:sz w:val="24"/>
            <w:szCs w:val="24"/>
            <w:lang w:val="en-US" w:eastAsia="zh-CN"/>
          </w:rPr>
          <w:t>一条</w:t>
        </w:r>
      </w:ins>
      <w:ins w:id="2324" w:author="Janusio" w:date="2018-03-07T00:42:36Z">
        <w:r>
          <w:rPr>
            <w:rFonts w:hint="eastAsia" w:ascii="Times New Roman" w:hAnsi="Times New Roman"/>
            <w:sz w:val="24"/>
            <w:szCs w:val="24"/>
            <w:lang w:val="en-US" w:eastAsia="zh-CN"/>
          </w:rPr>
          <w:t>从</w:t>
        </w:r>
      </w:ins>
      <w:ins w:id="2325" w:author="Janusio" w:date="2018-03-07T00:42:37Z">
        <w:r>
          <w:rPr>
            <w:rFonts w:hint="eastAsia" w:ascii="Times New Roman" w:hAnsi="Times New Roman"/>
            <w:sz w:val="24"/>
            <w:szCs w:val="24"/>
            <w:lang w:val="en-US" w:eastAsia="zh-CN"/>
          </w:rPr>
          <w:t>硬件</w:t>
        </w:r>
      </w:ins>
      <w:ins w:id="2326" w:author="Janusio" w:date="2018-03-07T00:42:39Z">
        <w:r>
          <w:rPr>
            <w:rFonts w:hint="eastAsia" w:ascii="Times New Roman" w:hAnsi="Times New Roman"/>
            <w:sz w:val="24"/>
            <w:szCs w:val="24"/>
            <w:lang w:val="en-US" w:eastAsia="zh-CN"/>
          </w:rPr>
          <w:t>平台</w:t>
        </w:r>
      </w:ins>
      <w:ins w:id="2327" w:author="Janusio" w:date="2018-03-07T00:42:40Z">
        <w:r>
          <w:rPr>
            <w:rFonts w:hint="eastAsia" w:ascii="Times New Roman" w:hAnsi="Times New Roman"/>
            <w:sz w:val="24"/>
            <w:szCs w:val="24"/>
            <w:lang w:val="en-US" w:eastAsia="zh-CN"/>
          </w:rPr>
          <w:t>到</w:t>
        </w:r>
      </w:ins>
      <w:ins w:id="2328" w:author="Janusio" w:date="2018-03-07T00:42:43Z">
        <w:r>
          <w:rPr>
            <w:rFonts w:hint="eastAsia" w:ascii="Times New Roman" w:hAnsi="Times New Roman"/>
            <w:sz w:val="24"/>
            <w:szCs w:val="24"/>
            <w:lang w:val="en-US" w:eastAsia="zh-CN"/>
          </w:rPr>
          <w:t>操作系统</w:t>
        </w:r>
      </w:ins>
      <w:ins w:id="2329" w:author="Janusio" w:date="2018-03-07T00:42:46Z">
        <w:r>
          <w:rPr>
            <w:rFonts w:hint="eastAsia" w:ascii="Times New Roman" w:hAnsi="Times New Roman"/>
            <w:sz w:val="24"/>
            <w:szCs w:val="24"/>
            <w:lang w:val="en-US" w:eastAsia="zh-CN"/>
          </w:rPr>
          <w:t>应用</w:t>
        </w:r>
      </w:ins>
      <w:ins w:id="2330" w:author="Janusio" w:date="2018-03-07T00:42:47Z">
        <w:r>
          <w:rPr>
            <w:rFonts w:hint="eastAsia" w:ascii="Times New Roman" w:hAnsi="Times New Roman"/>
            <w:sz w:val="24"/>
            <w:szCs w:val="24"/>
            <w:lang w:val="en-US" w:eastAsia="zh-CN"/>
          </w:rPr>
          <w:t>程序</w:t>
        </w:r>
      </w:ins>
      <w:ins w:id="2331" w:author="Janusio" w:date="2018-03-07T00:42:49Z">
        <w:r>
          <w:rPr>
            <w:rFonts w:hint="eastAsia" w:ascii="Times New Roman" w:hAnsi="Times New Roman"/>
            <w:sz w:val="24"/>
            <w:szCs w:val="24"/>
            <w:lang w:val="en-US" w:eastAsia="zh-CN"/>
          </w:rPr>
          <w:t>启动</w:t>
        </w:r>
      </w:ins>
      <w:ins w:id="2332" w:author="Janusio" w:date="2018-03-07T00:42:50Z">
        <w:r>
          <w:rPr>
            <w:rFonts w:hint="eastAsia" w:ascii="Times New Roman" w:hAnsi="Times New Roman"/>
            <w:sz w:val="24"/>
            <w:szCs w:val="24"/>
            <w:lang w:val="en-US" w:eastAsia="zh-CN"/>
          </w:rPr>
          <w:t>的</w:t>
        </w:r>
      </w:ins>
      <w:ins w:id="2333" w:author="Janusio" w:date="2018-03-07T00:42:56Z">
        <w:r>
          <w:rPr>
            <w:rFonts w:hint="eastAsia" w:ascii="Times New Roman" w:hAnsi="Times New Roman"/>
            <w:sz w:val="24"/>
            <w:szCs w:val="24"/>
            <w:lang w:val="en-US" w:eastAsia="zh-CN"/>
          </w:rPr>
          <w:t>信任链</w:t>
        </w:r>
      </w:ins>
      <w:ins w:id="2334" w:author="Janusio" w:date="2018-03-07T00:43:02Z">
        <w:r>
          <w:rPr>
            <w:rFonts w:hint="eastAsia" w:ascii="Times New Roman" w:hAnsi="Times New Roman"/>
            <w:sz w:val="24"/>
            <w:szCs w:val="24"/>
            <w:lang w:val="en-US" w:eastAsia="zh-CN"/>
          </w:rPr>
          <w:t>，</w:t>
        </w:r>
      </w:ins>
      <w:ins w:id="2335" w:author="Janusio" w:date="2018-03-07T00:43:04Z">
        <w:r>
          <w:rPr>
            <w:rFonts w:hint="eastAsia" w:ascii="Times New Roman" w:hAnsi="Times New Roman"/>
            <w:sz w:val="24"/>
            <w:szCs w:val="24"/>
            <w:lang w:val="en-US" w:eastAsia="zh-CN"/>
          </w:rPr>
          <w:t>一级</w:t>
        </w:r>
      </w:ins>
      <w:ins w:id="2336" w:author="Janusio" w:date="2018-03-07T00:43:08Z">
        <w:r>
          <w:rPr>
            <w:rFonts w:hint="eastAsia" w:ascii="Times New Roman" w:hAnsi="Times New Roman"/>
            <w:sz w:val="24"/>
            <w:szCs w:val="24"/>
            <w:lang w:val="en-US" w:eastAsia="zh-CN"/>
          </w:rPr>
          <w:t>度量一级，</w:t>
        </w:r>
      </w:ins>
      <w:ins w:id="2337" w:author="Janusio" w:date="2018-03-07T00:43:31Z">
        <w:r>
          <w:rPr>
            <w:rFonts w:hint="eastAsia" w:ascii="Times New Roman" w:hAnsi="Times New Roman"/>
            <w:sz w:val="24"/>
            <w:szCs w:val="24"/>
            <w:lang w:val="en-US" w:eastAsia="zh-CN"/>
          </w:rPr>
          <w:t>直到</w:t>
        </w:r>
      </w:ins>
      <w:ins w:id="2338" w:author="Janusio" w:date="2018-03-07T00:43:32Z">
        <w:r>
          <w:rPr>
            <w:rFonts w:hint="eastAsia" w:ascii="Times New Roman" w:hAnsi="Times New Roman"/>
            <w:sz w:val="24"/>
            <w:szCs w:val="24"/>
            <w:lang w:val="en-US" w:eastAsia="zh-CN"/>
          </w:rPr>
          <w:t>平台</w:t>
        </w:r>
      </w:ins>
      <w:ins w:id="2339" w:author="Janusio" w:date="2018-03-07T00:43:34Z">
        <w:r>
          <w:rPr>
            <w:rFonts w:hint="eastAsia" w:ascii="Times New Roman" w:hAnsi="Times New Roman"/>
            <w:sz w:val="24"/>
            <w:szCs w:val="24"/>
            <w:lang w:val="en-US" w:eastAsia="zh-CN"/>
          </w:rPr>
          <w:t>所有</w:t>
        </w:r>
      </w:ins>
      <w:ins w:id="2340" w:author="Janusio" w:date="2018-03-07T00:43:36Z">
        <w:r>
          <w:rPr>
            <w:rFonts w:hint="eastAsia" w:ascii="Times New Roman" w:hAnsi="Times New Roman"/>
            <w:sz w:val="24"/>
            <w:szCs w:val="24"/>
            <w:lang w:val="en-US" w:eastAsia="zh-CN"/>
          </w:rPr>
          <w:t>组件</w:t>
        </w:r>
      </w:ins>
      <w:ins w:id="2341" w:author="Janusio" w:date="2018-03-07T00:43:37Z">
        <w:r>
          <w:rPr>
            <w:rFonts w:hint="eastAsia" w:ascii="Times New Roman" w:hAnsi="Times New Roman"/>
            <w:sz w:val="24"/>
            <w:szCs w:val="24"/>
            <w:lang w:val="en-US" w:eastAsia="zh-CN"/>
          </w:rPr>
          <w:t>启动</w:t>
        </w:r>
      </w:ins>
      <w:ins w:id="2342" w:author="Janusio" w:date="2018-03-07T00:43:38Z">
        <w:r>
          <w:rPr>
            <w:rFonts w:hint="eastAsia" w:ascii="Times New Roman" w:hAnsi="Times New Roman"/>
            <w:sz w:val="24"/>
            <w:szCs w:val="24"/>
            <w:lang w:val="en-US" w:eastAsia="zh-CN"/>
          </w:rPr>
          <w:t>。</w:t>
        </w:r>
      </w:ins>
    </w:p>
    <w:p>
      <w:pPr>
        <w:pStyle w:val="24"/>
        <w:spacing w:line="360" w:lineRule="auto"/>
        <w:ind w:firstLine="420" w:firstLineChars="0"/>
        <w:outlineLvl w:val="9"/>
        <w:rPr>
          <w:ins w:id="2344" w:author="Janusio" w:date="2018-03-07T22:53:47Z"/>
          <w:rFonts w:hint="eastAsia" w:ascii="Times New Roman" w:hAnsi="Times New Roman" w:eastAsiaTheme="minorEastAsia"/>
          <w:sz w:val="24"/>
          <w:szCs w:val="24"/>
          <w:lang w:val="en-US" w:eastAsia="zh-CN"/>
        </w:rPr>
        <w:pPrChange w:id="2343" w:author="Janusio" w:date="2018-03-04T23:25:43Z">
          <w:pPr>
            <w:pStyle w:val="24"/>
            <w:spacing w:line="360" w:lineRule="auto"/>
            <w:ind w:firstLine="0" w:firstLineChars="0"/>
          </w:pPr>
        </w:pPrChange>
      </w:pPr>
      <w:ins w:id="2345" w:author="Janusio" w:date="2018-03-07T22:53:58Z">
        <w:r>
          <w:rPr>
            <w:rFonts w:hint="eastAsia" w:ascii="Times New Roman" w:hAnsi="Times New Roman"/>
            <w:sz w:val="24"/>
            <w:szCs w:val="24"/>
            <w:lang w:val="en-US" w:eastAsia="zh-CN"/>
          </w:rPr>
          <w:t>可信</w:t>
        </w:r>
      </w:ins>
      <w:ins w:id="2346" w:author="Janusio" w:date="2018-03-07T22:53:59Z">
        <w:r>
          <w:rPr>
            <w:rFonts w:hint="eastAsia" w:ascii="Times New Roman" w:hAnsi="Times New Roman"/>
            <w:sz w:val="24"/>
            <w:szCs w:val="24"/>
            <w:lang w:val="en-US" w:eastAsia="zh-CN"/>
          </w:rPr>
          <w:t>计算</w:t>
        </w:r>
      </w:ins>
      <w:ins w:id="2347" w:author="Janusio" w:date="2018-03-07T22:54:01Z">
        <w:r>
          <w:rPr>
            <w:rFonts w:hint="eastAsia" w:ascii="Times New Roman" w:hAnsi="Times New Roman"/>
            <w:sz w:val="24"/>
            <w:szCs w:val="24"/>
            <w:lang w:val="en-US" w:eastAsia="zh-CN"/>
          </w:rPr>
          <w:t>技术</w:t>
        </w:r>
      </w:ins>
      <w:ins w:id="2348" w:author="Janusio" w:date="2018-03-07T22:54:09Z">
        <w:r>
          <w:rPr>
            <w:rFonts w:hint="eastAsia" w:ascii="Times New Roman" w:hAnsi="Times New Roman"/>
            <w:sz w:val="24"/>
            <w:szCs w:val="24"/>
            <w:lang w:val="en-US" w:eastAsia="zh-CN"/>
          </w:rPr>
          <w:t>中</w:t>
        </w:r>
      </w:ins>
      <w:ins w:id="2349" w:author="Janusio" w:date="2018-03-07T22:54:11Z">
        <w:r>
          <w:rPr>
            <w:rFonts w:hint="eastAsia" w:ascii="Times New Roman" w:hAnsi="Times New Roman"/>
            <w:sz w:val="24"/>
            <w:szCs w:val="24"/>
            <w:lang w:val="en-US" w:eastAsia="zh-CN"/>
          </w:rPr>
          <w:t>最重要的</w:t>
        </w:r>
      </w:ins>
      <w:ins w:id="2350" w:author="Janusio" w:date="2018-03-07T22:54:12Z">
        <w:r>
          <w:rPr>
            <w:rFonts w:hint="eastAsia" w:ascii="Times New Roman" w:hAnsi="Times New Roman"/>
            <w:sz w:val="24"/>
            <w:szCs w:val="24"/>
            <w:lang w:val="en-US" w:eastAsia="zh-CN"/>
          </w:rPr>
          <w:t>技术</w:t>
        </w:r>
      </w:ins>
      <w:ins w:id="2351" w:author="Janusio" w:date="2018-03-07T22:54:13Z">
        <w:r>
          <w:rPr>
            <w:rFonts w:hint="eastAsia" w:ascii="Times New Roman" w:hAnsi="Times New Roman"/>
            <w:sz w:val="24"/>
            <w:szCs w:val="24"/>
            <w:lang w:val="en-US" w:eastAsia="zh-CN"/>
          </w:rPr>
          <w:t>是可信</w:t>
        </w:r>
      </w:ins>
      <w:ins w:id="2352" w:author="Janusio" w:date="2018-03-07T22:54:14Z">
        <w:r>
          <w:rPr>
            <w:rFonts w:hint="eastAsia" w:ascii="Times New Roman" w:hAnsi="Times New Roman"/>
            <w:sz w:val="24"/>
            <w:szCs w:val="24"/>
            <w:lang w:val="en-US" w:eastAsia="zh-CN"/>
          </w:rPr>
          <w:t>计算</w:t>
        </w:r>
      </w:ins>
      <w:ins w:id="2353" w:author="Janusio" w:date="2018-03-07T22:54:15Z">
        <w:r>
          <w:rPr>
            <w:rFonts w:hint="eastAsia" w:ascii="Times New Roman" w:hAnsi="Times New Roman"/>
            <w:sz w:val="24"/>
            <w:szCs w:val="24"/>
            <w:lang w:val="en-US" w:eastAsia="zh-CN"/>
          </w:rPr>
          <w:t>模块，</w:t>
        </w:r>
      </w:ins>
      <w:ins w:id="2354" w:author="Janusio" w:date="2018-03-07T22:54:19Z">
        <w:r>
          <w:rPr>
            <w:rFonts w:hint="eastAsia" w:ascii="Times New Roman" w:hAnsi="Times New Roman"/>
            <w:sz w:val="24"/>
            <w:szCs w:val="24"/>
            <w:lang w:val="en-US" w:eastAsia="zh-CN"/>
          </w:rPr>
          <w:t>旨在</w:t>
        </w:r>
      </w:ins>
      <w:ins w:id="2355" w:author="Janusio" w:date="2018-03-07T22:54:22Z">
        <w:r>
          <w:rPr>
            <w:rFonts w:hint="eastAsia" w:ascii="Times New Roman" w:hAnsi="Times New Roman"/>
            <w:sz w:val="24"/>
            <w:szCs w:val="24"/>
            <w:lang w:val="en-US" w:eastAsia="zh-CN"/>
          </w:rPr>
          <w:t>通过</w:t>
        </w:r>
      </w:ins>
      <w:ins w:id="2356" w:author="Janusio" w:date="2018-03-07T22:54:30Z">
        <w:r>
          <w:rPr>
            <w:rFonts w:hint="eastAsia" w:ascii="Times New Roman" w:hAnsi="Times New Roman"/>
            <w:sz w:val="24"/>
            <w:szCs w:val="24"/>
            <w:lang w:val="en-US" w:eastAsia="zh-CN"/>
          </w:rPr>
          <w:t>硬件</w:t>
        </w:r>
      </w:ins>
      <w:ins w:id="2357" w:author="Janusio" w:date="2018-03-07T22:54:32Z">
        <w:r>
          <w:rPr>
            <w:rFonts w:hint="eastAsia" w:ascii="Times New Roman" w:hAnsi="Times New Roman"/>
            <w:sz w:val="24"/>
            <w:szCs w:val="24"/>
            <w:lang w:val="en-US" w:eastAsia="zh-CN"/>
          </w:rPr>
          <w:t>安全模型</w:t>
        </w:r>
      </w:ins>
      <w:ins w:id="2358" w:author="Janusio" w:date="2018-03-07T22:54:33Z">
        <w:r>
          <w:rPr>
            <w:rFonts w:hint="eastAsia" w:ascii="Times New Roman" w:hAnsi="Times New Roman"/>
            <w:sz w:val="24"/>
            <w:szCs w:val="24"/>
            <w:lang w:val="en-US" w:eastAsia="zh-CN"/>
          </w:rPr>
          <w:t>采用</w:t>
        </w:r>
      </w:ins>
      <w:ins w:id="2359" w:author="Janusio" w:date="2018-03-07T22:54:51Z">
        <w:r>
          <w:rPr>
            <w:rFonts w:hint="eastAsia" w:ascii="Times New Roman" w:hAnsi="Times New Roman"/>
            <w:sz w:val="24"/>
            <w:szCs w:val="24"/>
            <w:lang w:val="en-US" w:eastAsia="zh-CN"/>
          </w:rPr>
          <w:t>软件</w:t>
        </w:r>
      </w:ins>
      <w:ins w:id="2360" w:author="Janusio" w:date="2018-03-07T22:54:52Z">
        <w:r>
          <w:rPr>
            <w:rFonts w:hint="eastAsia" w:ascii="Times New Roman" w:hAnsi="Times New Roman"/>
            <w:sz w:val="24"/>
            <w:szCs w:val="24"/>
            <w:lang w:val="en-US" w:eastAsia="zh-CN"/>
          </w:rPr>
          <w:t>和</w:t>
        </w:r>
      </w:ins>
      <w:ins w:id="2361" w:author="Janusio" w:date="2018-03-07T22:54:54Z">
        <w:r>
          <w:rPr>
            <w:rFonts w:hint="eastAsia" w:ascii="Times New Roman" w:hAnsi="Times New Roman"/>
            <w:sz w:val="24"/>
            <w:szCs w:val="24"/>
            <w:lang w:val="en-US" w:eastAsia="zh-CN"/>
          </w:rPr>
          <w:t>硬件</w:t>
        </w:r>
      </w:ins>
      <w:ins w:id="2362" w:author="Janusio" w:date="2018-03-07T22:54:56Z">
        <w:r>
          <w:rPr>
            <w:rFonts w:hint="eastAsia" w:ascii="Times New Roman" w:hAnsi="Times New Roman"/>
            <w:sz w:val="24"/>
            <w:szCs w:val="24"/>
            <w:lang w:val="en-US" w:eastAsia="zh-CN"/>
          </w:rPr>
          <w:t>相结合的</w:t>
        </w:r>
      </w:ins>
      <w:ins w:id="2363" w:author="Janusio" w:date="2018-03-07T22:55:00Z">
        <w:r>
          <w:rPr>
            <w:rFonts w:hint="eastAsia" w:ascii="Times New Roman" w:hAnsi="Times New Roman"/>
            <w:sz w:val="24"/>
            <w:szCs w:val="24"/>
            <w:lang w:val="en-US" w:eastAsia="zh-CN"/>
          </w:rPr>
          <w:t>方式来</w:t>
        </w:r>
      </w:ins>
      <w:ins w:id="2364" w:author="Janusio" w:date="2018-03-07T22:55:01Z">
        <w:r>
          <w:rPr>
            <w:rFonts w:hint="eastAsia" w:ascii="Times New Roman" w:hAnsi="Times New Roman"/>
            <w:sz w:val="24"/>
            <w:szCs w:val="24"/>
            <w:lang w:val="en-US" w:eastAsia="zh-CN"/>
          </w:rPr>
          <w:t>提高</w:t>
        </w:r>
      </w:ins>
      <w:ins w:id="2365" w:author="Janusio" w:date="2018-03-07T22:55:08Z">
        <w:r>
          <w:rPr>
            <w:rFonts w:hint="eastAsia" w:ascii="Times New Roman" w:hAnsi="Times New Roman"/>
            <w:sz w:val="24"/>
            <w:szCs w:val="24"/>
            <w:lang w:val="en-US" w:eastAsia="zh-CN"/>
          </w:rPr>
          <w:t>传统</w:t>
        </w:r>
      </w:ins>
      <w:ins w:id="2366" w:author="Janusio" w:date="2018-03-07T22:55:12Z">
        <w:r>
          <w:rPr>
            <w:rFonts w:hint="eastAsia" w:ascii="Times New Roman" w:hAnsi="Times New Roman"/>
            <w:sz w:val="24"/>
            <w:szCs w:val="24"/>
            <w:lang w:val="en-US" w:eastAsia="zh-CN"/>
          </w:rPr>
          <w:t>信息</w:t>
        </w:r>
      </w:ins>
      <w:ins w:id="2367" w:author="Janusio" w:date="2018-03-07T22:55:13Z">
        <w:r>
          <w:rPr>
            <w:rFonts w:hint="eastAsia" w:ascii="Times New Roman" w:hAnsi="Times New Roman"/>
            <w:sz w:val="24"/>
            <w:szCs w:val="24"/>
            <w:lang w:val="en-US" w:eastAsia="zh-CN"/>
          </w:rPr>
          <w:t>系统</w:t>
        </w:r>
      </w:ins>
      <w:ins w:id="2368" w:author="Janusio" w:date="2018-03-07T22:55:15Z">
        <w:r>
          <w:rPr>
            <w:rFonts w:hint="eastAsia" w:ascii="Times New Roman" w:hAnsi="Times New Roman"/>
            <w:sz w:val="24"/>
            <w:szCs w:val="24"/>
            <w:lang w:val="en-US" w:eastAsia="zh-CN"/>
          </w:rPr>
          <w:t>和</w:t>
        </w:r>
      </w:ins>
      <w:ins w:id="2369" w:author="Janusio" w:date="2018-03-07T22:55:23Z">
        <w:r>
          <w:rPr>
            <w:rFonts w:hint="eastAsia" w:ascii="Times New Roman" w:hAnsi="Times New Roman"/>
            <w:sz w:val="24"/>
            <w:szCs w:val="24"/>
            <w:lang w:val="en-US" w:eastAsia="zh-CN"/>
          </w:rPr>
          <w:t>新型</w:t>
        </w:r>
      </w:ins>
      <w:ins w:id="2370" w:author="Janusio" w:date="2018-03-07T22:55:29Z">
        <w:r>
          <w:rPr>
            <w:rFonts w:hint="eastAsia" w:ascii="Times New Roman" w:hAnsi="Times New Roman"/>
            <w:sz w:val="24"/>
            <w:szCs w:val="24"/>
            <w:lang w:val="en-US" w:eastAsia="zh-CN"/>
          </w:rPr>
          <w:t>计算平台的</w:t>
        </w:r>
      </w:ins>
      <w:ins w:id="2371" w:author="Janusio" w:date="2018-03-07T22:55:31Z">
        <w:r>
          <w:rPr>
            <w:rFonts w:hint="eastAsia" w:ascii="Times New Roman" w:hAnsi="Times New Roman"/>
            <w:sz w:val="24"/>
            <w:szCs w:val="24"/>
            <w:lang w:val="en-US" w:eastAsia="zh-CN"/>
          </w:rPr>
          <w:t>安全性和</w:t>
        </w:r>
      </w:ins>
      <w:ins w:id="2372" w:author="Janusio" w:date="2018-03-07T22:55:32Z">
        <w:r>
          <w:rPr>
            <w:rFonts w:hint="eastAsia" w:ascii="Times New Roman" w:hAnsi="Times New Roman"/>
            <w:sz w:val="24"/>
            <w:szCs w:val="24"/>
            <w:lang w:val="en-US" w:eastAsia="zh-CN"/>
          </w:rPr>
          <w:t>数据</w:t>
        </w:r>
      </w:ins>
      <w:ins w:id="2373" w:author="Janusio" w:date="2018-03-07T22:55:34Z">
        <w:r>
          <w:rPr>
            <w:rFonts w:hint="eastAsia" w:ascii="Times New Roman" w:hAnsi="Times New Roman"/>
            <w:sz w:val="24"/>
            <w:szCs w:val="24"/>
            <w:lang w:val="en-US" w:eastAsia="zh-CN"/>
          </w:rPr>
          <w:t>完整性</w:t>
        </w:r>
      </w:ins>
      <w:ins w:id="2374" w:author="Janusio" w:date="2018-03-07T22:55:45Z">
        <w:r>
          <w:rPr>
            <w:rFonts w:hint="eastAsia" w:ascii="Times New Roman" w:hAnsi="Times New Roman"/>
            <w:sz w:val="24"/>
            <w:szCs w:val="24"/>
            <w:lang w:val="en-US" w:eastAsia="zh-CN"/>
          </w:rPr>
          <w:t>。</w:t>
        </w:r>
      </w:ins>
      <w:ins w:id="2375" w:author="Janusio" w:date="2018-03-07T22:55:46Z">
        <w:r>
          <w:rPr>
            <w:rFonts w:hint="eastAsia" w:ascii="Times New Roman" w:hAnsi="Times New Roman"/>
            <w:sz w:val="24"/>
            <w:szCs w:val="24"/>
            <w:lang w:val="en-US" w:eastAsia="zh-CN"/>
          </w:rPr>
          <w:t>并且</w:t>
        </w:r>
      </w:ins>
      <w:ins w:id="2376" w:author="Janusio" w:date="2018-03-07T22:55:47Z">
        <w:r>
          <w:rPr>
            <w:rFonts w:hint="eastAsia" w:ascii="Times New Roman" w:hAnsi="Times New Roman"/>
            <w:sz w:val="24"/>
            <w:szCs w:val="24"/>
            <w:lang w:val="en-US" w:eastAsia="zh-CN"/>
          </w:rPr>
          <w:t>可以</w:t>
        </w:r>
      </w:ins>
      <w:ins w:id="2377" w:author="Janusio" w:date="2018-03-07T22:55:49Z">
        <w:r>
          <w:rPr>
            <w:rFonts w:hint="eastAsia" w:ascii="Times New Roman" w:hAnsi="Times New Roman"/>
            <w:sz w:val="24"/>
            <w:szCs w:val="24"/>
            <w:lang w:val="en-US" w:eastAsia="zh-CN"/>
          </w:rPr>
          <w:t>提供</w:t>
        </w:r>
      </w:ins>
      <w:ins w:id="2378" w:author="Janusio" w:date="2018-03-07T22:55:55Z">
        <w:r>
          <w:rPr>
            <w:rFonts w:hint="eastAsia" w:ascii="Times New Roman" w:hAnsi="Times New Roman"/>
            <w:sz w:val="24"/>
            <w:szCs w:val="24"/>
            <w:lang w:val="en-US" w:eastAsia="zh-CN"/>
          </w:rPr>
          <w:t>给</w:t>
        </w:r>
      </w:ins>
      <w:ins w:id="2379" w:author="Janusio" w:date="2018-03-07T22:56:01Z">
        <w:r>
          <w:rPr>
            <w:rFonts w:hint="eastAsia" w:ascii="Times New Roman" w:hAnsi="Times New Roman"/>
            <w:sz w:val="24"/>
            <w:szCs w:val="24"/>
            <w:lang w:val="en-US" w:eastAsia="zh-CN"/>
          </w:rPr>
          <w:t>第三方</w:t>
        </w:r>
      </w:ins>
      <w:ins w:id="2380" w:author="Janusio" w:date="2018-03-07T22:56:03Z">
        <w:r>
          <w:rPr>
            <w:rFonts w:hint="eastAsia" w:ascii="Times New Roman" w:hAnsi="Times New Roman"/>
            <w:sz w:val="24"/>
            <w:szCs w:val="24"/>
            <w:lang w:val="en-US" w:eastAsia="zh-CN"/>
          </w:rPr>
          <w:t>进行</w:t>
        </w:r>
      </w:ins>
      <w:ins w:id="2381" w:author="Janusio" w:date="2018-03-07T22:56:04Z">
        <w:r>
          <w:rPr>
            <w:rFonts w:hint="eastAsia" w:ascii="Times New Roman" w:hAnsi="Times New Roman"/>
            <w:sz w:val="24"/>
            <w:szCs w:val="24"/>
            <w:lang w:val="en-US" w:eastAsia="zh-CN"/>
          </w:rPr>
          <w:t>远程</w:t>
        </w:r>
      </w:ins>
      <w:ins w:id="2382" w:author="Janusio" w:date="2018-03-07T22:56:06Z">
        <w:r>
          <w:rPr>
            <w:rFonts w:hint="eastAsia" w:ascii="Times New Roman" w:hAnsi="Times New Roman"/>
            <w:sz w:val="24"/>
            <w:szCs w:val="24"/>
            <w:lang w:val="en-US" w:eastAsia="zh-CN"/>
          </w:rPr>
          <w:t>验证</w:t>
        </w:r>
      </w:ins>
      <w:ins w:id="2383" w:author="Janusio" w:date="2018-03-07T22:56:11Z">
        <w:r>
          <w:rPr>
            <w:rFonts w:hint="eastAsia" w:ascii="Times New Roman" w:hAnsi="Times New Roman"/>
            <w:sz w:val="24"/>
            <w:szCs w:val="24"/>
            <w:lang w:val="en-US" w:eastAsia="zh-CN"/>
          </w:rPr>
          <w:t>计算</w:t>
        </w:r>
      </w:ins>
      <w:ins w:id="2384" w:author="Janusio" w:date="2018-03-07T22:56:13Z">
        <w:r>
          <w:rPr>
            <w:rFonts w:hint="eastAsia" w:ascii="Times New Roman" w:hAnsi="Times New Roman"/>
            <w:sz w:val="24"/>
            <w:szCs w:val="24"/>
            <w:lang w:val="en-US" w:eastAsia="zh-CN"/>
          </w:rPr>
          <w:t>平台</w:t>
        </w:r>
      </w:ins>
      <w:ins w:id="2385" w:author="Janusio" w:date="2018-03-07T22:56:14Z">
        <w:r>
          <w:rPr>
            <w:rFonts w:hint="eastAsia" w:ascii="Times New Roman" w:hAnsi="Times New Roman"/>
            <w:sz w:val="24"/>
            <w:szCs w:val="24"/>
            <w:lang w:val="en-US" w:eastAsia="zh-CN"/>
          </w:rPr>
          <w:t>的</w:t>
        </w:r>
      </w:ins>
      <w:ins w:id="2386" w:author="Janusio" w:date="2018-03-07T22:56:28Z">
        <w:r>
          <w:rPr>
            <w:rFonts w:hint="eastAsia" w:ascii="Times New Roman" w:hAnsi="Times New Roman"/>
            <w:sz w:val="24"/>
            <w:szCs w:val="24"/>
            <w:lang w:val="en-US" w:eastAsia="zh-CN"/>
          </w:rPr>
          <w:t>远程</w:t>
        </w:r>
      </w:ins>
      <w:ins w:id="2387" w:author="Janusio" w:date="2018-03-07T22:56:30Z">
        <w:r>
          <w:rPr>
            <w:rFonts w:hint="eastAsia" w:ascii="Times New Roman" w:hAnsi="Times New Roman"/>
            <w:sz w:val="24"/>
            <w:szCs w:val="24"/>
            <w:lang w:val="en-US" w:eastAsia="zh-CN"/>
          </w:rPr>
          <w:t>证明</w:t>
        </w:r>
      </w:ins>
      <w:ins w:id="2388" w:author="Janusio" w:date="2018-03-07T22:56:32Z">
        <w:r>
          <w:rPr>
            <w:rFonts w:hint="eastAsia" w:ascii="Times New Roman" w:hAnsi="Times New Roman"/>
            <w:sz w:val="24"/>
            <w:szCs w:val="24"/>
            <w:lang w:val="en-US" w:eastAsia="zh-CN"/>
          </w:rPr>
          <w:t>方式</w:t>
        </w:r>
      </w:ins>
      <w:ins w:id="2389" w:author="Janusio" w:date="2018-03-07T22:56:33Z">
        <w:r>
          <w:rPr>
            <w:rFonts w:hint="eastAsia" w:ascii="Times New Roman" w:hAnsi="Times New Roman"/>
            <w:sz w:val="24"/>
            <w:szCs w:val="24"/>
            <w:lang w:val="en-US" w:eastAsia="zh-CN"/>
          </w:rPr>
          <w:t>来</w:t>
        </w:r>
      </w:ins>
      <w:ins w:id="2390" w:author="Janusio" w:date="2018-03-07T22:56:37Z">
        <w:r>
          <w:rPr>
            <w:rFonts w:hint="eastAsia" w:ascii="Times New Roman" w:hAnsi="Times New Roman"/>
            <w:sz w:val="24"/>
            <w:szCs w:val="24"/>
            <w:lang w:val="en-US" w:eastAsia="zh-CN"/>
          </w:rPr>
          <w:t>达到</w:t>
        </w:r>
      </w:ins>
      <w:ins w:id="2391" w:author="Janusio" w:date="2018-03-07T22:56:38Z">
        <w:r>
          <w:rPr>
            <w:rFonts w:hint="eastAsia" w:ascii="Times New Roman" w:hAnsi="Times New Roman"/>
            <w:sz w:val="24"/>
            <w:szCs w:val="24"/>
            <w:lang w:val="en-US" w:eastAsia="zh-CN"/>
          </w:rPr>
          <w:t>保护</w:t>
        </w:r>
      </w:ins>
      <w:ins w:id="2392" w:author="Janusio" w:date="2018-03-07T22:56:40Z">
        <w:r>
          <w:rPr>
            <w:rFonts w:hint="eastAsia" w:ascii="Times New Roman" w:hAnsi="Times New Roman"/>
            <w:sz w:val="24"/>
            <w:szCs w:val="24"/>
            <w:lang w:val="en-US" w:eastAsia="zh-CN"/>
          </w:rPr>
          <w:t>本地和</w:t>
        </w:r>
      </w:ins>
      <w:ins w:id="2393" w:author="Janusio" w:date="2018-03-07T22:56:42Z">
        <w:r>
          <w:rPr>
            <w:rFonts w:hint="eastAsia" w:ascii="Times New Roman" w:hAnsi="Times New Roman"/>
            <w:sz w:val="24"/>
            <w:szCs w:val="24"/>
            <w:lang w:val="en-US" w:eastAsia="zh-CN"/>
          </w:rPr>
          <w:t>远程</w:t>
        </w:r>
      </w:ins>
      <w:ins w:id="2394" w:author="Janusio" w:date="2018-03-07T22:56:43Z">
        <w:r>
          <w:rPr>
            <w:rFonts w:hint="eastAsia" w:ascii="Times New Roman" w:hAnsi="Times New Roman"/>
            <w:sz w:val="24"/>
            <w:szCs w:val="24"/>
            <w:lang w:val="en-US" w:eastAsia="zh-CN"/>
          </w:rPr>
          <w:t>终端</w:t>
        </w:r>
      </w:ins>
      <w:ins w:id="2395" w:author="Janusio" w:date="2018-03-07T22:56:44Z">
        <w:r>
          <w:rPr>
            <w:rFonts w:hint="eastAsia" w:ascii="Times New Roman" w:hAnsi="Times New Roman"/>
            <w:sz w:val="24"/>
            <w:szCs w:val="24"/>
            <w:lang w:val="en-US" w:eastAsia="zh-CN"/>
          </w:rPr>
          <w:t>的</w:t>
        </w:r>
      </w:ins>
      <w:ins w:id="2396" w:author="Janusio" w:date="2018-03-07T22:56:46Z">
        <w:r>
          <w:rPr>
            <w:rFonts w:hint="eastAsia" w:ascii="Times New Roman" w:hAnsi="Times New Roman"/>
            <w:sz w:val="24"/>
            <w:szCs w:val="24"/>
            <w:lang w:val="en-US" w:eastAsia="zh-CN"/>
          </w:rPr>
          <w:t>安全和</w:t>
        </w:r>
      </w:ins>
      <w:ins w:id="2397" w:author="Janusio" w:date="2018-03-07T22:56:47Z">
        <w:r>
          <w:rPr>
            <w:rFonts w:hint="eastAsia" w:ascii="Times New Roman" w:hAnsi="Times New Roman"/>
            <w:sz w:val="24"/>
            <w:szCs w:val="24"/>
            <w:lang w:val="en-US" w:eastAsia="zh-CN"/>
          </w:rPr>
          <w:t>可靠。</w:t>
        </w:r>
      </w:ins>
    </w:p>
    <w:p>
      <w:pPr>
        <w:pStyle w:val="4"/>
        <w:numPr>
          <w:ins w:id="2399" w:author="Janusio" w:date="2018-03-07T22:52:25Z"/>
        </w:numPr>
        <w:spacing w:line="360" w:lineRule="auto"/>
        <w:ind w:firstLine="0" w:firstLineChars="0"/>
        <w:rPr>
          <w:ins w:id="2400" w:author="Janusio" w:date="2018-03-04T23:13:29Z"/>
          <w:rFonts w:hint="eastAsia"/>
        </w:rPr>
        <w:pPrChange w:id="2398" w:author="Janusio" w:date="2018-03-07T22:52:25Z">
          <w:pPr>
            <w:pStyle w:val="24"/>
            <w:spacing w:line="360" w:lineRule="auto"/>
            <w:ind w:firstLine="0" w:firstLineChars="0"/>
          </w:pPr>
        </w:pPrChange>
      </w:pPr>
      <w:ins w:id="2401" w:author="Janusio" w:date="2018-03-04T23:14:01Z">
        <w:r>
          <w:rPr>
            <w:rFonts w:hint="eastAsia"/>
            <w:lang w:val="en-US" w:eastAsia="zh-CN"/>
          </w:rPr>
          <w:t>可信</w:t>
        </w:r>
      </w:ins>
      <w:ins w:id="2402" w:author="Janusio" w:date="2018-03-04T23:14:03Z">
        <w:r>
          <w:rPr>
            <w:rFonts w:hint="eastAsia"/>
            <w:lang w:val="en-US" w:eastAsia="zh-CN"/>
          </w:rPr>
          <w:t>平台</w:t>
        </w:r>
      </w:ins>
      <w:ins w:id="2403" w:author="Janusio" w:date="2018-03-04T23:14:04Z">
        <w:r>
          <w:rPr>
            <w:rFonts w:hint="eastAsia"/>
            <w:lang w:val="en-US" w:eastAsia="zh-CN"/>
          </w:rPr>
          <w:t>模块</w:t>
        </w:r>
      </w:ins>
    </w:p>
    <w:p>
      <w:pPr>
        <w:pStyle w:val="24"/>
        <w:numPr>
          <w:ilvl w:val="0"/>
          <w:numId w:val="0"/>
        </w:numPr>
        <w:spacing w:line="360" w:lineRule="auto"/>
        <w:ind w:firstLine="420" w:firstLineChars="0"/>
        <w:rPr>
          <w:ins w:id="2404" w:author="Janusio" w:date="2018-03-04T23:28:05Z"/>
          <w:rFonts w:hint="eastAsia" w:ascii="Times New Roman" w:hAnsi="Times New Roman"/>
          <w:sz w:val="24"/>
          <w:szCs w:val="24"/>
          <w:lang w:val="en-US" w:eastAsia="zh-CN"/>
        </w:rPr>
      </w:pPr>
      <w:ins w:id="2405" w:author="Janusio" w:date="2018-03-04T23:27:43Z">
        <w:r>
          <w:rPr>
            <w:rFonts w:hint="eastAsia" w:ascii="Times New Roman" w:hAnsi="Times New Roman"/>
            <w:sz w:val="24"/>
            <w:szCs w:val="24"/>
            <w:lang w:val="en-US" w:eastAsia="zh-CN"/>
          </w:rPr>
          <w:t>可信平台模块(Trusted Platform Module,TPM) [63]是可信计算平台的信任基础</w:t>
        </w:r>
      </w:ins>
      <w:ins w:id="2406" w:author="Janusio" w:date="2018-03-07T22:57:34Z">
        <w:r>
          <w:rPr>
            <w:rFonts w:hint="eastAsia" w:ascii="Times New Roman" w:hAnsi="Times New Roman"/>
            <w:sz w:val="24"/>
            <w:szCs w:val="24"/>
            <w:lang w:val="en-US" w:eastAsia="zh-CN"/>
          </w:rPr>
          <w:t>和</w:t>
        </w:r>
      </w:ins>
      <w:ins w:id="2407" w:author="Janusio" w:date="2018-03-07T22:57:37Z">
        <w:r>
          <w:rPr>
            <w:rFonts w:hint="eastAsia" w:ascii="Times New Roman" w:hAnsi="Times New Roman"/>
            <w:sz w:val="24"/>
            <w:szCs w:val="24"/>
            <w:lang w:val="en-US" w:eastAsia="zh-CN"/>
          </w:rPr>
          <w:t>核心技术。</w:t>
        </w:r>
      </w:ins>
      <w:ins w:id="2408" w:author="Janusio" w:date="2018-03-07T22:57:41Z">
        <w:r>
          <w:rPr>
            <w:rFonts w:hint="eastAsia" w:ascii="Times New Roman" w:hAnsi="Times New Roman"/>
            <w:sz w:val="24"/>
            <w:szCs w:val="24"/>
            <w:lang w:val="en-US" w:eastAsia="zh-CN"/>
          </w:rPr>
          <w:t>首先</w:t>
        </w:r>
      </w:ins>
      <w:ins w:id="2409" w:author="Janusio" w:date="2018-03-07T22:57:42Z">
        <w:r>
          <w:rPr>
            <w:rFonts w:hint="eastAsia" w:ascii="Times New Roman" w:hAnsi="Times New Roman"/>
            <w:sz w:val="24"/>
            <w:szCs w:val="24"/>
            <w:lang w:val="en-US" w:eastAsia="zh-CN"/>
          </w:rPr>
          <w:t>，</w:t>
        </w:r>
      </w:ins>
      <w:ins w:id="2410" w:author="Janusio" w:date="2018-03-07T22:57:47Z">
        <w:r>
          <w:rPr>
            <w:rFonts w:hint="eastAsia" w:ascii="Times New Roman" w:hAnsi="Times New Roman"/>
            <w:sz w:val="24"/>
            <w:szCs w:val="24"/>
            <w:lang w:val="en-US" w:eastAsia="zh-CN"/>
          </w:rPr>
          <w:t>TPM</w:t>
        </w:r>
      </w:ins>
      <w:ins w:id="2411" w:author="Janusio" w:date="2018-03-07T22:57:52Z">
        <w:r>
          <w:rPr>
            <w:rFonts w:hint="eastAsia" w:ascii="Times New Roman" w:hAnsi="Times New Roman"/>
            <w:sz w:val="24"/>
            <w:szCs w:val="24"/>
            <w:lang w:val="en-US" w:eastAsia="zh-CN"/>
          </w:rPr>
          <w:t>作为</w:t>
        </w:r>
      </w:ins>
      <w:ins w:id="2412" w:author="Janusio" w:date="2018-03-07T22:57:59Z">
        <w:r>
          <w:rPr>
            <w:rFonts w:hint="eastAsia" w:ascii="Times New Roman" w:hAnsi="Times New Roman"/>
            <w:sz w:val="24"/>
            <w:szCs w:val="24"/>
            <w:lang w:val="en-US" w:eastAsia="zh-CN"/>
          </w:rPr>
          <w:t>可信</w:t>
        </w:r>
      </w:ins>
      <w:ins w:id="2413" w:author="Janusio" w:date="2018-03-07T22:58:01Z">
        <w:r>
          <w:rPr>
            <w:rFonts w:hint="eastAsia" w:ascii="Times New Roman" w:hAnsi="Times New Roman"/>
            <w:sz w:val="24"/>
            <w:szCs w:val="24"/>
            <w:lang w:val="en-US" w:eastAsia="zh-CN"/>
          </w:rPr>
          <w:t>计算技术</w:t>
        </w:r>
      </w:ins>
      <w:ins w:id="2414" w:author="Janusio" w:date="2018-03-07T22:58:03Z">
        <w:r>
          <w:rPr>
            <w:rFonts w:hint="eastAsia" w:ascii="Times New Roman" w:hAnsi="Times New Roman"/>
            <w:sz w:val="24"/>
            <w:szCs w:val="24"/>
            <w:lang w:val="en-US" w:eastAsia="zh-CN"/>
          </w:rPr>
          <w:t>实现</w:t>
        </w:r>
      </w:ins>
      <w:ins w:id="2415" w:author="Janusio" w:date="2018-03-07T22:58:06Z">
        <w:r>
          <w:rPr>
            <w:rFonts w:hint="eastAsia" w:ascii="Times New Roman" w:hAnsi="Times New Roman"/>
            <w:sz w:val="24"/>
            <w:szCs w:val="24"/>
            <w:lang w:val="en-US" w:eastAsia="zh-CN"/>
          </w:rPr>
          <w:t>数据加密、</w:t>
        </w:r>
      </w:ins>
      <w:ins w:id="2416" w:author="Janusio" w:date="2018-03-07T22:58:14Z">
        <w:r>
          <w:rPr>
            <w:rFonts w:hint="eastAsia" w:ascii="Times New Roman" w:hAnsi="Times New Roman"/>
            <w:sz w:val="24"/>
            <w:szCs w:val="24"/>
            <w:lang w:val="en-US" w:eastAsia="zh-CN"/>
          </w:rPr>
          <w:t>完整性</w:t>
        </w:r>
      </w:ins>
      <w:ins w:id="2417" w:author="Janusio" w:date="2018-03-07T22:58:16Z">
        <w:r>
          <w:rPr>
            <w:rFonts w:hint="eastAsia" w:ascii="Times New Roman" w:hAnsi="Times New Roman"/>
            <w:sz w:val="24"/>
            <w:szCs w:val="24"/>
            <w:lang w:val="en-US" w:eastAsia="zh-CN"/>
          </w:rPr>
          <w:t>度量的</w:t>
        </w:r>
      </w:ins>
      <w:ins w:id="2418" w:author="Janusio" w:date="2018-03-07T22:58:18Z">
        <w:r>
          <w:rPr>
            <w:rFonts w:hint="eastAsia" w:ascii="Times New Roman" w:hAnsi="Times New Roman"/>
            <w:sz w:val="24"/>
            <w:szCs w:val="24"/>
            <w:lang w:val="en-US" w:eastAsia="zh-CN"/>
          </w:rPr>
          <w:t>关键</w:t>
        </w:r>
      </w:ins>
      <w:ins w:id="2419" w:author="Janusio" w:date="2018-03-07T22:58:21Z">
        <w:r>
          <w:rPr>
            <w:rFonts w:hint="eastAsia" w:ascii="Times New Roman" w:hAnsi="Times New Roman"/>
            <w:sz w:val="24"/>
            <w:szCs w:val="24"/>
            <w:lang w:val="en-US" w:eastAsia="zh-CN"/>
          </w:rPr>
          <w:t>模块，</w:t>
        </w:r>
      </w:ins>
      <w:ins w:id="2420" w:author="Janusio" w:date="2018-03-07T22:58:23Z">
        <w:r>
          <w:rPr>
            <w:rFonts w:hint="eastAsia" w:ascii="Times New Roman" w:hAnsi="Times New Roman"/>
            <w:sz w:val="24"/>
            <w:szCs w:val="24"/>
            <w:lang w:val="en-US" w:eastAsia="zh-CN"/>
          </w:rPr>
          <w:t>必须</w:t>
        </w:r>
      </w:ins>
      <w:ins w:id="2421" w:author="Janusio" w:date="2018-03-07T22:58:27Z">
        <w:r>
          <w:rPr>
            <w:rFonts w:hint="eastAsia" w:ascii="Times New Roman" w:hAnsi="Times New Roman"/>
            <w:sz w:val="24"/>
            <w:szCs w:val="24"/>
            <w:lang w:val="en-US" w:eastAsia="zh-CN"/>
          </w:rPr>
          <w:t>严格</w:t>
        </w:r>
      </w:ins>
      <w:ins w:id="2422" w:author="Janusio" w:date="2018-03-07T22:58:29Z">
        <w:r>
          <w:rPr>
            <w:rFonts w:hint="eastAsia" w:ascii="Times New Roman" w:hAnsi="Times New Roman"/>
            <w:sz w:val="24"/>
            <w:szCs w:val="24"/>
            <w:lang w:val="en-US" w:eastAsia="zh-CN"/>
          </w:rPr>
          <w:t>保障</w:t>
        </w:r>
      </w:ins>
      <w:ins w:id="2423" w:author="Janusio" w:date="2018-03-07T22:58:32Z">
        <w:r>
          <w:rPr>
            <w:rFonts w:hint="eastAsia" w:ascii="Times New Roman" w:hAnsi="Times New Roman"/>
            <w:sz w:val="24"/>
            <w:szCs w:val="24"/>
            <w:lang w:val="en-US" w:eastAsia="zh-CN"/>
          </w:rPr>
          <w:t>自身的</w:t>
        </w:r>
      </w:ins>
      <w:ins w:id="2424" w:author="Janusio" w:date="2018-03-07T22:58:33Z">
        <w:r>
          <w:rPr>
            <w:rFonts w:hint="eastAsia" w:ascii="Times New Roman" w:hAnsi="Times New Roman"/>
            <w:sz w:val="24"/>
            <w:szCs w:val="24"/>
            <w:lang w:val="en-US" w:eastAsia="zh-CN"/>
          </w:rPr>
          <w:t>安全</w:t>
        </w:r>
      </w:ins>
      <w:ins w:id="2425" w:author="Janusio" w:date="2018-03-07T22:58:34Z">
        <w:r>
          <w:rPr>
            <w:rFonts w:hint="eastAsia" w:ascii="Times New Roman" w:hAnsi="Times New Roman"/>
            <w:sz w:val="24"/>
            <w:szCs w:val="24"/>
            <w:lang w:val="en-US" w:eastAsia="zh-CN"/>
          </w:rPr>
          <w:t>，</w:t>
        </w:r>
      </w:ins>
      <w:ins w:id="2426" w:author="Janusio" w:date="2018-03-07T22:58:45Z">
        <w:r>
          <w:rPr>
            <w:rFonts w:hint="eastAsia" w:ascii="Times New Roman" w:hAnsi="Times New Roman"/>
            <w:sz w:val="24"/>
            <w:szCs w:val="24"/>
            <w:lang w:val="en-US" w:eastAsia="zh-CN"/>
          </w:rPr>
          <w:t>并且</w:t>
        </w:r>
      </w:ins>
      <w:ins w:id="2427" w:author="Janusio" w:date="2018-03-07T22:58:46Z">
        <w:r>
          <w:rPr>
            <w:rFonts w:hint="eastAsia" w:ascii="Times New Roman" w:hAnsi="Times New Roman"/>
            <w:sz w:val="24"/>
            <w:szCs w:val="24"/>
            <w:lang w:val="en-US" w:eastAsia="zh-CN"/>
          </w:rPr>
          <w:t>保障</w:t>
        </w:r>
      </w:ins>
      <w:ins w:id="2428" w:author="Janusio" w:date="2018-03-07T22:58:48Z">
        <w:r>
          <w:rPr>
            <w:rFonts w:hint="eastAsia" w:ascii="Times New Roman" w:hAnsi="Times New Roman"/>
            <w:sz w:val="24"/>
            <w:szCs w:val="24"/>
            <w:lang w:val="en-US" w:eastAsia="zh-CN"/>
          </w:rPr>
          <w:t>可信</w:t>
        </w:r>
      </w:ins>
      <w:ins w:id="2429" w:author="Janusio" w:date="2018-03-07T22:58:49Z">
        <w:r>
          <w:rPr>
            <w:rFonts w:hint="eastAsia" w:ascii="Times New Roman" w:hAnsi="Times New Roman"/>
            <w:sz w:val="24"/>
            <w:szCs w:val="24"/>
            <w:lang w:val="en-US" w:eastAsia="zh-CN"/>
          </w:rPr>
          <w:t>计算</w:t>
        </w:r>
      </w:ins>
      <w:ins w:id="2430" w:author="Janusio" w:date="2018-03-07T22:58:51Z">
        <w:r>
          <w:rPr>
            <w:rFonts w:hint="eastAsia" w:ascii="Times New Roman" w:hAnsi="Times New Roman"/>
            <w:sz w:val="24"/>
            <w:szCs w:val="24"/>
            <w:lang w:val="en-US" w:eastAsia="zh-CN"/>
          </w:rPr>
          <w:t>功能的</w:t>
        </w:r>
      </w:ins>
      <w:ins w:id="2431" w:author="Janusio" w:date="2018-03-07T22:58:52Z">
        <w:r>
          <w:rPr>
            <w:rFonts w:hint="eastAsia" w:ascii="Times New Roman" w:hAnsi="Times New Roman"/>
            <w:sz w:val="24"/>
            <w:szCs w:val="24"/>
            <w:lang w:val="en-US" w:eastAsia="zh-CN"/>
          </w:rPr>
          <w:t>有效</w:t>
        </w:r>
      </w:ins>
      <w:ins w:id="2432" w:author="Janusio" w:date="2018-03-07T22:58:53Z">
        <w:r>
          <w:rPr>
            <w:rFonts w:hint="eastAsia" w:ascii="Times New Roman" w:hAnsi="Times New Roman"/>
            <w:sz w:val="24"/>
            <w:szCs w:val="24"/>
            <w:lang w:val="en-US" w:eastAsia="zh-CN"/>
          </w:rPr>
          <w:t>执行</w:t>
        </w:r>
      </w:ins>
      <w:ins w:id="2433" w:author="Janusio" w:date="2018-03-07T22:58:59Z">
        <w:r>
          <w:rPr>
            <w:rFonts w:hint="eastAsia" w:ascii="Times New Roman" w:hAnsi="Times New Roman"/>
            <w:sz w:val="24"/>
            <w:szCs w:val="24"/>
            <w:lang w:val="en-US" w:eastAsia="zh-CN"/>
          </w:rPr>
          <w:t>，</w:t>
        </w:r>
      </w:ins>
      <w:ins w:id="2434" w:author="Janusio" w:date="2018-03-07T22:59:00Z">
        <w:r>
          <w:rPr>
            <w:rFonts w:hint="eastAsia" w:ascii="Times New Roman" w:hAnsi="Times New Roman"/>
            <w:sz w:val="24"/>
            <w:szCs w:val="24"/>
            <w:lang w:val="en-US" w:eastAsia="zh-CN"/>
          </w:rPr>
          <w:t>防止</w:t>
        </w:r>
      </w:ins>
      <w:ins w:id="2435" w:author="Janusio" w:date="2018-03-07T22:59:01Z">
        <w:r>
          <w:rPr>
            <w:rFonts w:hint="eastAsia" w:ascii="Times New Roman" w:hAnsi="Times New Roman"/>
            <w:sz w:val="24"/>
            <w:szCs w:val="24"/>
            <w:lang w:val="en-US" w:eastAsia="zh-CN"/>
          </w:rPr>
          <w:t>外界的</w:t>
        </w:r>
      </w:ins>
      <w:ins w:id="2436" w:author="Janusio" w:date="2018-03-07T22:59:03Z">
        <w:r>
          <w:rPr>
            <w:rFonts w:hint="eastAsia" w:ascii="Times New Roman" w:hAnsi="Times New Roman"/>
            <w:sz w:val="24"/>
            <w:szCs w:val="24"/>
            <w:lang w:val="en-US" w:eastAsia="zh-CN"/>
          </w:rPr>
          <w:t>干扰</w:t>
        </w:r>
      </w:ins>
      <w:ins w:id="2437" w:author="Janusio" w:date="2018-03-07T22:58:54Z">
        <w:r>
          <w:rPr>
            <w:rFonts w:hint="eastAsia" w:ascii="Times New Roman" w:hAnsi="Times New Roman"/>
            <w:sz w:val="24"/>
            <w:szCs w:val="24"/>
            <w:lang w:val="en-US" w:eastAsia="zh-CN"/>
          </w:rPr>
          <w:t>。</w:t>
        </w:r>
      </w:ins>
      <w:ins w:id="2438" w:author="Janusio" w:date="2018-03-07T22:59:21Z">
        <w:r>
          <w:rPr>
            <w:rFonts w:hint="eastAsia" w:ascii="Times New Roman" w:hAnsi="Times New Roman"/>
            <w:sz w:val="24"/>
            <w:szCs w:val="24"/>
            <w:lang w:val="en-US" w:eastAsia="zh-CN"/>
          </w:rPr>
          <w:t>其次</w:t>
        </w:r>
      </w:ins>
      <w:ins w:id="2439" w:author="Janusio" w:date="2018-03-07T22:59:22Z">
        <w:r>
          <w:rPr>
            <w:rFonts w:hint="eastAsia" w:ascii="Times New Roman" w:hAnsi="Times New Roman"/>
            <w:sz w:val="24"/>
            <w:szCs w:val="24"/>
            <w:lang w:val="en-US" w:eastAsia="zh-CN"/>
          </w:rPr>
          <w:t>，</w:t>
        </w:r>
      </w:ins>
      <w:ins w:id="2440" w:author="Janusio" w:date="2018-03-07T22:59:32Z">
        <w:r>
          <w:rPr>
            <w:rFonts w:hint="eastAsia" w:ascii="Times New Roman" w:hAnsi="Times New Roman"/>
            <w:sz w:val="24"/>
            <w:szCs w:val="24"/>
            <w:lang w:val="en-US" w:eastAsia="zh-CN"/>
          </w:rPr>
          <w:t>TPM</w:t>
        </w:r>
      </w:ins>
      <w:ins w:id="2441" w:author="Janusio" w:date="2018-03-07T22:59:33Z">
        <w:r>
          <w:rPr>
            <w:rFonts w:hint="eastAsia" w:ascii="Times New Roman" w:hAnsi="Times New Roman"/>
            <w:sz w:val="24"/>
            <w:szCs w:val="24"/>
            <w:lang w:val="en-US" w:eastAsia="zh-CN"/>
          </w:rPr>
          <w:t>应具备</w:t>
        </w:r>
      </w:ins>
      <w:ins w:id="2442" w:author="Janusio" w:date="2018-03-07T22:59:35Z">
        <w:r>
          <w:rPr>
            <w:rFonts w:hint="eastAsia" w:ascii="Times New Roman" w:hAnsi="Times New Roman"/>
            <w:sz w:val="24"/>
            <w:szCs w:val="24"/>
            <w:lang w:val="en-US" w:eastAsia="zh-CN"/>
          </w:rPr>
          <w:t>远程</w:t>
        </w:r>
      </w:ins>
      <w:ins w:id="2443" w:author="Janusio" w:date="2018-03-07T22:59:37Z">
        <w:r>
          <w:rPr>
            <w:rFonts w:hint="eastAsia" w:ascii="Times New Roman" w:hAnsi="Times New Roman"/>
            <w:sz w:val="24"/>
            <w:szCs w:val="24"/>
            <w:lang w:val="en-US" w:eastAsia="zh-CN"/>
          </w:rPr>
          <w:t>证明</w:t>
        </w:r>
      </w:ins>
      <w:ins w:id="2444" w:author="Janusio" w:date="2018-03-07T22:59:45Z">
        <w:r>
          <w:rPr>
            <w:rFonts w:hint="eastAsia" w:ascii="Times New Roman" w:hAnsi="Times New Roman"/>
            <w:sz w:val="24"/>
            <w:szCs w:val="24"/>
            <w:lang w:val="en-US" w:eastAsia="zh-CN"/>
          </w:rPr>
          <w:t>。</w:t>
        </w:r>
      </w:ins>
      <w:ins w:id="2445" w:author="Janusio" w:date="2018-03-07T22:59:47Z">
        <w:r>
          <w:rPr>
            <w:rFonts w:hint="eastAsia" w:ascii="Times New Roman" w:hAnsi="Times New Roman"/>
            <w:sz w:val="24"/>
            <w:szCs w:val="24"/>
            <w:lang w:val="en-US" w:eastAsia="zh-CN"/>
          </w:rPr>
          <w:t>构建</w:t>
        </w:r>
      </w:ins>
      <w:ins w:id="2446" w:author="Janusio" w:date="2018-03-07T22:59:48Z">
        <w:r>
          <w:rPr>
            <w:rFonts w:hint="eastAsia" w:ascii="Times New Roman" w:hAnsi="Times New Roman"/>
            <w:sz w:val="24"/>
            <w:szCs w:val="24"/>
            <w:lang w:val="en-US" w:eastAsia="zh-CN"/>
          </w:rPr>
          <w:t>信任链</w:t>
        </w:r>
      </w:ins>
      <w:ins w:id="2447" w:author="Janusio" w:date="2018-03-07T22:59:50Z">
        <w:r>
          <w:rPr>
            <w:rFonts w:hint="eastAsia" w:ascii="Times New Roman" w:hAnsi="Times New Roman"/>
            <w:sz w:val="24"/>
            <w:szCs w:val="24"/>
            <w:lang w:val="en-US" w:eastAsia="zh-CN"/>
          </w:rPr>
          <w:t>等</w:t>
        </w:r>
      </w:ins>
      <w:ins w:id="2448" w:author="Janusio" w:date="2018-03-07T22:59:57Z">
        <w:r>
          <w:rPr>
            <w:rFonts w:hint="eastAsia" w:ascii="Times New Roman" w:hAnsi="Times New Roman"/>
            <w:sz w:val="24"/>
            <w:szCs w:val="24"/>
            <w:lang w:val="en-US" w:eastAsia="zh-CN"/>
          </w:rPr>
          <w:t>功能，</w:t>
        </w:r>
      </w:ins>
      <w:ins w:id="2449" w:author="Janusio" w:date="2018-03-07T23:00:01Z">
        <w:r>
          <w:rPr>
            <w:rFonts w:hint="eastAsia" w:ascii="Times New Roman" w:hAnsi="Times New Roman"/>
            <w:sz w:val="24"/>
            <w:szCs w:val="24"/>
            <w:lang w:val="en-US" w:eastAsia="zh-CN"/>
          </w:rPr>
          <w:t>并且</w:t>
        </w:r>
      </w:ins>
      <w:ins w:id="2450" w:author="Janusio" w:date="2018-03-07T23:00:02Z">
        <w:r>
          <w:rPr>
            <w:rFonts w:hint="eastAsia" w:ascii="Times New Roman" w:hAnsi="Times New Roman"/>
            <w:sz w:val="24"/>
            <w:szCs w:val="24"/>
            <w:lang w:val="en-US" w:eastAsia="zh-CN"/>
          </w:rPr>
          <w:t>具有</w:t>
        </w:r>
      </w:ins>
      <w:ins w:id="2451" w:author="Janusio" w:date="2018-03-07T23:00:08Z">
        <w:r>
          <w:rPr>
            <w:rFonts w:hint="eastAsia" w:ascii="Times New Roman" w:hAnsi="Times New Roman"/>
            <w:sz w:val="24"/>
            <w:szCs w:val="24"/>
            <w:lang w:val="en-US" w:eastAsia="zh-CN"/>
          </w:rPr>
          <w:t>密钥</w:t>
        </w:r>
      </w:ins>
      <w:ins w:id="2452" w:author="Janusio" w:date="2018-03-07T23:00:11Z">
        <w:r>
          <w:rPr>
            <w:rFonts w:hint="eastAsia" w:ascii="Times New Roman" w:hAnsi="Times New Roman"/>
            <w:sz w:val="24"/>
            <w:szCs w:val="24"/>
            <w:lang w:val="en-US" w:eastAsia="zh-CN"/>
          </w:rPr>
          <w:t>管理和</w:t>
        </w:r>
      </w:ins>
      <w:ins w:id="2453" w:author="Janusio" w:date="2018-03-07T23:00:13Z">
        <w:r>
          <w:rPr>
            <w:rFonts w:hint="eastAsia" w:ascii="Times New Roman" w:hAnsi="Times New Roman"/>
            <w:sz w:val="24"/>
            <w:szCs w:val="24"/>
            <w:lang w:val="en-US" w:eastAsia="zh-CN"/>
          </w:rPr>
          <w:t>数据</w:t>
        </w:r>
      </w:ins>
      <w:ins w:id="2454" w:author="Janusio" w:date="2018-03-07T23:00:15Z">
        <w:r>
          <w:rPr>
            <w:rFonts w:hint="eastAsia" w:ascii="Times New Roman" w:hAnsi="Times New Roman"/>
            <w:sz w:val="24"/>
            <w:szCs w:val="24"/>
            <w:lang w:val="en-US" w:eastAsia="zh-CN"/>
          </w:rPr>
          <w:t>加解密</w:t>
        </w:r>
      </w:ins>
      <w:ins w:id="2455" w:author="Janusio" w:date="2018-03-07T23:03:20Z">
        <w:r>
          <w:rPr>
            <w:rFonts w:hint="eastAsia" w:ascii="Times New Roman" w:hAnsi="Times New Roman"/>
            <w:sz w:val="24"/>
            <w:szCs w:val="24"/>
            <w:lang w:val="en-US" w:eastAsia="zh-CN"/>
          </w:rPr>
          <w:t>等</w:t>
        </w:r>
      </w:ins>
      <w:ins w:id="2456" w:author="Janusio" w:date="2018-03-07T23:00:17Z">
        <w:r>
          <w:rPr>
            <w:rFonts w:hint="eastAsia" w:ascii="Times New Roman" w:hAnsi="Times New Roman"/>
            <w:sz w:val="24"/>
            <w:szCs w:val="24"/>
            <w:lang w:val="en-US" w:eastAsia="zh-CN"/>
          </w:rPr>
          <w:t>基础</w:t>
        </w:r>
      </w:ins>
      <w:ins w:id="2457" w:author="Janusio" w:date="2018-03-07T23:00:19Z">
        <w:r>
          <w:rPr>
            <w:rFonts w:hint="eastAsia" w:ascii="Times New Roman" w:hAnsi="Times New Roman"/>
            <w:sz w:val="24"/>
            <w:szCs w:val="24"/>
            <w:lang w:val="en-US" w:eastAsia="zh-CN"/>
          </w:rPr>
          <w:t>功能。</w:t>
        </w:r>
      </w:ins>
      <w:ins w:id="2458" w:author="Janusio" w:date="2018-03-04T23:27:43Z">
        <w:r>
          <w:rPr>
            <w:rFonts w:hint="eastAsia" w:ascii="Times New Roman" w:hAnsi="Times New Roman"/>
            <w:sz w:val="24"/>
            <w:szCs w:val="24"/>
            <w:lang w:val="en-US" w:eastAsia="zh-CN"/>
          </w:rPr>
          <w:t>可信平台模块的功能应括</w:t>
        </w:r>
      </w:ins>
      <w:ins w:id="2459" w:author="Janusio" w:date="2018-03-07T23:46:05Z">
        <w:r>
          <w:rPr>
            <w:rFonts w:hint="eastAsia" w:ascii="Times New Roman" w:hAnsi="Times New Roman"/>
            <w:sz w:val="24"/>
            <w:szCs w:val="24"/>
            <w:lang w:val="en-US" w:eastAsia="zh-CN"/>
          </w:rPr>
          <w:t>平台</w:t>
        </w:r>
      </w:ins>
      <w:ins w:id="2460" w:author="Janusio" w:date="2018-03-07T23:46:08Z">
        <w:r>
          <w:rPr>
            <w:rFonts w:hint="eastAsia" w:ascii="Times New Roman" w:hAnsi="Times New Roman"/>
            <w:sz w:val="24"/>
            <w:szCs w:val="24"/>
            <w:lang w:val="en-US" w:eastAsia="zh-CN"/>
          </w:rPr>
          <w:t>数据</w:t>
        </w:r>
      </w:ins>
      <w:ins w:id="2461" w:author="Janusio" w:date="2018-03-07T23:46:10Z">
        <w:r>
          <w:rPr>
            <w:rFonts w:hint="eastAsia" w:ascii="Times New Roman" w:hAnsi="Times New Roman"/>
            <w:sz w:val="24"/>
            <w:szCs w:val="24"/>
            <w:lang w:val="en-US" w:eastAsia="zh-CN"/>
          </w:rPr>
          <w:t>保护</w:t>
        </w:r>
      </w:ins>
      <w:ins w:id="2462" w:author="Janusio" w:date="2018-03-07T23:46:12Z">
        <w:r>
          <w:rPr>
            <w:rFonts w:hint="eastAsia" w:ascii="Times New Roman" w:hAnsi="Times New Roman"/>
            <w:sz w:val="24"/>
            <w:szCs w:val="24"/>
            <w:lang w:val="en-US" w:eastAsia="zh-CN"/>
          </w:rPr>
          <w:t>、</w:t>
        </w:r>
      </w:ins>
      <w:ins w:id="2463" w:author="Janusio" w:date="2018-03-07T23:46:16Z">
        <w:r>
          <w:rPr>
            <w:rFonts w:hint="eastAsia" w:ascii="Times New Roman" w:hAnsi="Times New Roman"/>
            <w:sz w:val="24"/>
            <w:szCs w:val="24"/>
            <w:lang w:val="en-US" w:eastAsia="zh-CN"/>
          </w:rPr>
          <w:t>完整性</w:t>
        </w:r>
      </w:ins>
      <w:ins w:id="2464" w:author="Janusio" w:date="2018-03-07T23:46:18Z">
        <w:r>
          <w:rPr>
            <w:rFonts w:hint="eastAsia" w:ascii="Times New Roman" w:hAnsi="Times New Roman"/>
            <w:sz w:val="24"/>
            <w:szCs w:val="24"/>
            <w:lang w:val="en-US" w:eastAsia="zh-CN"/>
          </w:rPr>
          <w:t>存储</w:t>
        </w:r>
      </w:ins>
      <w:ins w:id="2465" w:author="Janusio" w:date="2018-03-07T23:46:25Z">
        <w:r>
          <w:rPr>
            <w:rFonts w:hint="eastAsia" w:ascii="Times New Roman" w:hAnsi="Times New Roman"/>
            <w:sz w:val="24"/>
            <w:szCs w:val="24"/>
            <w:lang w:val="en-US" w:eastAsia="zh-CN"/>
          </w:rPr>
          <w:t>与</w:t>
        </w:r>
      </w:ins>
      <w:ins w:id="2466" w:author="Janusio" w:date="2018-03-07T23:46:27Z">
        <w:r>
          <w:rPr>
            <w:rFonts w:hint="eastAsia" w:ascii="Times New Roman" w:hAnsi="Times New Roman"/>
            <w:sz w:val="24"/>
            <w:szCs w:val="24"/>
            <w:lang w:val="en-US" w:eastAsia="zh-CN"/>
          </w:rPr>
          <w:t>报告</w:t>
        </w:r>
      </w:ins>
      <w:ins w:id="2467" w:author="Janusio" w:date="2018-03-07T23:46:28Z">
        <w:r>
          <w:rPr>
            <w:rFonts w:hint="eastAsia" w:ascii="Times New Roman" w:hAnsi="Times New Roman"/>
            <w:sz w:val="24"/>
            <w:szCs w:val="24"/>
            <w:lang w:val="en-US" w:eastAsia="zh-CN"/>
          </w:rPr>
          <w:t>、</w:t>
        </w:r>
      </w:ins>
      <w:ins w:id="2468" w:author="Janusio" w:date="2018-03-07T23:46:30Z">
        <w:r>
          <w:rPr>
            <w:rFonts w:hint="eastAsia" w:ascii="Times New Roman" w:hAnsi="Times New Roman"/>
            <w:sz w:val="24"/>
            <w:szCs w:val="24"/>
            <w:lang w:val="en-US" w:eastAsia="zh-CN"/>
          </w:rPr>
          <w:t>身份</w:t>
        </w:r>
      </w:ins>
      <w:ins w:id="2469" w:author="Janusio" w:date="2018-03-07T23:46:35Z">
        <w:r>
          <w:rPr>
            <w:rFonts w:hint="eastAsia" w:ascii="Times New Roman" w:hAnsi="Times New Roman"/>
            <w:sz w:val="24"/>
            <w:szCs w:val="24"/>
            <w:lang w:val="en-US" w:eastAsia="zh-CN"/>
          </w:rPr>
          <w:t>标识</w:t>
        </w:r>
      </w:ins>
      <w:ins w:id="2470" w:author="Janusio" w:date="2018-03-07T23:46:38Z">
        <w:r>
          <w:rPr>
            <w:rFonts w:hint="eastAsia" w:ascii="Times New Roman" w:hAnsi="Times New Roman"/>
            <w:sz w:val="24"/>
            <w:szCs w:val="24"/>
            <w:lang w:val="en-US" w:eastAsia="zh-CN"/>
          </w:rPr>
          <w:t>等</w:t>
        </w:r>
      </w:ins>
      <w:ins w:id="2471" w:author="Janusio" w:date="2018-03-07T23:46:39Z">
        <w:r>
          <w:rPr>
            <w:rFonts w:hint="eastAsia" w:ascii="Times New Roman" w:hAnsi="Times New Roman"/>
            <w:sz w:val="24"/>
            <w:szCs w:val="24"/>
            <w:lang w:val="en-US" w:eastAsia="zh-CN"/>
          </w:rPr>
          <w:t>三个</w:t>
        </w:r>
      </w:ins>
      <w:ins w:id="2472" w:author="Janusio" w:date="2018-03-04T23:27:43Z">
        <w:r>
          <w:rPr>
            <w:rFonts w:hint="eastAsia" w:ascii="Times New Roman" w:hAnsi="Times New Roman"/>
            <w:sz w:val="24"/>
            <w:szCs w:val="24"/>
            <w:lang w:val="en-US" w:eastAsia="zh-CN"/>
          </w:rPr>
          <w:t>部分[67-72]</w:t>
        </w:r>
      </w:ins>
      <w:ins w:id="2473" w:author="Janusio" w:date="2018-03-04T23:28:14Z">
        <w:r>
          <w:rPr>
            <w:rFonts w:hint="eastAsia" w:ascii="Times New Roman" w:hAnsi="Times New Roman"/>
            <w:sz w:val="24"/>
            <w:szCs w:val="24"/>
            <w:lang w:val="en-US" w:eastAsia="zh-CN"/>
          </w:rPr>
          <w:t>。</w:t>
        </w:r>
      </w:ins>
    </w:p>
    <w:p>
      <w:pPr>
        <w:pStyle w:val="4"/>
        <w:numPr>
          <w:ins w:id="2475" w:author="Janusio" w:date="2018-03-07T23:47:00Z"/>
        </w:numPr>
        <w:spacing w:line="360" w:lineRule="auto"/>
        <w:ind w:firstLine="0" w:firstLineChars="0"/>
        <w:outlineLvl w:val="9"/>
        <w:rPr>
          <w:ins w:id="2476" w:author="Janusio" w:date="2018-03-04T23:29:00Z"/>
          <w:rFonts w:hint="eastAsia" w:ascii="Times New Roman" w:hAnsi="Times New Roman"/>
          <w:sz w:val="24"/>
          <w:szCs w:val="24"/>
        </w:rPr>
        <w:pPrChange w:id="2474" w:author="Janusio" w:date="2018-03-07T23:47:00Z">
          <w:pPr>
            <w:pStyle w:val="24"/>
            <w:spacing w:line="360" w:lineRule="auto"/>
            <w:ind w:firstLine="0" w:firstLineChars="0"/>
            <w:outlineLvl w:val="9"/>
          </w:pPr>
        </w:pPrChange>
      </w:pPr>
      <w:ins w:id="2477" w:author="Janusio" w:date="2018-03-04T23:29:26Z">
        <w:r>
          <w:rPr>
            <w:rFonts w:hint="eastAsia" w:ascii="Times New Roman" w:hAnsi="Times New Roman" w:eastAsia="黑体"/>
            <w:b/>
            <w:sz w:val="24"/>
            <w:szCs w:val="24"/>
            <w:lang w:val="en-US" w:eastAsia="zh-CN"/>
          </w:rPr>
          <w:t>信任链</w:t>
        </w:r>
      </w:ins>
      <w:ins w:id="2478" w:author="Janusio" w:date="2018-03-04T23:29:27Z">
        <w:r>
          <w:rPr>
            <w:rFonts w:hint="eastAsia" w:ascii="Times New Roman" w:hAnsi="Times New Roman" w:eastAsia="黑体"/>
            <w:b/>
            <w:sz w:val="24"/>
            <w:szCs w:val="24"/>
            <w:lang w:val="en-US" w:eastAsia="zh-CN"/>
          </w:rPr>
          <w:t>技术</w:t>
        </w:r>
      </w:ins>
    </w:p>
    <w:p>
      <w:pPr>
        <w:numPr>
          <w:ilvl w:val="0"/>
          <w:numId w:val="0"/>
        </w:numPr>
        <w:spacing w:line="360" w:lineRule="auto"/>
        <w:ind w:firstLine="420" w:firstLineChars="0"/>
        <w:rPr>
          <w:ins w:id="2480" w:author="Janusio" w:date="2018-03-07T23:47:50Z"/>
          <w:rFonts w:hint="eastAsia"/>
          <w:lang w:val="en-US" w:eastAsia="zh-CN"/>
        </w:rPr>
        <w:pPrChange w:id="2479" w:author="Janusio" w:date="2018-03-07T23:47:46Z">
          <w:pPr>
            <w:pStyle w:val="24"/>
            <w:numPr>
              <w:ilvl w:val="0"/>
              <w:numId w:val="0"/>
            </w:numPr>
            <w:spacing w:line="360" w:lineRule="auto"/>
            <w:ind w:firstLine="420" w:firstLineChars="0"/>
          </w:pPr>
        </w:pPrChange>
      </w:pPr>
      <w:ins w:id="2481" w:author="Janusio" w:date="2018-03-07T23:47:58Z">
        <w:r>
          <w:rPr>
            <w:rFonts w:hint="eastAsia"/>
            <w:lang w:val="en-US" w:eastAsia="zh-CN"/>
          </w:rPr>
          <w:t>当前</w:t>
        </w:r>
      </w:ins>
      <w:ins w:id="2482" w:author="Janusio" w:date="2018-03-07T23:48:24Z">
        <w:r>
          <w:rPr>
            <w:rFonts w:hint="eastAsia"/>
            <w:lang w:val="en-US" w:eastAsia="zh-CN"/>
          </w:rPr>
          <w:t>世界</w:t>
        </w:r>
      </w:ins>
      <w:ins w:id="2483" w:author="Janusio" w:date="2018-03-07T23:48:28Z">
        <w:r>
          <w:rPr>
            <w:rFonts w:hint="eastAsia"/>
            <w:lang w:val="en-US" w:eastAsia="zh-CN"/>
          </w:rPr>
          <w:t>很多</w:t>
        </w:r>
      </w:ins>
      <w:ins w:id="2484" w:author="Janusio" w:date="2018-03-07T23:48:07Z">
        <w:r>
          <w:rPr>
            <w:rFonts w:hint="eastAsia"/>
            <w:lang w:val="en-US" w:eastAsia="zh-CN"/>
          </w:rPr>
          <w:t>信息</w:t>
        </w:r>
      </w:ins>
      <w:ins w:id="2485" w:author="Janusio" w:date="2018-03-07T23:48:08Z">
        <w:r>
          <w:rPr>
            <w:rFonts w:hint="eastAsia"/>
            <w:lang w:val="en-US" w:eastAsia="zh-CN"/>
          </w:rPr>
          <w:t>的</w:t>
        </w:r>
      </w:ins>
      <w:ins w:id="2486" w:author="Janusio" w:date="2018-03-07T23:48:09Z">
        <w:r>
          <w:rPr>
            <w:rFonts w:hint="eastAsia"/>
            <w:lang w:val="en-US" w:eastAsia="zh-CN"/>
          </w:rPr>
          <w:t>传递</w:t>
        </w:r>
      </w:ins>
      <w:ins w:id="2487" w:author="Janusio" w:date="2018-03-07T23:48:31Z">
        <w:r>
          <w:rPr>
            <w:rFonts w:hint="eastAsia"/>
            <w:lang w:val="en-US" w:eastAsia="zh-CN"/>
          </w:rPr>
          <w:t>都</w:t>
        </w:r>
      </w:ins>
      <w:ins w:id="2488" w:author="Janusio" w:date="2018-03-07T23:48:11Z">
        <w:r>
          <w:rPr>
            <w:rFonts w:hint="eastAsia"/>
            <w:lang w:val="en-US" w:eastAsia="zh-CN"/>
          </w:rPr>
          <w:t>离不开</w:t>
        </w:r>
      </w:ins>
      <w:ins w:id="2489" w:author="Janusio" w:date="2018-03-07T23:48:13Z">
        <w:r>
          <w:rPr>
            <w:rFonts w:hint="eastAsia"/>
            <w:lang w:val="en-US" w:eastAsia="zh-CN"/>
          </w:rPr>
          <w:t>网络</w:t>
        </w:r>
      </w:ins>
      <w:ins w:id="2490" w:author="Janusio" w:date="2018-03-07T23:48:40Z">
        <w:r>
          <w:rPr>
            <w:rFonts w:hint="eastAsia"/>
            <w:lang w:val="en-US" w:eastAsia="zh-CN"/>
          </w:rPr>
          <w:t>这一</w:t>
        </w:r>
      </w:ins>
      <w:ins w:id="2491" w:author="Janusio" w:date="2018-03-07T23:48:42Z">
        <w:r>
          <w:rPr>
            <w:rFonts w:hint="eastAsia"/>
            <w:lang w:val="en-US" w:eastAsia="zh-CN"/>
          </w:rPr>
          <w:t>媒介，</w:t>
        </w:r>
      </w:ins>
      <w:ins w:id="2492" w:author="Janusio" w:date="2018-03-07T23:48:59Z">
        <w:r>
          <w:rPr>
            <w:rFonts w:hint="eastAsia"/>
            <w:lang w:val="en-US" w:eastAsia="zh-CN"/>
          </w:rPr>
          <w:t>同时</w:t>
        </w:r>
      </w:ins>
      <w:ins w:id="2493" w:author="Janusio" w:date="2018-03-07T23:49:01Z">
        <w:r>
          <w:rPr>
            <w:rFonts w:hint="eastAsia"/>
            <w:lang w:val="en-US" w:eastAsia="zh-CN"/>
          </w:rPr>
          <w:t>带来</w:t>
        </w:r>
      </w:ins>
      <w:ins w:id="2494" w:author="Janusio" w:date="2018-03-07T23:49:02Z">
        <w:r>
          <w:rPr>
            <w:rFonts w:hint="eastAsia"/>
            <w:lang w:val="en-US" w:eastAsia="zh-CN"/>
          </w:rPr>
          <w:t>了</w:t>
        </w:r>
      </w:ins>
      <w:ins w:id="2495" w:author="Janusio" w:date="2018-03-07T23:49:04Z">
        <w:r>
          <w:rPr>
            <w:rFonts w:hint="eastAsia"/>
            <w:lang w:val="en-US" w:eastAsia="zh-CN"/>
          </w:rPr>
          <w:t>新型的</w:t>
        </w:r>
      </w:ins>
      <w:ins w:id="2496" w:author="Janusio" w:date="2018-03-07T23:49:06Z">
        <w:r>
          <w:rPr>
            <w:rFonts w:hint="eastAsia"/>
            <w:lang w:val="en-US" w:eastAsia="zh-CN"/>
          </w:rPr>
          <w:t>网络</w:t>
        </w:r>
      </w:ins>
      <w:ins w:id="2497" w:author="Janusio" w:date="2018-03-07T23:49:07Z">
        <w:r>
          <w:rPr>
            <w:rFonts w:hint="eastAsia"/>
            <w:lang w:val="en-US" w:eastAsia="zh-CN"/>
          </w:rPr>
          <w:t>新型</w:t>
        </w:r>
      </w:ins>
      <w:ins w:id="2498" w:author="Janusio" w:date="2018-03-07T23:49:08Z">
        <w:r>
          <w:rPr>
            <w:rFonts w:hint="eastAsia"/>
            <w:lang w:val="en-US" w:eastAsia="zh-CN"/>
          </w:rPr>
          <w:t>安全</w:t>
        </w:r>
      </w:ins>
      <w:ins w:id="2499" w:author="Janusio" w:date="2018-03-07T23:49:10Z">
        <w:r>
          <w:rPr>
            <w:rFonts w:hint="eastAsia"/>
            <w:lang w:val="en-US" w:eastAsia="zh-CN"/>
          </w:rPr>
          <w:t>问题，</w:t>
        </w:r>
      </w:ins>
      <w:ins w:id="2500" w:author="Janusio" w:date="2018-03-07T23:49:12Z">
        <w:r>
          <w:rPr>
            <w:rFonts w:hint="eastAsia"/>
            <w:lang w:val="en-US" w:eastAsia="zh-CN"/>
          </w:rPr>
          <w:t>比如</w:t>
        </w:r>
      </w:ins>
      <w:ins w:id="2501" w:author="Janusio" w:date="2018-03-07T23:49:17Z">
        <w:r>
          <w:rPr>
            <w:rFonts w:hint="eastAsia"/>
            <w:lang w:val="en-US" w:eastAsia="zh-CN"/>
          </w:rPr>
          <w:t>网络</w:t>
        </w:r>
      </w:ins>
      <w:ins w:id="2502" w:author="Janusio" w:date="2018-03-07T23:49:18Z">
        <w:r>
          <w:rPr>
            <w:rFonts w:hint="eastAsia"/>
            <w:lang w:val="en-US" w:eastAsia="zh-CN"/>
          </w:rPr>
          <w:t>传播</w:t>
        </w:r>
      </w:ins>
      <w:ins w:id="2503" w:author="Janusio" w:date="2018-03-07T23:49:19Z">
        <w:r>
          <w:rPr>
            <w:rFonts w:hint="eastAsia"/>
            <w:lang w:val="en-US" w:eastAsia="zh-CN"/>
          </w:rPr>
          <w:t>的</w:t>
        </w:r>
      </w:ins>
      <w:ins w:id="2504" w:author="Janusio" w:date="2018-03-07T23:49:24Z">
        <w:r>
          <w:rPr>
            <w:rFonts w:hint="eastAsia"/>
            <w:lang w:val="en-US" w:eastAsia="zh-CN"/>
          </w:rPr>
          <w:t>木马、</w:t>
        </w:r>
      </w:ins>
      <w:ins w:id="2505" w:author="Janusio" w:date="2018-03-07T23:49:31Z">
        <w:r>
          <w:rPr>
            <w:rFonts w:hint="eastAsia"/>
            <w:lang w:val="en-US" w:eastAsia="zh-CN"/>
          </w:rPr>
          <w:t>病毒</w:t>
        </w:r>
      </w:ins>
      <w:ins w:id="2506" w:author="Janusio" w:date="2018-03-07T23:49:32Z">
        <w:r>
          <w:rPr>
            <w:rFonts w:hint="eastAsia"/>
            <w:lang w:val="en-US" w:eastAsia="zh-CN"/>
          </w:rPr>
          <w:t>等</w:t>
        </w:r>
      </w:ins>
      <w:ins w:id="2507" w:author="Janusio" w:date="2018-03-07T23:49:33Z">
        <w:r>
          <w:rPr>
            <w:rFonts w:hint="eastAsia"/>
            <w:lang w:val="en-US" w:eastAsia="zh-CN"/>
          </w:rPr>
          <w:t>。</w:t>
        </w:r>
      </w:ins>
      <w:ins w:id="2508" w:author="Janusio" w:date="2018-03-07T23:49:39Z">
        <w:r>
          <w:rPr>
            <w:rFonts w:hint="eastAsia"/>
            <w:lang w:val="en-US" w:eastAsia="zh-CN"/>
          </w:rPr>
          <w:t>但是</w:t>
        </w:r>
      </w:ins>
      <w:ins w:id="2509" w:author="Janusio" w:date="2018-03-07T23:49:42Z">
        <w:r>
          <w:rPr>
            <w:rFonts w:hint="eastAsia"/>
            <w:lang w:val="en-US" w:eastAsia="zh-CN"/>
          </w:rPr>
          <w:t>这些</w:t>
        </w:r>
      </w:ins>
      <w:ins w:id="2510" w:author="Janusio" w:date="2018-03-07T23:49:45Z">
        <w:r>
          <w:rPr>
            <w:rFonts w:hint="eastAsia"/>
            <w:lang w:val="en-US" w:eastAsia="zh-CN"/>
          </w:rPr>
          <w:t>恶意代码</w:t>
        </w:r>
      </w:ins>
      <w:ins w:id="2511" w:author="Janusio" w:date="2018-03-07T23:49:46Z">
        <w:r>
          <w:rPr>
            <w:rFonts w:hint="eastAsia"/>
            <w:lang w:val="en-US" w:eastAsia="zh-CN"/>
          </w:rPr>
          <w:t>的</w:t>
        </w:r>
      </w:ins>
      <w:ins w:id="2512" w:author="Janusio" w:date="2018-03-07T23:49:49Z">
        <w:r>
          <w:rPr>
            <w:rFonts w:hint="eastAsia"/>
            <w:lang w:val="en-US" w:eastAsia="zh-CN"/>
          </w:rPr>
          <w:t>最终的</w:t>
        </w:r>
      </w:ins>
      <w:ins w:id="2513" w:author="Janusio" w:date="2018-03-07T23:49:54Z">
        <w:r>
          <w:rPr>
            <w:rFonts w:hint="eastAsia"/>
            <w:lang w:val="en-US" w:eastAsia="zh-CN"/>
          </w:rPr>
          <w:t>作用</w:t>
        </w:r>
      </w:ins>
      <w:ins w:id="2514" w:author="Janusio" w:date="2018-03-07T23:49:56Z">
        <w:r>
          <w:rPr>
            <w:rFonts w:hint="eastAsia"/>
            <w:lang w:val="en-US" w:eastAsia="zh-CN"/>
          </w:rPr>
          <w:t>目标</w:t>
        </w:r>
      </w:ins>
      <w:ins w:id="2515" w:author="Janusio" w:date="2018-03-07T23:49:58Z">
        <w:r>
          <w:rPr>
            <w:rFonts w:hint="eastAsia"/>
            <w:lang w:val="en-US" w:eastAsia="zh-CN"/>
          </w:rPr>
          <w:t>都是</w:t>
        </w:r>
      </w:ins>
      <w:ins w:id="2516" w:author="Janusio" w:date="2018-03-07T23:50:05Z">
        <w:r>
          <w:rPr>
            <w:rFonts w:hint="eastAsia"/>
            <w:lang w:val="en-US" w:eastAsia="zh-CN"/>
          </w:rPr>
          <w:t>计算机</w:t>
        </w:r>
      </w:ins>
      <w:ins w:id="2517" w:author="Janusio" w:date="2018-03-07T23:50:07Z">
        <w:r>
          <w:rPr>
            <w:rFonts w:hint="eastAsia"/>
            <w:lang w:val="en-US" w:eastAsia="zh-CN"/>
          </w:rPr>
          <w:t>终端</w:t>
        </w:r>
      </w:ins>
      <w:ins w:id="2518" w:author="Janusio" w:date="2018-03-07T23:50:08Z">
        <w:r>
          <w:rPr>
            <w:rFonts w:hint="eastAsia"/>
            <w:lang w:val="en-US" w:eastAsia="zh-CN"/>
          </w:rPr>
          <w:t>，</w:t>
        </w:r>
      </w:ins>
      <w:ins w:id="2519" w:author="Janusio" w:date="2018-03-07T23:50:10Z">
        <w:r>
          <w:rPr>
            <w:rFonts w:hint="eastAsia"/>
            <w:lang w:val="en-US" w:eastAsia="zh-CN"/>
          </w:rPr>
          <w:t>并且</w:t>
        </w:r>
      </w:ins>
      <w:ins w:id="2520" w:author="Janusio" w:date="2018-03-07T23:50:12Z">
        <w:r>
          <w:rPr>
            <w:rFonts w:hint="eastAsia"/>
            <w:lang w:val="en-US" w:eastAsia="zh-CN"/>
          </w:rPr>
          <w:t>破坏</w:t>
        </w:r>
      </w:ins>
      <w:ins w:id="2521" w:author="Janusio" w:date="2018-03-07T23:50:15Z">
        <w:r>
          <w:rPr>
            <w:rFonts w:hint="eastAsia"/>
            <w:lang w:val="en-US" w:eastAsia="zh-CN"/>
          </w:rPr>
          <w:t>计算机终端</w:t>
        </w:r>
      </w:ins>
      <w:ins w:id="2522" w:author="Janusio" w:date="2018-03-07T23:50:16Z">
        <w:r>
          <w:rPr>
            <w:rFonts w:hint="eastAsia"/>
            <w:lang w:val="en-US" w:eastAsia="zh-CN"/>
          </w:rPr>
          <w:t>数据</w:t>
        </w:r>
      </w:ins>
      <w:ins w:id="2523" w:author="Janusio" w:date="2018-03-07T23:50:17Z">
        <w:r>
          <w:rPr>
            <w:rFonts w:hint="eastAsia"/>
            <w:lang w:val="en-US" w:eastAsia="zh-CN"/>
          </w:rPr>
          <w:t>的</w:t>
        </w:r>
      </w:ins>
      <w:ins w:id="2524" w:author="Janusio" w:date="2018-03-07T23:50:18Z">
        <w:r>
          <w:rPr>
            <w:rFonts w:hint="eastAsia"/>
            <w:lang w:val="en-US" w:eastAsia="zh-CN"/>
          </w:rPr>
          <w:t>完整性</w:t>
        </w:r>
      </w:ins>
      <w:ins w:id="2525" w:author="Janusio" w:date="2018-03-07T23:50:37Z">
        <w:r>
          <w:rPr>
            <w:rFonts w:hint="eastAsia"/>
            <w:lang w:val="en-US" w:eastAsia="zh-CN"/>
          </w:rPr>
          <w:t>。</w:t>
        </w:r>
      </w:ins>
      <w:ins w:id="2526" w:author="Janusio" w:date="2018-03-07T23:50:40Z">
        <w:r>
          <w:rPr>
            <w:rFonts w:hint="eastAsia"/>
            <w:lang w:val="en-US" w:eastAsia="zh-CN"/>
          </w:rPr>
          <w:t>当前</w:t>
        </w:r>
      </w:ins>
      <w:ins w:id="2527" w:author="Janusio" w:date="2018-03-07T23:50:42Z">
        <w:r>
          <w:rPr>
            <w:rFonts w:hint="eastAsia"/>
            <w:lang w:val="en-US" w:eastAsia="zh-CN"/>
          </w:rPr>
          <w:t>围绕着</w:t>
        </w:r>
      </w:ins>
      <w:ins w:id="2528" w:author="Janusio" w:date="2018-03-07T23:50:43Z">
        <w:r>
          <w:rPr>
            <w:rFonts w:hint="eastAsia"/>
            <w:lang w:val="en-US" w:eastAsia="zh-CN"/>
          </w:rPr>
          <w:t>保护</w:t>
        </w:r>
      </w:ins>
      <w:ins w:id="2529" w:author="Janusio" w:date="2018-03-07T23:50:49Z">
        <w:r>
          <w:rPr>
            <w:rFonts w:hint="eastAsia"/>
            <w:lang w:val="en-US" w:eastAsia="zh-CN"/>
          </w:rPr>
          <w:t>计算机</w:t>
        </w:r>
      </w:ins>
      <w:ins w:id="2530" w:author="Janusio" w:date="2018-03-07T23:50:51Z">
        <w:r>
          <w:rPr>
            <w:rFonts w:hint="eastAsia"/>
            <w:lang w:val="en-US" w:eastAsia="zh-CN"/>
          </w:rPr>
          <w:t>终端的</w:t>
        </w:r>
      </w:ins>
      <w:ins w:id="2531" w:author="Janusio" w:date="2018-03-07T23:50:52Z">
        <w:r>
          <w:rPr>
            <w:rFonts w:hint="eastAsia"/>
            <w:lang w:val="en-US" w:eastAsia="zh-CN"/>
          </w:rPr>
          <w:t>安全性</w:t>
        </w:r>
      </w:ins>
      <w:ins w:id="2532" w:author="Janusio" w:date="2018-03-07T23:51:17Z">
        <w:r>
          <w:rPr>
            <w:rFonts w:hint="eastAsia"/>
            <w:lang w:val="en-US" w:eastAsia="zh-CN"/>
          </w:rPr>
          <w:t>出现了</w:t>
        </w:r>
      </w:ins>
      <w:ins w:id="2533" w:author="Janusio" w:date="2018-03-07T23:51:18Z">
        <w:r>
          <w:rPr>
            <w:rFonts w:hint="eastAsia"/>
            <w:lang w:val="en-US" w:eastAsia="zh-CN"/>
          </w:rPr>
          <w:t>很多</w:t>
        </w:r>
      </w:ins>
      <w:ins w:id="2534" w:author="Janusio" w:date="2018-03-07T23:51:21Z">
        <w:r>
          <w:rPr>
            <w:rFonts w:hint="eastAsia"/>
            <w:lang w:val="en-US" w:eastAsia="zh-CN"/>
          </w:rPr>
          <w:t>信息</w:t>
        </w:r>
      </w:ins>
      <w:ins w:id="2535" w:author="Janusio" w:date="2018-03-07T23:51:22Z">
        <w:r>
          <w:rPr>
            <w:rFonts w:hint="eastAsia"/>
            <w:lang w:val="en-US" w:eastAsia="zh-CN"/>
          </w:rPr>
          <w:t>系统</w:t>
        </w:r>
      </w:ins>
      <w:ins w:id="2536" w:author="Janusio" w:date="2018-03-07T23:51:24Z">
        <w:r>
          <w:rPr>
            <w:rFonts w:hint="eastAsia"/>
            <w:lang w:val="en-US" w:eastAsia="zh-CN"/>
          </w:rPr>
          <w:t>安全</w:t>
        </w:r>
      </w:ins>
      <w:ins w:id="2537" w:author="Janusio" w:date="2018-03-07T23:51:25Z">
        <w:r>
          <w:rPr>
            <w:rFonts w:hint="eastAsia"/>
            <w:lang w:val="en-US" w:eastAsia="zh-CN"/>
          </w:rPr>
          <w:t>保障</w:t>
        </w:r>
      </w:ins>
      <w:ins w:id="2538" w:author="Janusio" w:date="2018-03-07T23:51:26Z">
        <w:r>
          <w:rPr>
            <w:rFonts w:hint="eastAsia"/>
            <w:lang w:val="en-US" w:eastAsia="zh-CN"/>
          </w:rPr>
          <w:t>技术</w:t>
        </w:r>
      </w:ins>
      <w:ins w:id="2539" w:author="Janusio" w:date="2018-03-07T23:51:27Z">
        <w:r>
          <w:rPr>
            <w:rFonts w:hint="eastAsia"/>
            <w:lang w:val="en-US" w:eastAsia="zh-CN"/>
          </w:rPr>
          <w:t>，</w:t>
        </w:r>
      </w:ins>
      <w:ins w:id="2540" w:author="Janusio" w:date="2018-03-07T23:51:28Z">
        <w:r>
          <w:rPr>
            <w:rFonts w:hint="eastAsia"/>
            <w:lang w:val="en-US" w:eastAsia="zh-CN"/>
          </w:rPr>
          <w:t>比如</w:t>
        </w:r>
      </w:ins>
      <w:ins w:id="2541" w:author="Janusio" w:date="2018-03-07T23:51:32Z">
        <w:r>
          <w:rPr>
            <w:rFonts w:hint="eastAsia"/>
            <w:lang w:val="en-US" w:eastAsia="zh-CN"/>
          </w:rPr>
          <w:t>访问</w:t>
        </w:r>
      </w:ins>
      <w:ins w:id="2542" w:author="Janusio" w:date="2018-03-07T23:51:33Z">
        <w:r>
          <w:rPr>
            <w:rFonts w:hint="eastAsia"/>
            <w:lang w:val="en-US" w:eastAsia="zh-CN"/>
          </w:rPr>
          <w:t>控制</w:t>
        </w:r>
      </w:ins>
      <w:ins w:id="2543" w:author="Janusio" w:date="2018-03-07T23:51:35Z">
        <w:r>
          <w:rPr>
            <w:rFonts w:hint="eastAsia"/>
            <w:lang w:val="en-US" w:eastAsia="zh-CN"/>
          </w:rPr>
          <w:t>、</w:t>
        </w:r>
      </w:ins>
      <w:ins w:id="2544" w:author="Janusio" w:date="2018-03-07T23:51:40Z">
        <w:r>
          <w:rPr>
            <w:rFonts w:hint="eastAsia"/>
            <w:lang w:val="en-US" w:eastAsia="zh-CN"/>
          </w:rPr>
          <w:t>入侵检测</w:t>
        </w:r>
      </w:ins>
      <w:ins w:id="2545" w:author="Janusio" w:date="2018-03-07T23:51:50Z">
        <w:r>
          <w:rPr>
            <w:rFonts w:hint="eastAsia"/>
            <w:lang w:val="en-US" w:eastAsia="zh-CN"/>
          </w:rPr>
          <w:t>灯光</w:t>
        </w:r>
      </w:ins>
      <w:ins w:id="2546" w:author="Janusio" w:date="2018-03-07T23:51:58Z">
        <w:r>
          <w:rPr>
            <w:rFonts w:hint="eastAsia"/>
            <w:lang w:val="en-US" w:eastAsia="zh-CN"/>
          </w:rPr>
          <w:t>。</w:t>
        </w:r>
      </w:ins>
      <w:ins w:id="2547" w:author="Janusio" w:date="2018-03-07T23:52:01Z">
        <w:r>
          <w:rPr>
            <w:rFonts w:hint="eastAsia"/>
            <w:lang w:val="en-US" w:eastAsia="zh-CN"/>
          </w:rPr>
          <w:t>但是这些</w:t>
        </w:r>
      </w:ins>
      <w:ins w:id="2548" w:author="Janusio" w:date="2018-03-07T23:52:05Z">
        <w:r>
          <w:rPr>
            <w:rFonts w:hint="eastAsia"/>
            <w:lang w:val="en-US" w:eastAsia="zh-CN"/>
          </w:rPr>
          <w:t>技术</w:t>
        </w:r>
      </w:ins>
      <w:ins w:id="2549" w:author="Janusio" w:date="2018-03-07T23:52:06Z">
        <w:r>
          <w:rPr>
            <w:rFonts w:hint="eastAsia"/>
            <w:lang w:val="en-US" w:eastAsia="zh-CN"/>
          </w:rPr>
          <w:t>都是</w:t>
        </w:r>
      </w:ins>
      <w:ins w:id="2550" w:author="Janusio" w:date="2018-03-07T23:52:10Z">
        <w:r>
          <w:rPr>
            <w:rFonts w:hint="eastAsia"/>
            <w:lang w:val="en-US" w:eastAsia="zh-CN"/>
          </w:rPr>
          <w:t>以</w:t>
        </w:r>
      </w:ins>
      <w:ins w:id="2551" w:author="Janusio" w:date="2018-03-07T23:52:15Z">
        <w:r>
          <w:rPr>
            <w:rFonts w:hint="eastAsia"/>
            <w:lang w:val="en-US" w:eastAsia="zh-CN"/>
          </w:rPr>
          <w:t>在</w:t>
        </w:r>
      </w:ins>
      <w:ins w:id="2552" w:author="Janusio" w:date="2018-03-07T23:52:16Z">
        <w:r>
          <w:rPr>
            <w:rFonts w:hint="eastAsia"/>
            <w:lang w:val="en-US" w:eastAsia="zh-CN"/>
          </w:rPr>
          <w:t>计算机</w:t>
        </w:r>
      </w:ins>
      <w:ins w:id="2553" w:author="Janusio" w:date="2018-03-07T23:52:17Z">
        <w:r>
          <w:rPr>
            <w:rFonts w:hint="eastAsia"/>
            <w:lang w:val="en-US" w:eastAsia="zh-CN"/>
          </w:rPr>
          <w:t>启动</w:t>
        </w:r>
      </w:ins>
      <w:ins w:id="2554" w:author="Janusio" w:date="2018-03-07T23:52:19Z">
        <w:r>
          <w:rPr>
            <w:rFonts w:hint="eastAsia"/>
            <w:lang w:val="en-US" w:eastAsia="zh-CN"/>
          </w:rPr>
          <w:t>之后</w:t>
        </w:r>
      </w:ins>
      <w:ins w:id="2555" w:author="Janusio" w:date="2018-03-07T23:52:20Z">
        <w:r>
          <w:rPr>
            <w:rFonts w:hint="eastAsia"/>
            <w:lang w:val="en-US" w:eastAsia="zh-CN"/>
          </w:rPr>
          <w:t>给</w:t>
        </w:r>
      </w:ins>
      <w:ins w:id="2556" w:author="Janusio" w:date="2018-03-07T23:52:21Z">
        <w:r>
          <w:rPr>
            <w:rFonts w:hint="eastAsia"/>
            <w:lang w:val="en-US" w:eastAsia="zh-CN"/>
          </w:rPr>
          <w:t>系统</w:t>
        </w:r>
      </w:ins>
      <w:ins w:id="2557" w:author="Janusio" w:date="2018-03-07T23:52:25Z">
        <w:r>
          <w:rPr>
            <w:rFonts w:hint="eastAsia"/>
            <w:lang w:val="en-US" w:eastAsia="zh-CN"/>
          </w:rPr>
          <w:t>安装</w:t>
        </w:r>
      </w:ins>
      <w:ins w:id="2558" w:author="Janusio" w:date="2018-03-07T23:52:28Z">
        <w:r>
          <w:rPr>
            <w:rFonts w:hint="eastAsia"/>
            <w:lang w:val="en-US" w:eastAsia="zh-CN"/>
          </w:rPr>
          <w:t>针对</w:t>
        </w:r>
      </w:ins>
      <w:ins w:id="2559" w:author="Janusio" w:date="2018-03-07T23:52:34Z">
        <w:r>
          <w:rPr>
            <w:rFonts w:hint="eastAsia"/>
            <w:lang w:val="en-US" w:eastAsia="zh-CN"/>
          </w:rPr>
          <w:t>恶意代码</w:t>
        </w:r>
      </w:ins>
      <w:ins w:id="2560" w:author="Janusio" w:date="2018-03-07T23:52:35Z">
        <w:r>
          <w:rPr>
            <w:rFonts w:hint="eastAsia"/>
            <w:lang w:val="en-US" w:eastAsia="zh-CN"/>
          </w:rPr>
          <w:t>的</w:t>
        </w:r>
      </w:ins>
      <w:ins w:id="2561" w:author="Janusio" w:date="2018-03-07T23:52:42Z">
        <w:r>
          <w:rPr>
            <w:rFonts w:hint="eastAsia"/>
            <w:lang w:val="en-US" w:eastAsia="zh-CN"/>
          </w:rPr>
          <w:t>补丁</w:t>
        </w:r>
      </w:ins>
      <w:ins w:id="2562" w:author="Janusio" w:date="2018-03-07T23:52:46Z">
        <w:r>
          <w:rPr>
            <w:rFonts w:hint="eastAsia"/>
            <w:lang w:val="en-US" w:eastAsia="zh-CN"/>
          </w:rPr>
          <w:t>的</w:t>
        </w:r>
      </w:ins>
      <w:ins w:id="2563" w:author="Janusio" w:date="2018-03-07T23:52:49Z">
        <w:r>
          <w:rPr>
            <w:rFonts w:hint="eastAsia"/>
            <w:lang w:val="en-US" w:eastAsia="zh-CN"/>
          </w:rPr>
          <w:t>方式</w:t>
        </w:r>
      </w:ins>
      <w:ins w:id="2564" w:author="Janusio" w:date="2018-03-07T23:52:51Z">
        <w:r>
          <w:rPr>
            <w:rFonts w:hint="eastAsia"/>
            <w:lang w:val="en-US" w:eastAsia="zh-CN"/>
          </w:rPr>
          <w:t>来</w:t>
        </w:r>
      </w:ins>
      <w:ins w:id="2565" w:author="Janusio" w:date="2018-03-07T23:52:56Z">
        <w:r>
          <w:rPr>
            <w:rFonts w:hint="eastAsia"/>
            <w:lang w:val="en-US" w:eastAsia="zh-CN"/>
          </w:rPr>
          <w:t>增强</w:t>
        </w:r>
      </w:ins>
      <w:ins w:id="2566" w:author="Janusio" w:date="2018-03-07T23:52:58Z">
        <w:r>
          <w:rPr>
            <w:rFonts w:hint="eastAsia"/>
            <w:lang w:val="en-US" w:eastAsia="zh-CN"/>
          </w:rPr>
          <w:t>系统</w:t>
        </w:r>
      </w:ins>
      <w:ins w:id="2567" w:author="Janusio" w:date="2018-03-07T23:53:05Z">
        <w:r>
          <w:rPr>
            <w:rFonts w:hint="eastAsia"/>
            <w:lang w:val="en-US" w:eastAsia="zh-CN"/>
          </w:rPr>
          <w:t>安全，</w:t>
        </w:r>
      </w:ins>
      <w:ins w:id="2568" w:author="Janusio" w:date="2018-03-07T23:53:10Z">
        <w:r>
          <w:rPr>
            <w:rFonts w:hint="eastAsia"/>
            <w:lang w:val="en-US" w:eastAsia="zh-CN"/>
          </w:rPr>
          <w:t>并没有</w:t>
        </w:r>
      </w:ins>
      <w:ins w:id="2569" w:author="Janusio" w:date="2018-03-07T23:53:14Z">
        <w:r>
          <w:rPr>
            <w:rFonts w:hint="eastAsia"/>
            <w:lang w:val="en-US" w:eastAsia="zh-CN"/>
          </w:rPr>
          <w:t>彻底</w:t>
        </w:r>
      </w:ins>
      <w:ins w:id="2570" w:author="Janusio" w:date="2018-03-07T23:53:17Z">
        <w:r>
          <w:rPr>
            <w:rFonts w:hint="eastAsia"/>
            <w:lang w:val="en-US" w:eastAsia="zh-CN"/>
          </w:rPr>
          <w:t>解决</w:t>
        </w:r>
      </w:ins>
      <w:ins w:id="2571" w:author="Janusio" w:date="2018-03-07T23:53:18Z">
        <w:r>
          <w:rPr>
            <w:rFonts w:hint="eastAsia"/>
            <w:lang w:val="en-US" w:eastAsia="zh-CN"/>
          </w:rPr>
          <w:t>系统</w:t>
        </w:r>
      </w:ins>
      <w:ins w:id="2572" w:author="Janusio" w:date="2018-03-07T23:53:19Z">
        <w:r>
          <w:rPr>
            <w:rFonts w:hint="eastAsia"/>
            <w:lang w:val="en-US" w:eastAsia="zh-CN"/>
          </w:rPr>
          <w:t>安全</w:t>
        </w:r>
      </w:ins>
      <w:ins w:id="2573" w:author="Janusio" w:date="2018-03-07T23:53:20Z">
        <w:r>
          <w:rPr>
            <w:rFonts w:hint="eastAsia"/>
            <w:lang w:val="en-US" w:eastAsia="zh-CN"/>
          </w:rPr>
          <w:t>问题</w:t>
        </w:r>
      </w:ins>
      <w:ins w:id="2574" w:author="Janusio" w:date="2018-03-07T23:53:21Z">
        <w:r>
          <w:rPr>
            <w:rFonts w:hint="eastAsia"/>
            <w:lang w:val="en-US" w:eastAsia="zh-CN"/>
          </w:rPr>
          <w:t>。</w:t>
        </w:r>
      </w:ins>
      <w:ins w:id="2575" w:author="Janusio" w:date="2018-03-07T23:53:44Z">
        <w:r>
          <w:rPr>
            <w:rFonts w:hint="eastAsia"/>
            <w:lang w:val="en-US" w:eastAsia="zh-CN"/>
          </w:rPr>
          <w:t>可信</w:t>
        </w:r>
      </w:ins>
      <w:ins w:id="2576" w:author="Janusio" w:date="2018-03-07T23:53:46Z">
        <w:r>
          <w:rPr>
            <w:rFonts w:hint="eastAsia"/>
            <w:lang w:val="en-US" w:eastAsia="zh-CN"/>
          </w:rPr>
          <w:t>计算</w:t>
        </w:r>
      </w:ins>
      <w:ins w:id="2577" w:author="Janusio" w:date="2018-03-07T23:53:48Z">
        <w:r>
          <w:rPr>
            <w:rFonts w:hint="eastAsia"/>
            <w:lang w:val="en-US" w:eastAsia="zh-CN"/>
          </w:rPr>
          <w:t>中的</w:t>
        </w:r>
      </w:ins>
      <w:ins w:id="2578" w:author="Janusio" w:date="2018-03-07T23:53:50Z">
        <w:r>
          <w:rPr>
            <w:rFonts w:hint="eastAsia"/>
            <w:lang w:val="en-US" w:eastAsia="zh-CN"/>
          </w:rPr>
          <w:t>信任链</w:t>
        </w:r>
      </w:ins>
      <w:ins w:id="2579" w:author="Janusio" w:date="2018-03-07T23:53:51Z">
        <w:r>
          <w:rPr>
            <w:rFonts w:hint="eastAsia"/>
            <w:lang w:val="en-US" w:eastAsia="zh-CN"/>
          </w:rPr>
          <w:t>技术</w:t>
        </w:r>
      </w:ins>
      <w:ins w:id="2580" w:author="Janusio" w:date="2018-03-07T23:53:53Z">
        <w:r>
          <w:rPr>
            <w:rFonts w:hint="eastAsia"/>
            <w:lang w:val="en-US" w:eastAsia="zh-CN"/>
          </w:rPr>
          <w:t>能够</w:t>
        </w:r>
      </w:ins>
      <w:ins w:id="2581" w:author="Janusio" w:date="2018-03-07T23:53:54Z">
        <w:r>
          <w:rPr>
            <w:rFonts w:hint="eastAsia"/>
            <w:lang w:val="en-US" w:eastAsia="zh-CN"/>
          </w:rPr>
          <w:t>对</w:t>
        </w:r>
      </w:ins>
      <w:ins w:id="2582" w:author="Janusio" w:date="2018-03-07T23:53:58Z">
        <w:r>
          <w:rPr>
            <w:rFonts w:hint="eastAsia"/>
            <w:lang w:val="en-US" w:eastAsia="zh-CN"/>
          </w:rPr>
          <w:t>系统</w:t>
        </w:r>
      </w:ins>
      <w:ins w:id="2583" w:author="Janusio" w:date="2018-03-07T23:54:04Z">
        <w:r>
          <w:rPr>
            <w:rFonts w:hint="eastAsia"/>
            <w:lang w:val="en-US" w:eastAsia="zh-CN"/>
          </w:rPr>
          <w:t>启动</w:t>
        </w:r>
      </w:ins>
      <w:ins w:id="2584" w:author="Janusio" w:date="2018-03-07T23:59:15Z">
        <w:r>
          <w:rPr>
            <w:rFonts w:hint="eastAsia"/>
            <w:lang w:val="en-US" w:eastAsia="zh-CN"/>
          </w:rPr>
          <w:t>过程</w:t>
        </w:r>
      </w:ins>
      <w:ins w:id="2585" w:author="Janusio" w:date="2018-03-07T23:59:16Z">
        <w:r>
          <w:rPr>
            <w:rFonts w:hint="eastAsia"/>
            <w:lang w:val="en-US" w:eastAsia="zh-CN"/>
          </w:rPr>
          <w:t>以及</w:t>
        </w:r>
      </w:ins>
      <w:ins w:id="2586" w:author="Janusio" w:date="2018-03-07T23:59:17Z">
        <w:r>
          <w:rPr>
            <w:rFonts w:hint="eastAsia"/>
            <w:lang w:val="en-US" w:eastAsia="zh-CN"/>
          </w:rPr>
          <w:t>运行</w:t>
        </w:r>
      </w:ins>
      <w:ins w:id="2587" w:author="Janusio" w:date="2018-03-07T23:59:19Z">
        <w:r>
          <w:rPr>
            <w:rFonts w:hint="eastAsia"/>
            <w:lang w:val="en-US" w:eastAsia="zh-CN"/>
          </w:rPr>
          <w:t>中的</w:t>
        </w:r>
      </w:ins>
      <w:ins w:id="2588" w:author="Janusio" w:date="2018-03-07T23:59:25Z">
        <w:r>
          <w:rPr>
            <w:rFonts w:hint="eastAsia"/>
            <w:lang w:val="en-US" w:eastAsia="zh-CN"/>
          </w:rPr>
          <w:t>组件</w:t>
        </w:r>
      </w:ins>
      <w:ins w:id="2589" w:author="Janusio" w:date="2018-03-07T23:59:27Z">
        <w:r>
          <w:rPr>
            <w:rFonts w:hint="eastAsia"/>
            <w:lang w:val="en-US" w:eastAsia="zh-CN"/>
          </w:rPr>
          <w:t>进行</w:t>
        </w:r>
      </w:ins>
      <w:ins w:id="2590" w:author="Janusio" w:date="2018-03-07T23:59:30Z">
        <w:r>
          <w:rPr>
            <w:rFonts w:hint="eastAsia"/>
            <w:lang w:val="en-US" w:eastAsia="zh-CN"/>
          </w:rPr>
          <w:t>完整性</w:t>
        </w:r>
      </w:ins>
      <w:ins w:id="2591" w:author="Janusio" w:date="2018-03-07T23:59:31Z">
        <w:r>
          <w:rPr>
            <w:rFonts w:hint="eastAsia"/>
            <w:lang w:val="en-US" w:eastAsia="zh-CN"/>
          </w:rPr>
          <w:t>度量</w:t>
        </w:r>
      </w:ins>
      <w:ins w:id="2592" w:author="Janusio" w:date="2018-03-07T23:59:42Z">
        <w:r>
          <w:rPr>
            <w:rFonts w:hint="eastAsia"/>
            <w:lang w:val="en-US" w:eastAsia="zh-CN"/>
          </w:rPr>
          <w:t>和</w:t>
        </w:r>
      </w:ins>
      <w:ins w:id="2593" w:author="Janusio" w:date="2018-03-07T23:59:44Z">
        <w:r>
          <w:rPr>
            <w:rFonts w:hint="eastAsia"/>
            <w:lang w:val="en-US" w:eastAsia="zh-CN"/>
          </w:rPr>
          <w:t>信任</w:t>
        </w:r>
      </w:ins>
      <w:ins w:id="2594" w:author="Janusio" w:date="2018-03-07T23:59:46Z">
        <w:r>
          <w:rPr>
            <w:rFonts w:hint="eastAsia"/>
            <w:lang w:val="en-US" w:eastAsia="zh-CN"/>
          </w:rPr>
          <w:t>传递</w:t>
        </w:r>
      </w:ins>
      <w:ins w:id="2595" w:author="Janusio" w:date="2018-03-07T23:59:51Z">
        <w:r>
          <w:rPr>
            <w:rFonts w:hint="eastAsia"/>
            <w:lang w:val="en-US" w:eastAsia="zh-CN"/>
          </w:rPr>
          <w:t>，</w:t>
        </w:r>
      </w:ins>
      <w:ins w:id="2596" w:author="Janusio" w:date="2018-03-07T23:59:52Z">
        <w:r>
          <w:rPr>
            <w:rFonts w:hint="eastAsia"/>
            <w:lang w:val="en-US" w:eastAsia="zh-CN"/>
          </w:rPr>
          <w:t>从</w:t>
        </w:r>
      </w:ins>
      <w:ins w:id="2597" w:author="Janusio" w:date="2018-03-07T23:59:54Z">
        <w:r>
          <w:rPr>
            <w:rFonts w:hint="eastAsia"/>
            <w:lang w:val="en-US" w:eastAsia="zh-CN"/>
          </w:rPr>
          <w:t>源头</w:t>
        </w:r>
      </w:ins>
      <w:ins w:id="2598" w:author="Janusio" w:date="2018-03-07T23:59:55Z">
        <w:r>
          <w:rPr>
            <w:rFonts w:hint="eastAsia"/>
            <w:lang w:val="en-US" w:eastAsia="zh-CN"/>
          </w:rPr>
          <w:t>解决</w:t>
        </w:r>
      </w:ins>
      <w:ins w:id="2599" w:author="Janusio" w:date="2018-03-07T23:59:57Z">
        <w:r>
          <w:rPr>
            <w:rFonts w:hint="eastAsia"/>
            <w:lang w:val="en-US" w:eastAsia="zh-CN"/>
          </w:rPr>
          <w:t>计算机</w:t>
        </w:r>
      </w:ins>
      <w:ins w:id="2600" w:author="Janusio" w:date="2018-03-07T23:59:58Z">
        <w:r>
          <w:rPr>
            <w:rFonts w:hint="eastAsia"/>
            <w:lang w:val="en-US" w:eastAsia="zh-CN"/>
          </w:rPr>
          <w:t>系统的</w:t>
        </w:r>
      </w:ins>
      <w:ins w:id="2601" w:author="Janusio" w:date="2018-03-07T23:59:59Z">
        <w:r>
          <w:rPr>
            <w:rFonts w:hint="eastAsia"/>
            <w:lang w:val="en-US" w:eastAsia="zh-CN"/>
          </w:rPr>
          <w:t>安全</w:t>
        </w:r>
      </w:ins>
      <w:ins w:id="2602" w:author="Janusio" w:date="2018-03-08T00:00:01Z">
        <w:r>
          <w:rPr>
            <w:rFonts w:hint="eastAsia"/>
            <w:lang w:val="en-US" w:eastAsia="zh-CN"/>
          </w:rPr>
          <w:t>问题。</w:t>
        </w:r>
      </w:ins>
    </w:p>
    <w:p>
      <w:pPr>
        <w:pStyle w:val="24"/>
        <w:numPr>
          <w:ilvl w:val="0"/>
          <w:numId w:val="0"/>
        </w:numPr>
        <w:spacing w:line="360" w:lineRule="auto"/>
        <w:ind w:firstLine="420" w:firstLineChars="0"/>
        <w:rPr>
          <w:ins w:id="2603" w:author="Janusio" w:date="2018-03-08T00:05:36Z"/>
          <w:rFonts w:hint="eastAsia" w:ascii="Times New Roman" w:hAnsi="Times New Roman"/>
          <w:sz w:val="24"/>
          <w:szCs w:val="24"/>
          <w:lang w:val="en-US" w:eastAsia="zh-CN"/>
        </w:rPr>
      </w:pPr>
      <w:ins w:id="2604" w:author="Janusio" w:date="2018-03-04T23:31:09Z">
        <w:r>
          <w:rPr>
            <w:rFonts w:hint="eastAsia" w:ascii="Times New Roman" w:hAnsi="Times New Roman"/>
            <w:sz w:val="24"/>
            <w:szCs w:val="24"/>
            <w:rPrChange w:id="2605" w:author="Janusio" w:date="2018-03-04T23:31:09Z">
              <w:rPr>
                <w:rFonts w:hint="eastAsia"/>
              </w:rPr>
            </w:rPrChange>
          </w:rPr>
          <w:t>可信计算</w:t>
        </w:r>
      </w:ins>
      <w:ins w:id="2606" w:author="Janusio" w:date="2018-03-08T00:01:46Z">
        <w:r>
          <w:rPr>
            <w:rFonts w:hint="eastAsia" w:ascii="Times New Roman" w:hAnsi="Times New Roman"/>
            <w:sz w:val="24"/>
            <w:szCs w:val="24"/>
            <w:lang w:val="en-US" w:eastAsia="zh-CN"/>
          </w:rPr>
          <w:t>组织</w:t>
        </w:r>
      </w:ins>
      <w:ins w:id="2607" w:author="Janusio" w:date="2018-03-08T00:01:48Z">
        <w:r>
          <w:rPr>
            <w:rFonts w:hint="eastAsia" w:ascii="Times New Roman" w:hAnsi="Times New Roman"/>
            <w:sz w:val="24"/>
            <w:szCs w:val="24"/>
            <w:lang w:val="en-US" w:eastAsia="zh-CN"/>
          </w:rPr>
          <w:t>TCG</w:t>
        </w:r>
      </w:ins>
      <w:ins w:id="2608" w:author="Janusio" w:date="2018-03-08T00:01:11Z">
        <w:r>
          <w:rPr>
            <w:rFonts w:hint="eastAsia" w:ascii="Times New Roman" w:hAnsi="Times New Roman"/>
            <w:sz w:val="24"/>
            <w:szCs w:val="24"/>
            <w:lang w:val="en-US" w:eastAsia="zh-CN"/>
          </w:rPr>
          <w:t>通过</w:t>
        </w:r>
      </w:ins>
      <w:ins w:id="2609" w:author="Janusio" w:date="2018-03-04T23:31:09Z">
        <w:r>
          <w:rPr>
            <w:rFonts w:hint="eastAsia" w:ascii="Times New Roman" w:hAnsi="Times New Roman"/>
            <w:sz w:val="24"/>
            <w:szCs w:val="24"/>
            <w:rPrChange w:id="2610" w:author="Janusio" w:date="2018-03-04T23:31:09Z">
              <w:rPr>
                <w:rFonts w:hint="eastAsia"/>
              </w:rPr>
            </w:rPrChange>
          </w:rPr>
          <w:t>嵌入在计算机系统的可信度量根</w:t>
        </w:r>
      </w:ins>
      <w:ins w:id="2611" w:author="Janusio" w:date="2018-03-08T00:01:22Z">
        <w:r>
          <w:rPr>
            <w:rFonts w:hint="eastAsia" w:ascii="Times New Roman" w:hAnsi="Times New Roman"/>
            <w:sz w:val="24"/>
            <w:szCs w:val="24"/>
            <w:lang w:val="en-US" w:eastAsia="zh-CN"/>
          </w:rPr>
          <w:t>TPM</w:t>
        </w:r>
      </w:ins>
      <w:ins w:id="2612" w:author="Janusio" w:date="2018-03-08T00:01:24Z">
        <w:r>
          <w:rPr>
            <w:rFonts w:hint="eastAsia" w:ascii="Times New Roman" w:hAnsi="Times New Roman"/>
            <w:sz w:val="24"/>
            <w:szCs w:val="24"/>
            <w:lang w:val="en-US" w:eastAsia="zh-CN"/>
          </w:rPr>
          <w:t>芯片</w:t>
        </w:r>
      </w:ins>
      <w:ins w:id="2613" w:author="Janusio" w:date="2018-03-04T23:31:09Z">
        <w:r>
          <w:rPr>
            <w:rFonts w:hint="eastAsia" w:ascii="Times New Roman" w:hAnsi="Times New Roman"/>
            <w:sz w:val="24"/>
            <w:szCs w:val="24"/>
            <w:rPrChange w:id="2614" w:author="Janusio" w:date="2018-03-04T23:31:09Z">
              <w:rPr>
                <w:rFonts w:hint="eastAsia"/>
              </w:rPr>
            </w:rPrChange>
          </w:rPr>
          <w:t>，</w:t>
        </w:r>
      </w:ins>
      <w:ins w:id="2615" w:author="Janusio" w:date="2018-03-08T00:01:35Z">
        <w:r>
          <w:rPr>
            <w:rFonts w:hint="eastAsia" w:ascii="Times New Roman" w:hAnsi="Times New Roman"/>
            <w:sz w:val="24"/>
            <w:szCs w:val="24"/>
            <w:lang w:val="en-US" w:eastAsia="zh-CN"/>
          </w:rPr>
          <w:t>提出了</w:t>
        </w:r>
      </w:ins>
      <w:ins w:id="2616" w:author="Janusio" w:date="2018-03-08T00:01:36Z">
        <w:r>
          <w:rPr>
            <w:rFonts w:hint="eastAsia" w:ascii="Times New Roman" w:hAnsi="Times New Roman"/>
            <w:sz w:val="24"/>
            <w:szCs w:val="24"/>
            <w:lang w:val="en-US" w:eastAsia="zh-CN"/>
          </w:rPr>
          <w:t>一种</w:t>
        </w:r>
      </w:ins>
      <w:ins w:id="2617" w:author="Janusio" w:date="2018-03-08T00:01:39Z">
        <w:r>
          <w:rPr>
            <w:rFonts w:hint="eastAsia" w:ascii="Times New Roman" w:hAnsi="Times New Roman"/>
            <w:sz w:val="24"/>
            <w:szCs w:val="24"/>
            <w:lang w:val="en-US" w:eastAsia="zh-CN"/>
          </w:rPr>
          <w:t>链式</w:t>
        </w:r>
      </w:ins>
      <w:ins w:id="2618" w:author="Janusio" w:date="2018-03-08T00:01:51Z">
        <w:r>
          <w:rPr>
            <w:rFonts w:hint="eastAsia" w:ascii="Times New Roman" w:hAnsi="Times New Roman"/>
            <w:sz w:val="24"/>
            <w:szCs w:val="24"/>
            <w:lang w:val="en-US" w:eastAsia="zh-CN"/>
          </w:rPr>
          <w:t>信任链</w:t>
        </w:r>
      </w:ins>
      <w:ins w:id="2619" w:author="Janusio" w:date="2018-03-08T00:01:53Z">
        <w:r>
          <w:rPr>
            <w:rFonts w:hint="eastAsia" w:ascii="Times New Roman" w:hAnsi="Times New Roman"/>
            <w:sz w:val="24"/>
            <w:szCs w:val="24"/>
            <w:lang w:val="en-US" w:eastAsia="zh-CN"/>
          </w:rPr>
          <w:t>度量</w:t>
        </w:r>
      </w:ins>
      <w:ins w:id="2620" w:author="Janusio" w:date="2018-03-08T00:01:55Z">
        <w:r>
          <w:rPr>
            <w:rFonts w:hint="eastAsia" w:ascii="Times New Roman" w:hAnsi="Times New Roman"/>
            <w:sz w:val="24"/>
            <w:szCs w:val="24"/>
            <w:lang w:val="en-US" w:eastAsia="zh-CN"/>
          </w:rPr>
          <w:t>方式</w:t>
        </w:r>
      </w:ins>
      <w:ins w:id="2621" w:author="Janusio" w:date="2018-03-08T00:01:56Z">
        <w:r>
          <w:rPr>
            <w:rFonts w:hint="eastAsia" w:ascii="Times New Roman" w:hAnsi="Times New Roman"/>
            <w:sz w:val="24"/>
            <w:szCs w:val="24"/>
            <w:lang w:val="en-US" w:eastAsia="zh-CN"/>
          </w:rPr>
          <w:t>，</w:t>
        </w:r>
      </w:ins>
      <w:ins w:id="2622" w:author="Janusio" w:date="2018-03-04T23:31:09Z">
        <w:r>
          <w:rPr>
            <w:rFonts w:hint="eastAsia" w:ascii="Times New Roman" w:hAnsi="Times New Roman"/>
            <w:sz w:val="24"/>
            <w:szCs w:val="24"/>
            <w:rPrChange w:id="2623" w:author="Janusio" w:date="2018-03-04T23:31:09Z">
              <w:rPr>
                <w:rFonts w:hint="eastAsia"/>
              </w:rPr>
            </w:rPrChange>
          </w:rPr>
          <w:t>其从信任根开始一层度量一层，</w:t>
        </w:r>
      </w:ins>
      <w:ins w:id="2624" w:author="Janusio" w:date="2018-03-08T00:03:55Z">
        <w:r>
          <w:rPr>
            <w:rFonts w:hint="eastAsia" w:ascii="Times New Roman" w:hAnsi="Times New Roman"/>
            <w:sz w:val="24"/>
            <w:szCs w:val="24"/>
            <w:lang w:val="en-US" w:eastAsia="zh-CN"/>
          </w:rPr>
          <w:t>经过</w:t>
        </w:r>
      </w:ins>
      <w:ins w:id="2625" w:author="Janusio" w:date="2018-03-08T00:04:01Z">
        <w:r>
          <w:rPr>
            <w:rFonts w:hint="eastAsia" w:ascii="Times New Roman" w:hAnsi="Times New Roman"/>
            <w:sz w:val="24"/>
            <w:szCs w:val="24"/>
            <w:lang w:val="en-US" w:eastAsia="zh-CN"/>
          </w:rPr>
          <w:t>计算机</w:t>
        </w:r>
      </w:ins>
      <w:ins w:id="2626" w:author="Janusio" w:date="2018-03-08T00:04:02Z">
        <w:r>
          <w:rPr>
            <w:rFonts w:hint="eastAsia" w:ascii="Times New Roman" w:hAnsi="Times New Roman"/>
            <w:sz w:val="24"/>
            <w:szCs w:val="24"/>
            <w:lang w:val="en-US" w:eastAsia="zh-CN"/>
          </w:rPr>
          <w:t>物理</w:t>
        </w:r>
      </w:ins>
      <w:ins w:id="2627" w:author="Janusio" w:date="2018-03-08T00:04:04Z">
        <w:r>
          <w:rPr>
            <w:rFonts w:hint="eastAsia" w:ascii="Times New Roman" w:hAnsi="Times New Roman"/>
            <w:sz w:val="24"/>
            <w:szCs w:val="24"/>
            <w:lang w:val="en-US" w:eastAsia="zh-CN"/>
          </w:rPr>
          <w:t>硬件</w:t>
        </w:r>
      </w:ins>
      <w:ins w:id="2628" w:author="Janusio" w:date="2018-03-08T00:04:06Z">
        <w:r>
          <w:rPr>
            <w:rFonts w:hint="eastAsia" w:ascii="Times New Roman" w:hAnsi="Times New Roman"/>
            <w:sz w:val="24"/>
            <w:szCs w:val="24"/>
            <w:lang w:val="en-US" w:eastAsia="zh-CN"/>
          </w:rPr>
          <w:t>、</w:t>
        </w:r>
      </w:ins>
      <w:ins w:id="2629" w:author="Janusio" w:date="2018-03-08T00:04:11Z">
        <w:r>
          <w:rPr>
            <w:rFonts w:hint="eastAsia" w:ascii="Times New Roman" w:hAnsi="Times New Roman"/>
            <w:sz w:val="24"/>
            <w:szCs w:val="24"/>
            <w:lang w:val="en-US" w:eastAsia="zh-CN"/>
          </w:rPr>
          <w:t>系统</w:t>
        </w:r>
      </w:ins>
      <w:ins w:id="2630" w:author="Janusio" w:date="2018-03-08T00:04:13Z">
        <w:r>
          <w:rPr>
            <w:rFonts w:hint="eastAsia" w:ascii="Times New Roman" w:hAnsi="Times New Roman"/>
            <w:sz w:val="24"/>
            <w:szCs w:val="24"/>
            <w:lang w:val="en-US" w:eastAsia="zh-CN"/>
          </w:rPr>
          <w:t>引导</w:t>
        </w:r>
      </w:ins>
      <w:ins w:id="2631" w:author="Janusio" w:date="2018-03-08T00:04:14Z">
        <w:r>
          <w:rPr>
            <w:rFonts w:hint="eastAsia" w:ascii="Times New Roman" w:hAnsi="Times New Roman"/>
            <w:sz w:val="24"/>
            <w:szCs w:val="24"/>
            <w:lang w:val="en-US" w:eastAsia="zh-CN"/>
          </w:rPr>
          <w:t>、</w:t>
        </w:r>
      </w:ins>
      <w:ins w:id="2632" w:author="Janusio" w:date="2018-03-08T00:04:19Z">
        <w:r>
          <w:rPr>
            <w:rFonts w:hint="eastAsia" w:ascii="Times New Roman" w:hAnsi="Times New Roman"/>
            <w:sz w:val="24"/>
            <w:szCs w:val="24"/>
            <w:lang w:val="en-US" w:eastAsia="zh-CN"/>
          </w:rPr>
          <w:t>操作系统</w:t>
        </w:r>
      </w:ins>
      <w:ins w:id="2633" w:author="Janusio" w:date="2018-03-08T00:04:23Z">
        <w:r>
          <w:rPr>
            <w:rFonts w:hint="eastAsia" w:ascii="Times New Roman" w:hAnsi="Times New Roman"/>
            <w:sz w:val="24"/>
            <w:szCs w:val="24"/>
            <w:lang w:val="en-US" w:eastAsia="zh-CN"/>
          </w:rPr>
          <w:t>以及</w:t>
        </w:r>
      </w:ins>
      <w:ins w:id="2634" w:author="Janusio" w:date="2018-03-08T00:04:28Z">
        <w:r>
          <w:rPr>
            <w:rFonts w:hint="eastAsia" w:ascii="Times New Roman" w:hAnsi="Times New Roman"/>
            <w:sz w:val="24"/>
            <w:szCs w:val="24"/>
            <w:lang w:val="en-US" w:eastAsia="zh-CN"/>
          </w:rPr>
          <w:t>启动</w:t>
        </w:r>
      </w:ins>
      <w:ins w:id="2635" w:author="Janusio" w:date="2018-03-08T00:04:29Z">
        <w:r>
          <w:rPr>
            <w:rFonts w:hint="eastAsia" w:ascii="Times New Roman" w:hAnsi="Times New Roman"/>
            <w:sz w:val="24"/>
            <w:szCs w:val="24"/>
            <w:lang w:val="en-US" w:eastAsia="zh-CN"/>
          </w:rPr>
          <w:t>后的</w:t>
        </w:r>
      </w:ins>
      <w:ins w:id="2636" w:author="Janusio" w:date="2018-03-08T00:04:37Z">
        <w:r>
          <w:rPr>
            <w:rFonts w:hint="eastAsia" w:ascii="Times New Roman" w:hAnsi="Times New Roman"/>
            <w:sz w:val="24"/>
            <w:szCs w:val="24"/>
            <w:lang w:val="en-US" w:eastAsia="zh-CN"/>
          </w:rPr>
          <w:t>应用</w:t>
        </w:r>
      </w:ins>
      <w:ins w:id="2637" w:author="Janusio" w:date="2018-03-08T00:04:38Z">
        <w:r>
          <w:rPr>
            <w:rFonts w:hint="eastAsia" w:ascii="Times New Roman" w:hAnsi="Times New Roman"/>
            <w:sz w:val="24"/>
            <w:szCs w:val="24"/>
            <w:lang w:val="en-US" w:eastAsia="zh-CN"/>
          </w:rPr>
          <w:t>程序</w:t>
        </w:r>
      </w:ins>
      <w:ins w:id="2638" w:author="Janusio" w:date="2018-03-08T00:04:39Z">
        <w:r>
          <w:rPr>
            <w:rFonts w:hint="eastAsia" w:ascii="Times New Roman" w:hAnsi="Times New Roman"/>
            <w:sz w:val="24"/>
            <w:szCs w:val="24"/>
            <w:lang w:val="en-US" w:eastAsia="zh-CN"/>
          </w:rPr>
          <w:t>的</w:t>
        </w:r>
      </w:ins>
      <w:ins w:id="2639" w:author="Janusio" w:date="2018-03-04T23:31:09Z">
        <w:r>
          <w:rPr>
            <w:rFonts w:hint="eastAsia" w:ascii="Times New Roman" w:hAnsi="Times New Roman"/>
            <w:sz w:val="24"/>
            <w:szCs w:val="24"/>
            <w:rPrChange w:id="2640" w:author="Janusio" w:date="2018-03-04T23:31:09Z">
              <w:rPr>
                <w:rFonts w:hint="eastAsia"/>
              </w:rPr>
            </w:rPrChange>
          </w:rPr>
          <w:t>逐级认证，将信任从最底层的信任根</w:t>
        </w:r>
      </w:ins>
      <w:ins w:id="2641" w:author="Janusio" w:date="2018-03-08T00:03:08Z">
        <w:r>
          <w:rPr>
            <w:rFonts w:hint="eastAsia" w:ascii="Times New Roman" w:hAnsi="Times New Roman"/>
            <w:sz w:val="24"/>
            <w:szCs w:val="24"/>
            <w:lang w:val="en-US" w:eastAsia="zh-CN"/>
          </w:rPr>
          <w:t>扩展</w:t>
        </w:r>
      </w:ins>
      <w:ins w:id="2642" w:author="Janusio" w:date="2018-03-04T23:31:09Z">
        <w:r>
          <w:rPr>
            <w:rFonts w:hint="eastAsia" w:ascii="Times New Roman" w:hAnsi="Times New Roman"/>
            <w:sz w:val="24"/>
            <w:szCs w:val="24"/>
            <w:rPrChange w:id="2643" w:author="Janusio" w:date="2018-03-04T23:31:09Z">
              <w:rPr>
                <w:rFonts w:hint="eastAsia"/>
              </w:rPr>
            </w:rPrChange>
          </w:rPr>
          <w:t>到整个</w:t>
        </w:r>
      </w:ins>
      <w:ins w:id="2644" w:author="Janusio" w:date="2018-03-08T00:03:17Z">
        <w:r>
          <w:rPr>
            <w:rFonts w:hint="eastAsia" w:ascii="Times New Roman" w:hAnsi="Times New Roman"/>
            <w:sz w:val="24"/>
            <w:szCs w:val="24"/>
            <w:lang w:val="en-US" w:eastAsia="zh-CN"/>
          </w:rPr>
          <w:t>计算机</w:t>
        </w:r>
      </w:ins>
      <w:ins w:id="2645" w:author="Janusio" w:date="2018-03-04T23:31:09Z">
        <w:r>
          <w:rPr>
            <w:rFonts w:hint="eastAsia" w:ascii="Times New Roman" w:hAnsi="Times New Roman"/>
            <w:sz w:val="24"/>
            <w:szCs w:val="24"/>
            <w:rPrChange w:id="2646" w:author="Janusio" w:date="2018-03-04T23:31:09Z">
              <w:rPr>
                <w:rFonts w:hint="eastAsia"/>
              </w:rPr>
            </w:rPrChange>
          </w:rPr>
          <w:t>系统，</w:t>
        </w:r>
      </w:ins>
      <w:ins w:id="2647" w:author="Janusio" w:date="2018-03-08T00:04:51Z">
        <w:r>
          <w:rPr>
            <w:rFonts w:hint="eastAsia" w:ascii="Times New Roman" w:hAnsi="Times New Roman"/>
            <w:sz w:val="24"/>
            <w:szCs w:val="24"/>
            <w:lang w:val="en-US" w:eastAsia="zh-CN"/>
          </w:rPr>
          <w:t>建立</w:t>
        </w:r>
      </w:ins>
      <w:ins w:id="2648" w:author="Janusio" w:date="2018-03-08T00:04:53Z">
        <w:r>
          <w:rPr>
            <w:rFonts w:hint="eastAsia" w:ascii="Times New Roman" w:hAnsi="Times New Roman"/>
            <w:sz w:val="24"/>
            <w:szCs w:val="24"/>
            <w:lang w:val="en-US" w:eastAsia="zh-CN"/>
          </w:rPr>
          <w:t>整个</w:t>
        </w:r>
      </w:ins>
      <w:ins w:id="2649" w:author="Janusio" w:date="2018-03-08T00:04:55Z">
        <w:r>
          <w:rPr>
            <w:rFonts w:hint="eastAsia" w:ascii="Times New Roman" w:hAnsi="Times New Roman"/>
            <w:sz w:val="24"/>
            <w:szCs w:val="24"/>
            <w:lang w:val="en-US" w:eastAsia="zh-CN"/>
          </w:rPr>
          <w:t>平台的</w:t>
        </w:r>
      </w:ins>
      <w:ins w:id="2650" w:author="Janusio" w:date="2018-03-08T00:04:57Z">
        <w:r>
          <w:rPr>
            <w:rFonts w:hint="eastAsia" w:ascii="Times New Roman" w:hAnsi="Times New Roman"/>
            <w:sz w:val="24"/>
            <w:szCs w:val="24"/>
            <w:lang w:val="en-US" w:eastAsia="zh-CN"/>
          </w:rPr>
          <w:t>可信</w:t>
        </w:r>
      </w:ins>
      <w:ins w:id="2651" w:author="Janusio" w:date="2018-03-08T00:04:58Z">
        <w:r>
          <w:rPr>
            <w:rFonts w:hint="eastAsia" w:ascii="Times New Roman" w:hAnsi="Times New Roman"/>
            <w:sz w:val="24"/>
            <w:szCs w:val="24"/>
            <w:lang w:val="en-US" w:eastAsia="zh-CN"/>
          </w:rPr>
          <w:t>和</w:t>
        </w:r>
      </w:ins>
      <w:ins w:id="2652" w:author="Janusio" w:date="2018-03-08T00:04:59Z">
        <w:r>
          <w:rPr>
            <w:rFonts w:hint="eastAsia" w:ascii="Times New Roman" w:hAnsi="Times New Roman"/>
            <w:sz w:val="24"/>
            <w:szCs w:val="24"/>
            <w:lang w:val="en-US" w:eastAsia="zh-CN"/>
          </w:rPr>
          <w:t>可靠</w:t>
        </w:r>
      </w:ins>
      <w:ins w:id="2653" w:author="Janusio" w:date="2018-03-08T00:05:36Z">
        <w:r>
          <w:rPr>
            <w:rFonts w:hint="eastAsia" w:ascii="Times New Roman" w:hAnsi="Times New Roman"/>
            <w:sz w:val="24"/>
            <w:szCs w:val="24"/>
            <w:lang w:val="en-US" w:eastAsia="zh-CN"/>
          </w:rPr>
          <w:t>。</w:t>
        </w:r>
      </w:ins>
    </w:p>
    <w:p>
      <w:pPr>
        <w:pStyle w:val="24"/>
        <w:numPr>
          <w:ilvl w:val="0"/>
          <w:numId w:val="0"/>
        </w:numPr>
        <w:spacing w:line="360" w:lineRule="auto"/>
        <w:ind w:firstLine="420" w:firstLineChars="0"/>
        <w:rPr>
          <w:ins w:id="2654" w:author="Janusio" w:date="2018-03-08T00:05:47Z"/>
          <w:rFonts w:hint="eastAsia" w:ascii="Times New Roman" w:hAnsi="Times New Roman"/>
          <w:sz w:val="24"/>
          <w:szCs w:val="24"/>
          <w:lang w:val="en-US" w:eastAsia="zh-CN"/>
        </w:rPr>
      </w:pPr>
      <w:ins w:id="2655" w:author="Janusio" w:date="2018-03-08T00:05:38Z">
        <w:r>
          <w:rPr>
            <w:rFonts w:hint="eastAsia" w:ascii="Times New Roman" w:hAnsi="Times New Roman"/>
            <w:sz w:val="24"/>
            <w:szCs w:val="24"/>
            <w:lang w:val="en-US" w:eastAsia="zh-CN"/>
          </w:rPr>
          <w:t>如图</w:t>
        </w:r>
      </w:ins>
      <w:ins w:id="2656" w:author="Janusio" w:date="2018-03-08T00:05:39Z">
        <w:r>
          <w:rPr>
            <w:rFonts w:hint="eastAsia" w:ascii="Times New Roman" w:hAnsi="Times New Roman"/>
            <w:sz w:val="24"/>
            <w:szCs w:val="24"/>
            <w:lang w:val="en-US" w:eastAsia="zh-CN"/>
          </w:rPr>
          <w:t>所示</w:t>
        </w:r>
      </w:ins>
      <w:ins w:id="2657" w:author="Janusio" w:date="2018-03-08T00:05:43Z">
        <w:r>
          <w:rPr>
            <w:rFonts w:hint="eastAsia" w:ascii="Times New Roman" w:hAnsi="Times New Roman"/>
            <w:sz w:val="24"/>
            <w:szCs w:val="24"/>
            <w:lang w:val="en-US" w:eastAsia="zh-CN"/>
          </w:rPr>
          <w:t>：</w:t>
        </w:r>
      </w:ins>
    </w:p>
    <w:p>
      <w:pPr>
        <w:pStyle w:val="24"/>
        <w:numPr>
          <w:ilvl w:val="0"/>
          <w:numId w:val="0"/>
        </w:numPr>
        <w:spacing w:line="360" w:lineRule="auto"/>
        <w:ind w:firstLine="420" w:firstLineChars="0"/>
        <w:rPr>
          <w:ins w:id="2658" w:author="Janusio" w:date="2018-03-08T00:05:43Z"/>
          <w:rFonts w:hint="eastAsia" w:ascii="Times New Roman" w:hAnsi="Times New Roman"/>
          <w:sz w:val="24"/>
          <w:szCs w:val="24"/>
          <w:lang w:val="en-US" w:eastAsia="zh-CN"/>
        </w:rPr>
      </w:pPr>
      <w:ins w:id="2659" w:author="Janusio" w:date="2018-03-08T00:05:53Z">
        <w:r>
          <w:rPr/>
          <w:drawing>
            <wp:inline distT="0" distB="0" distL="114300" distR="114300">
              <wp:extent cx="4437380" cy="1941830"/>
              <wp:effectExtent l="0" t="0" r="1270" b="1270"/>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8"/>
                      <a:stretch>
                        <a:fillRect/>
                      </a:stretch>
                    </pic:blipFill>
                    <pic:spPr>
                      <a:xfrm>
                        <a:off x="0" y="0"/>
                        <a:ext cx="4437380" cy="1941830"/>
                      </a:xfrm>
                      <a:prstGeom prst="rect">
                        <a:avLst/>
                      </a:prstGeom>
                      <a:noFill/>
                      <a:ln w="9525">
                        <a:noFill/>
                      </a:ln>
                    </pic:spPr>
                  </pic:pic>
                </a:graphicData>
              </a:graphic>
            </wp:inline>
          </w:drawing>
        </w:r>
      </w:ins>
    </w:p>
    <w:p>
      <w:pPr>
        <w:pStyle w:val="24"/>
        <w:numPr>
          <w:ilvl w:val="0"/>
          <w:numId w:val="0"/>
        </w:numPr>
        <w:spacing w:line="360" w:lineRule="auto"/>
        <w:ind w:firstLine="420" w:firstLineChars="0"/>
        <w:rPr>
          <w:ins w:id="2661" w:author="Janusio" w:date="2018-03-04T23:34:48Z"/>
          <w:rFonts w:hint="eastAsia" w:ascii="Times New Roman" w:hAnsi="Times New Roman"/>
          <w:sz w:val="24"/>
          <w:szCs w:val="24"/>
          <w:lang w:val="en-US" w:eastAsia="zh-CN"/>
        </w:rPr>
      </w:pPr>
      <w:ins w:id="2662" w:author="Janusio" w:date="2018-03-04T23:32:09Z">
        <w:r>
          <w:rPr>
            <w:rFonts w:hint="eastAsia" w:ascii="Times New Roman" w:hAnsi="Times New Roman"/>
            <w:sz w:val="24"/>
            <w:szCs w:val="24"/>
            <w:lang w:val="en-US" w:eastAsia="zh-CN"/>
          </w:rPr>
          <w:t>信任链</w:t>
        </w:r>
      </w:ins>
      <w:ins w:id="2663" w:author="Janusio" w:date="2018-03-04T23:32:10Z">
        <w:r>
          <w:rPr>
            <w:rFonts w:hint="eastAsia" w:ascii="Times New Roman" w:hAnsi="Times New Roman"/>
            <w:sz w:val="24"/>
            <w:szCs w:val="24"/>
            <w:lang w:val="en-US" w:eastAsia="zh-CN"/>
          </w:rPr>
          <w:t>技术</w:t>
        </w:r>
      </w:ins>
      <w:ins w:id="2664" w:author="Janusio" w:date="2018-03-04T23:32:11Z">
        <w:r>
          <w:rPr>
            <w:rFonts w:hint="eastAsia" w:ascii="Times New Roman" w:hAnsi="Times New Roman"/>
            <w:sz w:val="24"/>
            <w:szCs w:val="24"/>
            <w:lang w:val="en-US" w:eastAsia="zh-CN"/>
          </w:rPr>
          <w:t>中</w:t>
        </w:r>
      </w:ins>
      <w:ins w:id="2665" w:author="Janusio" w:date="2018-03-04T23:32:14Z">
        <w:r>
          <w:rPr>
            <w:rFonts w:hint="eastAsia" w:ascii="Times New Roman" w:hAnsi="Times New Roman"/>
            <w:sz w:val="24"/>
            <w:szCs w:val="24"/>
            <w:lang w:val="en-US" w:eastAsia="zh-CN"/>
          </w:rPr>
          <w:t>关键</w:t>
        </w:r>
      </w:ins>
      <w:ins w:id="2666" w:author="Janusio" w:date="2018-03-04T23:32:16Z">
        <w:r>
          <w:rPr>
            <w:rFonts w:hint="eastAsia" w:ascii="Times New Roman" w:hAnsi="Times New Roman"/>
            <w:sz w:val="24"/>
            <w:szCs w:val="24"/>
            <w:lang w:val="en-US" w:eastAsia="zh-CN"/>
          </w:rPr>
          <w:t>的概念</w:t>
        </w:r>
      </w:ins>
      <w:ins w:id="2667" w:author="Janusio" w:date="2018-03-04T23:32:18Z">
        <w:r>
          <w:rPr>
            <w:rFonts w:hint="eastAsia" w:ascii="Times New Roman" w:hAnsi="Times New Roman"/>
            <w:sz w:val="24"/>
            <w:szCs w:val="24"/>
            <w:lang w:val="en-US" w:eastAsia="zh-CN"/>
          </w:rPr>
          <w:t>有</w:t>
        </w:r>
      </w:ins>
      <w:ins w:id="2668" w:author="Janusio" w:date="2018-03-04T23:32:20Z">
        <w:r>
          <w:rPr>
            <w:rFonts w:hint="eastAsia" w:ascii="Times New Roman" w:hAnsi="Times New Roman"/>
            <w:sz w:val="24"/>
            <w:szCs w:val="24"/>
            <w:lang w:val="en-US" w:eastAsia="zh-CN"/>
          </w:rPr>
          <w:t>：</w:t>
        </w:r>
      </w:ins>
      <w:ins w:id="2669" w:author="Janusio" w:date="2018-03-04T23:32:23Z">
        <w:r>
          <w:rPr>
            <w:rFonts w:hint="eastAsia" w:ascii="Times New Roman" w:hAnsi="Times New Roman"/>
            <w:sz w:val="24"/>
            <w:szCs w:val="24"/>
            <w:lang w:val="en-US" w:eastAsia="zh-CN"/>
          </w:rPr>
          <w:t>PCR</w:t>
        </w:r>
      </w:ins>
      <w:ins w:id="2670" w:author="Janusio" w:date="2018-03-04T23:32:25Z">
        <w:r>
          <w:rPr>
            <w:rFonts w:hint="eastAsia" w:ascii="Times New Roman" w:hAnsi="Times New Roman"/>
            <w:sz w:val="24"/>
            <w:szCs w:val="24"/>
            <w:lang w:val="en-US" w:eastAsia="zh-CN"/>
          </w:rPr>
          <w:t>、</w:t>
        </w:r>
      </w:ins>
      <w:ins w:id="2671" w:author="Janusio" w:date="2018-03-04T23:34:19Z">
        <w:r>
          <w:rPr>
            <w:rFonts w:hint="eastAsia" w:ascii="Times New Roman" w:hAnsi="Times New Roman"/>
            <w:sz w:val="24"/>
            <w:szCs w:val="24"/>
            <w:lang w:val="en-US" w:eastAsia="zh-CN"/>
          </w:rPr>
          <w:t>信任链</w:t>
        </w:r>
      </w:ins>
      <w:ins w:id="2672" w:author="Janusio" w:date="2018-03-04T23:34:23Z">
        <w:r>
          <w:rPr>
            <w:rFonts w:hint="eastAsia" w:ascii="Times New Roman" w:hAnsi="Times New Roman"/>
            <w:sz w:val="24"/>
            <w:szCs w:val="24"/>
            <w:lang w:val="en-US" w:eastAsia="zh-CN"/>
          </w:rPr>
          <w:t>产生</w:t>
        </w:r>
      </w:ins>
      <w:ins w:id="2673" w:author="Janusio" w:date="2018-03-04T23:34:27Z">
        <w:r>
          <w:rPr>
            <w:rFonts w:hint="eastAsia" w:ascii="Times New Roman" w:hAnsi="Times New Roman"/>
            <w:sz w:val="24"/>
            <w:szCs w:val="24"/>
            <w:lang w:val="en-US" w:eastAsia="zh-CN"/>
          </w:rPr>
          <w:t>与</w:t>
        </w:r>
      </w:ins>
      <w:ins w:id="2674" w:author="Janusio" w:date="2018-03-04T23:34:29Z">
        <w:r>
          <w:rPr>
            <w:rFonts w:hint="eastAsia" w:ascii="Times New Roman" w:hAnsi="Times New Roman"/>
            <w:sz w:val="24"/>
            <w:szCs w:val="24"/>
            <w:lang w:val="en-US" w:eastAsia="zh-CN"/>
          </w:rPr>
          <w:t>完整性</w:t>
        </w:r>
      </w:ins>
      <w:ins w:id="2675" w:author="Janusio" w:date="2018-03-04T23:34:31Z">
        <w:r>
          <w:rPr>
            <w:rFonts w:hint="eastAsia" w:ascii="Times New Roman" w:hAnsi="Times New Roman"/>
            <w:sz w:val="24"/>
            <w:szCs w:val="24"/>
            <w:lang w:val="en-US" w:eastAsia="zh-CN"/>
          </w:rPr>
          <w:t>度量</w:t>
        </w:r>
      </w:ins>
    </w:p>
    <w:p>
      <w:pPr>
        <w:pStyle w:val="24"/>
        <w:numPr>
          <w:ilvl w:val="0"/>
          <w:numId w:val="0"/>
        </w:numPr>
        <w:spacing w:line="360" w:lineRule="auto"/>
        <w:ind w:firstLine="420" w:firstLineChars="0"/>
        <w:rPr>
          <w:ins w:id="2676" w:author="Janusio" w:date="2018-03-04T23:32:29Z"/>
          <w:rFonts w:hint="eastAsia" w:ascii="Times New Roman" w:hAnsi="Times New Roman"/>
          <w:sz w:val="24"/>
          <w:szCs w:val="24"/>
          <w:lang w:val="en-US" w:eastAsia="zh-CN"/>
        </w:rPr>
      </w:pPr>
      <w:ins w:id="2677" w:author="Janusio" w:date="2018-03-04T23:34:49Z">
        <w:r>
          <w:rPr>
            <w:rFonts w:hint="eastAsia" w:ascii="Times New Roman" w:hAnsi="Times New Roman"/>
            <w:sz w:val="24"/>
            <w:szCs w:val="24"/>
            <w:lang w:val="en-US" w:eastAsia="zh-CN"/>
          </w:rPr>
          <w:t>（</w:t>
        </w:r>
      </w:ins>
      <w:ins w:id="2678" w:author="Janusio" w:date="2018-03-04T23:34:51Z">
        <w:r>
          <w:rPr>
            <w:rFonts w:hint="eastAsia" w:ascii="Times New Roman" w:hAnsi="Times New Roman"/>
            <w:sz w:val="24"/>
            <w:szCs w:val="24"/>
            <w:lang w:val="en-US" w:eastAsia="zh-CN"/>
          </w:rPr>
          <w:t>1</w:t>
        </w:r>
      </w:ins>
      <w:ins w:id="2679" w:author="Janusio" w:date="2018-03-04T23:34:49Z">
        <w:r>
          <w:rPr>
            <w:rFonts w:hint="eastAsia" w:ascii="Times New Roman" w:hAnsi="Times New Roman"/>
            <w:sz w:val="24"/>
            <w:szCs w:val="24"/>
            <w:lang w:val="en-US" w:eastAsia="zh-CN"/>
          </w:rPr>
          <w:t>）</w:t>
        </w:r>
      </w:ins>
      <w:ins w:id="2680" w:author="Janusio" w:date="2018-03-04T23:34:59Z">
        <w:r>
          <w:rPr>
            <w:rFonts w:hint="eastAsia" w:ascii="Times New Roman" w:hAnsi="Times New Roman"/>
            <w:sz w:val="24"/>
            <w:szCs w:val="24"/>
            <w:lang w:val="en-US" w:eastAsia="zh-CN"/>
          </w:rPr>
          <w:t>PCR</w:t>
        </w:r>
      </w:ins>
    </w:p>
    <w:p>
      <w:pPr>
        <w:pStyle w:val="24"/>
        <w:numPr>
          <w:ilvl w:val="0"/>
          <w:numId w:val="0"/>
        </w:numPr>
        <w:spacing w:line="360" w:lineRule="auto"/>
        <w:ind w:firstLine="420" w:firstLineChars="0"/>
        <w:rPr>
          <w:ins w:id="2681" w:author="Janusio" w:date="2018-03-04T23:35:24Z"/>
          <w:rFonts w:hint="eastAsia" w:ascii="Times New Roman" w:hAnsi="Times New Roman"/>
          <w:sz w:val="24"/>
          <w:szCs w:val="24"/>
          <w:lang w:val="en-US" w:eastAsia="zh-CN"/>
        </w:rPr>
      </w:pPr>
      <w:ins w:id="2682" w:author="Janusio" w:date="2018-03-04T23:33:09Z">
        <w:r>
          <w:rPr>
            <w:rFonts w:hint="eastAsia" w:ascii="Times New Roman" w:hAnsi="Times New Roman"/>
            <w:sz w:val="24"/>
            <w:szCs w:val="24"/>
            <w:rPrChange w:id="2683" w:author="Janusio" w:date="2018-03-04T23:33:09Z">
              <w:rPr>
                <w:rFonts w:hint="eastAsia"/>
              </w:rPr>
            </w:rPrChange>
          </w:rPr>
          <w:t>平台状态寄存器</w:t>
        </w:r>
      </w:ins>
      <w:ins w:id="2684" w:author="Janusio" w:date="2018-03-08T00:07:18Z">
        <w:r>
          <w:rPr>
            <w:rFonts w:hint="eastAsia" w:ascii="Times New Roman" w:hAnsi="Times New Roman"/>
            <w:sz w:val="24"/>
            <w:szCs w:val="24"/>
            <w:lang w:eastAsia="zh-CN"/>
          </w:rPr>
          <w:t>（</w:t>
        </w:r>
      </w:ins>
      <w:ins w:id="2685" w:author="Janusio" w:date="2018-03-04T23:33:09Z">
        <w:r>
          <w:rPr>
            <w:rFonts w:hint="eastAsia" w:ascii="Times New Roman" w:hAnsi="Times New Roman"/>
            <w:sz w:val="24"/>
            <w:szCs w:val="24"/>
            <w:rPrChange w:id="2686" w:author="Janusio" w:date="2018-03-04T23:33:09Z">
              <w:rPr>
                <w:rFonts w:hint="eastAsia"/>
              </w:rPr>
            </w:rPrChange>
          </w:rPr>
          <w:t>Platform</w:t>
        </w:r>
      </w:ins>
      <w:ins w:id="2687" w:author="Janusio" w:date="2018-03-08T00:11:02Z">
        <w:r>
          <w:rPr>
            <w:rFonts w:hint="eastAsia" w:ascii="Times New Roman" w:hAnsi="Times New Roman"/>
            <w:sz w:val="24"/>
            <w:szCs w:val="24"/>
            <w:lang w:val="en-US" w:eastAsia="zh-CN"/>
          </w:rPr>
          <w:t xml:space="preserve"> </w:t>
        </w:r>
      </w:ins>
      <w:ins w:id="2688" w:author="Janusio" w:date="2018-03-04T23:33:09Z">
        <w:r>
          <w:rPr>
            <w:rFonts w:hint="eastAsia" w:ascii="Times New Roman" w:hAnsi="Times New Roman"/>
            <w:sz w:val="24"/>
            <w:szCs w:val="24"/>
            <w:rPrChange w:id="2689" w:author="Janusio" w:date="2018-03-04T23:33:09Z">
              <w:rPr>
                <w:rFonts w:hint="eastAsia"/>
              </w:rPr>
            </w:rPrChange>
          </w:rPr>
          <w:t>Configuration</w:t>
        </w:r>
      </w:ins>
      <w:ins w:id="2690" w:author="Janusio" w:date="2018-03-08T00:11:05Z">
        <w:r>
          <w:rPr>
            <w:rFonts w:hint="eastAsia" w:ascii="Times New Roman" w:hAnsi="Times New Roman"/>
            <w:sz w:val="24"/>
            <w:szCs w:val="24"/>
            <w:lang w:val="en-US" w:eastAsia="zh-CN"/>
          </w:rPr>
          <w:t xml:space="preserve"> </w:t>
        </w:r>
      </w:ins>
      <w:ins w:id="2691" w:author="Janusio" w:date="2018-03-04T23:33:09Z">
        <w:r>
          <w:rPr>
            <w:rFonts w:hint="eastAsia" w:ascii="Times New Roman" w:hAnsi="Times New Roman"/>
            <w:sz w:val="24"/>
            <w:szCs w:val="24"/>
            <w:rPrChange w:id="2692" w:author="Janusio" w:date="2018-03-04T23:33:09Z">
              <w:rPr>
                <w:rFonts w:hint="eastAsia"/>
              </w:rPr>
            </w:rPrChange>
          </w:rPr>
          <w:t>Register</w:t>
        </w:r>
      </w:ins>
      <w:ins w:id="2693" w:author="Janusio" w:date="2018-03-08T00:07:32Z">
        <w:r>
          <w:rPr>
            <w:rFonts w:hint="eastAsia" w:ascii="Times New Roman" w:hAnsi="Times New Roman"/>
            <w:sz w:val="24"/>
            <w:szCs w:val="24"/>
            <w:lang w:val="en-US" w:eastAsia="zh-CN"/>
          </w:rPr>
          <w:t xml:space="preserve">, </w:t>
        </w:r>
      </w:ins>
      <w:ins w:id="2694" w:author="Janusio" w:date="2018-03-04T23:33:09Z">
        <w:r>
          <w:rPr>
            <w:rFonts w:hint="eastAsia" w:ascii="Times New Roman" w:hAnsi="Times New Roman"/>
            <w:sz w:val="24"/>
            <w:szCs w:val="24"/>
            <w:rPrChange w:id="2695" w:author="Janusio" w:date="2018-03-04T23:33:09Z">
              <w:rPr>
                <w:rFonts w:hint="eastAsia"/>
              </w:rPr>
            </w:rPrChange>
          </w:rPr>
          <w:t>PCR</w:t>
        </w:r>
      </w:ins>
      <w:ins w:id="2696" w:author="Janusio" w:date="2018-03-08T00:07:28Z">
        <w:r>
          <w:rPr>
            <w:rFonts w:hint="eastAsia" w:ascii="Times New Roman" w:hAnsi="Times New Roman"/>
            <w:sz w:val="24"/>
            <w:szCs w:val="24"/>
            <w:lang w:eastAsia="zh-CN"/>
          </w:rPr>
          <w:t>）</w:t>
        </w:r>
      </w:ins>
      <w:ins w:id="2697" w:author="Janusio" w:date="2018-03-04T23:33:09Z">
        <w:r>
          <w:rPr>
            <w:rFonts w:hint="eastAsia" w:ascii="Times New Roman" w:hAnsi="Times New Roman"/>
            <w:sz w:val="24"/>
            <w:szCs w:val="24"/>
            <w:rPrChange w:id="2698" w:author="Janusio" w:date="2018-03-04T23:33:09Z">
              <w:rPr>
                <w:rFonts w:hint="eastAsia"/>
              </w:rPr>
            </w:rPrChange>
          </w:rPr>
          <w:t>，</w:t>
        </w:r>
      </w:ins>
      <w:ins w:id="2699" w:author="Janusio" w:date="2018-03-08T00:11:39Z">
        <w:r>
          <w:rPr>
            <w:rFonts w:hint="eastAsia" w:ascii="Times New Roman" w:hAnsi="Times New Roman"/>
            <w:sz w:val="24"/>
            <w:szCs w:val="24"/>
            <w:lang w:val="en-US" w:eastAsia="zh-CN"/>
          </w:rPr>
          <w:t>可以</w:t>
        </w:r>
      </w:ins>
      <w:ins w:id="2700" w:author="Janusio" w:date="2018-03-08T00:11:40Z">
        <w:r>
          <w:rPr>
            <w:rFonts w:hint="eastAsia" w:ascii="Times New Roman" w:hAnsi="Times New Roman"/>
            <w:sz w:val="24"/>
            <w:szCs w:val="24"/>
            <w:lang w:val="en-US" w:eastAsia="zh-CN"/>
          </w:rPr>
          <w:t>记录</w:t>
        </w:r>
      </w:ins>
      <w:ins w:id="2701" w:author="Janusio" w:date="2018-03-08T00:11:41Z">
        <w:r>
          <w:rPr>
            <w:rFonts w:hint="eastAsia" w:ascii="Times New Roman" w:hAnsi="Times New Roman"/>
            <w:sz w:val="24"/>
            <w:szCs w:val="24"/>
            <w:lang w:val="en-US" w:eastAsia="zh-CN"/>
          </w:rPr>
          <w:t>计算机</w:t>
        </w:r>
      </w:ins>
      <w:ins w:id="2702" w:author="Janusio" w:date="2018-03-08T00:11:42Z">
        <w:r>
          <w:rPr>
            <w:rFonts w:hint="eastAsia" w:ascii="Times New Roman" w:hAnsi="Times New Roman"/>
            <w:sz w:val="24"/>
            <w:szCs w:val="24"/>
            <w:lang w:val="en-US" w:eastAsia="zh-CN"/>
          </w:rPr>
          <w:t>系统在</w:t>
        </w:r>
      </w:ins>
      <w:ins w:id="2703" w:author="Janusio" w:date="2018-03-08T00:11:43Z">
        <w:r>
          <w:rPr>
            <w:rFonts w:hint="eastAsia" w:ascii="Times New Roman" w:hAnsi="Times New Roman"/>
            <w:sz w:val="24"/>
            <w:szCs w:val="24"/>
            <w:lang w:val="en-US" w:eastAsia="zh-CN"/>
          </w:rPr>
          <w:t>运行</w:t>
        </w:r>
      </w:ins>
      <w:ins w:id="2704" w:author="Janusio" w:date="2018-03-08T00:11:44Z">
        <w:r>
          <w:rPr>
            <w:rFonts w:hint="eastAsia" w:ascii="Times New Roman" w:hAnsi="Times New Roman"/>
            <w:sz w:val="24"/>
            <w:szCs w:val="24"/>
            <w:lang w:val="en-US" w:eastAsia="zh-CN"/>
          </w:rPr>
          <w:t>时</w:t>
        </w:r>
      </w:ins>
      <w:ins w:id="2705" w:author="Janusio" w:date="2018-03-08T00:11:45Z">
        <w:r>
          <w:rPr>
            <w:rFonts w:hint="eastAsia" w:ascii="Times New Roman" w:hAnsi="Times New Roman"/>
            <w:sz w:val="24"/>
            <w:szCs w:val="24"/>
            <w:lang w:val="en-US" w:eastAsia="zh-CN"/>
          </w:rPr>
          <w:t>的</w:t>
        </w:r>
      </w:ins>
      <w:ins w:id="2706" w:author="Janusio" w:date="2018-03-08T00:11:49Z">
        <w:r>
          <w:rPr>
            <w:rFonts w:hint="eastAsia" w:ascii="Times New Roman" w:hAnsi="Times New Roman"/>
            <w:sz w:val="24"/>
            <w:szCs w:val="24"/>
            <w:lang w:val="en-US" w:eastAsia="zh-CN"/>
          </w:rPr>
          <w:t>各种</w:t>
        </w:r>
      </w:ins>
      <w:ins w:id="2707" w:author="Janusio" w:date="2018-03-08T00:11:50Z">
        <w:r>
          <w:rPr>
            <w:rFonts w:hint="eastAsia" w:ascii="Times New Roman" w:hAnsi="Times New Roman"/>
            <w:sz w:val="24"/>
            <w:szCs w:val="24"/>
            <w:lang w:val="en-US" w:eastAsia="zh-CN"/>
          </w:rPr>
          <w:t>状态，</w:t>
        </w:r>
      </w:ins>
      <w:ins w:id="2708" w:author="Janusio" w:date="2018-03-08T00:11:53Z">
        <w:r>
          <w:rPr>
            <w:rFonts w:hint="eastAsia" w:ascii="Times New Roman" w:hAnsi="Times New Roman"/>
            <w:sz w:val="24"/>
            <w:szCs w:val="24"/>
            <w:lang w:val="en-US" w:eastAsia="zh-CN"/>
          </w:rPr>
          <w:t>比如</w:t>
        </w:r>
      </w:ins>
      <w:ins w:id="2709" w:author="Janusio" w:date="2018-03-08T00:11:58Z">
        <w:r>
          <w:rPr>
            <w:rFonts w:hint="eastAsia" w:ascii="Times New Roman" w:hAnsi="Times New Roman"/>
            <w:sz w:val="24"/>
            <w:szCs w:val="24"/>
            <w:lang w:val="en-US" w:eastAsia="zh-CN"/>
          </w:rPr>
          <w:t>系统</w:t>
        </w:r>
      </w:ins>
      <w:ins w:id="2710" w:author="Janusio" w:date="2018-03-08T00:12:00Z">
        <w:r>
          <w:rPr>
            <w:rFonts w:hint="eastAsia" w:ascii="Times New Roman" w:hAnsi="Times New Roman"/>
            <w:sz w:val="24"/>
            <w:szCs w:val="24"/>
            <w:lang w:val="en-US" w:eastAsia="zh-CN"/>
          </w:rPr>
          <w:t>的</w:t>
        </w:r>
      </w:ins>
      <w:ins w:id="2711" w:author="Janusio" w:date="2018-03-08T00:12:01Z">
        <w:r>
          <w:rPr>
            <w:rFonts w:hint="eastAsia" w:ascii="Times New Roman" w:hAnsi="Times New Roman"/>
            <w:sz w:val="24"/>
            <w:szCs w:val="24"/>
            <w:lang w:val="en-US" w:eastAsia="zh-CN"/>
          </w:rPr>
          <w:t>内核</w:t>
        </w:r>
      </w:ins>
      <w:ins w:id="2712" w:author="Janusio" w:date="2018-03-08T00:12:04Z">
        <w:r>
          <w:rPr>
            <w:rFonts w:hint="eastAsia" w:ascii="Times New Roman" w:hAnsi="Times New Roman"/>
            <w:sz w:val="24"/>
            <w:szCs w:val="24"/>
            <w:lang w:val="en-US" w:eastAsia="zh-CN"/>
          </w:rPr>
          <w:t>镜像、</w:t>
        </w:r>
      </w:ins>
      <w:ins w:id="2713" w:author="Janusio" w:date="2018-03-08T00:12:15Z">
        <w:r>
          <w:rPr>
            <w:rFonts w:hint="eastAsia" w:ascii="Times New Roman" w:hAnsi="Times New Roman"/>
            <w:sz w:val="24"/>
            <w:szCs w:val="24"/>
            <w:lang w:val="en-US" w:eastAsia="zh-CN"/>
          </w:rPr>
          <w:t>系统</w:t>
        </w:r>
      </w:ins>
      <w:ins w:id="2714" w:author="Janusio" w:date="2018-03-08T00:12:16Z">
        <w:r>
          <w:rPr>
            <w:rFonts w:hint="eastAsia" w:ascii="Times New Roman" w:hAnsi="Times New Roman"/>
            <w:sz w:val="24"/>
            <w:szCs w:val="24"/>
            <w:lang w:val="en-US" w:eastAsia="zh-CN"/>
          </w:rPr>
          <w:t>进程的</w:t>
        </w:r>
      </w:ins>
      <w:ins w:id="2715" w:author="Janusio" w:date="2018-03-08T00:12:17Z">
        <w:r>
          <w:rPr>
            <w:rFonts w:hint="eastAsia" w:ascii="Times New Roman" w:hAnsi="Times New Roman"/>
            <w:sz w:val="24"/>
            <w:szCs w:val="24"/>
            <w:lang w:val="en-US" w:eastAsia="zh-CN"/>
          </w:rPr>
          <w:t>信息</w:t>
        </w:r>
      </w:ins>
      <w:ins w:id="2716" w:author="Janusio" w:date="2018-03-08T00:12:22Z">
        <w:r>
          <w:rPr>
            <w:rFonts w:hint="eastAsia" w:ascii="Times New Roman" w:hAnsi="Times New Roman"/>
            <w:sz w:val="24"/>
            <w:szCs w:val="24"/>
            <w:lang w:val="en-US" w:eastAsia="zh-CN"/>
          </w:rPr>
          <w:t>列表</w:t>
        </w:r>
      </w:ins>
      <w:ins w:id="2717" w:author="Janusio" w:date="2018-03-08T00:12:24Z">
        <w:r>
          <w:rPr>
            <w:rFonts w:hint="eastAsia" w:ascii="Times New Roman" w:hAnsi="Times New Roman"/>
            <w:sz w:val="24"/>
            <w:szCs w:val="24"/>
            <w:lang w:val="en-US" w:eastAsia="zh-CN"/>
          </w:rPr>
          <w:t>等。</w:t>
        </w:r>
      </w:ins>
      <w:ins w:id="2718" w:author="Janusio" w:date="2018-03-08T00:12:27Z">
        <w:r>
          <w:rPr>
            <w:rFonts w:hint="eastAsia" w:ascii="Times New Roman" w:hAnsi="Times New Roman"/>
            <w:sz w:val="24"/>
            <w:szCs w:val="24"/>
            <w:lang w:val="en-US" w:eastAsia="zh-CN"/>
          </w:rPr>
          <w:t>但是</w:t>
        </w:r>
      </w:ins>
      <w:ins w:id="2719" w:author="Janusio" w:date="2018-03-08T00:12:31Z">
        <w:r>
          <w:rPr>
            <w:rFonts w:hint="eastAsia" w:ascii="Times New Roman" w:hAnsi="Times New Roman"/>
            <w:sz w:val="24"/>
            <w:szCs w:val="24"/>
            <w:lang w:val="en-US" w:eastAsia="zh-CN"/>
          </w:rPr>
          <w:t>TPM</w:t>
        </w:r>
      </w:ins>
      <w:ins w:id="2720" w:author="Janusio" w:date="2018-03-08T00:12:34Z">
        <w:r>
          <w:rPr>
            <w:rFonts w:hint="eastAsia" w:ascii="Times New Roman" w:hAnsi="Times New Roman"/>
            <w:sz w:val="24"/>
            <w:szCs w:val="24"/>
            <w:lang w:val="en-US" w:eastAsia="zh-CN"/>
          </w:rPr>
          <w:t>芯片</w:t>
        </w:r>
      </w:ins>
      <w:ins w:id="2721" w:author="Janusio" w:date="2018-03-08T00:12:39Z">
        <w:r>
          <w:rPr>
            <w:rFonts w:hint="eastAsia" w:ascii="Times New Roman" w:hAnsi="Times New Roman"/>
            <w:sz w:val="24"/>
            <w:szCs w:val="24"/>
            <w:lang w:val="en-US" w:eastAsia="zh-CN"/>
          </w:rPr>
          <w:t>由于</w:t>
        </w:r>
      </w:ins>
      <w:ins w:id="2722" w:author="Janusio" w:date="2018-03-08T00:12:46Z">
        <w:r>
          <w:rPr>
            <w:rFonts w:hint="eastAsia" w:ascii="Times New Roman" w:hAnsi="Times New Roman"/>
            <w:sz w:val="24"/>
            <w:szCs w:val="24"/>
            <w:lang w:val="en-US" w:eastAsia="zh-CN"/>
          </w:rPr>
          <w:t>储存的</w:t>
        </w:r>
      </w:ins>
      <w:ins w:id="2723" w:author="Janusio" w:date="2018-03-08T00:12:47Z">
        <w:r>
          <w:rPr>
            <w:rFonts w:hint="eastAsia" w:ascii="Times New Roman" w:hAnsi="Times New Roman"/>
            <w:sz w:val="24"/>
            <w:szCs w:val="24"/>
            <w:lang w:val="en-US" w:eastAsia="zh-CN"/>
          </w:rPr>
          <w:t>信息</w:t>
        </w:r>
      </w:ins>
      <w:ins w:id="2724" w:author="Janusio" w:date="2018-03-08T00:12:48Z">
        <w:r>
          <w:rPr>
            <w:rFonts w:hint="eastAsia" w:ascii="Times New Roman" w:hAnsi="Times New Roman"/>
            <w:sz w:val="24"/>
            <w:szCs w:val="24"/>
            <w:lang w:val="en-US" w:eastAsia="zh-CN"/>
          </w:rPr>
          <w:t>有限，</w:t>
        </w:r>
      </w:ins>
      <w:ins w:id="2725" w:author="Janusio" w:date="2018-03-08T00:12:54Z">
        <w:r>
          <w:rPr>
            <w:rFonts w:hint="eastAsia" w:ascii="Times New Roman" w:hAnsi="Times New Roman"/>
            <w:sz w:val="24"/>
            <w:szCs w:val="24"/>
            <w:lang w:val="en-US" w:eastAsia="zh-CN"/>
          </w:rPr>
          <w:t>所有</w:t>
        </w:r>
      </w:ins>
      <w:ins w:id="2726" w:author="Janusio" w:date="2018-03-08T00:12:55Z">
        <w:r>
          <w:rPr>
            <w:rFonts w:hint="eastAsia" w:ascii="Times New Roman" w:hAnsi="Times New Roman"/>
            <w:sz w:val="24"/>
            <w:szCs w:val="24"/>
            <w:lang w:val="en-US" w:eastAsia="zh-CN"/>
          </w:rPr>
          <w:t>在</w:t>
        </w:r>
      </w:ins>
      <w:ins w:id="2727" w:author="Janusio" w:date="2018-03-08T00:12:57Z">
        <w:r>
          <w:rPr>
            <w:rFonts w:hint="eastAsia" w:ascii="Times New Roman" w:hAnsi="Times New Roman"/>
            <w:sz w:val="24"/>
            <w:szCs w:val="24"/>
            <w:lang w:val="en-US" w:eastAsia="zh-CN"/>
          </w:rPr>
          <w:t>PCR</w:t>
        </w:r>
      </w:ins>
      <w:ins w:id="2728" w:author="Janusio" w:date="2018-03-08T00:12:58Z">
        <w:r>
          <w:rPr>
            <w:rFonts w:hint="eastAsia" w:ascii="Times New Roman" w:hAnsi="Times New Roman"/>
            <w:sz w:val="24"/>
            <w:szCs w:val="24"/>
            <w:lang w:val="en-US" w:eastAsia="zh-CN"/>
          </w:rPr>
          <w:t>中</w:t>
        </w:r>
      </w:ins>
      <w:ins w:id="2729" w:author="Janusio" w:date="2018-03-08T00:13:01Z">
        <w:r>
          <w:rPr>
            <w:rFonts w:hint="eastAsia" w:ascii="Times New Roman" w:hAnsi="Times New Roman"/>
            <w:sz w:val="24"/>
            <w:szCs w:val="24"/>
            <w:lang w:val="en-US" w:eastAsia="zh-CN"/>
          </w:rPr>
          <w:t>存放的</w:t>
        </w:r>
      </w:ins>
      <w:ins w:id="2730" w:author="Janusio" w:date="2018-03-08T00:13:03Z">
        <w:r>
          <w:rPr>
            <w:rFonts w:hint="eastAsia" w:ascii="Times New Roman" w:hAnsi="Times New Roman"/>
            <w:sz w:val="24"/>
            <w:szCs w:val="24"/>
            <w:lang w:val="en-US" w:eastAsia="zh-CN"/>
          </w:rPr>
          <w:t>往往</w:t>
        </w:r>
      </w:ins>
      <w:ins w:id="2731" w:author="Janusio" w:date="2018-03-08T00:13:04Z">
        <w:r>
          <w:rPr>
            <w:rFonts w:hint="eastAsia" w:ascii="Times New Roman" w:hAnsi="Times New Roman"/>
            <w:sz w:val="24"/>
            <w:szCs w:val="24"/>
            <w:lang w:val="en-US" w:eastAsia="zh-CN"/>
          </w:rPr>
          <w:t>是</w:t>
        </w:r>
      </w:ins>
      <w:ins w:id="2732" w:author="Janusio" w:date="2018-03-08T00:13:05Z">
        <w:r>
          <w:rPr>
            <w:rFonts w:hint="eastAsia" w:ascii="Times New Roman" w:hAnsi="Times New Roman"/>
            <w:sz w:val="24"/>
            <w:szCs w:val="24"/>
            <w:lang w:val="en-US" w:eastAsia="zh-CN"/>
          </w:rPr>
          <w:t>通过</w:t>
        </w:r>
      </w:ins>
      <w:ins w:id="2733" w:author="Janusio" w:date="2018-03-08T00:13:07Z">
        <w:r>
          <w:rPr>
            <w:rFonts w:hint="eastAsia" w:ascii="Times New Roman" w:hAnsi="Times New Roman"/>
            <w:sz w:val="24"/>
            <w:szCs w:val="24"/>
            <w:lang w:val="en-US" w:eastAsia="zh-CN"/>
          </w:rPr>
          <w:t>SHA-</w:t>
        </w:r>
      </w:ins>
      <w:ins w:id="2734" w:author="Janusio" w:date="2018-03-08T00:13:08Z">
        <w:r>
          <w:rPr>
            <w:rFonts w:hint="eastAsia" w:ascii="Times New Roman" w:hAnsi="Times New Roman"/>
            <w:sz w:val="24"/>
            <w:szCs w:val="24"/>
            <w:lang w:val="en-US" w:eastAsia="zh-CN"/>
          </w:rPr>
          <w:t>1</w:t>
        </w:r>
      </w:ins>
      <w:ins w:id="2735" w:author="Janusio" w:date="2018-03-08T00:13:10Z">
        <w:r>
          <w:rPr>
            <w:rFonts w:hint="eastAsia" w:ascii="Times New Roman" w:hAnsi="Times New Roman"/>
            <w:sz w:val="24"/>
            <w:szCs w:val="24"/>
            <w:lang w:val="en-US" w:eastAsia="zh-CN"/>
          </w:rPr>
          <w:t>算法</w:t>
        </w:r>
      </w:ins>
      <w:ins w:id="2736" w:author="Janusio" w:date="2018-03-08T00:13:11Z">
        <w:r>
          <w:rPr>
            <w:rFonts w:hint="eastAsia" w:ascii="Times New Roman" w:hAnsi="Times New Roman"/>
            <w:sz w:val="24"/>
            <w:szCs w:val="24"/>
            <w:lang w:val="en-US" w:eastAsia="zh-CN"/>
          </w:rPr>
          <w:t>得到的</w:t>
        </w:r>
      </w:ins>
      <w:ins w:id="2737" w:author="Janusio" w:date="2018-03-08T00:13:15Z">
        <w:r>
          <w:rPr>
            <w:rFonts w:hint="eastAsia" w:ascii="Times New Roman" w:hAnsi="Times New Roman"/>
            <w:sz w:val="24"/>
            <w:szCs w:val="24"/>
            <w:lang w:val="en-US" w:eastAsia="zh-CN"/>
          </w:rPr>
          <w:t>运行</w:t>
        </w:r>
      </w:ins>
      <w:ins w:id="2738" w:author="Janusio" w:date="2018-03-08T00:13:17Z">
        <w:r>
          <w:rPr>
            <w:rFonts w:hint="eastAsia" w:ascii="Times New Roman" w:hAnsi="Times New Roman"/>
            <w:sz w:val="24"/>
            <w:szCs w:val="24"/>
            <w:lang w:val="en-US" w:eastAsia="zh-CN"/>
          </w:rPr>
          <w:t>状态的</w:t>
        </w:r>
      </w:ins>
      <w:ins w:id="2739" w:author="Janusio" w:date="2018-03-08T00:13:20Z">
        <w:r>
          <w:rPr>
            <w:rFonts w:hint="eastAsia" w:ascii="Times New Roman" w:hAnsi="Times New Roman"/>
            <w:sz w:val="24"/>
            <w:szCs w:val="24"/>
            <w:lang w:val="en-US" w:eastAsia="zh-CN"/>
          </w:rPr>
          <w:t>哈希值。</w:t>
        </w:r>
      </w:ins>
      <w:ins w:id="2740" w:author="Janusio" w:date="2018-03-08T00:13:25Z">
        <w:r>
          <w:rPr>
            <w:rFonts w:hint="eastAsia" w:ascii="Times New Roman" w:hAnsi="Times New Roman"/>
            <w:sz w:val="24"/>
            <w:szCs w:val="24"/>
            <w:lang w:val="en-US" w:eastAsia="zh-CN"/>
          </w:rPr>
          <w:t>SHA-1</w:t>
        </w:r>
      </w:ins>
      <w:ins w:id="2741" w:author="Janusio" w:date="2018-03-08T00:13:30Z">
        <w:r>
          <w:rPr>
            <w:rFonts w:hint="eastAsia" w:ascii="Times New Roman" w:hAnsi="Times New Roman"/>
            <w:sz w:val="24"/>
            <w:szCs w:val="24"/>
            <w:lang w:val="en-US" w:eastAsia="zh-CN"/>
          </w:rPr>
          <w:t>作为</w:t>
        </w:r>
      </w:ins>
      <w:ins w:id="2742" w:author="Janusio" w:date="2018-03-08T00:13:31Z">
        <w:r>
          <w:rPr>
            <w:rFonts w:hint="eastAsia" w:ascii="Times New Roman" w:hAnsi="Times New Roman"/>
            <w:sz w:val="24"/>
            <w:szCs w:val="24"/>
            <w:lang w:val="en-US" w:eastAsia="zh-CN"/>
          </w:rPr>
          <w:t>一种</w:t>
        </w:r>
      </w:ins>
      <w:ins w:id="2743" w:author="Janusio" w:date="2018-03-08T00:13:33Z">
        <w:r>
          <w:rPr>
            <w:rFonts w:hint="eastAsia" w:ascii="Times New Roman" w:hAnsi="Times New Roman"/>
            <w:sz w:val="24"/>
            <w:szCs w:val="24"/>
            <w:lang w:val="en-US" w:eastAsia="zh-CN"/>
          </w:rPr>
          <w:t>密码学</w:t>
        </w:r>
      </w:ins>
      <w:ins w:id="2744" w:author="Janusio" w:date="2018-03-08T00:13:36Z">
        <w:r>
          <w:rPr>
            <w:rFonts w:hint="eastAsia" w:ascii="Times New Roman" w:hAnsi="Times New Roman"/>
            <w:sz w:val="24"/>
            <w:szCs w:val="24"/>
            <w:lang w:val="en-US" w:eastAsia="zh-CN"/>
          </w:rPr>
          <w:t>散列</w:t>
        </w:r>
      </w:ins>
      <w:ins w:id="2745" w:author="Janusio" w:date="2018-03-08T00:13:38Z">
        <w:r>
          <w:rPr>
            <w:rFonts w:hint="eastAsia" w:ascii="Times New Roman" w:hAnsi="Times New Roman"/>
            <w:sz w:val="24"/>
            <w:szCs w:val="24"/>
            <w:lang w:val="en-US" w:eastAsia="zh-CN"/>
          </w:rPr>
          <w:t>函数</w:t>
        </w:r>
      </w:ins>
      <w:ins w:id="2746" w:author="Janusio" w:date="2018-03-08T00:13:39Z">
        <w:r>
          <w:rPr>
            <w:rFonts w:hint="eastAsia" w:ascii="Times New Roman" w:hAnsi="Times New Roman"/>
            <w:sz w:val="24"/>
            <w:szCs w:val="24"/>
            <w:lang w:val="en-US" w:eastAsia="zh-CN"/>
          </w:rPr>
          <w:t>，</w:t>
        </w:r>
      </w:ins>
      <w:ins w:id="2747" w:author="Janusio" w:date="2018-03-08T00:13:41Z">
        <w:r>
          <w:rPr>
            <w:rFonts w:hint="eastAsia" w:ascii="Times New Roman" w:hAnsi="Times New Roman"/>
            <w:sz w:val="24"/>
            <w:szCs w:val="24"/>
            <w:lang w:val="en-US" w:eastAsia="zh-CN"/>
          </w:rPr>
          <w:t>对于</w:t>
        </w:r>
      </w:ins>
      <w:ins w:id="2748" w:author="Janusio" w:date="2018-03-08T00:13:44Z">
        <w:r>
          <w:rPr>
            <w:rFonts w:hint="eastAsia" w:ascii="Times New Roman" w:hAnsi="Times New Roman"/>
            <w:sz w:val="24"/>
            <w:szCs w:val="24"/>
            <w:lang w:val="en-US" w:eastAsia="zh-CN"/>
          </w:rPr>
          <w:t>任何</w:t>
        </w:r>
      </w:ins>
      <w:ins w:id="2749" w:author="Janusio" w:date="2018-03-08T00:13:47Z">
        <w:r>
          <w:rPr>
            <w:rFonts w:hint="eastAsia" w:ascii="Times New Roman" w:hAnsi="Times New Roman"/>
            <w:sz w:val="24"/>
            <w:szCs w:val="24"/>
            <w:lang w:val="en-US" w:eastAsia="zh-CN"/>
          </w:rPr>
          <w:t>长度的</w:t>
        </w:r>
      </w:ins>
      <w:ins w:id="2750" w:author="Janusio" w:date="2018-03-08T00:13:49Z">
        <w:r>
          <w:rPr>
            <w:rFonts w:hint="eastAsia" w:ascii="Times New Roman" w:hAnsi="Times New Roman"/>
            <w:sz w:val="24"/>
            <w:szCs w:val="24"/>
            <w:lang w:val="en-US" w:eastAsia="zh-CN"/>
          </w:rPr>
          <w:t>输入</w:t>
        </w:r>
      </w:ins>
      <w:ins w:id="2751" w:author="Janusio" w:date="2018-03-08T00:13:51Z">
        <w:r>
          <w:rPr>
            <w:rFonts w:hint="eastAsia" w:ascii="Times New Roman" w:hAnsi="Times New Roman"/>
            <w:sz w:val="24"/>
            <w:szCs w:val="24"/>
            <w:lang w:val="en-US" w:eastAsia="zh-CN"/>
          </w:rPr>
          <w:t>消息</w:t>
        </w:r>
      </w:ins>
      <w:ins w:id="2752" w:author="Janusio" w:date="2018-03-08T00:13:52Z">
        <w:r>
          <w:rPr>
            <w:rFonts w:hint="eastAsia" w:ascii="Times New Roman" w:hAnsi="Times New Roman"/>
            <w:sz w:val="24"/>
            <w:szCs w:val="24"/>
            <w:lang w:val="en-US" w:eastAsia="zh-CN"/>
          </w:rPr>
          <w:t>都</w:t>
        </w:r>
      </w:ins>
      <w:ins w:id="2753" w:author="Janusio" w:date="2018-03-08T00:13:53Z">
        <w:r>
          <w:rPr>
            <w:rFonts w:hint="eastAsia" w:ascii="Times New Roman" w:hAnsi="Times New Roman"/>
            <w:sz w:val="24"/>
            <w:szCs w:val="24"/>
            <w:lang w:val="en-US" w:eastAsia="zh-CN"/>
          </w:rPr>
          <w:t>可以</w:t>
        </w:r>
      </w:ins>
      <w:ins w:id="2754" w:author="Janusio" w:date="2018-03-08T00:13:55Z">
        <w:r>
          <w:rPr>
            <w:rFonts w:hint="eastAsia" w:ascii="Times New Roman" w:hAnsi="Times New Roman"/>
            <w:sz w:val="24"/>
            <w:szCs w:val="24"/>
            <w:lang w:val="en-US" w:eastAsia="zh-CN"/>
          </w:rPr>
          <w:t>生产</w:t>
        </w:r>
      </w:ins>
      <w:ins w:id="2755" w:author="Janusio" w:date="2018-03-08T00:13:56Z">
        <w:r>
          <w:rPr>
            <w:rFonts w:hint="eastAsia" w:ascii="Times New Roman" w:hAnsi="Times New Roman"/>
            <w:sz w:val="24"/>
            <w:szCs w:val="24"/>
            <w:lang w:val="en-US" w:eastAsia="zh-CN"/>
          </w:rPr>
          <w:t>固定</w:t>
        </w:r>
      </w:ins>
      <w:ins w:id="2756" w:author="Janusio" w:date="2018-03-08T00:14:06Z">
        <w:r>
          <w:rPr>
            <w:rFonts w:hint="eastAsia" w:ascii="Times New Roman" w:hAnsi="Times New Roman"/>
            <w:sz w:val="24"/>
            <w:szCs w:val="24"/>
            <w:lang w:val="en-US" w:eastAsia="zh-CN"/>
          </w:rPr>
          <w:t>长度的</w:t>
        </w:r>
      </w:ins>
      <w:ins w:id="2757" w:author="Janusio" w:date="2018-03-08T00:14:18Z">
        <w:r>
          <w:rPr>
            <w:rFonts w:hint="eastAsia" w:ascii="Times New Roman" w:hAnsi="Times New Roman"/>
            <w:sz w:val="24"/>
            <w:szCs w:val="24"/>
            <w:lang w:val="en-US" w:eastAsia="zh-CN"/>
          </w:rPr>
          <w:t>哈希值，</w:t>
        </w:r>
      </w:ins>
      <w:ins w:id="2758" w:author="Janusio" w:date="2018-03-08T00:14:24Z">
        <w:r>
          <w:rPr>
            <w:rFonts w:hint="eastAsia" w:ascii="Times New Roman" w:hAnsi="Times New Roman"/>
            <w:sz w:val="24"/>
            <w:szCs w:val="24"/>
            <w:lang w:val="en-US" w:eastAsia="zh-CN"/>
          </w:rPr>
          <w:t>一旦</w:t>
        </w:r>
      </w:ins>
      <w:ins w:id="2759" w:author="Janusio" w:date="2018-03-08T00:14:27Z">
        <w:r>
          <w:rPr>
            <w:rFonts w:hint="eastAsia" w:ascii="Times New Roman" w:hAnsi="Times New Roman"/>
            <w:sz w:val="24"/>
            <w:szCs w:val="24"/>
            <w:lang w:val="en-US" w:eastAsia="zh-CN"/>
          </w:rPr>
          <w:t>输入</w:t>
        </w:r>
      </w:ins>
      <w:ins w:id="2760" w:author="Janusio" w:date="2018-03-08T00:14:29Z">
        <w:r>
          <w:rPr>
            <w:rFonts w:hint="eastAsia" w:ascii="Times New Roman" w:hAnsi="Times New Roman"/>
            <w:sz w:val="24"/>
            <w:szCs w:val="24"/>
            <w:lang w:val="en-US" w:eastAsia="zh-CN"/>
          </w:rPr>
          <w:t>消息</w:t>
        </w:r>
      </w:ins>
      <w:ins w:id="2761" w:author="Janusio" w:date="2018-03-08T00:14:30Z">
        <w:r>
          <w:rPr>
            <w:rFonts w:hint="eastAsia" w:ascii="Times New Roman" w:hAnsi="Times New Roman"/>
            <w:sz w:val="24"/>
            <w:szCs w:val="24"/>
            <w:lang w:val="en-US" w:eastAsia="zh-CN"/>
          </w:rPr>
          <w:t>有</w:t>
        </w:r>
      </w:ins>
      <w:ins w:id="2762" w:author="Janusio" w:date="2018-03-08T00:14:31Z">
        <w:r>
          <w:rPr>
            <w:rFonts w:hint="eastAsia" w:ascii="Times New Roman" w:hAnsi="Times New Roman"/>
            <w:sz w:val="24"/>
            <w:szCs w:val="24"/>
            <w:lang w:val="en-US" w:eastAsia="zh-CN"/>
          </w:rPr>
          <w:t>1</w:t>
        </w:r>
      </w:ins>
      <w:ins w:id="2763" w:author="Janusio" w:date="2018-03-08T00:14:32Z">
        <w:r>
          <w:rPr>
            <w:rFonts w:hint="eastAsia" w:ascii="Times New Roman" w:hAnsi="Times New Roman"/>
            <w:sz w:val="24"/>
            <w:szCs w:val="24"/>
            <w:lang w:val="en-US" w:eastAsia="zh-CN"/>
          </w:rPr>
          <w:t>bit的</w:t>
        </w:r>
      </w:ins>
      <w:ins w:id="2764" w:author="Janusio" w:date="2018-03-08T00:14:35Z">
        <w:r>
          <w:rPr>
            <w:rFonts w:hint="eastAsia" w:ascii="Times New Roman" w:hAnsi="Times New Roman"/>
            <w:sz w:val="24"/>
            <w:szCs w:val="24"/>
            <w:lang w:val="en-US" w:eastAsia="zh-CN"/>
          </w:rPr>
          <w:t>差别，</w:t>
        </w:r>
      </w:ins>
      <w:ins w:id="2765" w:author="Janusio" w:date="2018-03-08T00:14:39Z">
        <w:r>
          <w:rPr>
            <w:rFonts w:hint="eastAsia" w:ascii="Times New Roman" w:hAnsi="Times New Roman"/>
            <w:sz w:val="24"/>
            <w:szCs w:val="24"/>
            <w:lang w:val="en-US" w:eastAsia="zh-CN"/>
          </w:rPr>
          <w:t>就会</w:t>
        </w:r>
      </w:ins>
      <w:ins w:id="2766" w:author="Janusio" w:date="2018-03-08T00:14:40Z">
        <w:r>
          <w:rPr>
            <w:rFonts w:hint="eastAsia" w:ascii="Times New Roman" w:hAnsi="Times New Roman"/>
            <w:sz w:val="24"/>
            <w:szCs w:val="24"/>
            <w:lang w:val="en-US" w:eastAsia="zh-CN"/>
          </w:rPr>
          <w:t>得出</w:t>
        </w:r>
      </w:ins>
      <w:ins w:id="2767" w:author="Janusio" w:date="2018-03-08T00:14:41Z">
        <w:r>
          <w:rPr>
            <w:rFonts w:hint="eastAsia" w:ascii="Times New Roman" w:hAnsi="Times New Roman"/>
            <w:sz w:val="24"/>
            <w:szCs w:val="24"/>
            <w:lang w:val="en-US" w:eastAsia="zh-CN"/>
          </w:rPr>
          <w:t>不同</w:t>
        </w:r>
      </w:ins>
      <w:ins w:id="2768" w:author="Janusio" w:date="2018-03-08T00:14:42Z">
        <w:r>
          <w:rPr>
            <w:rFonts w:hint="eastAsia" w:ascii="Times New Roman" w:hAnsi="Times New Roman"/>
            <w:sz w:val="24"/>
            <w:szCs w:val="24"/>
            <w:lang w:val="en-US" w:eastAsia="zh-CN"/>
          </w:rPr>
          <w:t>的</w:t>
        </w:r>
      </w:ins>
      <w:ins w:id="2769" w:author="Janusio" w:date="2018-03-08T00:14:44Z">
        <w:r>
          <w:rPr>
            <w:rFonts w:hint="eastAsia" w:ascii="Times New Roman" w:hAnsi="Times New Roman"/>
            <w:sz w:val="24"/>
            <w:szCs w:val="24"/>
            <w:lang w:val="en-US" w:eastAsia="zh-CN"/>
          </w:rPr>
          <w:t>哈希值。</w:t>
        </w:r>
      </w:ins>
      <w:ins w:id="2770" w:author="Janusio" w:date="2018-03-08T00:14:54Z">
        <w:r>
          <w:rPr>
            <w:rFonts w:hint="eastAsia" w:ascii="Times New Roman" w:hAnsi="Times New Roman"/>
            <w:sz w:val="24"/>
            <w:szCs w:val="24"/>
            <w:lang w:val="en-US" w:eastAsia="zh-CN"/>
          </w:rPr>
          <w:t>因此</w:t>
        </w:r>
      </w:ins>
      <w:ins w:id="2771" w:author="Janusio" w:date="2018-03-08T00:14:56Z">
        <w:r>
          <w:rPr>
            <w:rFonts w:hint="eastAsia" w:ascii="Times New Roman" w:hAnsi="Times New Roman"/>
            <w:sz w:val="24"/>
            <w:szCs w:val="24"/>
            <w:lang w:val="en-US" w:eastAsia="zh-CN"/>
          </w:rPr>
          <w:t>从</w:t>
        </w:r>
      </w:ins>
      <w:ins w:id="2772" w:author="Janusio" w:date="2018-03-08T00:14:57Z">
        <w:r>
          <w:rPr>
            <w:rFonts w:hint="eastAsia" w:ascii="Times New Roman" w:hAnsi="Times New Roman"/>
            <w:sz w:val="24"/>
            <w:szCs w:val="24"/>
            <w:lang w:val="en-US" w:eastAsia="zh-CN"/>
          </w:rPr>
          <w:t>PC</w:t>
        </w:r>
      </w:ins>
      <w:ins w:id="2773" w:author="Janusio" w:date="2018-03-08T00:15:01Z">
        <w:r>
          <w:rPr>
            <w:rFonts w:hint="eastAsia" w:ascii="Times New Roman" w:hAnsi="Times New Roman"/>
            <w:sz w:val="24"/>
            <w:szCs w:val="24"/>
            <w:lang w:val="en-US" w:eastAsia="zh-CN"/>
          </w:rPr>
          <w:t>R</w:t>
        </w:r>
      </w:ins>
      <w:ins w:id="2774" w:author="Janusio" w:date="2018-03-08T00:15:05Z">
        <w:r>
          <w:rPr>
            <w:rFonts w:hint="eastAsia" w:ascii="Times New Roman" w:hAnsi="Times New Roman"/>
            <w:sz w:val="24"/>
            <w:szCs w:val="24"/>
            <w:lang w:val="en-US" w:eastAsia="zh-CN"/>
          </w:rPr>
          <w:t>中</w:t>
        </w:r>
      </w:ins>
      <w:ins w:id="2775" w:author="Janusio" w:date="2018-03-08T00:15:07Z">
        <w:r>
          <w:rPr>
            <w:rFonts w:hint="eastAsia" w:ascii="Times New Roman" w:hAnsi="Times New Roman"/>
            <w:sz w:val="24"/>
            <w:szCs w:val="24"/>
            <w:lang w:val="en-US" w:eastAsia="zh-CN"/>
          </w:rPr>
          <w:t>记录</w:t>
        </w:r>
      </w:ins>
      <w:ins w:id="2776" w:author="Janusio" w:date="2018-03-08T00:15:58Z">
        <w:r>
          <w:rPr>
            <w:rFonts w:hint="eastAsia" w:ascii="Times New Roman" w:hAnsi="Times New Roman"/>
            <w:sz w:val="24"/>
            <w:szCs w:val="24"/>
            <w:lang w:val="en-US" w:eastAsia="zh-CN"/>
          </w:rPr>
          <w:t>的</w:t>
        </w:r>
      </w:ins>
      <w:ins w:id="2777" w:author="Janusio" w:date="2018-03-08T00:15:50Z">
        <w:r>
          <w:rPr>
            <w:rFonts w:hint="eastAsia" w:ascii="Times New Roman" w:hAnsi="Times New Roman"/>
            <w:sz w:val="24"/>
            <w:szCs w:val="24"/>
          </w:rPr>
          <w:t>计算机软硬件配置</w:t>
        </w:r>
      </w:ins>
      <w:ins w:id="2778" w:author="Janusio" w:date="2018-03-08T00:15:08Z">
        <w:r>
          <w:rPr>
            <w:rFonts w:hint="eastAsia" w:ascii="Times New Roman" w:hAnsi="Times New Roman"/>
            <w:sz w:val="24"/>
            <w:szCs w:val="24"/>
            <w:lang w:val="en-US" w:eastAsia="zh-CN"/>
          </w:rPr>
          <w:t>信息</w:t>
        </w:r>
      </w:ins>
      <w:ins w:id="2779" w:author="Janusio" w:date="2018-03-08T00:15:09Z">
        <w:r>
          <w:rPr>
            <w:rFonts w:hint="eastAsia" w:ascii="Times New Roman" w:hAnsi="Times New Roman"/>
            <w:sz w:val="24"/>
            <w:szCs w:val="24"/>
            <w:lang w:val="en-US" w:eastAsia="zh-CN"/>
          </w:rPr>
          <w:t>是</w:t>
        </w:r>
      </w:ins>
      <w:ins w:id="2780" w:author="Janusio" w:date="2018-03-08T00:15:10Z">
        <w:r>
          <w:rPr>
            <w:rFonts w:hint="eastAsia" w:ascii="Times New Roman" w:hAnsi="Times New Roman"/>
            <w:sz w:val="24"/>
            <w:szCs w:val="24"/>
            <w:lang w:val="en-US" w:eastAsia="zh-CN"/>
          </w:rPr>
          <w:t>非常</w:t>
        </w:r>
      </w:ins>
      <w:ins w:id="2781" w:author="Janusio" w:date="2018-03-08T00:15:12Z">
        <w:r>
          <w:rPr>
            <w:rFonts w:hint="eastAsia" w:ascii="Times New Roman" w:hAnsi="Times New Roman"/>
            <w:sz w:val="24"/>
            <w:szCs w:val="24"/>
            <w:lang w:val="en-US" w:eastAsia="zh-CN"/>
          </w:rPr>
          <w:t>容易</w:t>
        </w:r>
      </w:ins>
      <w:ins w:id="2782" w:author="Janusio" w:date="2018-03-08T00:15:15Z">
        <w:r>
          <w:rPr>
            <w:rFonts w:hint="eastAsia" w:ascii="Times New Roman" w:hAnsi="Times New Roman"/>
            <w:sz w:val="24"/>
            <w:szCs w:val="24"/>
            <w:lang w:val="en-US" w:eastAsia="zh-CN"/>
          </w:rPr>
          <w:t>看到</w:t>
        </w:r>
      </w:ins>
      <w:ins w:id="2783" w:author="Janusio" w:date="2018-03-08T00:15:18Z">
        <w:r>
          <w:rPr>
            <w:rFonts w:hint="eastAsia" w:ascii="Times New Roman" w:hAnsi="Times New Roman"/>
            <w:sz w:val="24"/>
            <w:szCs w:val="24"/>
            <w:lang w:val="en-US" w:eastAsia="zh-CN"/>
          </w:rPr>
          <w:t>系统</w:t>
        </w:r>
      </w:ins>
      <w:ins w:id="2784" w:author="Janusio" w:date="2018-03-08T00:15:22Z">
        <w:r>
          <w:rPr>
            <w:rFonts w:hint="eastAsia" w:ascii="Times New Roman" w:hAnsi="Times New Roman"/>
            <w:sz w:val="24"/>
            <w:szCs w:val="24"/>
            <w:lang w:val="en-US" w:eastAsia="zh-CN"/>
          </w:rPr>
          <w:t>完整性</w:t>
        </w:r>
      </w:ins>
      <w:ins w:id="2785" w:author="Janusio" w:date="2018-03-08T00:15:23Z">
        <w:r>
          <w:rPr>
            <w:rFonts w:hint="eastAsia" w:ascii="Times New Roman" w:hAnsi="Times New Roman"/>
            <w:sz w:val="24"/>
            <w:szCs w:val="24"/>
            <w:lang w:val="en-US" w:eastAsia="zh-CN"/>
          </w:rPr>
          <w:t>的</w:t>
        </w:r>
      </w:ins>
      <w:ins w:id="2786" w:author="Janusio" w:date="2018-03-08T00:15:24Z">
        <w:r>
          <w:rPr>
            <w:rFonts w:hint="eastAsia" w:ascii="Times New Roman" w:hAnsi="Times New Roman"/>
            <w:sz w:val="24"/>
            <w:szCs w:val="24"/>
            <w:lang w:val="en-US" w:eastAsia="zh-CN"/>
          </w:rPr>
          <w:t>改变。</w:t>
        </w:r>
      </w:ins>
    </w:p>
    <w:p>
      <w:pPr>
        <w:pStyle w:val="24"/>
        <w:numPr>
          <w:ilvl w:val="-1"/>
          <w:numId w:val="0"/>
        </w:numPr>
        <w:spacing w:line="360" w:lineRule="auto"/>
        <w:ind w:firstLine="420" w:firstLineChars="0"/>
        <w:rPr>
          <w:ins w:id="2788" w:author="Janusio" w:date="2018-03-04T23:35:41Z"/>
          <w:rFonts w:hint="eastAsia" w:ascii="Times New Roman" w:hAnsi="Times New Roman"/>
          <w:sz w:val="24"/>
          <w:szCs w:val="24"/>
          <w:lang w:val="en-US" w:eastAsia="zh-CN"/>
        </w:rPr>
        <w:pPrChange w:id="2787" w:author="Janusio" w:date="2018-03-04T23:36:29Z">
          <w:pPr>
            <w:pStyle w:val="24"/>
            <w:numPr>
              <w:ilvl w:val="0"/>
              <w:numId w:val="0"/>
            </w:numPr>
            <w:spacing w:line="360" w:lineRule="auto"/>
            <w:ind w:firstLine="420" w:firstLineChars="0"/>
          </w:pPr>
        </w:pPrChange>
      </w:pPr>
      <w:ins w:id="2789" w:author="Janusio" w:date="2018-03-04T23:36:31Z">
        <w:r>
          <w:rPr>
            <w:rFonts w:hint="eastAsia" w:ascii="Times New Roman" w:hAnsi="Times New Roman"/>
            <w:sz w:val="24"/>
            <w:szCs w:val="24"/>
            <w:lang w:val="en-US" w:eastAsia="zh-CN"/>
          </w:rPr>
          <w:t>（</w:t>
        </w:r>
      </w:ins>
      <w:ins w:id="2790" w:author="Janusio" w:date="2018-03-04T23:36:33Z">
        <w:r>
          <w:rPr>
            <w:rFonts w:hint="eastAsia" w:ascii="Times New Roman" w:hAnsi="Times New Roman"/>
            <w:sz w:val="24"/>
            <w:szCs w:val="24"/>
            <w:lang w:val="en-US" w:eastAsia="zh-CN"/>
          </w:rPr>
          <w:t>2</w:t>
        </w:r>
      </w:ins>
      <w:ins w:id="2791" w:author="Janusio" w:date="2018-03-04T23:36:31Z">
        <w:r>
          <w:rPr>
            <w:rFonts w:hint="eastAsia" w:ascii="Times New Roman" w:hAnsi="Times New Roman"/>
            <w:sz w:val="24"/>
            <w:szCs w:val="24"/>
            <w:lang w:val="en-US" w:eastAsia="zh-CN"/>
          </w:rPr>
          <w:t>）</w:t>
        </w:r>
      </w:ins>
      <w:ins w:id="2792" w:author="Janusio" w:date="2018-03-04T23:35:26Z">
        <w:r>
          <w:rPr>
            <w:rFonts w:hint="eastAsia" w:ascii="Times New Roman" w:hAnsi="Times New Roman"/>
            <w:sz w:val="24"/>
            <w:szCs w:val="24"/>
            <w:lang w:val="en-US" w:eastAsia="zh-CN"/>
          </w:rPr>
          <w:t>信任链产生与完整性度量</w:t>
        </w:r>
      </w:ins>
    </w:p>
    <w:p>
      <w:pPr>
        <w:pStyle w:val="24"/>
        <w:numPr>
          <w:ilvl w:val="-1"/>
          <w:numId w:val="0"/>
        </w:numPr>
        <w:spacing w:line="360" w:lineRule="auto"/>
        <w:ind w:firstLine="420" w:firstLineChars="0"/>
        <w:rPr>
          <w:ins w:id="2794" w:author="Janusio" w:date="2018-03-08T00:16:42Z"/>
          <w:rFonts w:hint="eastAsia" w:ascii="Times New Roman" w:hAnsi="Times New Roman"/>
          <w:sz w:val="24"/>
          <w:szCs w:val="24"/>
        </w:rPr>
        <w:pPrChange w:id="2793" w:author="Janusio" w:date="2018-03-04T23:37:15Z">
          <w:pPr>
            <w:pStyle w:val="24"/>
            <w:numPr>
              <w:ilvl w:val="0"/>
              <w:numId w:val="0"/>
            </w:numPr>
            <w:spacing w:line="360" w:lineRule="auto"/>
            <w:ind w:firstLine="420" w:firstLineChars="0"/>
          </w:pPr>
        </w:pPrChange>
      </w:pPr>
      <w:ins w:id="2795" w:author="Janusio" w:date="2018-03-04T23:36:51Z">
        <w:r>
          <w:rPr>
            <w:rFonts w:hint="eastAsia" w:ascii="Times New Roman" w:hAnsi="Times New Roman"/>
            <w:sz w:val="24"/>
            <w:szCs w:val="24"/>
            <w:rPrChange w:id="2796" w:author="Janusio" w:date="2018-03-04T23:36:51Z">
              <w:rPr>
                <w:rFonts w:hint="eastAsia"/>
              </w:rPr>
            </w:rPrChange>
          </w:rPr>
          <w:t>系统在启动过程中，计算机的控制权在BIOS、启动装载程序(Bootloader)、操作</w:t>
        </w:r>
      </w:ins>
      <w:ins w:id="2797" w:author="Janusio" w:date="2018-03-04T23:36:51Z">
        <w:r>
          <w:rPr>
            <w:rFonts w:hint="eastAsia" w:ascii="Times New Roman" w:hAnsi="Times New Roman"/>
            <w:sz w:val="24"/>
            <w:szCs w:val="24"/>
            <w:rPrChange w:id="2798" w:author="Janusio" w:date="2018-03-04T23:36:51Z">
              <w:rPr>
                <w:rFonts w:hint="eastAsia"/>
              </w:rPr>
            </w:rPrChange>
          </w:rPr>
          <w:t>系统内核、操作系统外围程序和应用程序之间依次传递。如果恶意代码能够在这个启动</w:t>
        </w:r>
      </w:ins>
      <w:ins w:id="2799" w:author="Janusio" w:date="2018-03-04T23:36:51Z">
        <w:r>
          <w:rPr>
            <w:rFonts w:hint="eastAsia" w:ascii="Times New Roman" w:hAnsi="Times New Roman"/>
            <w:sz w:val="24"/>
            <w:szCs w:val="24"/>
            <w:rPrChange w:id="2800" w:author="Janusio" w:date="2018-03-04T23:36:51Z">
              <w:rPr>
                <w:rFonts w:hint="eastAsia"/>
              </w:rPr>
            </w:rPrChange>
          </w:rPr>
          <w:t>序列中的某一个环节上截取控制权，那么它就能够任意篡改和控制之后的启动序列。例</w:t>
        </w:r>
      </w:ins>
      <w:ins w:id="2801" w:author="Janusio" w:date="2018-03-04T23:36:51Z">
        <w:r>
          <w:rPr>
            <w:rFonts w:hint="eastAsia" w:ascii="Times New Roman" w:hAnsi="Times New Roman"/>
            <w:sz w:val="24"/>
            <w:szCs w:val="24"/>
            <w:rPrChange w:id="2802" w:author="Janusio" w:date="2018-03-04T23:36:51Z">
              <w:rPr>
                <w:rFonts w:hint="eastAsia"/>
              </w:rPr>
            </w:rPrChange>
          </w:rPr>
          <w:t>如一个恶意的启动装载程序(如恶意的Grub)可以在用户不能察觉的情况下装载一个被</w:t>
        </w:r>
      </w:ins>
      <w:ins w:id="2803" w:author="Janusio" w:date="2018-03-04T23:36:51Z">
        <w:r>
          <w:rPr>
            <w:rFonts w:hint="eastAsia" w:ascii="Times New Roman" w:hAnsi="Times New Roman"/>
            <w:sz w:val="24"/>
            <w:szCs w:val="24"/>
            <w:rPrChange w:id="2804" w:author="Janusio" w:date="2018-03-04T23:36:51Z">
              <w:rPr>
                <w:rFonts w:hint="eastAsia"/>
              </w:rPr>
            </w:rPrChange>
          </w:rPr>
          <w:t>篡改过的Linux内核镜像。这个恶意的Linux内核镜像在启动之后，可能提供给攻击者</w:t>
        </w:r>
      </w:ins>
      <w:ins w:id="2805" w:author="Janusio" w:date="2018-03-04T23:36:51Z">
        <w:r>
          <w:rPr>
            <w:rFonts w:hint="eastAsia" w:ascii="Times New Roman" w:hAnsi="Times New Roman"/>
            <w:sz w:val="24"/>
            <w:szCs w:val="24"/>
            <w:rPrChange w:id="2806" w:author="Janusio" w:date="2018-03-04T23:36:51Z">
              <w:rPr>
                <w:rFonts w:hint="eastAsia"/>
              </w:rPr>
            </w:rPrChange>
          </w:rPr>
          <w:t>控制整个平台的权限，破坏所有应用的完整性和机密性，敏感数据可能被攻击者所窃取。</w:t>
        </w:r>
      </w:ins>
      <w:ins w:id="2807" w:author="Janusio" w:date="2018-03-04T23:36:51Z">
        <w:r>
          <w:rPr>
            <w:rFonts w:hint="eastAsia" w:ascii="Times New Roman" w:hAnsi="Times New Roman"/>
            <w:sz w:val="24"/>
            <w:szCs w:val="24"/>
            <w:rPrChange w:id="2808" w:author="Janusio" w:date="2018-03-04T23:36:51Z">
              <w:rPr>
                <w:rFonts w:hint="eastAsia"/>
              </w:rPr>
            </w:rPrChange>
          </w:rPr>
          <w:t>由此可见，启动序列中的任意序列受到破坏都会对整个系统的运行安全产生影响，因此，</w:t>
        </w:r>
      </w:ins>
      <w:ins w:id="2809" w:author="Janusio" w:date="2018-03-04T23:36:51Z">
        <w:r>
          <w:rPr>
            <w:rFonts w:hint="eastAsia" w:ascii="Times New Roman" w:hAnsi="Times New Roman"/>
            <w:sz w:val="24"/>
            <w:szCs w:val="24"/>
            <w:rPrChange w:id="2810" w:author="Janusio" w:date="2018-03-04T23:36:51Z">
              <w:rPr>
                <w:rFonts w:hint="eastAsia"/>
              </w:rPr>
            </w:rPrChange>
          </w:rPr>
          <w:t>必须有一种强有力的信任机制来评估系统启动过程是否己经被攻击者所篡改。TPM硬</w:t>
        </w:r>
      </w:ins>
      <w:ins w:id="2811" w:author="Janusio" w:date="2018-03-04T23:36:51Z">
        <w:r>
          <w:rPr>
            <w:rFonts w:hint="eastAsia" w:ascii="Times New Roman" w:hAnsi="Times New Roman"/>
            <w:sz w:val="24"/>
            <w:szCs w:val="24"/>
            <w:rPrChange w:id="2812" w:author="Janusio" w:date="2018-03-04T23:36:51Z">
              <w:rPr>
                <w:rFonts w:hint="eastAsia"/>
              </w:rPr>
            </w:rPrChange>
          </w:rPr>
          <w:t>件中的完整性度量机制就是解决这一问题的重要方法。</w:t>
        </w:r>
      </w:ins>
      <w:ins w:id="2813" w:author="Janusio" w:date="2018-03-04T23:37:56Z">
        <w:r>
          <w:rPr>
            <w:rFonts w:hint="eastAsia" w:ascii="Times New Roman" w:hAnsi="Times New Roman"/>
            <w:sz w:val="24"/>
            <w:szCs w:val="24"/>
            <w:rPrChange w:id="2814" w:author="Janusio" w:date="2018-03-04T23:37:56Z">
              <w:rPr>
                <w:rFonts w:hint="eastAsia"/>
              </w:rPr>
            </w:rPrChange>
          </w:rPr>
          <w:t xml:space="preserve"> </w:t>
        </w:r>
      </w:ins>
    </w:p>
    <w:p>
      <w:pPr>
        <w:pStyle w:val="24"/>
        <w:numPr>
          <w:ilvl w:val="-1"/>
          <w:numId w:val="0"/>
        </w:numPr>
        <w:spacing w:line="360" w:lineRule="auto"/>
        <w:ind w:firstLine="420" w:firstLineChars="0"/>
        <w:rPr>
          <w:ins w:id="2816" w:author="Janusio" w:date="2018-03-04T23:37:16Z"/>
          <w:rFonts w:hint="eastAsia" w:ascii="Times New Roman" w:hAnsi="Times New Roman"/>
          <w:sz w:val="24"/>
          <w:szCs w:val="24"/>
        </w:rPr>
        <w:pPrChange w:id="2815" w:author="Janusio" w:date="2018-03-08T00:17:44Z">
          <w:pPr>
            <w:pStyle w:val="24"/>
            <w:numPr>
              <w:ilvl w:val="0"/>
              <w:numId w:val="0"/>
            </w:numPr>
            <w:spacing w:line="360" w:lineRule="auto"/>
            <w:ind w:firstLine="420" w:firstLineChars="0"/>
          </w:pPr>
        </w:pPrChange>
      </w:pPr>
      <w:ins w:id="2817" w:author="Janusio" w:date="2018-03-04T23:37:56Z">
        <w:r>
          <w:rPr>
            <w:rFonts w:hint="eastAsia" w:ascii="Times New Roman" w:hAnsi="Times New Roman"/>
            <w:sz w:val="24"/>
            <w:szCs w:val="24"/>
            <w:rPrChange w:id="2818" w:author="Janusio" w:date="2018-03-04T23:37:56Z">
              <w:rPr>
                <w:rFonts w:hint="eastAsia"/>
              </w:rPr>
            </w:rPrChange>
          </w:rPr>
          <w:t>信任链机制是TPM对启动序列信任评估的核心。信任链是在信任当前某一环节的</w:t>
        </w:r>
      </w:ins>
      <w:ins w:id="2819" w:author="Janusio" w:date="2018-03-04T23:37:56Z">
        <w:r>
          <w:rPr>
            <w:rFonts w:hint="eastAsia" w:ascii="Times New Roman" w:hAnsi="Times New Roman"/>
            <w:sz w:val="24"/>
            <w:szCs w:val="24"/>
            <w:rPrChange w:id="2820" w:author="Janusio" w:date="2018-03-04T23:37:56Z">
              <w:rPr>
                <w:rFonts w:hint="eastAsia"/>
              </w:rPr>
            </w:rPrChange>
          </w:rPr>
          <w:t>前提下，由该环节去评估下一个环节的安全性，确定下一环节可信之后再将控制权转交</w:t>
        </w:r>
      </w:ins>
      <w:ins w:id="2821" w:author="Janusio" w:date="2018-03-04T23:37:56Z">
        <w:r>
          <w:rPr>
            <w:rFonts w:hint="eastAsia" w:ascii="Times New Roman" w:hAnsi="Times New Roman"/>
            <w:sz w:val="24"/>
            <w:szCs w:val="24"/>
            <w:rPrChange w:id="2822" w:author="Janusio" w:date="2018-03-04T23:37:56Z">
              <w:rPr>
                <w:rFonts w:hint="eastAsia"/>
              </w:rPr>
            </w:rPrChange>
          </w:rPr>
          <w:t>给下一环节，然后依次向后推进。在信任链中，控制权依次在受信任的客体之间传递。</w:t>
        </w:r>
      </w:ins>
      <w:ins w:id="2823" w:author="Janusio" w:date="2018-03-04T23:37:56Z">
        <w:r>
          <w:rPr>
            <w:rFonts w:hint="eastAsia" w:ascii="Times New Roman" w:hAnsi="Times New Roman"/>
            <w:sz w:val="24"/>
            <w:szCs w:val="24"/>
            <w:rPrChange w:id="2824" w:author="Janusio" w:date="2018-03-04T23:37:56Z">
              <w:rPr>
                <w:rFonts w:hint="eastAsia"/>
              </w:rPr>
            </w:rPrChange>
          </w:rPr>
          <w:t>为了保证启动序列的每一环节都是安全可信的，那就必须能够在每一步控制权移交之前</w:t>
        </w:r>
      </w:ins>
      <w:ins w:id="2825" w:author="Janusio" w:date="2018-03-04T23:37:56Z">
        <w:r>
          <w:rPr>
            <w:rFonts w:hint="eastAsia" w:ascii="Times New Roman" w:hAnsi="Times New Roman"/>
            <w:sz w:val="24"/>
            <w:szCs w:val="24"/>
            <w:rPrChange w:id="2826" w:author="Janusio" w:date="2018-03-04T23:37:56Z">
              <w:rPr>
                <w:rFonts w:hint="eastAsia"/>
              </w:rPr>
            </w:rPrChange>
          </w:rPr>
          <w:t>对下一个环节进行量化的判断，判断下一环节的客体是否受到了篡改。判断是否被篡改</w:t>
        </w:r>
      </w:ins>
      <w:ins w:id="2827" w:author="Janusio" w:date="2018-03-04T23:37:56Z">
        <w:r>
          <w:rPr>
            <w:rFonts w:hint="eastAsia" w:ascii="Times New Roman" w:hAnsi="Times New Roman"/>
            <w:sz w:val="24"/>
            <w:szCs w:val="24"/>
            <w:rPrChange w:id="2828" w:author="Janusio" w:date="2018-03-04T23:37:56Z">
              <w:rPr>
                <w:rFonts w:hint="eastAsia"/>
              </w:rPr>
            </w:rPrChange>
          </w:rPr>
          <w:t>就是通过度量来完成的，即将客体二进制镜像进行哈希度量，并将所得的度量值扩展到</w:t>
        </w:r>
      </w:ins>
      <w:ins w:id="2829" w:author="Janusio" w:date="2018-03-04T23:38:25Z">
        <w:r>
          <w:rPr>
            <w:rFonts w:hint="eastAsia" w:ascii="Times New Roman" w:hAnsi="Times New Roman"/>
            <w:sz w:val="24"/>
            <w:szCs w:val="24"/>
            <w:rPrChange w:id="2830" w:author="Janusio" w:date="2018-03-04T23:38:25Z">
              <w:rPr>
                <w:rFonts w:hint="eastAsia"/>
              </w:rPr>
            </w:rPrChange>
          </w:rPr>
          <w:t>P</w:t>
        </w:r>
      </w:ins>
      <w:ins w:id="2831" w:author="Janusio" w:date="2018-03-04T23:38:34Z">
        <w:r>
          <w:rPr>
            <w:rFonts w:hint="eastAsia" w:ascii="Times New Roman" w:hAnsi="Times New Roman"/>
            <w:sz w:val="24"/>
            <w:szCs w:val="24"/>
            <w:lang w:val="en-US" w:eastAsia="zh-CN"/>
          </w:rPr>
          <w:t>C</w:t>
        </w:r>
      </w:ins>
      <w:ins w:id="2832" w:author="Janusio" w:date="2018-03-04T23:38:25Z">
        <w:r>
          <w:rPr>
            <w:rFonts w:hint="eastAsia" w:ascii="Times New Roman" w:hAnsi="Times New Roman"/>
            <w:sz w:val="24"/>
            <w:szCs w:val="24"/>
            <w:rPrChange w:id="2833" w:author="Janusio" w:date="2018-03-04T23:38:25Z">
              <w:rPr>
                <w:rFonts w:hint="eastAsia"/>
              </w:rPr>
            </w:rPrChange>
          </w:rPr>
          <w:t>R中去。整个启动序列都遵循“先度量，再执行”的原则。当前阶段的代码负责度量</w:t>
        </w:r>
      </w:ins>
      <w:ins w:id="2834" w:author="Janusio" w:date="2018-03-04T23:38:25Z">
        <w:r>
          <w:rPr>
            <w:rFonts w:hint="eastAsia" w:ascii="Times New Roman" w:hAnsi="Times New Roman"/>
            <w:sz w:val="24"/>
            <w:szCs w:val="24"/>
            <w:rPrChange w:id="2835" w:author="Janusio" w:date="2018-03-04T23:38:25Z">
              <w:rPr>
                <w:rFonts w:hint="eastAsia"/>
              </w:rPr>
            </w:rPrChange>
          </w:rPr>
          <w:t>下一阶段即将要执行的代码，然后再将度量值扩展P</w:t>
        </w:r>
      </w:ins>
      <w:ins w:id="2836" w:author="Janusio" w:date="2018-03-08T00:17:39Z">
        <w:r>
          <w:rPr>
            <w:rFonts w:hint="eastAsia" w:ascii="Times New Roman" w:hAnsi="Times New Roman"/>
            <w:sz w:val="24"/>
            <w:szCs w:val="24"/>
            <w:lang w:val="en-US" w:eastAsia="zh-CN"/>
          </w:rPr>
          <w:t>C</w:t>
        </w:r>
      </w:ins>
      <w:ins w:id="2837" w:author="Janusio" w:date="2018-03-04T23:38:25Z">
        <w:r>
          <w:rPr>
            <w:rFonts w:hint="eastAsia" w:ascii="Times New Roman" w:hAnsi="Times New Roman"/>
            <w:sz w:val="24"/>
            <w:szCs w:val="24"/>
            <w:rPrChange w:id="2838" w:author="Janusio" w:date="2018-03-04T23:38:25Z">
              <w:rPr>
                <w:rFonts w:hint="eastAsia"/>
              </w:rPr>
            </w:rPrChange>
          </w:rPr>
          <w:t>R中。这样循环往复，就构成了</w:t>
        </w:r>
      </w:ins>
      <w:ins w:id="2839" w:author="Janusio" w:date="2018-03-04T23:38:25Z">
        <w:r>
          <w:rPr>
            <w:rFonts w:hint="eastAsia" w:ascii="Times New Roman" w:hAnsi="Times New Roman"/>
            <w:sz w:val="24"/>
            <w:szCs w:val="24"/>
            <w:rPrChange w:id="2840" w:author="Janusio" w:date="2018-03-04T23:38:25Z">
              <w:rPr>
                <w:rFonts w:hint="eastAsia"/>
              </w:rPr>
            </w:rPrChange>
          </w:rPr>
          <w:t>信任链。</w:t>
        </w:r>
      </w:ins>
    </w:p>
    <w:p>
      <w:pPr>
        <w:pStyle w:val="24"/>
        <w:numPr>
          <w:ilvl w:val="-1"/>
          <w:numId w:val="0"/>
        </w:numPr>
        <w:spacing w:line="360" w:lineRule="auto"/>
        <w:ind w:firstLine="0" w:firstLineChars="0"/>
        <w:rPr>
          <w:del w:id="2842" w:author="Janusio" w:date="2018-03-04T23:30:06Z"/>
          <w:rFonts w:hint="eastAsia" w:ascii="Times New Roman" w:hAnsi="Times New Roman"/>
          <w:sz w:val="24"/>
          <w:szCs w:val="24"/>
          <w:lang w:val="en-US" w:eastAsia="zh-CN"/>
        </w:rPr>
        <w:pPrChange w:id="2841" w:author="Janusio" w:date="2018-03-04T23:37:17Z">
          <w:pPr>
            <w:pStyle w:val="24"/>
            <w:numPr>
              <w:ilvl w:val="0"/>
              <w:numId w:val="0"/>
            </w:numPr>
            <w:spacing w:line="360" w:lineRule="auto"/>
            <w:ind w:firstLine="420" w:firstLineChars="0"/>
          </w:pPr>
        </w:pPrChange>
      </w:pPr>
    </w:p>
    <w:p>
      <w:pPr>
        <w:pStyle w:val="3"/>
        <w:numPr>
          <w:ins w:id="2844" w:author="Janusio" w:date="2018-03-08T23:20:08Z"/>
        </w:numPr>
        <w:spacing w:line="360" w:lineRule="auto"/>
        <w:ind w:firstLine="0" w:firstLineChars="0"/>
        <w:outlineLvl w:val="9"/>
        <w:rPr>
          <w:ins w:id="2845" w:author="Janusio" w:date="2018-03-05T00:05:14Z"/>
          <w:rFonts w:hint="eastAsia" w:ascii="Times New Roman" w:hAnsi="Times New Roman"/>
          <w:sz w:val="24"/>
          <w:szCs w:val="24"/>
        </w:rPr>
        <w:pPrChange w:id="2843" w:author="Janusio" w:date="2018-03-08T23:20:08Z">
          <w:pPr>
            <w:pStyle w:val="24"/>
            <w:spacing w:line="360" w:lineRule="auto"/>
            <w:ind w:firstLine="0" w:firstLineChars="0"/>
            <w:outlineLvl w:val="9"/>
          </w:pPr>
        </w:pPrChange>
      </w:pPr>
      <w:ins w:id="2846" w:author="Janusio" w:date="2018-03-05T00:05:34Z">
        <w:r>
          <w:rPr>
            <w:rFonts w:hint="eastAsia" w:ascii="黑体" w:hAnsi="黑体" w:eastAsia="黑体" w:cs="黑体"/>
            <w:b/>
            <w:bCs w:val="0"/>
            <w:sz w:val="28"/>
            <w:szCs w:val="28"/>
            <w:lang w:val="en-US" w:eastAsia="zh-CN"/>
          </w:rPr>
          <w:t>可信计算</w:t>
        </w:r>
      </w:ins>
      <w:ins w:id="2847" w:author="Janusio" w:date="2018-03-05T00:06:46Z">
        <w:r>
          <w:rPr>
            <w:rFonts w:hint="eastAsia" w:ascii="黑体" w:hAnsi="黑体" w:eastAsia="黑体" w:cs="黑体"/>
            <w:b/>
            <w:bCs w:val="0"/>
            <w:sz w:val="28"/>
            <w:szCs w:val="28"/>
            <w:lang w:val="en-US" w:eastAsia="zh-CN"/>
          </w:rPr>
          <w:t>模块</w:t>
        </w:r>
      </w:ins>
      <w:ins w:id="2848" w:author="Janusio" w:date="2018-03-05T00:05:36Z">
        <w:r>
          <w:rPr>
            <w:rFonts w:hint="eastAsia" w:ascii="黑体" w:hAnsi="黑体" w:eastAsia="黑体" w:cs="黑体"/>
            <w:b/>
            <w:bCs w:val="0"/>
            <w:sz w:val="28"/>
            <w:szCs w:val="28"/>
            <w:lang w:val="en-US" w:eastAsia="zh-CN"/>
          </w:rPr>
          <w:t>虚拟化</w:t>
        </w:r>
      </w:ins>
    </w:p>
    <w:p>
      <w:pPr>
        <w:pStyle w:val="24"/>
        <w:spacing w:line="360" w:lineRule="auto"/>
        <w:ind w:firstLine="420" w:firstLineChars="0"/>
        <w:outlineLvl w:val="9"/>
        <w:rPr>
          <w:ins w:id="2850" w:author="Janusio" w:date="2018-03-05T00:07:55Z"/>
          <w:rFonts w:hint="eastAsia" w:ascii="Times New Roman" w:hAnsi="Times New Roman"/>
          <w:sz w:val="24"/>
          <w:szCs w:val="24"/>
          <w:lang w:val="en-US" w:eastAsia="zh-CN"/>
        </w:rPr>
        <w:pPrChange w:id="2849" w:author="Janusio" w:date="2018-03-05T00:06:51Z">
          <w:pPr>
            <w:pStyle w:val="24"/>
            <w:spacing w:line="360" w:lineRule="auto"/>
            <w:ind w:firstLine="0" w:firstLineChars="0"/>
            <w:outlineLvl w:val="9"/>
          </w:pPr>
        </w:pPrChange>
      </w:pPr>
      <w:ins w:id="2851" w:author="Janusio" w:date="2018-03-05T00:06:34Z">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w:t>
        </w:r>
      </w:ins>
      <w:ins w:id="2852" w:author="Janusio" w:date="2018-03-05T00:07:25Z">
        <w:r>
          <w:rPr>
            <w:rFonts w:hint="eastAsia" w:ascii="Times New Roman" w:hAnsi="Times New Roman"/>
            <w:sz w:val="24"/>
            <w:szCs w:val="24"/>
            <w:lang w:val="en-US" w:eastAsia="zh-CN"/>
          </w:rPr>
          <w:t>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ins>
    </w:p>
    <w:p>
      <w:pPr>
        <w:pStyle w:val="24"/>
        <w:spacing w:line="360" w:lineRule="auto"/>
        <w:ind w:firstLine="420" w:firstLineChars="0"/>
        <w:outlineLvl w:val="9"/>
        <w:rPr>
          <w:ins w:id="2853" w:author="Janusio" w:date="2018-03-05T00:08:17Z"/>
          <w:rFonts w:hint="eastAsia" w:ascii="Times New Roman" w:hAnsi="Times New Roman"/>
          <w:sz w:val="24"/>
          <w:szCs w:val="24"/>
          <w:lang w:val="en-US" w:eastAsia="zh-CN"/>
        </w:rPr>
      </w:pPr>
      <w:ins w:id="2854" w:author="Janusio" w:date="2018-03-05T00:08:17Z">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ins>
    </w:p>
    <w:p>
      <w:pPr>
        <w:pStyle w:val="24"/>
        <w:spacing w:line="360" w:lineRule="auto"/>
        <w:ind w:firstLine="420" w:firstLineChars="0"/>
        <w:outlineLvl w:val="9"/>
        <w:rPr>
          <w:ins w:id="2855" w:author="Janusio" w:date="2018-03-05T00:08:17Z"/>
          <w:rFonts w:hint="eastAsia" w:ascii="Times New Roman" w:hAnsi="Times New Roman"/>
          <w:sz w:val="24"/>
          <w:szCs w:val="24"/>
          <w:lang w:val="en-US" w:eastAsia="zh-CN"/>
        </w:rPr>
      </w:pPr>
      <w:ins w:id="2856" w:author="Janusio" w:date="2018-03-07T00:48:48Z">
        <w:r>
          <w:rPr>
            <w:rFonts w:hint="eastAsia" w:ascii="Times New Roman" w:hAnsi="Times New Roman"/>
            <w:sz w:val="24"/>
            <w:szCs w:val="24"/>
            <w:lang w:val="en-US" w:eastAsia="zh-CN"/>
          </w:rPr>
          <w:t>（</w:t>
        </w:r>
      </w:ins>
      <w:ins w:id="2857" w:author="Janusio" w:date="2018-03-07T00:48:50Z">
        <w:r>
          <w:rPr>
            <w:rFonts w:hint="eastAsia" w:ascii="Times New Roman" w:hAnsi="Times New Roman"/>
            <w:sz w:val="24"/>
            <w:szCs w:val="24"/>
            <w:lang w:val="en-US" w:eastAsia="zh-CN"/>
          </w:rPr>
          <w:t>1</w:t>
        </w:r>
      </w:ins>
      <w:ins w:id="2858" w:author="Janusio" w:date="2018-03-07T00:48:48Z">
        <w:r>
          <w:rPr>
            <w:rFonts w:hint="eastAsia" w:ascii="Times New Roman" w:hAnsi="Times New Roman"/>
            <w:sz w:val="24"/>
            <w:szCs w:val="24"/>
            <w:lang w:val="en-US" w:eastAsia="zh-CN"/>
          </w:rPr>
          <w:t>）</w:t>
        </w:r>
      </w:ins>
      <w:ins w:id="2859" w:author="Janusio" w:date="2018-03-05T00:08:17Z">
        <w:r>
          <w:rPr>
            <w:rFonts w:hint="eastAsia" w:ascii="Times New Roman" w:hAnsi="Times New Roman"/>
            <w:sz w:val="24"/>
            <w:szCs w:val="24"/>
            <w:lang w:val="en-US" w:eastAsia="zh-CN"/>
          </w:rPr>
          <w:t>等价性（Equivalence）</w:t>
        </w:r>
      </w:ins>
    </w:p>
    <w:p>
      <w:pPr>
        <w:pStyle w:val="24"/>
        <w:spacing w:line="360" w:lineRule="auto"/>
        <w:ind w:firstLine="420" w:firstLineChars="0"/>
        <w:outlineLvl w:val="9"/>
        <w:rPr>
          <w:ins w:id="2860" w:author="Janusio" w:date="2018-03-05T00:08:17Z"/>
          <w:rFonts w:hint="eastAsia" w:ascii="Times New Roman" w:hAnsi="Times New Roman"/>
          <w:sz w:val="24"/>
          <w:szCs w:val="24"/>
          <w:lang w:val="en-US" w:eastAsia="zh-CN"/>
        </w:rPr>
      </w:pPr>
      <w:ins w:id="2861" w:author="Janusio" w:date="2018-03-05T00:08:17Z">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ins>
    </w:p>
    <w:p>
      <w:pPr>
        <w:pStyle w:val="24"/>
        <w:spacing w:line="360" w:lineRule="auto"/>
        <w:ind w:firstLine="420" w:firstLineChars="0"/>
        <w:outlineLvl w:val="9"/>
        <w:rPr>
          <w:ins w:id="2862" w:author="Janusio" w:date="2018-03-05T00:08:17Z"/>
          <w:rFonts w:hint="eastAsia" w:ascii="Times New Roman" w:hAnsi="Times New Roman"/>
          <w:sz w:val="24"/>
          <w:szCs w:val="24"/>
          <w:lang w:val="en-US" w:eastAsia="zh-CN"/>
        </w:rPr>
      </w:pPr>
      <w:ins w:id="2863" w:author="Janusio" w:date="2018-03-07T00:48:53Z">
        <w:r>
          <w:rPr>
            <w:rFonts w:hint="eastAsia" w:ascii="Times New Roman" w:hAnsi="Times New Roman"/>
            <w:sz w:val="24"/>
            <w:szCs w:val="24"/>
            <w:lang w:val="en-US" w:eastAsia="zh-CN"/>
          </w:rPr>
          <w:t>（</w:t>
        </w:r>
      </w:ins>
      <w:ins w:id="2864" w:author="Janusio" w:date="2018-03-07T00:48:56Z">
        <w:r>
          <w:rPr>
            <w:rFonts w:hint="eastAsia" w:ascii="Times New Roman" w:hAnsi="Times New Roman"/>
            <w:sz w:val="24"/>
            <w:szCs w:val="24"/>
            <w:lang w:val="en-US" w:eastAsia="zh-CN"/>
          </w:rPr>
          <w:t>2</w:t>
        </w:r>
      </w:ins>
      <w:ins w:id="2865" w:author="Janusio" w:date="2018-03-07T00:48:53Z">
        <w:r>
          <w:rPr>
            <w:rFonts w:hint="eastAsia" w:ascii="Times New Roman" w:hAnsi="Times New Roman"/>
            <w:sz w:val="24"/>
            <w:szCs w:val="24"/>
            <w:lang w:val="en-US" w:eastAsia="zh-CN"/>
          </w:rPr>
          <w:t>）</w:t>
        </w:r>
      </w:ins>
      <w:ins w:id="2866" w:author="Janusio" w:date="2018-03-05T00:08:17Z">
        <w:r>
          <w:rPr>
            <w:rFonts w:hint="eastAsia" w:ascii="Times New Roman" w:hAnsi="Times New Roman"/>
            <w:sz w:val="24"/>
            <w:szCs w:val="24"/>
            <w:lang w:val="en-US" w:eastAsia="zh-CN"/>
          </w:rPr>
          <w:t>安全性(Safety)</w:t>
        </w:r>
      </w:ins>
    </w:p>
    <w:p>
      <w:pPr>
        <w:pStyle w:val="24"/>
        <w:spacing w:line="360" w:lineRule="auto"/>
        <w:ind w:firstLine="420" w:firstLineChars="0"/>
        <w:outlineLvl w:val="9"/>
        <w:rPr>
          <w:ins w:id="2867" w:author="Janusio" w:date="2018-03-05T00:08:17Z"/>
          <w:rFonts w:hint="eastAsia" w:ascii="Times New Roman" w:hAnsi="Times New Roman"/>
          <w:sz w:val="24"/>
          <w:szCs w:val="24"/>
          <w:lang w:val="en-US" w:eastAsia="zh-CN"/>
        </w:rPr>
      </w:pPr>
      <w:ins w:id="2868" w:author="Janusio" w:date="2018-03-05T00:08:17Z">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ins>
    </w:p>
    <w:p>
      <w:pPr>
        <w:pStyle w:val="24"/>
        <w:spacing w:line="360" w:lineRule="auto"/>
        <w:ind w:firstLine="420" w:firstLineChars="0"/>
        <w:outlineLvl w:val="9"/>
        <w:rPr>
          <w:ins w:id="2869" w:author="Janusio" w:date="2018-03-05T00:08:17Z"/>
          <w:rFonts w:hint="eastAsia" w:ascii="Times New Roman" w:hAnsi="Times New Roman"/>
          <w:sz w:val="24"/>
          <w:szCs w:val="24"/>
          <w:lang w:val="en-US" w:eastAsia="zh-CN"/>
        </w:rPr>
      </w:pPr>
      <w:ins w:id="2870" w:author="Janusio" w:date="2018-03-07T00:49:12Z">
        <w:r>
          <w:rPr>
            <w:rFonts w:hint="eastAsia" w:ascii="Times New Roman" w:hAnsi="Times New Roman"/>
            <w:sz w:val="24"/>
            <w:szCs w:val="24"/>
            <w:lang w:val="en-US" w:eastAsia="zh-CN"/>
          </w:rPr>
          <w:t>（</w:t>
        </w:r>
      </w:ins>
      <w:ins w:id="2871" w:author="Janusio" w:date="2018-03-07T00:49:13Z">
        <w:r>
          <w:rPr>
            <w:rFonts w:hint="eastAsia" w:ascii="Times New Roman" w:hAnsi="Times New Roman"/>
            <w:sz w:val="24"/>
            <w:szCs w:val="24"/>
            <w:lang w:val="en-US" w:eastAsia="zh-CN"/>
          </w:rPr>
          <w:t>3</w:t>
        </w:r>
      </w:ins>
      <w:ins w:id="2872" w:author="Janusio" w:date="2018-03-07T00:49:12Z">
        <w:r>
          <w:rPr>
            <w:rFonts w:hint="eastAsia" w:ascii="Times New Roman" w:hAnsi="Times New Roman"/>
            <w:sz w:val="24"/>
            <w:szCs w:val="24"/>
            <w:lang w:val="en-US" w:eastAsia="zh-CN"/>
          </w:rPr>
          <w:t>）</w:t>
        </w:r>
      </w:ins>
      <w:ins w:id="2873" w:author="Janusio" w:date="2018-03-05T00:08:17Z">
        <w:r>
          <w:rPr>
            <w:rFonts w:hint="eastAsia" w:ascii="Times New Roman" w:hAnsi="Times New Roman"/>
            <w:sz w:val="24"/>
            <w:szCs w:val="24"/>
            <w:lang w:val="en-US" w:eastAsia="zh-CN"/>
          </w:rPr>
          <w:t>方便性（Convenience）</w:t>
        </w:r>
      </w:ins>
    </w:p>
    <w:p>
      <w:pPr>
        <w:pStyle w:val="24"/>
        <w:spacing w:line="360" w:lineRule="auto"/>
        <w:ind w:firstLine="420" w:firstLineChars="0"/>
        <w:outlineLvl w:val="9"/>
        <w:rPr>
          <w:ins w:id="2874" w:author="Janusio" w:date="2018-03-05T00:08:17Z"/>
          <w:rFonts w:hint="eastAsia" w:ascii="Times New Roman" w:hAnsi="Times New Roman"/>
          <w:sz w:val="24"/>
          <w:szCs w:val="24"/>
          <w:lang w:val="en-US" w:eastAsia="zh-CN"/>
        </w:rPr>
      </w:pPr>
      <w:ins w:id="2875" w:author="Janusio" w:date="2018-03-05T00:08:17Z">
        <w:r>
          <w:rPr>
            <w:rFonts w:hint="eastAsia" w:ascii="Times New Roman" w:hAnsi="Times New Roman"/>
            <w:sz w:val="24"/>
            <w:szCs w:val="24"/>
            <w:lang w:val="en-US" w:eastAsia="zh-CN"/>
          </w:rPr>
          <w:t>所谓方便性是指在TPM虚拟化完成之后，方便对其进行维护、升级和迁移。</w:t>
        </w:r>
      </w:ins>
    </w:p>
    <w:p>
      <w:pPr>
        <w:pStyle w:val="3"/>
        <w:numPr>
          <w:ins w:id="2877" w:author="Janusio" w:date="2018-03-08T23:20:31Z"/>
        </w:numPr>
        <w:spacing w:line="360" w:lineRule="auto"/>
        <w:ind w:firstLine="0" w:firstLineChars="0"/>
        <w:outlineLvl w:val="9"/>
        <w:rPr>
          <w:ins w:id="2878" w:author="Janusio" w:date="2018-03-05T00:05:14Z"/>
          <w:rFonts w:hint="eastAsia"/>
        </w:rPr>
        <w:pPrChange w:id="2876" w:author="Janusio" w:date="2018-03-08T23:20:31Z">
          <w:pPr>
            <w:pStyle w:val="24"/>
            <w:spacing w:line="360" w:lineRule="auto"/>
            <w:ind w:firstLine="0" w:firstLineChars="0"/>
            <w:outlineLvl w:val="9"/>
          </w:pPr>
        </w:pPrChange>
      </w:pPr>
      <w:ins w:id="2879" w:author="Janusio" w:date="2018-03-05T00:05:14Z">
        <w:r>
          <w:rPr>
            <w:rFonts w:hint="eastAsia"/>
            <w:lang w:val="en-US" w:eastAsia="zh-CN"/>
          </w:rPr>
          <w:t>形式化分析方法</w:t>
        </w:r>
      </w:ins>
    </w:p>
    <w:p>
      <w:pPr>
        <w:spacing w:line="360" w:lineRule="auto"/>
        <w:ind w:firstLine="420" w:firstLineChars="0"/>
        <w:rPr>
          <w:ins w:id="2881" w:author="Janusio" w:date="2018-03-04T23:42:56Z"/>
          <w:rFonts w:hint="eastAsia"/>
          <w:lang w:val="en-US" w:eastAsia="zh-CN"/>
        </w:rPr>
        <w:pPrChange w:id="2880" w:author="Janusio" w:date="2018-03-08T23:20:17Z">
          <w:pPr>
            <w:pStyle w:val="24"/>
            <w:spacing w:line="360" w:lineRule="auto"/>
            <w:ind w:firstLine="0" w:firstLineChars="0"/>
          </w:pPr>
        </w:pPrChange>
      </w:pPr>
      <w:ins w:id="2882" w:author="Janusio" w:date="2018-03-08T00:34:17Z">
        <w:r>
          <w:rPr>
            <w:rFonts w:hint="eastAsia"/>
            <w:lang w:val="en-US" w:eastAsia="zh-CN"/>
          </w:rPr>
          <w:t>在</w:t>
        </w:r>
      </w:ins>
      <w:ins w:id="2883" w:author="Janusio" w:date="2018-03-08T00:34:19Z">
        <w:r>
          <w:rPr>
            <w:rFonts w:hint="eastAsia"/>
            <w:lang w:val="en-US" w:eastAsia="zh-CN"/>
          </w:rPr>
          <w:t>计算机</w:t>
        </w:r>
      </w:ins>
      <w:ins w:id="2884" w:author="Janusio" w:date="2018-03-08T00:34:21Z">
        <w:r>
          <w:rPr>
            <w:rFonts w:hint="eastAsia"/>
            <w:lang w:val="en-US" w:eastAsia="zh-CN"/>
          </w:rPr>
          <w:t>科学</w:t>
        </w:r>
      </w:ins>
      <w:ins w:id="2885" w:author="Janusio" w:date="2018-03-08T00:34:24Z">
        <w:r>
          <w:rPr>
            <w:rFonts w:hint="eastAsia"/>
            <w:lang w:val="en-US" w:eastAsia="zh-CN"/>
          </w:rPr>
          <w:t>和</w:t>
        </w:r>
      </w:ins>
      <w:ins w:id="2886" w:author="Janusio" w:date="2018-03-08T00:34:25Z">
        <w:r>
          <w:rPr>
            <w:rFonts w:hint="eastAsia"/>
            <w:lang w:val="en-US" w:eastAsia="zh-CN"/>
          </w:rPr>
          <w:t>软件</w:t>
        </w:r>
      </w:ins>
      <w:ins w:id="2887" w:author="Janusio" w:date="2018-03-08T00:34:26Z">
        <w:r>
          <w:rPr>
            <w:rFonts w:hint="eastAsia"/>
            <w:lang w:val="en-US" w:eastAsia="zh-CN"/>
          </w:rPr>
          <w:t>工程的</w:t>
        </w:r>
      </w:ins>
      <w:ins w:id="2888" w:author="Janusio" w:date="2018-03-08T00:34:32Z">
        <w:r>
          <w:rPr>
            <w:rFonts w:hint="eastAsia"/>
            <w:lang w:val="en-US" w:eastAsia="zh-CN"/>
          </w:rPr>
          <w:t>学科</w:t>
        </w:r>
      </w:ins>
      <w:ins w:id="2889" w:author="Janusio" w:date="2018-03-08T00:34:35Z">
        <w:r>
          <w:rPr>
            <w:rFonts w:hint="eastAsia"/>
            <w:lang w:val="en-US" w:eastAsia="zh-CN"/>
          </w:rPr>
          <w:t>领域中</w:t>
        </w:r>
      </w:ins>
      <w:ins w:id="2890" w:author="Janusio" w:date="2018-03-08T00:34:36Z">
        <w:r>
          <w:rPr>
            <w:rFonts w:hint="eastAsia"/>
            <w:lang w:val="en-US" w:eastAsia="zh-CN"/>
          </w:rPr>
          <w:t>，</w:t>
        </w:r>
      </w:ins>
      <w:ins w:id="2891" w:author="Janusio" w:date="2018-03-08T00:34:38Z">
        <w:r>
          <w:rPr>
            <w:rFonts w:hint="eastAsia"/>
            <w:lang w:val="en-US" w:eastAsia="zh-CN"/>
          </w:rPr>
          <w:t>形式化</w:t>
        </w:r>
      </w:ins>
      <w:ins w:id="2892" w:author="Janusio" w:date="2018-03-08T00:34:40Z">
        <w:r>
          <w:rPr>
            <w:rFonts w:hint="eastAsia"/>
            <w:lang w:val="en-US" w:eastAsia="zh-CN"/>
          </w:rPr>
          <w:t>方法</w:t>
        </w:r>
      </w:ins>
      <w:ins w:id="2893" w:author="Janusio" w:date="2018-03-08T00:34:41Z">
        <w:r>
          <w:rPr>
            <w:rFonts w:hint="eastAsia"/>
            <w:lang w:val="en-US" w:eastAsia="zh-CN"/>
          </w:rPr>
          <w:t>是</w:t>
        </w:r>
      </w:ins>
      <w:ins w:id="2894" w:author="Janusio" w:date="2018-03-08T00:34:50Z">
        <w:r>
          <w:rPr>
            <w:rFonts w:hint="eastAsia"/>
            <w:lang w:val="en-US" w:eastAsia="zh-CN"/>
          </w:rPr>
          <w:t>适合</w:t>
        </w:r>
      </w:ins>
      <w:ins w:id="2895" w:author="Janusio" w:date="2018-03-08T00:34:54Z">
        <w:r>
          <w:rPr>
            <w:rFonts w:hint="eastAsia"/>
            <w:lang w:val="en-US" w:eastAsia="zh-CN"/>
          </w:rPr>
          <w:t>针对</w:t>
        </w:r>
      </w:ins>
      <w:ins w:id="2896" w:author="Janusio" w:date="2018-03-08T00:34:55Z">
        <w:r>
          <w:rPr>
            <w:rFonts w:hint="eastAsia"/>
            <w:lang w:val="en-US" w:eastAsia="zh-CN"/>
          </w:rPr>
          <w:t>软件</w:t>
        </w:r>
      </w:ins>
      <w:ins w:id="2897" w:author="Janusio" w:date="2018-03-08T00:34:57Z">
        <w:r>
          <w:rPr>
            <w:rFonts w:hint="eastAsia"/>
            <w:lang w:val="en-US" w:eastAsia="zh-CN"/>
          </w:rPr>
          <w:t>系统和</w:t>
        </w:r>
      </w:ins>
      <w:ins w:id="2898" w:author="Janusio" w:date="2018-03-08T00:34:59Z">
        <w:r>
          <w:rPr>
            <w:rFonts w:hint="eastAsia"/>
            <w:lang w:val="en-US" w:eastAsia="zh-CN"/>
          </w:rPr>
          <w:t>硬件</w:t>
        </w:r>
      </w:ins>
      <w:ins w:id="2899" w:author="Janusio" w:date="2018-03-08T00:35:01Z">
        <w:r>
          <w:rPr>
            <w:rFonts w:hint="eastAsia"/>
            <w:lang w:val="en-US" w:eastAsia="zh-CN"/>
          </w:rPr>
          <w:t>系统的</w:t>
        </w:r>
      </w:ins>
      <w:ins w:id="2900" w:author="Janusio" w:date="2018-03-08T00:35:03Z">
        <w:r>
          <w:rPr>
            <w:rFonts w:hint="eastAsia"/>
            <w:lang w:val="en-US" w:eastAsia="zh-CN"/>
          </w:rPr>
          <w:t>描述</w:t>
        </w:r>
      </w:ins>
      <w:ins w:id="2901" w:author="Janusio" w:date="2018-03-08T00:35:10Z">
        <w:r>
          <w:rPr>
            <w:rFonts w:hint="eastAsia"/>
            <w:lang w:val="en-US" w:eastAsia="zh-CN"/>
          </w:rPr>
          <w:t>、</w:t>
        </w:r>
      </w:ins>
      <w:ins w:id="2902" w:author="Janusio" w:date="2018-03-08T00:35:11Z">
        <w:r>
          <w:rPr>
            <w:rFonts w:hint="eastAsia"/>
            <w:lang w:val="en-US" w:eastAsia="zh-CN"/>
          </w:rPr>
          <w:t>开发</w:t>
        </w:r>
      </w:ins>
      <w:ins w:id="2903" w:author="Janusio" w:date="2018-03-08T00:35:12Z">
        <w:r>
          <w:rPr>
            <w:rFonts w:hint="eastAsia"/>
            <w:lang w:val="en-US" w:eastAsia="zh-CN"/>
          </w:rPr>
          <w:t>以及</w:t>
        </w:r>
      </w:ins>
      <w:ins w:id="2904" w:author="Janusio" w:date="2018-03-08T00:35:13Z">
        <w:r>
          <w:rPr>
            <w:rFonts w:hint="eastAsia"/>
            <w:lang w:val="en-US" w:eastAsia="zh-CN"/>
          </w:rPr>
          <w:t>验证</w:t>
        </w:r>
      </w:ins>
      <w:ins w:id="2905" w:author="Janusio" w:date="2018-03-08T00:35:16Z">
        <w:r>
          <w:rPr>
            <w:rFonts w:hint="eastAsia"/>
            <w:lang w:val="en-US" w:eastAsia="zh-CN"/>
          </w:rPr>
          <w:t>的</w:t>
        </w:r>
      </w:ins>
      <w:ins w:id="2906" w:author="Janusio" w:date="2018-03-08T00:35:20Z">
        <w:r>
          <w:rPr>
            <w:rFonts w:hint="eastAsia"/>
            <w:lang w:val="en-US" w:eastAsia="zh-CN"/>
          </w:rPr>
          <w:t>基于</w:t>
        </w:r>
      </w:ins>
      <w:ins w:id="2907" w:author="Janusio" w:date="2018-03-08T00:35:25Z">
        <w:r>
          <w:rPr>
            <w:rFonts w:hint="eastAsia"/>
            <w:lang w:val="en-US" w:eastAsia="zh-CN"/>
          </w:rPr>
          <w:t>数学</w:t>
        </w:r>
      </w:ins>
      <w:ins w:id="2908" w:author="Janusio" w:date="2018-03-08T00:35:26Z">
        <w:r>
          <w:rPr>
            <w:rFonts w:hint="eastAsia"/>
            <w:lang w:val="en-US" w:eastAsia="zh-CN"/>
          </w:rPr>
          <w:t>逻辑的</w:t>
        </w:r>
      </w:ins>
      <w:ins w:id="2909" w:author="Janusio" w:date="2018-03-08T00:35:28Z">
        <w:r>
          <w:rPr>
            <w:rFonts w:hint="eastAsia"/>
            <w:lang w:val="en-US" w:eastAsia="zh-CN"/>
          </w:rPr>
          <w:t>特种</w:t>
        </w:r>
      </w:ins>
      <w:ins w:id="2910" w:author="Janusio" w:date="2018-03-08T00:35:32Z">
        <w:r>
          <w:rPr>
            <w:rFonts w:hint="eastAsia"/>
            <w:lang w:val="en-US" w:eastAsia="zh-CN"/>
          </w:rPr>
          <w:t>技术</w:t>
        </w:r>
      </w:ins>
      <w:ins w:id="2911" w:author="Janusio" w:date="2018-03-08T00:35:46Z">
        <w:r>
          <w:rPr>
            <w:rFonts w:hint="eastAsia"/>
            <w:lang w:val="en-US" w:eastAsia="zh-CN"/>
          </w:rPr>
          <w:t>。</w:t>
        </w:r>
      </w:ins>
      <w:ins w:id="2912" w:author="Janusio" w:date="2018-03-08T00:35:49Z">
        <w:r>
          <w:rPr>
            <w:rFonts w:hint="eastAsia"/>
            <w:lang w:val="en-US" w:eastAsia="zh-CN"/>
          </w:rPr>
          <w:t>形式化</w:t>
        </w:r>
      </w:ins>
      <w:ins w:id="2913" w:author="Janusio" w:date="2018-03-08T00:35:50Z">
        <w:r>
          <w:rPr>
            <w:rFonts w:hint="eastAsia"/>
            <w:lang w:val="en-US" w:eastAsia="zh-CN"/>
          </w:rPr>
          <w:t>分析</w:t>
        </w:r>
      </w:ins>
      <w:ins w:id="2914" w:author="Janusio" w:date="2018-03-08T00:35:52Z">
        <w:r>
          <w:rPr>
            <w:rFonts w:hint="eastAsia"/>
            <w:lang w:val="en-US" w:eastAsia="zh-CN"/>
          </w:rPr>
          <w:t>方法</w:t>
        </w:r>
      </w:ins>
      <w:ins w:id="2915" w:author="Janusio" w:date="2018-03-08T00:35:53Z">
        <w:r>
          <w:rPr>
            <w:rFonts w:hint="eastAsia"/>
            <w:lang w:val="en-US" w:eastAsia="zh-CN"/>
          </w:rPr>
          <w:t>的</w:t>
        </w:r>
      </w:ins>
      <w:ins w:id="2916" w:author="Janusio" w:date="2018-03-08T00:35:54Z">
        <w:r>
          <w:rPr>
            <w:rFonts w:hint="eastAsia"/>
            <w:lang w:val="en-US" w:eastAsia="zh-CN"/>
          </w:rPr>
          <w:t>目的是</w:t>
        </w:r>
      </w:ins>
      <w:ins w:id="2917" w:author="Janusio" w:date="2018-03-08T00:35:56Z">
        <w:r>
          <w:rPr>
            <w:rFonts w:hint="eastAsia"/>
            <w:lang w:val="en-US" w:eastAsia="zh-CN"/>
          </w:rPr>
          <w:t>期望</w:t>
        </w:r>
      </w:ins>
      <w:ins w:id="2918" w:author="Janusio" w:date="2018-03-08T00:35:59Z">
        <w:r>
          <w:rPr>
            <w:rFonts w:hint="eastAsia"/>
            <w:lang w:val="en-US" w:eastAsia="zh-CN"/>
          </w:rPr>
          <w:t>软件和</w:t>
        </w:r>
      </w:ins>
      <w:ins w:id="2919" w:author="Janusio" w:date="2018-03-08T00:36:01Z">
        <w:r>
          <w:rPr>
            <w:rFonts w:hint="eastAsia"/>
            <w:lang w:val="en-US" w:eastAsia="zh-CN"/>
          </w:rPr>
          <w:t>硬件</w:t>
        </w:r>
      </w:ins>
      <w:ins w:id="2920" w:author="Janusio" w:date="2018-03-08T00:36:02Z">
        <w:r>
          <w:rPr>
            <w:rFonts w:hint="eastAsia"/>
            <w:lang w:val="en-US" w:eastAsia="zh-CN"/>
          </w:rPr>
          <w:t>设计</w:t>
        </w:r>
      </w:ins>
      <w:ins w:id="2921" w:author="Janusio" w:date="2018-03-08T00:36:03Z">
        <w:r>
          <w:rPr>
            <w:rFonts w:hint="eastAsia"/>
            <w:lang w:val="en-US" w:eastAsia="zh-CN"/>
          </w:rPr>
          <w:t>过程</w:t>
        </w:r>
      </w:ins>
      <w:ins w:id="2922" w:author="Janusio" w:date="2018-03-08T00:36:05Z">
        <w:r>
          <w:rPr>
            <w:rFonts w:hint="eastAsia"/>
            <w:lang w:val="en-US" w:eastAsia="zh-CN"/>
          </w:rPr>
          <w:t>中</w:t>
        </w:r>
      </w:ins>
      <w:ins w:id="2923" w:author="Janusio" w:date="2018-03-08T00:36:08Z">
        <w:r>
          <w:rPr>
            <w:rFonts w:hint="eastAsia"/>
            <w:lang w:val="en-US" w:eastAsia="zh-CN"/>
          </w:rPr>
          <w:t>能够</w:t>
        </w:r>
      </w:ins>
      <w:ins w:id="2924" w:author="Janusio" w:date="2018-03-08T00:36:16Z">
        <w:r>
          <w:rPr>
            <w:rFonts w:hint="eastAsia"/>
            <w:lang w:val="en-US" w:eastAsia="zh-CN"/>
          </w:rPr>
          <w:t>像其他</w:t>
        </w:r>
      </w:ins>
      <w:ins w:id="2925" w:author="Janusio" w:date="2018-03-08T00:36:19Z">
        <w:r>
          <w:rPr>
            <w:rFonts w:hint="eastAsia"/>
            <w:lang w:val="en-US" w:eastAsia="zh-CN"/>
          </w:rPr>
          <w:t>工程学科</w:t>
        </w:r>
      </w:ins>
      <w:ins w:id="2926" w:author="Janusio" w:date="2018-03-08T00:36:24Z">
        <w:r>
          <w:rPr>
            <w:rFonts w:hint="eastAsia"/>
            <w:lang w:val="en-US" w:eastAsia="zh-CN"/>
          </w:rPr>
          <w:t>能够</w:t>
        </w:r>
      </w:ins>
      <w:ins w:id="2927" w:author="Janusio" w:date="2018-03-08T00:36:27Z">
        <w:r>
          <w:rPr>
            <w:rFonts w:hint="eastAsia"/>
            <w:lang w:val="en-US" w:eastAsia="zh-CN"/>
          </w:rPr>
          <w:t>利用</w:t>
        </w:r>
      </w:ins>
      <w:ins w:id="2928" w:author="Janusio" w:date="2018-03-08T00:36:30Z">
        <w:r>
          <w:rPr>
            <w:rFonts w:hint="eastAsia"/>
            <w:lang w:val="en-US" w:eastAsia="zh-CN"/>
          </w:rPr>
          <w:t>适当</w:t>
        </w:r>
      </w:ins>
      <w:ins w:id="2929" w:author="Janusio" w:date="2018-03-08T00:36:31Z">
        <w:r>
          <w:rPr>
            <w:rFonts w:hint="eastAsia"/>
            <w:lang w:val="en-US" w:eastAsia="zh-CN"/>
          </w:rPr>
          <w:t>的</w:t>
        </w:r>
      </w:ins>
      <w:ins w:id="2930" w:author="Janusio" w:date="2018-03-08T00:36:36Z">
        <w:r>
          <w:rPr>
            <w:rFonts w:hint="eastAsia"/>
            <w:lang w:val="en-US" w:eastAsia="zh-CN"/>
          </w:rPr>
          <w:t>数学分析</w:t>
        </w:r>
      </w:ins>
      <w:ins w:id="2931" w:author="Janusio" w:date="2018-03-08T00:36:38Z">
        <w:r>
          <w:rPr>
            <w:rFonts w:hint="eastAsia"/>
            <w:lang w:val="en-US" w:eastAsia="zh-CN"/>
          </w:rPr>
          <w:t>来</w:t>
        </w:r>
      </w:ins>
      <w:ins w:id="2932" w:author="Janusio" w:date="2018-03-08T00:36:56Z">
        <w:r>
          <w:rPr>
            <w:rFonts w:hint="eastAsia"/>
            <w:lang w:val="en-US" w:eastAsia="zh-CN"/>
          </w:rPr>
          <w:t>证明</w:t>
        </w:r>
      </w:ins>
      <w:ins w:id="2933" w:author="Janusio" w:date="2018-03-08T00:36:57Z">
        <w:r>
          <w:rPr>
            <w:rFonts w:hint="eastAsia"/>
            <w:lang w:val="en-US" w:eastAsia="zh-CN"/>
          </w:rPr>
          <w:t>设计</w:t>
        </w:r>
      </w:ins>
      <w:ins w:id="2934" w:author="Janusio" w:date="2018-03-08T00:37:06Z">
        <w:r>
          <w:rPr>
            <w:rFonts w:hint="eastAsia"/>
            <w:lang w:val="en-US" w:eastAsia="zh-CN"/>
          </w:rPr>
          <w:t>系统的</w:t>
        </w:r>
      </w:ins>
      <w:ins w:id="2935" w:author="Janusio" w:date="2018-03-08T00:37:09Z">
        <w:r>
          <w:rPr>
            <w:rFonts w:hint="eastAsia"/>
            <w:lang w:val="en-US" w:eastAsia="zh-CN"/>
          </w:rPr>
          <w:t>可靠性。</w:t>
        </w:r>
      </w:ins>
      <w:ins w:id="2936" w:author="Janusio" w:date="2018-03-08T00:37:18Z">
        <w:r>
          <w:rPr>
            <w:rFonts w:hint="eastAsia"/>
            <w:lang w:val="en-US" w:eastAsia="zh-CN"/>
          </w:rPr>
          <w:t>通常</w:t>
        </w:r>
      </w:ins>
      <w:ins w:id="2937" w:author="Janusio" w:date="2018-03-08T00:37:20Z">
        <w:r>
          <w:rPr>
            <w:rFonts w:hint="eastAsia"/>
            <w:lang w:val="en-US" w:eastAsia="zh-CN"/>
          </w:rPr>
          <w:t>形式化</w:t>
        </w:r>
      </w:ins>
      <w:ins w:id="2938" w:author="Janusio" w:date="2018-03-08T00:37:21Z">
        <w:r>
          <w:rPr>
            <w:rFonts w:hint="eastAsia"/>
            <w:lang w:val="en-US" w:eastAsia="zh-CN"/>
          </w:rPr>
          <w:t>分析</w:t>
        </w:r>
      </w:ins>
      <w:ins w:id="2939" w:author="Janusio" w:date="2018-03-08T00:37:22Z">
        <w:r>
          <w:rPr>
            <w:rFonts w:hint="eastAsia"/>
            <w:lang w:val="en-US" w:eastAsia="zh-CN"/>
          </w:rPr>
          <w:t>方法</w:t>
        </w:r>
      </w:ins>
      <w:ins w:id="2940" w:author="Janusio" w:date="2018-03-08T00:37:29Z">
        <w:r>
          <w:rPr>
            <w:rFonts w:hint="eastAsia"/>
            <w:lang w:val="en-US" w:eastAsia="zh-CN"/>
          </w:rPr>
          <w:t>用于</w:t>
        </w:r>
      </w:ins>
      <w:ins w:id="2941" w:author="Janusio" w:date="2018-03-08T00:37:35Z">
        <w:r>
          <w:rPr>
            <w:rFonts w:hint="eastAsia"/>
            <w:lang w:val="en-US" w:eastAsia="zh-CN"/>
          </w:rPr>
          <w:t>十分</w:t>
        </w:r>
      </w:ins>
      <w:ins w:id="2942" w:author="Janusio" w:date="2018-03-08T00:37:36Z">
        <w:r>
          <w:rPr>
            <w:rFonts w:hint="eastAsia"/>
            <w:lang w:val="en-US" w:eastAsia="zh-CN"/>
          </w:rPr>
          <w:t>注重</w:t>
        </w:r>
      </w:ins>
      <w:ins w:id="2943" w:author="Janusio" w:date="2018-03-08T00:37:39Z">
        <w:r>
          <w:rPr>
            <w:rFonts w:hint="eastAsia"/>
            <w:lang w:val="en-US" w:eastAsia="zh-CN"/>
          </w:rPr>
          <w:t>安全性和</w:t>
        </w:r>
      </w:ins>
      <w:ins w:id="2944" w:author="Janusio" w:date="2018-03-08T00:37:41Z">
        <w:r>
          <w:rPr>
            <w:rFonts w:hint="eastAsia"/>
            <w:lang w:val="en-US" w:eastAsia="zh-CN"/>
          </w:rPr>
          <w:t>可靠性的</w:t>
        </w:r>
      </w:ins>
      <w:ins w:id="2945" w:author="Janusio" w:date="2018-03-08T00:37:44Z">
        <w:r>
          <w:rPr>
            <w:rFonts w:hint="eastAsia"/>
            <w:lang w:val="en-US" w:eastAsia="zh-CN"/>
          </w:rPr>
          <w:t>高度</w:t>
        </w:r>
      </w:ins>
      <w:ins w:id="2946" w:author="Janusio" w:date="2018-03-08T00:37:47Z">
        <w:r>
          <w:rPr>
            <w:rFonts w:hint="eastAsia"/>
            <w:lang w:val="en-US" w:eastAsia="zh-CN"/>
          </w:rPr>
          <w:t>整合的</w:t>
        </w:r>
      </w:ins>
      <w:ins w:id="2947" w:author="Janusio" w:date="2018-03-08T00:37:48Z">
        <w:r>
          <w:rPr>
            <w:rFonts w:hint="eastAsia"/>
            <w:lang w:val="en-US" w:eastAsia="zh-CN"/>
          </w:rPr>
          <w:t>系统</w:t>
        </w:r>
      </w:ins>
      <w:ins w:id="2948" w:author="Janusio" w:date="2018-03-08T00:37:49Z">
        <w:r>
          <w:rPr>
            <w:rFonts w:hint="eastAsia"/>
            <w:lang w:val="en-US" w:eastAsia="zh-CN"/>
          </w:rPr>
          <w:t>。</w:t>
        </w:r>
      </w:ins>
      <w:ins w:id="2949" w:author="Janusio" w:date="2018-03-08T00:40:55Z">
        <w:r>
          <w:rPr>
            <w:rFonts w:hint="eastAsia"/>
            <w:lang w:val="en-US" w:eastAsia="zh-CN"/>
          </w:rPr>
          <w:t>形式化</w:t>
        </w:r>
      </w:ins>
      <w:ins w:id="2950" w:author="Janusio" w:date="2018-03-08T00:40:59Z">
        <w:r>
          <w:rPr>
            <w:rFonts w:hint="eastAsia"/>
            <w:lang w:val="en-US" w:eastAsia="zh-CN"/>
          </w:rPr>
          <w:t>方法</w:t>
        </w:r>
      </w:ins>
      <w:ins w:id="2951" w:author="Janusio" w:date="2018-03-08T00:41:00Z">
        <w:r>
          <w:rPr>
            <w:rFonts w:hint="eastAsia"/>
            <w:lang w:val="en-US" w:eastAsia="zh-CN"/>
          </w:rPr>
          <w:t>通常</w:t>
        </w:r>
      </w:ins>
      <w:ins w:id="2952" w:author="Janusio" w:date="2018-03-08T00:41:02Z">
        <w:r>
          <w:rPr>
            <w:rFonts w:hint="eastAsia"/>
            <w:lang w:val="en-US" w:eastAsia="zh-CN"/>
          </w:rPr>
          <w:t>有一套</w:t>
        </w:r>
      </w:ins>
      <w:ins w:id="2953" w:author="Janusio" w:date="2018-03-08T00:41:03Z">
        <w:r>
          <w:rPr>
            <w:rFonts w:hint="eastAsia"/>
            <w:lang w:val="en-US" w:eastAsia="zh-CN"/>
          </w:rPr>
          <w:t>十分</w:t>
        </w:r>
      </w:ins>
      <w:ins w:id="2954" w:author="Janusio" w:date="2018-03-08T00:41:05Z">
        <w:r>
          <w:rPr>
            <w:rFonts w:hint="eastAsia"/>
            <w:lang w:val="en-US" w:eastAsia="zh-CN"/>
          </w:rPr>
          <w:t>严谨的</w:t>
        </w:r>
      </w:ins>
      <w:ins w:id="2955" w:author="Janusio" w:date="2018-03-08T00:41:12Z">
        <w:r>
          <w:rPr>
            <w:rFonts w:hint="eastAsia"/>
            <w:lang w:val="en-US" w:eastAsia="zh-CN"/>
          </w:rPr>
          <w:t>定义</w:t>
        </w:r>
      </w:ins>
      <w:ins w:id="2956" w:author="Janusio" w:date="2018-03-08T00:41:13Z">
        <w:r>
          <w:rPr>
            <w:rFonts w:hint="eastAsia"/>
            <w:lang w:val="en-US" w:eastAsia="zh-CN"/>
          </w:rPr>
          <w:t>和</w:t>
        </w:r>
      </w:ins>
      <w:ins w:id="2957" w:author="Janusio" w:date="2018-03-08T00:41:14Z">
        <w:r>
          <w:rPr>
            <w:rFonts w:hint="eastAsia"/>
            <w:lang w:val="en-US" w:eastAsia="zh-CN"/>
          </w:rPr>
          <w:t>概念</w:t>
        </w:r>
      </w:ins>
      <w:ins w:id="2958" w:author="Janusio" w:date="2018-03-08T00:41:15Z">
        <w:r>
          <w:rPr>
            <w:rFonts w:hint="eastAsia"/>
            <w:lang w:val="en-US" w:eastAsia="zh-CN"/>
          </w:rPr>
          <w:t>，</w:t>
        </w:r>
      </w:ins>
      <w:ins w:id="2959" w:author="Janusio" w:date="2018-03-08T00:41:18Z">
        <w:r>
          <w:rPr>
            <w:rFonts w:hint="eastAsia"/>
            <w:lang w:val="en-US" w:eastAsia="zh-CN"/>
          </w:rPr>
          <w:t>比如</w:t>
        </w:r>
      </w:ins>
      <w:ins w:id="2960" w:author="Janusio" w:date="2018-03-08T00:41:27Z">
        <w:r>
          <w:rPr>
            <w:rFonts w:hint="eastAsia"/>
            <w:lang w:val="en-US" w:eastAsia="zh-CN"/>
          </w:rPr>
          <w:t>一致性和</w:t>
        </w:r>
      </w:ins>
      <w:ins w:id="2961" w:author="Janusio" w:date="2018-03-08T00:41:29Z">
        <w:r>
          <w:rPr>
            <w:rFonts w:hint="eastAsia"/>
            <w:lang w:val="en-US" w:eastAsia="zh-CN"/>
          </w:rPr>
          <w:t>完整性</w:t>
        </w:r>
      </w:ins>
      <w:ins w:id="2962" w:author="Janusio" w:date="2018-03-08T00:41:30Z">
        <w:r>
          <w:rPr>
            <w:rFonts w:hint="eastAsia"/>
            <w:lang w:val="en-US" w:eastAsia="zh-CN"/>
          </w:rPr>
          <w:t>，</w:t>
        </w:r>
      </w:ins>
      <w:ins w:id="2963" w:author="Janusio" w:date="2018-03-08T00:41:33Z">
        <w:r>
          <w:rPr>
            <w:rFonts w:hint="eastAsia"/>
            <w:lang w:val="en-US" w:eastAsia="zh-CN"/>
          </w:rPr>
          <w:t>以及</w:t>
        </w:r>
      </w:ins>
      <w:ins w:id="2964" w:author="Janusio" w:date="2018-03-08T00:41:43Z">
        <w:r>
          <w:rPr>
            <w:rFonts w:hint="eastAsia"/>
            <w:lang w:val="en-US" w:eastAsia="zh-CN"/>
          </w:rPr>
          <w:t>拥有</w:t>
        </w:r>
      </w:ins>
      <w:ins w:id="2965" w:author="Janusio" w:date="2018-03-08T00:42:07Z">
        <w:r>
          <w:rPr>
            <w:rFonts w:hint="eastAsia"/>
            <w:lang w:val="en-US" w:eastAsia="zh-CN"/>
          </w:rPr>
          <w:t>严谨</w:t>
        </w:r>
      </w:ins>
      <w:ins w:id="2966" w:author="Janusio" w:date="2018-03-08T00:42:08Z">
        <w:r>
          <w:rPr>
            <w:rFonts w:hint="eastAsia"/>
            <w:lang w:val="en-US" w:eastAsia="zh-CN"/>
          </w:rPr>
          <w:t>的</w:t>
        </w:r>
      </w:ins>
      <w:ins w:id="2967" w:author="Janusio" w:date="2018-03-08T00:42:11Z">
        <w:r>
          <w:rPr>
            <w:rFonts w:hint="eastAsia"/>
            <w:lang w:val="en-US" w:eastAsia="zh-CN"/>
          </w:rPr>
          <w:t>证明</w:t>
        </w:r>
      </w:ins>
      <w:ins w:id="2968" w:author="Janusio" w:date="2018-03-08T00:42:14Z">
        <w:r>
          <w:rPr>
            <w:rFonts w:hint="eastAsia"/>
            <w:lang w:val="en-US" w:eastAsia="zh-CN"/>
          </w:rPr>
          <w:t>规范</w:t>
        </w:r>
      </w:ins>
      <w:ins w:id="2969" w:author="Janusio" w:date="2018-03-08T00:42:15Z">
        <w:r>
          <w:rPr>
            <w:rFonts w:hint="eastAsia"/>
            <w:lang w:val="en-US" w:eastAsia="zh-CN"/>
          </w:rPr>
          <w:t>。</w:t>
        </w:r>
      </w:ins>
      <w:ins w:id="2970" w:author="Janusio" w:date="2018-03-08T00:42:24Z">
        <w:r>
          <w:rPr>
            <w:rFonts w:hint="eastAsia"/>
            <w:lang w:val="en-US" w:eastAsia="zh-CN"/>
          </w:rPr>
          <w:t>其</w:t>
        </w:r>
      </w:ins>
      <w:ins w:id="2971" w:author="Janusio" w:date="2018-03-08T00:42:32Z">
        <w:r>
          <w:rPr>
            <w:rFonts w:hint="eastAsia"/>
            <w:lang w:val="en-US" w:eastAsia="zh-CN"/>
          </w:rPr>
          <w:t>本质是</w:t>
        </w:r>
      </w:ins>
      <w:ins w:id="2972" w:author="Janusio" w:date="2018-03-08T00:42:34Z">
        <w:r>
          <w:rPr>
            <w:rFonts w:hint="eastAsia"/>
            <w:lang w:val="en-US" w:eastAsia="zh-CN"/>
          </w:rPr>
          <w:t>基于</w:t>
        </w:r>
      </w:ins>
      <w:ins w:id="2973" w:author="Janusio" w:date="2018-03-08T00:42:40Z">
        <w:r>
          <w:rPr>
            <w:rFonts w:hint="eastAsia"/>
            <w:lang w:val="en-US" w:eastAsia="zh-CN"/>
          </w:rPr>
          <w:t>良好的</w:t>
        </w:r>
      </w:ins>
      <w:ins w:id="2974" w:author="Janusio" w:date="2018-03-08T00:42:42Z">
        <w:r>
          <w:rPr>
            <w:rFonts w:hint="eastAsia"/>
            <w:lang w:val="en-US" w:eastAsia="zh-CN"/>
          </w:rPr>
          <w:t>数学</w:t>
        </w:r>
      </w:ins>
      <w:ins w:id="2975" w:author="Janusio" w:date="2018-03-08T00:42:45Z">
        <w:r>
          <w:rPr>
            <w:rFonts w:hint="eastAsia"/>
            <w:lang w:val="en-US" w:eastAsia="zh-CN"/>
          </w:rPr>
          <w:t>逻辑</w:t>
        </w:r>
      </w:ins>
      <w:ins w:id="2976" w:author="Janusio" w:date="2018-03-08T00:42:47Z">
        <w:r>
          <w:rPr>
            <w:rFonts w:hint="eastAsia"/>
            <w:lang w:val="en-US" w:eastAsia="zh-CN"/>
          </w:rPr>
          <w:t>方法</w:t>
        </w:r>
      </w:ins>
      <w:ins w:id="2977" w:author="Janusio" w:date="2018-03-08T00:42:48Z">
        <w:r>
          <w:rPr>
            <w:rFonts w:hint="eastAsia"/>
            <w:lang w:val="en-US" w:eastAsia="zh-CN"/>
          </w:rPr>
          <w:t>来</w:t>
        </w:r>
      </w:ins>
      <w:ins w:id="2978" w:author="Janusio" w:date="2018-03-08T00:42:51Z">
        <w:r>
          <w:rPr>
            <w:rFonts w:hint="eastAsia"/>
            <w:lang w:val="en-US" w:eastAsia="zh-CN"/>
          </w:rPr>
          <w:t>描述</w:t>
        </w:r>
      </w:ins>
      <w:ins w:id="2979" w:author="Janusio" w:date="2018-03-08T00:42:57Z">
        <w:r>
          <w:rPr>
            <w:rFonts w:hint="eastAsia"/>
            <w:lang w:val="en-US" w:eastAsia="zh-CN"/>
          </w:rPr>
          <w:t>软件</w:t>
        </w:r>
      </w:ins>
      <w:ins w:id="2980" w:author="Janusio" w:date="2018-03-08T00:42:59Z">
        <w:r>
          <w:rPr>
            <w:rFonts w:hint="eastAsia"/>
            <w:lang w:val="en-US" w:eastAsia="zh-CN"/>
          </w:rPr>
          <w:t>系统</w:t>
        </w:r>
      </w:ins>
      <w:ins w:id="2981" w:author="Janusio" w:date="2018-03-08T00:43:07Z">
        <w:r>
          <w:rPr>
            <w:rFonts w:hint="eastAsia"/>
            <w:lang w:val="en-US" w:eastAsia="zh-CN"/>
          </w:rPr>
          <w:t>拥有</w:t>
        </w:r>
      </w:ins>
      <w:ins w:id="2982" w:author="Janusio" w:date="2018-03-08T00:43:02Z">
        <w:r>
          <w:rPr>
            <w:rFonts w:hint="eastAsia"/>
            <w:lang w:val="en-US" w:eastAsia="zh-CN"/>
          </w:rPr>
          <w:t>安全属性</w:t>
        </w:r>
      </w:ins>
      <w:ins w:id="2983" w:author="Janusio" w:date="2018-03-08T00:43:09Z">
        <w:r>
          <w:rPr>
            <w:rFonts w:hint="eastAsia"/>
            <w:lang w:val="en-US" w:eastAsia="zh-CN"/>
          </w:rPr>
          <w:t>的</w:t>
        </w:r>
      </w:ins>
      <w:ins w:id="2984" w:author="Janusio" w:date="2018-03-08T00:43:10Z">
        <w:r>
          <w:rPr>
            <w:rFonts w:hint="eastAsia"/>
            <w:lang w:val="en-US" w:eastAsia="zh-CN"/>
          </w:rPr>
          <w:t>一直</w:t>
        </w:r>
      </w:ins>
      <w:ins w:id="2985" w:author="Janusio" w:date="2018-03-08T00:43:11Z">
        <w:r>
          <w:rPr>
            <w:rFonts w:hint="eastAsia"/>
            <w:lang w:val="en-US" w:eastAsia="zh-CN"/>
          </w:rPr>
          <w:t>技术</w:t>
        </w:r>
      </w:ins>
      <w:ins w:id="2986" w:author="Janusio" w:date="2018-03-08T00:43:24Z">
        <w:r>
          <w:rPr>
            <w:rFonts w:hint="eastAsia"/>
            <w:lang w:val="en-US" w:eastAsia="zh-CN"/>
          </w:rPr>
          <w:t>。</w:t>
        </w:r>
      </w:ins>
      <w:ins w:id="2987" w:author="Janusio" w:date="2018-03-04T23:42:38Z">
        <w:r>
          <w:rPr>
            <w:rFonts w:hint="eastAsia"/>
            <w:lang w:val="en-US" w:eastAsia="zh-CN"/>
          </w:rPr>
          <w:t>不同的形式化方法的数学基础是不同的，有的以集合论和一阶谓词演算为基础，有的则以时态逻辑为基础。</w:t>
        </w:r>
      </w:ins>
    </w:p>
    <w:p>
      <w:pPr>
        <w:pStyle w:val="4"/>
        <w:numPr>
          <w:ins w:id="2989" w:author="Janusio" w:date="2018-03-08T23:20:39Z"/>
        </w:numPr>
        <w:spacing w:line="360" w:lineRule="auto"/>
        <w:ind w:firstLine="0" w:firstLineChars="0"/>
        <w:outlineLvl w:val="9"/>
        <w:rPr>
          <w:ins w:id="2990" w:author="Janusio" w:date="2018-03-05T00:02:31Z"/>
          <w:rFonts w:hint="eastAsia"/>
        </w:rPr>
        <w:pPrChange w:id="2988" w:author="Janusio" w:date="2018-03-08T23:20:39Z">
          <w:pPr>
            <w:pStyle w:val="24"/>
            <w:spacing w:line="360" w:lineRule="auto"/>
            <w:ind w:firstLine="0" w:firstLineChars="0"/>
            <w:outlineLvl w:val="9"/>
          </w:pPr>
        </w:pPrChange>
      </w:pPr>
      <w:ins w:id="2991" w:author="Janusio" w:date="2018-03-05T00:02:31Z">
        <w:r>
          <w:rPr>
            <w:rFonts w:hint="eastAsia"/>
            <w:lang w:val="en-US" w:eastAsia="zh-CN"/>
          </w:rPr>
          <w:t>无干扰理论</w:t>
        </w:r>
      </w:ins>
    </w:p>
    <w:p>
      <w:pPr>
        <w:pStyle w:val="24"/>
        <w:spacing w:line="360" w:lineRule="auto"/>
        <w:ind w:firstLine="420" w:firstLineChars="0"/>
        <w:rPr>
          <w:ins w:id="2992" w:author="Janusio" w:date="2018-03-05T13:05:17Z"/>
          <w:rFonts w:hint="eastAsia" w:ascii="Times New Roman" w:hAnsi="Times New Roman"/>
          <w:sz w:val="24"/>
          <w:szCs w:val="24"/>
          <w:lang w:val="en-US" w:eastAsia="zh-CN"/>
        </w:rPr>
      </w:pPr>
      <w:ins w:id="2993" w:author="Janusio" w:date="2018-03-05T13:02:17Z">
        <w:r>
          <w:rPr>
            <w:rFonts w:hint="eastAsia" w:ascii="Times New Roman" w:hAnsi="Times New Roman"/>
            <w:sz w:val="24"/>
            <w:szCs w:val="24"/>
            <w:lang w:val="en-US" w:eastAsia="zh-CN"/>
          </w:rPr>
          <w:t>1</w:t>
        </w:r>
      </w:ins>
      <w:ins w:id="2994" w:author="Janusio" w:date="2018-03-05T13:02:18Z">
        <w:r>
          <w:rPr>
            <w:rFonts w:hint="eastAsia" w:ascii="Times New Roman" w:hAnsi="Times New Roman"/>
            <w:sz w:val="24"/>
            <w:szCs w:val="24"/>
            <w:lang w:val="en-US" w:eastAsia="zh-CN"/>
          </w:rPr>
          <w:t>982</w:t>
        </w:r>
      </w:ins>
      <w:ins w:id="2995" w:author="Janusio" w:date="2018-03-05T13:02:19Z">
        <w:r>
          <w:rPr>
            <w:rFonts w:hint="eastAsia" w:ascii="Times New Roman" w:hAnsi="Times New Roman"/>
            <w:sz w:val="24"/>
            <w:szCs w:val="24"/>
            <w:lang w:val="en-US" w:eastAsia="zh-CN"/>
          </w:rPr>
          <w:t>年，</w:t>
        </w:r>
      </w:ins>
      <w:ins w:id="2996" w:author="Janusio" w:date="2018-03-05T13:02:24Z">
        <w:r>
          <w:rPr>
            <w:rFonts w:hint="eastAsia" w:ascii="Times New Roman" w:hAnsi="Times New Roman"/>
            <w:sz w:val="24"/>
            <w:szCs w:val="24"/>
            <w:lang w:val="en-US" w:eastAsia="zh-CN"/>
          </w:rPr>
          <w:t>Go</w:t>
        </w:r>
      </w:ins>
      <w:ins w:id="2997" w:author="Janusio" w:date="2018-03-05T13:02:27Z">
        <w:r>
          <w:rPr>
            <w:rFonts w:hint="eastAsia" w:ascii="Times New Roman" w:hAnsi="Times New Roman"/>
            <w:sz w:val="24"/>
            <w:szCs w:val="24"/>
            <w:lang w:val="en-US" w:eastAsia="zh-CN"/>
          </w:rPr>
          <w:t>g</w:t>
        </w:r>
      </w:ins>
      <w:ins w:id="2998" w:author="Janusio" w:date="2018-03-05T13:02:30Z">
        <w:r>
          <w:rPr>
            <w:rFonts w:hint="eastAsia" w:ascii="Times New Roman" w:hAnsi="Times New Roman"/>
            <w:sz w:val="24"/>
            <w:szCs w:val="24"/>
            <w:lang w:val="en-US" w:eastAsia="zh-CN"/>
          </w:rPr>
          <w:t>uen</w:t>
        </w:r>
      </w:ins>
      <w:ins w:id="2999" w:author="Janusio" w:date="2018-03-05T13:02:32Z">
        <w:r>
          <w:rPr>
            <w:rFonts w:hint="eastAsia" w:ascii="Times New Roman" w:hAnsi="Times New Roman"/>
            <w:sz w:val="24"/>
            <w:szCs w:val="24"/>
            <w:lang w:val="en-US" w:eastAsia="zh-CN"/>
          </w:rPr>
          <w:t>和</w:t>
        </w:r>
      </w:ins>
      <w:ins w:id="3000" w:author="Janusio" w:date="2018-03-05T13:02:37Z">
        <w:r>
          <w:rPr>
            <w:rFonts w:hint="eastAsia" w:ascii="Times New Roman" w:hAnsi="Times New Roman"/>
            <w:sz w:val="24"/>
            <w:szCs w:val="24"/>
            <w:lang w:val="en-US" w:eastAsia="zh-CN"/>
          </w:rPr>
          <w:t>Meseguer</w:t>
        </w:r>
      </w:ins>
      <w:ins w:id="3001" w:author="Janusio" w:date="2018-03-05T13:02:42Z">
        <w:r>
          <w:rPr>
            <w:rFonts w:hint="eastAsia" w:ascii="Times New Roman" w:hAnsi="Times New Roman"/>
            <w:sz w:val="24"/>
            <w:szCs w:val="24"/>
            <w:lang w:val="en-US" w:eastAsia="zh-CN"/>
          </w:rPr>
          <w:t>最早</w:t>
        </w:r>
      </w:ins>
      <w:ins w:id="3002" w:author="Janusio" w:date="2018-03-05T13:02:43Z">
        <w:r>
          <w:rPr>
            <w:rFonts w:hint="eastAsia" w:ascii="Times New Roman" w:hAnsi="Times New Roman"/>
            <w:sz w:val="24"/>
            <w:szCs w:val="24"/>
            <w:lang w:val="en-US" w:eastAsia="zh-CN"/>
          </w:rPr>
          <w:t>提出</w:t>
        </w:r>
      </w:ins>
      <w:ins w:id="3003" w:author="Janusio" w:date="2018-03-05T13:02:44Z">
        <w:r>
          <w:rPr>
            <w:rFonts w:hint="eastAsia" w:ascii="Times New Roman" w:hAnsi="Times New Roman"/>
            <w:sz w:val="24"/>
            <w:szCs w:val="24"/>
            <w:lang w:val="en-US" w:eastAsia="zh-CN"/>
          </w:rPr>
          <w:t>基于</w:t>
        </w:r>
      </w:ins>
      <w:ins w:id="3004" w:author="Janusio" w:date="2018-03-05T13:02:02Z">
        <w:r>
          <w:rPr>
            <w:rFonts w:hint="eastAsia" w:ascii="Times New Roman" w:hAnsi="Times New Roman"/>
            <w:sz w:val="24"/>
            <w:szCs w:val="24"/>
            <w:lang w:val="en-US" w:eastAsia="zh-CN"/>
          </w:rPr>
          <w:t>信息</w:t>
        </w:r>
      </w:ins>
      <w:ins w:id="3005" w:author="Janusio" w:date="2018-03-05T13:02:03Z">
        <w:r>
          <w:rPr>
            <w:rFonts w:hint="eastAsia" w:ascii="Times New Roman" w:hAnsi="Times New Roman"/>
            <w:sz w:val="24"/>
            <w:szCs w:val="24"/>
            <w:lang w:val="en-US" w:eastAsia="zh-CN"/>
          </w:rPr>
          <w:t>流</w:t>
        </w:r>
      </w:ins>
      <w:ins w:id="3006" w:author="Janusio" w:date="2018-03-05T13:02:08Z">
        <w:r>
          <w:rPr>
            <w:rFonts w:hint="eastAsia" w:ascii="Times New Roman" w:hAnsi="Times New Roman"/>
            <w:sz w:val="24"/>
            <w:szCs w:val="24"/>
            <w:lang w:val="en-US" w:eastAsia="zh-CN"/>
          </w:rPr>
          <w:t>的</w:t>
        </w:r>
      </w:ins>
      <w:ins w:id="3007" w:author="Janusio" w:date="2018-03-05T13:02:10Z">
        <w:r>
          <w:rPr>
            <w:rFonts w:hint="eastAsia" w:ascii="Times New Roman" w:hAnsi="Times New Roman"/>
            <w:sz w:val="24"/>
            <w:szCs w:val="24"/>
            <w:lang w:val="en-US" w:eastAsia="zh-CN"/>
          </w:rPr>
          <w:t>无干扰</w:t>
        </w:r>
      </w:ins>
      <w:ins w:id="3008" w:author="Janusio" w:date="2018-03-05T13:02:11Z">
        <w:r>
          <w:rPr>
            <w:rFonts w:hint="eastAsia" w:ascii="Times New Roman" w:hAnsi="Times New Roman"/>
            <w:sz w:val="24"/>
            <w:szCs w:val="24"/>
            <w:lang w:val="en-US" w:eastAsia="zh-CN"/>
          </w:rPr>
          <w:t>理论</w:t>
        </w:r>
      </w:ins>
      <w:ins w:id="3009" w:author="Janusio" w:date="2018-03-05T13:02:48Z">
        <w:r>
          <w:rPr>
            <w:rFonts w:hint="eastAsia" w:ascii="Times New Roman" w:hAnsi="Times New Roman"/>
            <w:sz w:val="24"/>
            <w:szCs w:val="24"/>
            <w:lang w:val="en-US" w:eastAsia="zh-CN"/>
          </w:rPr>
          <w:t>，</w:t>
        </w:r>
      </w:ins>
      <w:ins w:id="3010" w:author="Janusio" w:date="2018-03-05T13:02:52Z">
        <w:r>
          <w:rPr>
            <w:rFonts w:hint="eastAsia" w:ascii="Times New Roman" w:hAnsi="Times New Roman"/>
            <w:sz w:val="24"/>
            <w:szCs w:val="24"/>
            <w:lang w:val="en-US" w:eastAsia="zh-CN"/>
          </w:rPr>
          <w:t>但是</w:t>
        </w:r>
      </w:ins>
      <w:ins w:id="3011" w:author="Janusio" w:date="2018-03-05T13:02:54Z">
        <w:r>
          <w:rPr>
            <w:rFonts w:hint="eastAsia" w:ascii="Times New Roman" w:hAnsi="Times New Roman"/>
            <w:sz w:val="24"/>
            <w:szCs w:val="24"/>
            <w:lang w:val="en-US" w:eastAsia="zh-CN"/>
          </w:rPr>
          <w:t>目前</w:t>
        </w:r>
      </w:ins>
      <w:ins w:id="3012" w:author="Janusio" w:date="2018-03-05T13:02:58Z">
        <w:r>
          <w:rPr>
            <w:rFonts w:hint="eastAsia" w:ascii="Times New Roman" w:hAnsi="Times New Roman"/>
            <w:sz w:val="24"/>
            <w:szCs w:val="24"/>
            <w:lang w:val="en-US" w:eastAsia="zh-CN"/>
          </w:rPr>
          <w:t>使用的</w:t>
        </w:r>
      </w:ins>
      <w:ins w:id="3013" w:author="Janusio" w:date="2018-03-05T13:03:03Z">
        <w:r>
          <w:rPr>
            <w:rFonts w:hint="eastAsia" w:ascii="Times New Roman" w:hAnsi="Times New Roman"/>
            <w:sz w:val="24"/>
            <w:szCs w:val="24"/>
            <w:lang w:val="en-US" w:eastAsia="zh-CN"/>
          </w:rPr>
          <w:t>无干扰</w:t>
        </w:r>
      </w:ins>
      <w:ins w:id="3014" w:author="Janusio" w:date="2018-03-05T13:03:04Z">
        <w:r>
          <w:rPr>
            <w:rFonts w:hint="eastAsia" w:ascii="Times New Roman" w:hAnsi="Times New Roman"/>
            <w:sz w:val="24"/>
            <w:szCs w:val="24"/>
            <w:lang w:val="en-US" w:eastAsia="zh-CN"/>
          </w:rPr>
          <w:t>理论</w:t>
        </w:r>
      </w:ins>
      <w:ins w:id="3015" w:author="Janusio" w:date="2018-03-05T13:03:25Z">
        <w:r>
          <w:rPr>
            <w:rFonts w:hint="eastAsia" w:ascii="Times New Roman" w:hAnsi="Times New Roman"/>
            <w:sz w:val="24"/>
            <w:szCs w:val="24"/>
            <w:lang w:val="en-US" w:eastAsia="zh-CN"/>
          </w:rPr>
          <w:t>是</w:t>
        </w:r>
      </w:ins>
      <w:ins w:id="3016" w:author="Janusio" w:date="2018-03-05T13:03:28Z">
        <w:r>
          <w:rPr>
            <w:rFonts w:hint="eastAsia" w:ascii="Times New Roman" w:hAnsi="Times New Roman"/>
            <w:sz w:val="24"/>
            <w:szCs w:val="24"/>
            <w:lang w:val="en-US" w:eastAsia="zh-CN"/>
          </w:rPr>
          <w:t>1</w:t>
        </w:r>
      </w:ins>
      <w:ins w:id="3017" w:author="Janusio" w:date="2018-03-05T13:03:30Z">
        <w:r>
          <w:rPr>
            <w:rFonts w:hint="eastAsia" w:ascii="Times New Roman" w:hAnsi="Times New Roman"/>
            <w:sz w:val="24"/>
            <w:szCs w:val="24"/>
            <w:lang w:val="en-US" w:eastAsia="zh-CN"/>
          </w:rPr>
          <w:t>992</w:t>
        </w:r>
      </w:ins>
      <w:ins w:id="3018" w:author="Janusio" w:date="2018-03-05T13:03:31Z">
        <w:r>
          <w:rPr>
            <w:rFonts w:hint="eastAsia" w:ascii="Times New Roman" w:hAnsi="Times New Roman"/>
            <w:sz w:val="24"/>
            <w:szCs w:val="24"/>
            <w:lang w:val="en-US" w:eastAsia="zh-CN"/>
          </w:rPr>
          <w:t>年</w:t>
        </w:r>
      </w:ins>
      <w:ins w:id="3019" w:author="Janusio" w:date="2018-03-05T13:03:32Z">
        <w:r>
          <w:rPr>
            <w:rFonts w:hint="eastAsia" w:ascii="Times New Roman" w:hAnsi="Times New Roman"/>
            <w:sz w:val="24"/>
            <w:szCs w:val="24"/>
            <w:lang w:val="en-US" w:eastAsia="zh-CN"/>
          </w:rPr>
          <w:t>由</w:t>
        </w:r>
      </w:ins>
      <w:ins w:id="3020" w:author="Janusio" w:date="2018-03-05T13:03:50Z">
        <w:r>
          <w:rPr>
            <w:rFonts w:hint="eastAsia" w:ascii="Times New Roman" w:hAnsi="Times New Roman"/>
            <w:sz w:val="24"/>
            <w:szCs w:val="24"/>
            <w:lang w:val="en-US" w:eastAsia="zh-CN"/>
          </w:rPr>
          <w:t>Rushby</w:t>
        </w:r>
      </w:ins>
      <w:ins w:id="3021" w:author="Janusio" w:date="2018-03-05T13:03:51Z">
        <w:r>
          <w:rPr>
            <w:rFonts w:hint="eastAsia" w:ascii="Times New Roman" w:hAnsi="Times New Roman"/>
            <w:sz w:val="24"/>
            <w:szCs w:val="24"/>
            <w:lang w:val="en-US" w:eastAsia="zh-CN"/>
          </w:rPr>
          <w:t>提出，</w:t>
        </w:r>
      </w:ins>
      <w:ins w:id="3022" w:author="Janusio" w:date="2018-03-05T13:04:00Z">
        <w:r>
          <w:rPr>
            <w:rFonts w:hint="eastAsia" w:ascii="Times New Roman" w:hAnsi="Times New Roman"/>
            <w:sz w:val="24"/>
            <w:szCs w:val="24"/>
            <w:lang w:val="en-US" w:eastAsia="zh-CN"/>
          </w:rPr>
          <w:t>主要</w:t>
        </w:r>
      </w:ins>
      <w:ins w:id="3023" w:author="Janusio" w:date="2018-03-05T13:04:01Z">
        <w:r>
          <w:rPr>
            <w:rFonts w:hint="eastAsia" w:ascii="Times New Roman" w:hAnsi="Times New Roman"/>
            <w:sz w:val="24"/>
            <w:szCs w:val="24"/>
            <w:lang w:val="en-US" w:eastAsia="zh-CN"/>
          </w:rPr>
          <w:t>采用</w:t>
        </w:r>
      </w:ins>
      <w:ins w:id="3024" w:author="Janusio" w:date="2018-03-05T13:04:03Z">
        <w:r>
          <w:rPr>
            <w:rFonts w:hint="eastAsia" w:ascii="Times New Roman" w:hAnsi="Times New Roman"/>
            <w:sz w:val="24"/>
            <w:szCs w:val="24"/>
            <w:lang w:val="en-US" w:eastAsia="zh-CN"/>
          </w:rPr>
          <w:t>状态机的</w:t>
        </w:r>
      </w:ins>
      <w:ins w:id="3025" w:author="Janusio" w:date="2018-03-05T13:04:15Z">
        <w:r>
          <w:rPr>
            <w:rFonts w:hint="eastAsia" w:ascii="Times New Roman" w:hAnsi="Times New Roman"/>
            <w:sz w:val="24"/>
            <w:szCs w:val="24"/>
            <w:lang w:val="en-US" w:eastAsia="zh-CN"/>
          </w:rPr>
          <w:t>无干扰</w:t>
        </w:r>
      </w:ins>
      <w:ins w:id="3026" w:author="Janusio" w:date="2018-03-05T13:04:16Z">
        <w:r>
          <w:rPr>
            <w:rFonts w:hint="eastAsia" w:ascii="Times New Roman" w:hAnsi="Times New Roman"/>
            <w:sz w:val="24"/>
            <w:szCs w:val="24"/>
            <w:lang w:val="en-US" w:eastAsia="zh-CN"/>
          </w:rPr>
          <w:t>利用</w:t>
        </w:r>
      </w:ins>
      <w:ins w:id="3027" w:author="Janusio" w:date="2018-03-05T13:04:17Z">
        <w:r>
          <w:rPr>
            <w:rFonts w:hint="eastAsia" w:ascii="Times New Roman" w:hAnsi="Times New Roman"/>
            <w:sz w:val="24"/>
            <w:szCs w:val="24"/>
            <w:lang w:val="en-US" w:eastAsia="zh-CN"/>
          </w:rPr>
          <w:t>，</w:t>
        </w:r>
      </w:ins>
      <w:ins w:id="3028" w:author="Janusio" w:date="2018-03-05T13:04:19Z">
        <w:r>
          <w:rPr>
            <w:rFonts w:hint="eastAsia" w:ascii="Times New Roman" w:hAnsi="Times New Roman"/>
            <w:sz w:val="24"/>
            <w:szCs w:val="24"/>
            <w:lang w:val="en-US" w:eastAsia="zh-CN"/>
          </w:rPr>
          <w:t>并</w:t>
        </w:r>
      </w:ins>
      <w:ins w:id="3029" w:author="Janusio" w:date="2018-03-05T13:04:33Z">
        <w:r>
          <w:rPr>
            <w:rFonts w:hint="eastAsia" w:ascii="Times New Roman" w:hAnsi="Times New Roman"/>
            <w:sz w:val="24"/>
            <w:szCs w:val="24"/>
            <w:lang w:val="en-US" w:eastAsia="zh-CN"/>
          </w:rPr>
          <w:t>传递</w:t>
        </w:r>
      </w:ins>
      <w:ins w:id="3030" w:author="Janusio" w:date="2018-03-05T13:04:34Z">
        <w:r>
          <w:rPr>
            <w:rFonts w:hint="eastAsia" w:ascii="Times New Roman" w:hAnsi="Times New Roman"/>
            <w:sz w:val="24"/>
            <w:szCs w:val="24"/>
            <w:lang w:val="en-US" w:eastAsia="zh-CN"/>
          </w:rPr>
          <w:t>无干扰</w:t>
        </w:r>
      </w:ins>
      <w:ins w:id="3031" w:author="Janusio" w:date="2018-03-05T13:04:35Z">
        <w:r>
          <w:rPr>
            <w:rFonts w:hint="eastAsia" w:ascii="Times New Roman" w:hAnsi="Times New Roman"/>
            <w:sz w:val="24"/>
            <w:szCs w:val="24"/>
            <w:lang w:val="en-US" w:eastAsia="zh-CN"/>
          </w:rPr>
          <w:t>和</w:t>
        </w:r>
      </w:ins>
      <w:ins w:id="3032" w:author="Janusio" w:date="2018-03-05T13:04:39Z">
        <w:r>
          <w:rPr>
            <w:rFonts w:hint="eastAsia" w:ascii="Times New Roman" w:hAnsi="Times New Roman"/>
            <w:sz w:val="24"/>
            <w:szCs w:val="24"/>
            <w:lang w:val="en-US" w:eastAsia="zh-CN"/>
          </w:rPr>
          <w:t>非</w:t>
        </w:r>
      </w:ins>
      <w:ins w:id="3033" w:author="Janusio" w:date="2018-03-05T13:04:40Z">
        <w:r>
          <w:rPr>
            <w:rFonts w:hint="eastAsia" w:ascii="Times New Roman" w:hAnsi="Times New Roman"/>
            <w:sz w:val="24"/>
            <w:szCs w:val="24"/>
            <w:lang w:val="en-US" w:eastAsia="zh-CN"/>
          </w:rPr>
          <w:t>传递</w:t>
        </w:r>
      </w:ins>
      <w:ins w:id="3034" w:author="Janusio" w:date="2018-03-05T13:04:41Z">
        <w:r>
          <w:rPr>
            <w:rFonts w:hint="eastAsia" w:ascii="Times New Roman" w:hAnsi="Times New Roman"/>
            <w:sz w:val="24"/>
            <w:szCs w:val="24"/>
            <w:lang w:val="en-US" w:eastAsia="zh-CN"/>
          </w:rPr>
          <w:t>无干扰的</w:t>
        </w:r>
      </w:ins>
      <w:ins w:id="3035" w:author="Janusio" w:date="2018-03-05T13:04:42Z">
        <w:r>
          <w:rPr>
            <w:rFonts w:hint="eastAsia" w:ascii="Times New Roman" w:hAnsi="Times New Roman"/>
            <w:sz w:val="24"/>
            <w:szCs w:val="24"/>
            <w:lang w:val="en-US" w:eastAsia="zh-CN"/>
          </w:rPr>
          <w:t>安全</w:t>
        </w:r>
      </w:ins>
      <w:ins w:id="3036" w:author="Janusio" w:date="2018-03-05T13:04:47Z">
        <w:r>
          <w:rPr>
            <w:rFonts w:hint="eastAsia" w:ascii="Times New Roman" w:hAnsi="Times New Roman"/>
            <w:sz w:val="24"/>
            <w:szCs w:val="24"/>
            <w:lang w:val="en-US" w:eastAsia="zh-CN"/>
          </w:rPr>
          <w:t>定义。</w:t>
        </w:r>
      </w:ins>
      <w:ins w:id="3037" w:author="Janusio" w:date="2018-03-05T13:04:49Z">
        <w:r>
          <w:rPr>
            <w:rFonts w:hint="eastAsia" w:ascii="Times New Roman" w:hAnsi="Times New Roman"/>
            <w:sz w:val="24"/>
            <w:szCs w:val="24"/>
            <w:lang w:val="en-US" w:eastAsia="zh-CN"/>
          </w:rPr>
          <w:t>本文</w:t>
        </w:r>
      </w:ins>
      <w:ins w:id="3038" w:author="Janusio" w:date="2018-03-05T13:04:52Z">
        <w:r>
          <w:rPr>
            <w:rFonts w:hint="eastAsia" w:ascii="Times New Roman" w:hAnsi="Times New Roman"/>
            <w:sz w:val="24"/>
            <w:szCs w:val="24"/>
            <w:lang w:val="en-US" w:eastAsia="zh-CN"/>
          </w:rPr>
          <w:t>给出</w:t>
        </w:r>
      </w:ins>
      <w:ins w:id="3039" w:author="Janusio" w:date="2018-03-05T13:04:56Z">
        <w:r>
          <w:rPr>
            <w:rFonts w:hint="eastAsia" w:ascii="Times New Roman" w:hAnsi="Times New Roman"/>
            <w:sz w:val="24"/>
            <w:szCs w:val="24"/>
            <w:lang w:val="en-US" w:eastAsia="zh-CN"/>
          </w:rPr>
          <w:t>Rushby</w:t>
        </w:r>
      </w:ins>
      <w:ins w:id="3040" w:author="Janusio" w:date="2018-03-05T13:04:57Z">
        <w:r>
          <w:rPr>
            <w:rFonts w:hint="eastAsia" w:ascii="Times New Roman" w:hAnsi="Times New Roman"/>
            <w:sz w:val="24"/>
            <w:szCs w:val="24"/>
            <w:lang w:val="en-US" w:eastAsia="zh-CN"/>
          </w:rPr>
          <w:t>的</w:t>
        </w:r>
      </w:ins>
      <w:ins w:id="3041" w:author="Janusio" w:date="2018-03-05T13:05:09Z">
        <w:r>
          <w:rPr>
            <w:rFonts w:hint="eastAsia" w:ascii="Times New Roman" w:hAnsi="Times New Roman"/>
            <w:sz w:val="24"/>
            <w:szCs w:val="24"/>
            <w:lang w:val="en-US" w:eastAsia="zh-CN"/>
          </w:rPr>
          <w:t>基于</w:t>
        </w:r>
      </w:ins>
      <w:ins w:id="3042" w:author="Janusio" w:date="2018-03-05T13:05:11Z">
        <w:r>
          <w:rPr>
            <w:rFonts w:hint="eastAsia" w:ascii="Times New Roman" w:hAnsi="Times New Roman"/>
            <w:sz w:val="24"/>
            <w:szCs w:val="24"/>
            <w:lang w:val="en-US" w:eastAsia="zh-CN"/>
          </w:rPr>
          <w:t>状态机的</w:t>
        </w:r>
      </w:ins>
      <w:ins w:id="3043" w:author="Janusio" w:date="2018-03-05T13:05:12Z">
        <w:r>
          <w:rPr>
            <w:rFonts w:hint="eastAsia" w:ascii="Times New Roman" w:hAnsi="Times New Roman"/>
            <w:sz w:val="24"/>
            <w:szCs w:val="24"/>
            <w:lang w:val="en-US" w:eastAsia="zh-CN"/>
          </w:rPr>
          <w:t>无干扰</w:t>
        </w:r>
      </w:ins>
      <w:ins w:id="3044" w:author="Janusio" w:date="2018-03-05T13:05:13Z">
        <w:r>
          <w:rPr>
            <w:rFonts w:hint="eastAsia" w:ascii="Times New Roman" w:hAnsi="Times New Roman"/>
            <w:sz w:val="24"/>
            <w:szCs w:val="24"/>
            <w:lang w:val="en-US" w:eastAsia="zh-CN"/>
          </w:rPr>
          <w:t>理论的</w:t>
        </w:r>
      </w:ins>
      <w:ins w:id="3045" w:author="Janusio" w:date="2018-03-05T13:05:14Z">
        <w:r>
          <w:rPr>
            <w:rFonts w:hint="eastAsia" w:ascii="Times New Roman" w:hAnsi="Times New Roman"/>
            <w:sz w:val="24"/>
            <w:szCs w:val="24"/>
            <w:lang w:val="en-US" w:eastAsia="zh-CN"/>
          </w:rPr>
          <w:t>基本</w:t>
        </w:r>
      </w:ins>
      <w:ins w:id="3046" w:author="Janusio" w:date="2018-03-05T13:05:15Z">
        <w:r>
          <w:rPr>
            <w:rFonts w:hint="eastAsia" w:ascii="Times New Roman" w:hAnsi="Times New Roman"/>
            <w:sz w:val="24"/>
            <w:szCs w:val="24"/>
            <w:lang w:val="en-US" w:eastAsia="zh-CN"/>
          </w:rPr>
          <w:t>定义</w:t>
        </w:r>
      </w:ins>
      <w:ins w:id="3047" w:author="Janusio" w:date="2018-03-05T13:05:16Z">
        <w:r>
          <w:rPr>
            <w:rFonts w:hint="eastAsia" w:ascii="Times New Roman" w:hAnsi="Times New Roman"/>
            <w:sz w:val="24"/>
            <w:szCs w:val="24"/>
            <w:lang w:val="en-US" w:eastAsia="zh-CN"/>
          </w:rPr>
          <w:t>。</w:t>
        </w:r>
      </w:ins>
    </w:p>
    <w:p>
      <w:pPr>
        <w:pStyle w:val="24"/>
        <w:spacing w:line="360" w:lineRule="auto"/>
        <w:ind w:firstLine="420" w:firstLineChars="0"/>
        <w:rPr>
          <w:ins w:id="3048" w:author="Janusio" w:date="2018-03-05T13:06:31Z"/>
          <w:rFonts w:hint="eastAsia" w:ascii="Times New Roman" w:hAnsi="Times New Roman"/>
          <w:sz w:val="24"/>
          <w:szCs w:val="24"/>
          <w:lang w:val="en-US" w:eastAsia="zh-CN"/>
        </w:rPr>
      </w:pPr>
      <w:ins w:id="3049" w:author="Janusio" w:date="2018-03-05T13:05:23Z">
        <w:r>
          <w:rPr>
            <w:rFonts w:hint="eastAsia" w:ascii="Times New Roman" w:hAnsi="Times New Roman"/>
            <w:sz w:val="24"/>
            <w:szCs w:val="24"/>
            <w:lang w:val="en-US" w:eastAsia="zh-CN"/>
          </w:rPr>
          <w:t>系统</w:t>
        </w:r>
      </w:ins>
      <w:ins w:id="3050" w:author="Janusio" w:date="2018-03-05T13:05:24Z">
        <w:r>
          <w:rPr>
            <w:rFonts w:hint="eastAsia" w:ascii="Times New Roman" w:hAnsi="Times New Roman"/>
            <w:sz w:val="24"/>
            <w:szCs w:val="24"/>
            <w:lang w:val="en-US" w:eastAsia="zh-CN"/>
          </w:rPr>
          <w:t>中</w:t>
        </w:r>
      </w:ins>
      <w:ins w:id="3051" w:author="Janusio" w:date="2018-03-05T13:05:25Z">
        <w:r>
          <w:rPr>
            <w:rFonts w:hint="eastAsia" w:ascii="Times New Roman" w:hAnsi="Times New Roman"/>
            <w:sz w:val="24"/>
            <w:szCs w:val="24"/>
            <w:lang w:val="en-US" w:eastAsia="zh-CN"/>
          </w:rPr>
          <w:t>M</w:t>
        </w:r>
      </w:ins>
      <w:ins w:id="3052" w:author="Janusio" w:date="2018-03-05T13:05:34Z">
        <w:r>
          <w:rPr>
            <w:rFonts w:hint="eastAsia" w:ascii="Times New Roman" w:hAnsi="Times New Roman"/>
            <w:sz w:val="24"/>
            <w:szCs w:val="24"/>
            <w:lang w:val="en-US" w:eastAsia="zh-CN"/>
          </w:rPr>
          <w:t>主要</w:t>
        </w:r>
      </w:ins>
      <w:ins w:id="3053" w:author="Janusio" w:date="2018-03-05T13:05:35Z">
        <w:r>
          <w:rPr>
            <w:rFonts w:hint="eastAsia" w:ascii="Times New Roman" w:hAnsi="Times New Roman"/>
            <w:sz w:val="24"/>
            <w:szCs w:val="24"/>
            <w:lang w:val="en-US" w:eastAsia="zh-CN"/>
          </w:rPr>
          <w:t>包括</w:t>
        </w:r>
      </w:ins>
      <w:ins w:id="3054" w:author="Janusio" w:date="2018-03-05T13:05:36Z">
        <w:r>
          <w:rPr>
            <w:rFonts w:hint="eastAsia" w:ascii="Times New Roman" w:hAnsi="Times New Roman"/>
            <w:sz w:val="24"/>
            <w:szCs w:val="24"/>
            <w:lang w:val="en-US" w:eastAsia="zh-CN"/>
          </w:rPr>
          <w:t>：</w:t>
        </w:r>
      </w:ins>
      <w:ins w:id="3055" w:author="Janusio" w:date="2018-03-05T13:05:37Z">
        <w:r>
          <w:rPr>
            <w:rFonts w:hint="eastAsia" w:ascii="Times New Roman" w:hAnsi="Times New Roman"/>
            <w:sz w:val="24"/>
            <w:szCs w:val="24"/>
            <w:lang w:val="en-US" w:eastAsia="zh-CN"/>
          </w:rPr>
          <w:t>系统</w:t>
        </w:r>
      </w:ins>
      <w:ins w:id="3056" w:author="Janusio" w:date="2018-03-05T13:05:39Z">
        <w:r>
          <w:rPr>
            <w:rFonts w:hint="eastAsia" w:ascii="Times New Roman" w:hAnsi="Times New Roman"/>
            <w:sz w:val="24"/>
            <w:szCs w:val="24"/>
            <w:lang w:val="en-US" w:eastAsia="zh-CN"/>
          </w:rPr>
          <w:t>状态集合</w:t>
        </w:r>
      </w:ins>
      <w:ins w:id="3057" w:author="Janusio" w:date="2018-03-05T13:05:40Z">
        <w:r>
          <w:rPr>
            <w:rFonts w:hint="eastAsia" w:ascii="Times New Roman" w:hAnsi="Times New Roman"/>
            <w:sz w:val="24"/>
            <w:szCs w:val="24"/>
            <w:lang w:val="en-US" w:eastAsia="zh-CN"/>
          </w:rPr>
          <w:t>S</w:t>
        </w:r>
      </w:ins>
      <w:ins w:id="3058" w:author="Janusio" w:date="2018-03-05T13:05:41Z">
        <w:r>
          <w:rPr>
            <w:rFonts w:hint="eastAsia" w:ascii="Times New Roman" w:hAnsi="Times New Roman"/>
            <w:sz w:val="24"/>
            <w:szCs w:val="24"/>
            <w:lang w:val="en-US" w:eastAsia="zh-CN"/>
          </w:rPr>
          <w:t>、</w:t>
        </w:r>
      </w:ins>
      <w:ins w:id="3059" w:author="Janusio" w:date="2018-03-05T13:05:43Z">
        <w:r>
          <w:rPr>
            <w:rFonts w:hint="eastAsia" w:ascii="Times New Roman" w:hAnsi="Times New Roman"/>
            <w:sz w:val="24"/>
            <w:szCs w:val="24"/>
            <w:lang w:val="en-US" w:eastAsia="zh-CN"/>
          </w:rPr>
          <w:t>动作</w:t>
        </w:r>
      </w:ins>
      <w:ins w:id="3060" w:author="Janusio" w:date="2018-03-05T13:05:46Z">
        <w:r>
          <w:rPr>
            <w:rFonts w:hint="eastAsia" w:ascii="Times New Roman" w:hAnsi="Times New Roman"/>
            <w:sz w:val="24"/>
            <w:szCs w:val="24"/>
            <w:lang w:val="en-US" w:eastAsia="zh-CN"/>
          </w:rPr>
          <w:t>行为</w:t>
        </w:r>
      </w:ins>
      <w:ins w:id="3061" w:author="Janusio" w:date="2018-03-05T13:05:47Z">
        <w:r>
          <w:rPr>
            <w:rFonts w:hint="eastAsia" w:ascii="Times New Roman" w:hAnsi="Times New Roman"/>
            <w:sz w:val="24"/>
            <w:szCs w:val="24"/>
            <w:lang w:val="en-US" w:eastAsia="zh-CN"/>
          </w:rPr>
          <w:t>集合A</w:t>
        </w:r>
      </w:ins>
      <w:ins w:id="3062" w:author="Janusio" w:date="2018-03-05T13:05:48Z">
        <w:r>
          <w:rPr>
            <w:rFonts w:hint="eastAsia" w:ascii="Times New Roman" w:hAnsi="Times New Roman"/>
            <w:sz w:val="24"/>
            <w:szCs w:val="24"/>
            <w:lang w:val="en-US" w:eastAsia="zh-CN"/>
          </w:rPr>
          <w:t>、</w:t>
        </w:r>
      </w:ins>
      <w:ins w:id="3063" w:author="Janusio" w:date="2018-03-05T13:05:51Z">
        <w:r>
          <w:rPr>
            <w:rFonts w:hint="eastAsia" w:ascii="Times New Roman" w:hAnsi="Times New Roman"/>
            <w:sz w:val="24"/>
            <w:szCs w:val="24"/>
            <w:lang w:val="en-US" w:eastAsia="zh-CN"/>
          </w:rPr>
          <w:t>系统</w:t>
        </w:r>
      </w:ins>
      <w:ins w:id="3064" w:author="Janusio" w:date="2018-03-05T13:05:52Z">
        <w:r>
          <w:rPr>
            <w:rFonts w:hint="eastAsia" w:ascii="Times New Roman" w:hAnsi="Times New Roman"/>
            <w:sz w:val="24"/>
            <w:szCs w:val="24"/>
            <w:lang w:val="en-US" w:eastAsia="zh-CN"/>
          </w:rPr>
          <w:t>输出</w:t>
        </w:r>
      </w:ins>
      <w:ins w:id="3065" w:author="Janusio" w:date="2018-03-05T13:05:53Z">
        <w:r>
          <w:rPr>
            <w:rFonts w:hint="eastAsia" w:ascii="Times New Roman" w:hAnsi="Times New Roman"/>
            <w:sz w:val="24"/>
            <w:szCs w:val="24"/>
            <w:lang w:val="en-US" w:eastAsia="zh-CN"/>
          </w:rPr>
          <w:t>集合</w:t>
        </w:r>
      </w:ins>
      <w:ins w:id="3066" w:author="Janusio" w:date="2018-03-05T13:05:54Z">
        <w:r>
          <w:rPr>
            <w:rFonts w:hint="eastAsia" w:ascii="Times New Roman" w:hAnsi="Times New Roman"/>
            <w:sz w:val="24"/>
            <w:szCs w:val="24"/>
            <w:lang w:val="en-US" w:eastAsia="zh-CN"/>
          </w:rPr>
          <w:t>O</w:t>
        </w:r>
      </w:ins>
      <w:ins w:id="3067" w:author="Janusio" w:date="2018-03-05T13:05:55Z">
        <w:r>
          <w:rPr>
            <w:rFonts w:hint="eastAsia" w:ascii="Times New Roman" w:hAnsi="Times New Roman"/>
            <w:sz w:val="24"/>
            <w:szCs w:val="24"/>
            <w:lang w:val="en-US" w:eastAsia="zh-CN"/>
          </w:rPr>
          <w:t>、</w:t>
        </w:r>
      </w:ins>
      <w:ins w:id="3068" w:author="Janusio" w:date="2018-03-05T13:06:00Z">
        <w:r>
          <w:rPr>
            <w:rFonts w:hint="eastAsia" w:ascii="Times New Roman" w:hAnsi="Times New Roman"/>
            <w:sz w:val="24"/>
            <w:szCs w:val="24"/>
            <w:lang w:val="en-US" w:eastAsia="zh-CN"/>
          </w:rPr>
          <w:t>系统</w:t>
        </w:r>
      </w:ins>
      <w:ins w:id="3069" w:author="Janusio" w:date="2018-03-05T13:06:01Z">
        <w:r>
          <w:rPr>
            <w:rFonts w:hint="eastAsia" w:ascii="Times New Roman" w:hAnsi="Times New Roman"/>
            <w:sz w:val="24"/>
            <w:szCs w:val="24"/>
            <w:lang w:val="en-US" w:eastAsia="zh-CN"/>
          </w:rPr>
          <w:t>安全域</w:t>
        </w:r>
      </w:ins>
      <w:ins w:id="3070" w:author="Janusio" w:date="2018-03-05T13:06:02Z">
        <w:r>
          <w:rPr>
            <w:rFonts w:hint="eastAsia" w:ascii="Times New Roman" w:hAnsi="Times New Roman"/>
            <w:sz w:val="24"/>
            <w:szCs w:val="24"/>
            <w:lang w:val="en-US" w:eastAsia="zh-CN"/>
          </w:rPr>
          <w:t>集合</w:t>
        </w:r>
      </w:ins>
      <w:ins w:id="3071" w:author="Janusio" w:date="2018-03-05T13:06:03Z">
        <w:r>
          <w:rPr>
            <w:rFonts w:hint="eastAsia" w:ascii="Times New Roman" w:hAnsi="Times New Roman"/>
            <w:sz w:val="24"/>
            <w:szCs w:val="24"/>
            <w:lang w:val="en-US" w:eastAsia="zh-CN"/>
          </w:rPr>
          <w:t>D</w:t>
        </w:r>
      </w:ins>
      <w:ins w:id="3072" w:author="Janusio" w:date="2018-03-05T13:06:05Z">
        <w:r>
          <w:rPr>
            <w:rFonts w:hint="eastAsia" w:ascii="Times New Roman" w:hAnsi="Times New Roman"/>
            <w:sz w:val="24"/>
            <w:szCs w:val="24"/>
            <w:lang w:val="en-US" w:eastAsia="zh-CN"/>
          </w:rPr>
          <w:t>四个</w:t>
        </w:r>
      </w:ins>
      <w:ins w:id="3073" w:author="Janusio" w:date="2018-03-05T13:06:06Z">
        <w:r>
          <w:rPr>
            <w:rFonts w:hint="eastAsia" w:ascii="Times New Roman" w:hAnsi="Times New Roman"/>
            <w:sz w:val="24"/>
            <w:szCs w:val="24"/>
            <w:lang w:val="en-US" w:eastAsia="zh-CN"/>
          </w:rPr>
          <w:t>集合，</w:t>
        </w:r>
      </w:ins>
      <w:ins w:id="3074" w:author="Janusio" w:date="2018-03-05T13:06:08Z">
        <w:r>
          <w:rPr>
            <w:rFonts w:hint="eastAsia" w:ascii="Times New Roman" w:hAnsi="Times New Roman"/>
            <w:sz w:val="24"/>
            <w:szCs w:val="24"/>
            <w:lang w:val="en-US" w:eastAsia="zh-CN"/>
          </w:rPr>
          <w:t>这</w:t>
        </w:r>
      </w:ins>
      <w:ins w:id="3075" w:author="Janusio" w:date="2018-03-05T13:06:11Z">
        <w:r>
          <w:rPr>
            <w:rFonts w:hint="eastAsia" w:ascii="Times New Roman" w:hAnsi="Times New Roman"/>
            <w:sz w:val="24"/>
            <w:szCs w:val="24"/>
            <w:lang w:val="en-US" w:eastAsia="zh-CN"/>
          </w:rPr>
          <w:t>四个</w:t>
        </w:r>
      </w:ins>
      <w:ins w:id="3076" w:author="Janusio" w:date="2018-03-05T13:06:12Z">
        <w:r>
          <w:rPr>
            <w:rFonts w:hint="eastAsia" w:ascii="Times New Roman" w:hAnsi="Times New Roman"/>
            <w:sz w:val="24"/>
            <w:szCs w:val="24"/>
            <w:lang w:val="en-US" w:eastAsia="zh-CN"/>
          </w:rPr>
          <w:t>集合</w:t>
        </w:r>
      </w:ins>
      <w:ins w:id="3077" w:author="Janusio" w:date="2018-03-05T13:06:19Z">
        <w:r>
          <w:rPr>
            <w:rFonts w:hint="eastAsia" w:ascii="Times New Roman" w:hAnsi="Times New Roman"/>
            <w:sz w:val="24"/>
            <w:szCs w:val="24"/>
            <w:lang w:val="en-US" w:eastAsia="zh-CN"/>
          </w:rPr>
          <w:t>主要</w:t>
        </w:r>
      </w:ins>
      <w:ins w:id="3078" w:author="Janusio" w:date="2018-03-05T13:06:21Z">
        <w:r>
          <w:rPr>
            <w:rFonts w:hint="eastAsia" w:ascii="Times New Roman" w:hAnsi="Times New Roman"/>
            <w:sz w:val="24"/>
            <w:szCs w:val="24"/>
            <w:lang w:val="en-US" w:eastAsia="zh-CN"/>
          </w:rPr>
          <w:t>存在</w:t>
        </w:r>
      </w:ins>
      <w:ins w:id="3079" w:author="Janusio" w:date="2018-03-05T13:06:23Z">
        <w:r>
          <w:rPr>
            <w:rFonts w:hint="eastAsia" w:ascii="Times New Roman" w:hAnsi="Times New Roman"/>
            <w:sz w:val="24"/>
            <w:szCs w:val="24"/>
            <w:lang w:val="en-US" w:eastAsia="zh-CN"/>
          </w:rPr>
          <w:t>四种</w:t>
        </w:r>
      </w:ins>
      <w:ins w:id="3080" w:author="Janusio" w:date="2018-03-05T13:06:28Z">
        <w:r>
          <w:rPr>
            <w:rFonts w:hint="eastAsia" w:ascii="Times New Roman" w:hAnsi="Times New Roman"/>
            <w:sz w:val="24"/>
            <w:szCs w:val="24"/>
            <w:lang w:val="en-US" w:eastAsia="zh-CN"/>
          </w:rPr>
          <w:t>动作</w:t>
        </w:r>
      </w:ins>
      <w:ins w:id="3081" w:author="Janusio" w:date="2018-03-05T13:06:30Z">
        <w:r>
          <w:rPr>
            <w:rFonts w:hint="eastAsia" w:ascii="Times New Roman" w:hAnsi="Times New Roman"/>
            <w:sz w:val="24"/>
            <w:szCs w:val="24"/>
            <w:lang w:val="en-US" w:eastAsia="zh-CN"/>
          </w:rPr>
          <w:t>函数</w:t>
        </w:r>
      </w:ins>
      <w:ins w:id="3082" w:author="Janusio" w:date="2018-03-05T13:06:31Z">
        <w:r>
          <w:rPr>
            <w:rFonts w:hint="eastAsia" w:ascii="Times New Roman" w:hAnsi="Times New Roman"/>
            <w:sz w:val="24"/>
            <w:szCs w:val="24"/>
            <w:lang w:val="en-US" w:eastAsia="zh-CN"/>
          </w:rPr>
          <w:t>：</w:t>
        </w:r>
      </w:ins>
    </w:p>
    <w:p>
      <w:pPr>
        <w:pStyle w:val="24"/>
        <w:spacing w:line="360" w:lineRule="auto"/>
        <w:ind w:firstLine="420" w:firstLineChars="0"/>
        <w:rPr>
          <w:ins w:id="3083" w:author="Janusio" w:date="2018-03-05T13:07:19Z"/>
          <w:rFonts w:hint="eastAsia" w:ascii="Times New Roman" w:hAnsi="Times New Roman"/>
          <w:i/>
          <w:iCs/>
          <w:sz w:val="24"/>
          <w:szCs w:val="24"/>
          <w:lang w:val="en-US" w:eastAsia="zh-CN"/>
        </w:rPr>
      </w:pPr>
      <w:ins w:id="3084" w:author="Janusio" w:date="2018-03-05T13:06:37Z">
        <w:r>
          <w:rPr>
            <w:rFonts w:hint="eastAsia" w:ascii="Times New Roman" w:hAnsi="Times New Roman"/>
            <w:sz w:val="24"/>
            <w:szCs w:val="24"/>
            <w:lang w:val="en-US" w:eastAsia="zh-CN"/>
          </w:rPr>
          <w:t>单步</w:t>
        </w:r>
      </w:ins>
      <w:ins w:id="3085" w:author="Janusio" w:date="2018-03-05T13:06:41Z">
        <w:r>
          <w:rPr>
            <w:rFonts w:hint="eastAsia" w:ascii="Times New Roman" w:hAnsi="Times New Roman"/>
            <w:sz w:val="24"/>
            <w:szCs w:val="24"/>
            <w:lang w:val="en-US" w:eastAsia="zh-CN"/>
          </w:rPr>
          <w:t>状态</w:t>
        </w:r>
      </w:ins>
      <w:ins w:id="3086" w:author="Janusio" w:date="2018-03-05T13:06:42Z">
        <w:r>
          <w:rPr>
            <w:rFonts w:hint="eastAsia" w:ascii="Times New Roman" w:hAnsi="Times New Roman"/>
            <w:sz w:val="24"/>
            <w:szCs w:val="24"/>
            <w:lang w:val="en-US" w:eastAsia="zh-CN"/>
          </w:rPr>
          <w:t>转移</w:t>
        </w:r>
      </w:ins>
      <w:ins w:id="3087" w:author="Janusio" w:date="2018-03-05T13:06:43Z">
        <w:r>
          <w:rPr>
            <w:rFonts w:hint="eastAsia" w:ascii="Times New Roman" w:hAnsi="Times New Roman"/>
            <w:sz w:val="24"/>
            <w:szCs w:val="24"/>
            <w:lang w:val="en-US" w:eastAsia="zh-CN"/>
          </w:rPr>
          <w:t>函数：</w:t>
        </w:r>
      </w:ins>
      <w:ins w:id="3088" w:author="Janusio" w:date="2018-03-05T13:06:45Z">
        <w:r>
          <w:rPr>
            <w:rFonts w:hint="eastAsia" w:ascii="Times New Roman" w:hAnsi="Times New Roman"/>
            <w:i/>
            <w:iCs/>
            <w:sz w:val="24"/>
            <w:szCs w:val="24"/>
            <w:lang w:val="en-US" w:eastAsia="zh-CN"/>
            <w:rPrChange w:id="3089" w:author="Janusio" w:date="2018-03-05T13:07:05Z">
              <w:rPr>
                <w:rFonts w:hint="eastAsia" w:ascii="Times New Roman" w:hAnsi="Times New Roman"/>
                <w:sz w:val="24"/>
                <w:szCs w:val="24"/>
                <w:lang w:val="en-US" w:eastAsia="zh-CN"/>
              </w:rPr>
            </w:rPrChange>
          </w:rPr>
          <w:t>step</w:t>
        </w:r>
      </w:ins>
      <w:ins w:id="3090" w:author="Janusio" w:date="2018-03-05T13:06:49Z">
        <w:r>
          <w:rPr>
            <w:rFonts w:hint="eastAsia" w:ascii="Times New Roman" w:hAnsi="Times New Roman"/>
            <w:i/>
            <w:iCs/>
            <w:sz w:val="24"/>
            <w:szCs w:val="24"/>
            <w:lang w:val="en-US" w:eastAsia="zh-CN"/>
            <w:rPrChange w:id="3091" w:author="Janusio" w:date="2018-03-05T13:07:05Z">
              <w:rPr>
                <w:rFonts w:hint="eastAsia" w:ascii="Times New Roman" w:hAnsi="Times New Roman"/>
                <w:sz w:val="24"/>
                <w:szCs w:val="24"/>
                <w:lang w:val="en-US" w:eastAsia="zh-CN"/>
              </w:rPr>
            </w:rPrChange>
          </w:rPr>
          <w:t>:</w:t>
        </w:r>
      </w:ins>
      <w:ins w:id="3092" w:author="Janusio" w:date="2018-03-05T13:06:59Z">
        <w:r>
          <w:rPr>
            <w:rFonts w:hint="eastAsia" w:ascii="Times New Roman" w:hAnsi="Times New Roman"/>
            <w:i/>
            <w:iCs/>
            <w:sz w:val="24"/>
            <w:szCs w:val="24"/>
            <w:lang w:val="en-US" w:eastAsia="zh-CN"/>
            <w:rPrChange w:id="3093" w:author="Janusio" w:date="2018-03-05T13:07:05Z">
              <w:rPr>
                <w:rFonts w:hint="eastAsia" w:ascii="Times New Roman" w:hAnsi="Times New Roman"/>
                <w:sz w:val="24"/>
                <w:szCs w:val="24"/>
                <w:lang w:val="en-US" w:eastAsia="zh-CN"/>
              </w:rPr>
            </w:rPrChange>
          </w:rPr>
          <w:t xml:space="preserve"> </w:t>
        </w:r>
      </w:ins>
      <w:ins w:id="3094" w:author="Janusio" w:date="2018-03-05T13:06:50Z">
        <w:r>
          <w:rPr>
            <w:rFonts w:hint="eastAsia" w:ascii="Times New Roman" w:hAnsi="Times New Roman"/>
            <w:i/>
            <w:iCs/>
            <w:sz w:val="24"/>
            <w:szCs w:val="24"/>
            <w:lang w:val="en-US" w:eastAsia="zh-CN"/>
            <w:rPrChange w:id="3095" w:author="Janusio" w:date="2018-03-05T13:07:05Z">
              <w:rPr>
                <w:rFonts w:hint="eastAsia" w:ascii="Times New Roman" w:hAnsi="Times New Roman"/>
                <w:sz w:val="24"/>
                <w:szCs w:val="24"/>
                <w:lang w:val="en-US" w:eastAsia="zh-CN"/>
              </w:rPr>
            </w:rPrChange>
          </w:rPr>
          <w:t>S</w:t>
        </w:r>
      </w:ins>
      <w:ins w:id="3096" w:author="Janusio" w:date="2018-03-05T13:06:54Z">
        <w:r>
          <w:rPr>
            <w:rFonts w:hint="eastAsia" w:ascii="Times New Roman" w:hAnsi="Times New Roman"/>
            <w:i/>
            <w:iCs/>
            <w:sz w:val="24"/>
            <w:szCs w:val="24"/>
            <w:lang w:val="en-US" w:eastAsia="zh-CN"/>
            <w:rPrChange w:id="3097" w:author="Janusio" w:date="2018-03-05T13:07:05Z">
              <w:rPr>
                <w:rFonts w:hint="eastAsia" w:ascii="Times New Roman" w:hAnsi="Times New Roman"/>
                <w:sz w:val="24"/>
                <w:szCs w:val="24"/>
                <w:lang w:val="en-US" w:eastAsia="zh-CN"/>
              </w:rPr>
            </w:rPrChange>
          </w:rPr>
          <w:t xml:space="preserve"> </w:t>
        </w:r>
      </w:ins>
      <w:ins w:id="3098" w:author="Janusio" w:date="2018-03-05T13:06:55Z">
        <w:r>
          <w:rPr>
            <w:rFonts w:hint="eastAsia" w:ascii="Times New Roman" w:hAnsi="Times New Roman"/>
            <w:i/>
            <w:iCs/>
            <w:sz w:val="24"/>
            <w:szCs w:val="24"/>
            <w:lang w:val="en-US" w:eastAsia="zh-CN"/>
            <w:rPrChange w:id="3099" w:author="Janusio" w:date="2018-03-05T13:07:05Z">
              <w:rPr>
                <w:rFonts w:hint="eastAsia" w:ascii="Times New Roman" w:hAnsi="Times New Roman"/>
                <w:sz w:val="24"/>
                <w:szCs w:val="24"/>
                <w:lang w:val="en-US" w:eastAsia="zh-CN"/>
              </w:rPr>
            </w:rPrChange>
          </w:rPr>
          <w:t>*</w:t>
        </w:r>
      </w:ins>
      <w:ins w:id="3100" w:author="Janusio" w:date="2018-03-05T13:06:56Z">
        <w:r>
          <w:rPr>
            <w:rFonts w:hint="eastAsia" w:ascii="Times New Roman" w:hAnsi="Times New Roman"/>
            <w:i/>
            <w:iCs/>
            <w:sz w:val="24"/>
            <w:szCs w:val="24"/>
            <w:lang w:val="en-US" w:eastAsia="zh-CN"/>
            <w:rPrChange w:id="3101" w:author="Janusio" w:date="2018-03-05T13:07:05Z">
              <w:rPr>
                <w:rFonts w:hint="eastAsia" w:ascii="Times New Roman" w:hAnsi="Times New Roman"/>
                <w:sz w:val="24"/>
                <w:szCs w:val="24"/>
                <w:lang w:val="en-US" w:eastAsia="zh-CN"/>
              </w:rPr>
            </w:rPrChange>
          </w:rPr>
          <w:t xml:space="preserve"> </w:t>
        </w:r>
      </w:ins>
      <w:ins w:id="3102" w:author="Janusio" w:date="2018-03-05T13:06:52Z">
        <w:r>
          <w:rPr>
            <w:rFonts w:hint="eastAsia" w:ascii="Times New Roman" w:hAnsi="Times New Roman"/>
            <w:i/>
            <w:iCs/>
            <w:sz w:val="24"/>
            <w:szCs w:val="24"/>
            <w:lang w:val="en-US" w:eastAsia="zh-CN"/>
            <w:rPrChange w:id="3103" w:author="Janusio" w:date="2018-03-05T13:07:05Z">
              <w:rPr>
                <w:rFonts w:hint="eastAsia" w:ascii="Times New Roman" w:hAnsi="Times New Roman"/>
                <w:sz w:val="24"/>
                <w:szCs w:val="24"/>
                <w:lang w:val="en-US" w:eastAsia="zh-CN"/>
              </w:rPr>
            </w:rPrChange>
          </w:rPr>
          <w:t>A</w:t>
        </w:r>
      </w:ins>
      <w:ins w:id="3104" w:author="Janusio" w:date="2018-03-05T13:07:08Z">
        <w:r>
          <w:rPr>
            <w:rFonts w:hint="eastAsia" w:ascii="Times New Roman" w:hAnsi="Times New Roman"/>
            <w:i/>
            <w:iCs/>
            <w:sz w:val="24"/>
            <w:szCs w:val="24"/>
            <w:lang w:val="en-US" w:eastAsia="zh-CN"/>
          </w:rPr>
          <w:t xml:space="preserve"> </w:t>
        </w:r>
      </w:ins>
      <w:ins w:id="3105" w:author="Janusio" w:date="2018-03-05T13:07:09Z">
        <w:r>
          <w:rPr>
            <w:rFonts w:hint="eastAsia" w:ascii="Times New Roman" w:hAnsi="Times New Roman"/>
            <w:i/>
            <w:iCs/>
            <w:sz w:val="24"/>
            <w:szCs w:val="24"/>
            <w:lang w:val="en-US" w:eastAsia="zh-CN"/>
          </w:rPr>
          <w:t>-</w:t>
        </w:r>
      </w:ins>
      <w:ins w:id="3106" w:author="Janusio" w:date="2018-03-05T13:07:13Z">
        <w:r>
          <w:rPr>
            <w:rFonts w:hint="eastAsia" w:ascii="Times New Roman" w:hAnsi="Times New Roman"/>
            <w:i/>
            <w:iCs/>
            <w:sz w:val="24"/>
            <w:szCs w:val="24"/>
            <w:lang w:val="en-US" w:eastAsia="zh-CN"/>
          </w:rPr>
          <w:t>&gt;</w:t>
        </w:r>
      </w:ins>
      <w:ins w:id="3107" w:author="Janusio" w:date="2018-03-05T13:07:15Z">
        <w:r>
          <w:rPr>
            <w:rFonts w:hint="eastAsia" w:ascii="Times New Roman" w:hAnsi="Times New Roman"/>
            <w:i/>
            <w:iCs/>
            <w:sz w:val="24"/>
            <w:szCs w:val="24"/>
            <w:lang w:val="en-US" w:eastAsia="zh-CN"/>
          </w:rPr>
          <w:t>S</w:t>
        </w:r>
      </w:ins>
      <w:ins w:id="3108" w:author="Janusio" w:date="2018-03-05T13:07:17Z">
        <w:r>
          <w:rPr>
            <w:rFonts w:hint="eastAsia" w:ascii="Times New Roman" w:hAnsi="Times New Roman"/>
            <w:i/>
            <w:iCs/>
            <w:sz w:val="24"/>
            <w:szCs w:val="24"/>
            <w:lang w:val="en-US" w:eastAsia="zh-CN"/>
          </w:rPr>
          <w:t>；</w:t>
        </w:r>
      </w:ins>
    </w:p>
    <w:p>
      <w:pPr>
        <w:pStyle w:val="24"/>
        <w:spacing w:line="360" w:lineRule="auto"/>
        <w:ind w:firstLine="420" w:firstLineChars="0"/>
        <w:rPr>
          <w:ins w:id="3109" w:author="Janusio" w:date="2018-03-05T13:08:49Z"/>
          <w:rFonts w:hint="eastAsia" w:ascii="Times New Roman" w:hAnsi="Times New Roman"/>
          <w:i w:val="0"/>
          <w:iCs w:val="0"/>
          <w:sz w:val="24"/>
          <w:szCs w:val="24"/>
          <w:vertAlign w:val="baseline"/>
          <w:lang w:val="en-US" w:eastAsia="zh-CN"/>
        </w:rPr>
      </w:pPr>
      <w:ins w:id="3110" w:author="Janusio" w:date="2018-03-05T13:07:30Z">
        <w:r>
          <w:rPr>
            <w:rFonts w:hint="eastAsia" w:ascii="Times New Roman" w:hAnsi="Times New Roman"/>
            <w:i w:val="0"/>
            <w:iCs w:val="0"/>
            <w:sz w:val="24"/>
            <w:szCs w:val="24"/>
            <w:lang w:val="en-US" w:eastAsia="zh-CN"/>
            <w:rPrChange w:id="3111" w:author="Janusio" w:date="2018-03-05T13:07:39Z">
              <w:rPr>
                <w:rFonts w:hint="eastAsia" w:ascii="Times New Roman" w:hAnsi="Times New Roman"/>
                <w:i/>
                <w:iCs/>
                <w:sz w:val="24"/>
                <w:szCs w:val="24"/>
                <w:lang w:val="en-US" w:eastAsia="zh-CN"/>
              </w:rPr>
            </w:rPrChange>
          </w:rPr>
          <w:t>系统</w:t>
        </w:r>
      </w:ins>
      <w:ins w:id="3112" w:author="Janusio" w:date="2018-03-05T13:07:31Z">
        <w:r>
          <w:rPr>
            <w:rFonts w:hint="eastAsia" w:ascii="Times New Roman" w:hAnsi="Times New Roman"/>
            <w:i w:val="0"/>
            <w:iCs w:val="0"/>
            <w:sz w:val="24"/>
            <w:szCs w:val="24"/>
            <w:lang w:val="en-US" w:eastAsia="zh-CN"/>
            <w:rPrChange w:id="3113" w:author="Janusio" w:date="2018-03-05T13:07:39Z">
              <w:rPr>
                <w:rFonts w:hint="eastAsia" w:ascii="Times New Roman" w:hAnsi="Times New Roman"/>
                <w:i/>
                <w:iCs/>
                <w:sz w:val="24"/>
                <w:szCs w:val="24"/>
                <w:lang w:val="en-US" w:eastAsia="zh-CN"/>
              </w:rPr>
            </w:rPrChange>
          </w:rPr>
          <w:t>运行</w:t>
        </w:r>
      </w:ins>
      <w:ins w:id="3114" w:author="Janusio" w:date="2018-03-05T13:07:34Z">
        <w:r>
          <w:rPr>
            <w:rFonts w:hint="eastAsia" w:ascii="Times New Roman" w:hAnsi="Times New Roman"/>
            <w:i w:val="0"/>
            <w:iCs w:val="0"/>
            <w:sz w:val="24"/>
            <w:szCs w:val="24"/>
            <w:lang w:val="en-US" w:eastAsia="zh-CN"/>
            <w:rPrChange w:id="3115" w:author="Janusio" w:date="2018-03-05T13:07:39Z">
              <w:rPr>
                <w:rFonts w:hint="eastAsia" w:ascii="Times New Roman" w:hAnsi="Times New Roman"/>
                <w:i/>
                <w:iCs/>
                <w:sz w:val="24"/>
                <w:szCs w:val="24"/>
                <w:lang w:val="en-US" w:eastAsia="zh-CN"/>
              </w:rPr>
            </w:rPrChange>
          </w:rPr>
          <w:t>函数</w:t>
        </w:r>
      </w:ins>
      <w:ins w:id="3116" w:author="Janusio" w:date="2018-03-05T13:07:50Z">
        <w:r>
          <w:rPr>
            <w:rFonts w:hint="eastAsia" w:ascii="Times New Roman" w:hAnsi="Times New Roman"/>
            <w:i w:val="0"/>
            <w:iCs w:val="0"/>
            <w:sz w:val="24"/>
            <w:szCs w:val="24"/>
            <w:lang w:val="en-US" w:eastAsia="zh-CN"/>
          </w:rPr>
          <w:t>：</w:t>
        </w:r>
      </w:ins>
      <w:ins w:id="3117" w:author="Janusio" w:date="2018-03-05T13:07:46Z">
        <w:r>
          <w:rPr>
            <w:rFonts w:hint="eastAsia" w:ascii="Times New Roman" w:hAnsi="Times New Roman"/>
            <w:i/>
            <w:iCs/>
            <w:sz w:val="24"/>
            <w:szCs w:val="24"/>
            <w:lang w:val="en-US" w:eastAsia="zh-CN"/>
            <w:rPrChange w:id="3118" w:author="Janusio" w:date="2018-03-05T13:10:54Z">
              <w:rPr>
                <w:rFonts w:hint="eastAsia" w:ascii="Times New Roman" w:hAnsi="Times New Roman"/>
                <w:i w:val="0"/>
                <w:iCs w:val="0"/>
                <w:sz w:val="24"/>
                <w:szCs w:val="24"/>
                <w:lang w:val="en-US" w:eastAsia="zh-CN"/>
              </w:rPr>
            </w:rPrChange>
          </w:rPr>
          <w:t>run</w:t>
        </w:r>
      </w:ins>
      <w:ins w:id="3119" w:author="Janusio" w:date="2018-03-05T13:07:53Z">
        <w:r>
          <w:rPr>
            <w:rFonts w:hint="eastAsia" w:ascii="Times New Roman" w:hAnsi="Times New Roman"/>
            <w:i/>
            <w:iCs/>
            <w:sz w:val="24"/>
            <w:szCs w:val="24"/>
            <w:lang w:val="en-US" w:eastAsia="zh-CN"/>
            <w:rPrChange w:id="3120" w:author="Janusio" w:date="2018-03-05T13:10:54Z">
              <w:rPr>
                <w:rFonts w:hint="eastAsia" w:ascii="Times New Roman" w:hAnsi="Times New Roman"/>
                <w:i w:val="0"/>
                <w:iCs w:val="0"/>
                <w:sz w:val="24"/>
                <w:szCs w:val="24"/>
                <w:lang w:val="en-US" w:eastAsia="zh-CN"/>
              </w:rPr>
            </w:rPrChange>
          </w:rPr>
          <w:t xml:space="preserve">: </w:t>
        </w:r>
      </w:ins>
      <w:ins w:id="3121" w:author="Janusio" w:date="2018-03-05T13:07:55Z">
        <w:r>
          <w:rPr>
            <w:rFonts w:hint="eastAsia" w:ascii="Times New Roman" w:hAnsi="Times New Roman"/>
            <w:i/>
            <w:iCs/>
            <w:sz w:val="24"/>
            <w:szCs w:val="24"/>
            <w:lang w:val="en-US" w:eastAsia="zh-CN"/>
            <w:rPrChange w:id="3122" w:author="Janusio" w:date="2018-03-05T13:10:54Z">
              <w:rPr>
                <w:rFonts w:hint="eastAsia" w:ascii="Times New Roman" w:hAnsi="Times New Roman"/>
                <w:i w:val="0"/>
                <w:iCs w:val="0"/>
                <w:sz w:val="24"/>
                <w:szCs w:val="24"/>
                <w:lang w:val="en-US" w:eastAsia="zh-CN"/>
              </w:rPr>
            </w:rPrChange>
          </w:rPr>
          <w:t>S</w:t>
        </w:r>
      </w:ins>
      <w:ins w:id="3123" w:author="Janusio" w:date="2018-03-05T13:07:56Z">
        <w:r>
          <w:rPr>
            <w:rFonts w:hint="eastAsia" w:ascii="Times New Roman" w:hAnsi="Times New Roman"/>
            <w:i/>
            <w:iCs/>
            <w:sz w:val="24"/>
            <w:szCs w:val="24"/>
            <w:lang w:val="en-US" w:eastAsia="zh-CN"/>
            <w:rPrChange w:id="3124" w:author="Janusio" w:date="2018-03-05T13:10:54Z">
              <w:rPr>
                <w:rFonts w:hint="eastAsia" w:ascii="Times New Roman" w:hAnsi="Times New Roman"/>
                <w:i w:val="0"/>
                <w:iCs w:val="0"/>
                <w:sz w:val="24"/>
                <w:szCs w:val="24"/>
                <w:lang w:val="en-US" w:eastAsia="zh-CN"/>
              </w:rPr>
            </w:rPrChange>
          </w:rPr>
          <w:t xml:space="preserve"> *</w:t>
        </w:r>
      </w:ins>
      <w:ins w:id="3125" w:author="Janusio" w:date="2018-03-05T13:07:57Z">
        <w:r>
          <w:rPr>
            <w:rFonts w:hint="eastAsia" w:ascii="Times New Roman" w:hAnsi="Times New Roman"/>
            <w:i/>
            <w:iCs/>
            <w:sz w:val="24"/>
            <w:szCs w:val="24"/>
            <w:lang w:val="en-US" w:eastAsia="zh-CN"/>
            <w:rPrChange w:id="3126" w:author="Janusio" w:date="2018-03-05T13:10:54Z">
              <w:rPr>
                <w:rFonts w:hint="eastAsia" w:ascii="Times New Roman" w:hAnsi="Times New Roman"/>
                <w:i w:val="0"/>
                <w:iCs w:val="0"/>
                <w:sz w:val="24"/>
                <w:szCs w:val="24"/>
                <w:lang w:val="en-US" w:eastAsia="zh-CN"/>
              </w:rPr>
            </w:rPrChange>
          </w:rPr>
          <w:t xml:space="preserve"> A</w:t>
        </w:r>
      </w:ins>
      <w:ins w:id="3127" w:author="Janusio" w:date="2018-03-05T13:07:58Z">
        <w:r>
          <w:rPr>
            <w:rFonts w:hint="eastAsia" w:ascii="Times New Roman" w:hAnsi="Times New Roman"/>
            <w:i/>
            <w:iCs/>
            <w:sz w:val="24"/>
            <w:szCs w:val="24"/>
            <w:vertAlign w:val="superscript"/>
            <w:lang w:val="en-US" w:eastAsia="zh-CN"/>
            <w:rPrChange w:id="3128" w:author="Janusio" w:date="2018-03-05T13:10:54Z">
              <w:rPr>
                <w:rFonts w:hint="eastAsia" w:ascii="Times New Roman" w:hAnsi="Times New Roman"/>
                <w:i w:val="0"/>
                <w:iCs w:val="0"/>
                <w:sz w:val="24"/>
                <w:szCs w:val="24"/>
                <w:lang w:val="en-US" w:eastAsia="zh-CN"/>
              </w:rPr>
            </w:rPrChange>
          </w:rPr>
          <w:t>*</w:t>
        </w:r>
      </w:ins>
      <w:ins w:id="3129" w:author="Janusio" w:date="2018-03-05T13:08:08Z">
        <w:r>
          <w:rPr>
            <w:rFonts w:hint="eastAsia" w:ascii="Times New Roman" w:hAnsi="Times New Roman"/>
            <w:i/>
            <w:iCs/>
            <w:sz w:val="24"/>
            <w:szCs w:val="24"/>
            <w:vertAlign w:val="superscript"/>
            <w:lang w:val="en-US" w:eastAsia="zh-CN"/>
            <w:rPrChange w:id="3130" w:author="Janusio" w:date="2018-03-05T13:10:54Z">
              <w:rPr>
                <w:rFonts w:hint="eastAsia" w:ascii="Times New Roman" w:hAnsi="Times New Roman"/>
                <w:i w:val="0"/>
                <w:iCs w:val="0"/>
                <w:sz w:val="24"/>
                <w:szCs w:val="24"/>
                <w:vertAlign w:val="superscript"/>
                <w:lang w:val="en-US" w:eastAsia="zh-CN"/>
              </w:rPr>
            </w:rPrChange>
          </w:rPr>
          <w:t xml:space="preserve"> </w:t>
        </w:r>
      </w:ins>
      <w:ins w:id="3131" w:author="Janusio" w:date="2018-03-05T13:08:42Z">
        <w:r>
          <w:rPr>
            <w:rFonts w:hint="eastAsia" w:ascii="Times New Roman" w:hAnsi="Times New Roman"/>
            <w:i/>
            <w:iCs/>
            <w:sz w:val="24"/>
            <w:szCs w:val="24"/>
            <w:vertAlign w:val="baseline"/>
            <w:lang w:val="en-US" w:eastAsia="zh-CN"/>
            <w:rPrChange w:id="3132" w:author="Janusio" w:date="2018-03-05T13:10:54Z">
              <w:rPr>
                <w:rFonts w:hint="eastAsia" w:ascii="Times New Roman" w:hAnsi="Times New Roman"/>
                <w:i w:val="0"/>
                <w:iCs w:val="0"/>
                <w:sz w:val="24"/>
                <w:szCs w:val="24"/>
                <w:vertAlign w:val="baseline"/>
                <w:lang w:val="en-US" w:eastAsia="zh-CN"/>
              </w:rPr>
            </w:rPrChange>
          </w:rPr>
          <w:t>-</w:t>
        </w:r>
      </w:ins>
      <w:ins w:id="3133" w:author="Janusio" w:date="2018-03-05T13:08:44Z">
        <w:r>
          <w:rPr>
            <w:rFonts w:hint="eastAsia" w:ascii="Times New Roman" w:hAnsi="Times New Roman"/>
            <w:i/>
            <w:iCs/>
            <w:sz w:val="24"/>
            <w:szCs w:val="24"/>
            <w:vertAlign w:val="baseline"/>
            <w:lang w:val="en-US" w:eastAsia="zh-CN"/>
            <w:rPrChange w:id="3134" w:author="Janusio" w:date="2018-03-05T13:10:54Z">
              <w:rPr>
                <w:rFonts w:hint="eastAsia" w:ascii="Times New Roman" w:hAnsi="Times New Roman"/>
                <w:i w:val="0"/>
                <w:iCs w:val="0"/>
                <w:sz w:val="24"/>
                <w:szCs w:val="24"/>
                <w:vertAlign w:val="baseline"/>
                <w:lang w:val="en-US" w:eastAsia="zh-CN"/>
              </w:rPr>
            </w:rPrChange>
          </w:rPr>
          <w:t>&gt;</w:t>
        </w:r>
      </w:ins>
      <w:ins w:id="3135" w:author="Janusio" w:date="2018-03-05T13:08:46Z">
        <w:r>
          <w:rPr>
            <w:rFonts w:hint="eastAsia" w:ascii="Times New Roman" w:hAnsi="Times New Roman"/>
            <w:i/>
            <w:iCs/>
            <w:sz w:val="24"/>
            <w:szCs w:val="24"/>
            <w:vertAlign w:val="baseline"/>
            <w:lang w:val="en-US" w:eastAsia="zh-CN"/>
            <w:rPrChange w:id="3136" w:author="Janusio" w:date="2018-03-05T13:10:54Z">
              <w:rPr>
                <w:rFonts w:hint="eastAsia" w:ascii="Times New Roman" w:hAnsi="Times New Roman"/>
                <w:i w:val="0"/>
                <w:iCs w:val="0"/>
                <w:sz w:val="24"/>
                <w:szCs w:val="24"/>
                <w:vertAlign w:val="baseline"/>
                <w:lang w:val="en-US" w:eastAsia="zh-CN"/>
              </w:rPr>
            </w:rPrChange>
          </w:rPr>
          <w:t>S</w:t>
        </w:r>
      </w:ins>
      <w:ins w:id="3137" w:author="Janusio" w:date="2018-03-05T13:08:48Z">
        <w:r>
          <w:rPr>
            <w:rFonts w:hint="eastAsia" w:ascii="Times New Roman" w:hAnsi="Times New Roman"/>
            <w:i/>
            <w:iCs/>
            <w:sz w:val="24"/>
            <w:szCs w:val="24"/>
            <w:vertAlign w:val="baseline"/>
            <w:lang w:val="en-US" w:eastAsia="zh-CN"/>
            <w:rPrChange w:id="3138" w:author="Janusio" w:date="2018-03-05T13:10:54Z">
              <w:rPr>
                <w:rFonts w:hint="eastAsia" w:ascii="Times New Roman" w:hAnsi="Times New Roman"/>
                <w:i w:val="0"/>
                <w:iCs w:val="0"/>
                <w:sz w:val="24"/>
                <w:szCs w:val="24"/>
                <w:vertAlign w:val="baseline"/>
                <w:lang w:val="en-US" w:eastAsia="zh-CN"/>
              </w:rPr>
            </w:rPrChange>
          </w:rPr>
          <w:t>；</w:t>
        </w:r>
      </w:ins>
    </w:p>
    <w:p>
      <w:pPr>
        <w:pStyle w:val="24"/>
        <w:spacing w:line="360" w:lineRule="auto"/>
        <w:ind w:firstLine="420" w:firstLineChars="0"/>
        <w:rPr>
          <w:ins w:id="3139" w:author="Janusio" w:date="2018-03-05T13:09:28Z"/>
          <w:rFonts w:hint="eastAsia" w:ascii="Times New Roman" w:hAnsi="Times New Roman"/>
          <w:i w:val="0"/>
          <w:iCs w:val="0"/>
          <w:sz w:val="24"/>
          <w:szCs w:val="24"/>
          <w:vertAlign w:val="baseline"/>
          <w:lang w:val="en-US" w:eastAsia="zh-CN"/>
        </w:rPr>
      </w:pPr>
      <w:ins w:id="3140" w:author="Janusio" w:date="2018-03-05T13:08:51Z">
        <w:r>
          <w:rPr>
            <w:rFonts w:hint="eastAsia" w:ascii="Times New Roman" w:hAnsi="Times New Roman"/>
            <w:i w:val="0"/>
            <w:iCs w:val="0"/>
            <w:sz w:val="24"/>
            <w:szCs w:val="24"/>
            <w:vertAlign w:val="baseline"/>
            <w:lang w:val="en-US" w:eastAsia="zh-CN"/>
          </w:rPr>
          <w:t>输出</w:t>
        </w:r>
      </w:ins>
      <w:ins w:id="3141" w:author="Janusio" w:date="2018-03-05T13:08:52Z">
        <w:r>
          <w:rPr>
            <w:rFonts w:hint="eastAsia" w:ascii="Times New Roman" w:hAnsi="Times New Roman"/>
            <w:i w:val="0"/>
            <w:iCs w:val="0"/>
            <w:sz w:val="24"/>
            <w:szCs w:val="24"/>
            <w:vertAlign w:val="baseline"/>
            <w:lang w:val="en-US" w:eastAsia="zh-CN"/>
          </w:rPr>
          <w:t>函数</w:t>
        </w:r>
      </w:ins>
      <w:ins w:id="3142" w:author="Janusio" w:date="2018-03-05T13:09:02Z">
        <w:r>
          <w:rPr>
            <w:rFonts w:hint="eastAsia" w:ascii="Times New Roman" w:hAnsi="Times New Roman"/>
            <w:i w:val="0"/>
            <w:iCs w:val="0"/>
            <w:sz w:val="24"/>
            <w:szCs w:val="24"/>
            <w:vertAlign w:val="baseline"/>
            <w:lang w:val="en-US" w:eastAsia="zh-CN"/>
          </w:rPr>
          <w:t xml:space="preserve">： </w:t>
        </w:r>
      </w:ins>
      <w:ins w:id="3143" w:author="Janusio" w:date="2018-03-05T13:08:55Z">
        <w:r>
          <w:rPr>
            <w:rFonts w:hint="eastAsia" w:ascii="Times New Roman" w:hAnsi="Times New Roman"/>
            <w:i/>
            <w:iCs/>
            <w:sz w:val="24"/>
            <w:szCs w:val="24"/>
            <w:vertAlign w:val="baseline"/>
            <w:lang w:val="en-US" w:eastAsia="zh-CN"/>
            <w:rPrChange w:id="3144" w:author="Janusio" w:date="2018-03-05T13:10:57Z">
              <w:rPr>
                <w:rFonts w:hint="eastAsia" w:ascii="Times New Roman" w:hAnsi="Times New Roman"/>
                <w:i w:val="0"/>
                <w:iCs w:val="0"/>
                <w:sz w:val="24"/>
                <w:szCs w:val="24"/>
                <w:vertAlign w:val="baseline"/>
                <w:lang w:val="en-US" w:eastAsia="zh-CN"/>
              </w:rPr>
            </w:rPrChange>
          </w:rPr>
          <w:t>output</w:t>
        </w:r>
      </w:ins>
      <w:ins w:id="3145" w:author="Janusio" w:date="2018-03-05T13:08:59Z">
        <w:r>
          <w:rPr>
            <w:rFonts w:hint="eastAsia" w:ascii="Times New Roman" w:hAnsi="Times New Roman"/>
            <w:i/>
            <w:iCs/>
            <w:sz w:val="24"/>
            <w:szCs w:val="24"/>
            <w:vertAlign w:val="baseline"/>
            <w:lang w:val="en-US" w:eastAsia="zh-CN"/>
            <w:rPrChange w:id="3146" w:author="Janusio" w:date="2018-03-05T13:10:57Z">
              <w:rPr>
                <w:rFonts w:hint="eastAsia" w:ascii="Times New Roman" w:hAnsi="Times New Roman"/>
                <w:i w:val="0"/>
                <w:iCs w:val="0"/>
                <w:sz w:val="24"/>
                <w:szCs w:val="24"/>
                <w:vertAlign w:val="baseline"/>
                <w:lang w:val="en-US" w:eastAsia="zh-CN"/>
              </w:rPr>
            </w:rPrChange>
          </w:rPr>
          <w:t>:</w:t>
        </w:r>
      </w:ins>
      <w:ins w:id="3147" w:author="Janusio" w:date="2018-03-05T13:09:05Z">
        <w:r>
          <w:rPr>
            <w:rFonts w:hint="eastAsia" w:ascii="Times New Roman" w:hAnsi="Times New Roman"/>
            <w:i/>
            <w:iCs/>
            <w:sz w:val="24"/>
            <w:szCs w:val="24"/>
            <w:vertAlign w:val="baseline"/>
            <w:lang w:val="en-US" w:eastAsia="zh-CN"/>
            <w:rPrChange w:id="3148" w:author="Janusio" w:date="2018-03-05T13:10:57Z">
              <w:rPr>
                <w:rFonts w:hint="eastAsia" w:ascii="Times New Roman" w:hAnsi="Times New Roman"/>
                <w:i w:val="0"/>
                <w:iCs w:val="0"/>
                <w:sz w:val="24"/>
                <w:szCs w:val="24"/>
                <w:vertAlign w:val="baseline"/>
                <w:lang w:val="en-US" w:eastAsia="zh-CN"/>
              </w:rPr>
            </w:rPrChange>
          </w:rPr>
          <w:t xml:space="preserve"> </w:t>
        </w:r>
      </w:ins>
      <w:ins w:id="3149" w:author="Janusio" w:date="2018-03-05T13:09:07Z">
        <w:r>
          <w:rPr>
            <w:rFonts w:hint="eastAsia" w:ascii="Times New Roman" w:hAnsi="Times New Roman"/>
            <w:i/>
            <w:iCs/>
            <w:sz w:val="24"/>
            <w:szCs w:val="24"/>
            <w:vertAlign w:val="baseline"/>
            <w:lang w:val="en-US" w:eastAsia="zh-CN"/>
            <w:rPrChange w:id="3150" w:author="Janusio" w:date="2018-03-05T13:10:57Z">
              <w:rPr>
                <w:rFonts w:hint="eastAsia" w:ascii="Times New Roman" w:hAnsi="Times New Roman"/>
                <w:i w:val="0"/>
                <w:iCs w:val="0"/>
                <w:sz w:val="24"/>
                <w:szCs w:val="24"/>
                <w:vertAlign w:val="baseline"/>
                <w:lang w:val="en-US" w:eastAsia="zh-CN"/>
              </w:rPr>
            </w:rPrChange>
          </w:rPr>
          <w:t>S</w:t>
        </w:r>
      </w:ins>
      <w:ins w:id="3151" w:author="Janusio" w:date="2018-03-05T13:09:08Z">
        <w:r>
          <w:rPr>
            <w:rFonts w:hint="eastAsia" w:ascii="Times New Roman" w:hAnsi="Times New Roman"/>
            <w:i/>
            <w:iCs/>
            <w:sz w:val="24"/>
            <w:szCs w:val="24"/>
            <w:vertAlign w:val="baseline"/>
            <w:lang w:val="en-US" w:eastAsia="zh-CN"/>
            <w:rPrChange w:id="3152" w:author="Janusio" w:date="2018-03-05T13:10:57Z">
              <w:rPr>
                <w:rFonts w:hint="eastAsia" w:ascii="Times New Roman" w:hAnsi="Times New Roman"/>
                <w:i w:val="0"/>
                <w:iCs w:val="0"/>
                <w:sz w:val="24"/>
                <w:szCs w:val="24"/>
                <w:vertAlign w:val="baseline"/>
                <w:lang w:val="en-US" w:eastAsia="zh-CN"/>
              </w:rPr>
            </w:rPrChange>
          </w:rPr>
          <w:t xml:space="preserve"> *</w:t>
        </w:r>
      </w:ins>
      <w:ins w:id="3153" w:author="Janusio" w:date="2018-03-05T13:09:09Z">
        <w:r>
          <w:rPr>
            <w:rFonts w:hint="eastAsia" w:ascii="Times New Roman" w:hAnsi="Times New Roman"/>
            <w:i/>
            <w:iCs/>
            <w:sz w:val="24"/>
            <w:szCs w:val="24"/>
            <w:vertAlign w:val="baseline"/>
            <w:lang w:val="en-US" w:eastAsia="zh-CN"/>
            <w:rPrChange w:id="3154" w:author="Janusio" w:date="2018-03-05T13:10:57Z">
              <w:rPr>
                <w:rFonts w:hint="eastAsia" w:ascii="Times New Roman" w:hAnsi="Times New Roman"/>
                <w:i w:val="0"/>
                <w:iCs w:val="0"/>
                <w:sz w:val="24"/>
                <w:szCs w:val="24"/>
                <w:vertAlign w:val="baseline"/>
                <w:lang w:val="en-US" w:eastAsia="zh-CN"/>
              </w:rPr>
            </w:rPrChange>
          </w:rPr>
          <w:t>A</w:t>
        </w:r>
      </w:ins>
      <w:ins w:id="3155" w:author="Janusio" w:date="2018-03-05T13:09:15Z">
        <w:r>
          <w:rPr>
            <w:rFonts w:hint="eastAsia" w:ascii="Times New Roman" w:hAnsi="Times New Roman"/>
            <w:i/>
            <w:iCs/>
            <w:sz w:val="24"/>
            <w:szCs w:val="24"/>
            <w:vertAlign w:val="baseline"/>
            <w:lang w:val="en-US" w:eastAsia="zh-CN"/>
            <w:rPrChange w:id="3156" w:author="Janusio" w:date="2018-03-05T13:10:57Z">
              <w:rPr>
                <w:rFonts w:hint="eastAsia" w:ascii="Times New Roman" w:hAnsi="Times New Roman"/>
                <w:i w:val="0"/>
                <w:iCs w:val="0"/>
                <w:sz w:val="24"/>
                <w:szCs w:val="24"/>
                <w:vertAlign w:val="baseline"/>
                <w:lang w:val="en-US" w:eastAsia="zh-CN"/>
              </w:rPr>
            </w:rPrChange>
          </w:rPr>
          <w:t xml:space="preserve"> </w:t>
        </w:r>
      </w:ins>
      <w:ins w:id="3157" w:author="Janusio" w:date="2018-03-05T13:09:21Z">
        <w:r>
          <w:rPr>
            <w:rFonts w:hint="eastAsia" w:ascii="Times New Roman" w:hAnsi="Times New Roman"/>
            <w:i/>
            <w:iCs/>
            <w:sz w:val="24"/>
            <w:szCs w:val="24"/>
            <w:vertAlign w:val="baseline"/>
            <w:lang w:val="en-US" w:eastAsia="zh-CN"/>
            <w:rPrChange w:id="3158" w:author="Janusio" w:date="2018-03-05T13:10:57Z">
              <w:rPr>
                <w:rFonts w:hint="eastAsia" w:ascii="Times New Roman" w:hAnsi="Times New Roman"/>
                <w:i w:val="0"/>
                <w:iCs w:val="0"/>
                <w:sz w:val="24"/>
                <w:szCs w:val="24"/>
                <w:vertAlign w:val="baseline"/>
                <w:lang w:val="en-US" w:eastAsia="zh-CN"/>
              </w:rPr>
            </w:rPrChange>
          </w:rPr>
          <w:t>-</w:t>
        </w:r>
      </w:ins>
      <w:ins w:id="3159" w:author="Janusio" w:date="2018-03-05T13:09:23Z">
        <w:r>
          <w:rPr>
            <w:rFonts w:hint="eastAsia" w:ascii="Times New Roman" w:hAnsi="Times New Roman"/>
            <w:i/>
            <w:iCs/>
            <w:sz w:val="24"/>
            <w:szCs w:val="24"/>
            <w:vertAlign w:val="baseline"/>
            <w:lang w:val="en-US" w:eastAsia="zh-CN"/>
            <w:rPrChange w:id="3160" w:author="Janusio" w:date="2018-03-05T13:10:57Z">
              <w:rPr>
                <w:rFonts w:hint="eastAsia" w:ascii="Times New Roman" w:hAnsi="Times New Roman"/>
                <w:i w:val="0"/>
                <w:iCs w:val="0"/>
                <w:sz w:val="24"/>
                <w:szCs w:val="24"/>
                <w:vertAlign w:val="baseline"/>
                <w:lang w:val="en-US" w:eastAsia="zh-CN"/>
              </w:rPr>
            </w:rPrChange>
          </w:rPr>
          <w:t>&gt;</w:t>
        </w:r>
      </w:ins>
      <w:ins w:id="3161" w:author="Janusio" w:date="2018-03-05T13:09:25Z">
        <w:r>
          <w:rPr>
            <w:rFonts w:hint="eastAsia" w:ascii="Times New Roman" w:hAnsi="Times New Roman"/>
            <w:i/>
            <w:iCs/>
            <w:sz w:val="24"/>
            <w:szCs w:val="24"/>
            <w:vertAlign w:val="baseline"/>
            <w:lang w:val="en-US" w:eastAsia="zh-CN"/>
            <w:rPrChange w:id="3162" w:author="Janusio" w:date="2018-03-05T13:10:57Z">
              <w:rPr>
                <w:rFonts w:hint="eastAsia" w:ascii="Times New Roman" w:hAnsi="Times New Roman"/>
                <w:i w:val="0"/>
                <w:iCs w:val="0"/>
                <w:sz w:val="24"/>
                <w:szCs w:val="24"/>
                <w:vertAlign w:val="baseline"/>
                <w:lang w:val="en-US" w:eastAsia="zh-CN"/>
              </w:rPr>
            </w:rPrChange>
          </w:rPr>
          <w:t>O</w:t>
        </w:r>
      </w:ins>
      <w:ins w:id="3163" w:author="Janusio" w:date="2018-03-05T13:09:28Z">
        <w:r>
          <w:rPr>
            <w:rFonts w:hint="eastAsia" w:ascii="Times New Roman" w:hAnsi="Times New Roman"/>
            <w:i/>
            <w:iCs/>
            <w:sz w:val="24"/>
            <w:szCs w:val="24"/>
            <w:vertAlign w:val="baseline"/>
            <w:lang w:val="en-US" w:eastAsia="zh-CN"/>
            <w:rPrChange w:id="3164" w:author="Janusio" w:date="2018-03-05T13:10:57Z">
              <w:rPr>
                <w:rFonts w:hint="eastAsia" w:ascii="Times New Roman" w:hAnsi="Times New Roman"/>
                <w:i w:val="0"/>
                <w:iCs w:val="0"/>
                <w:sz w:val="24"/>
                <w:szCs w:val="24"/>
                <w:vertAlign w:val="baseline"/>
                <w:lang w:val="en-US" w:eastAsia="zh-CN"/>
              </w:rPr>
            </w:rPrChange>
          </w:rPr>
          <w:t>；</w:t>
        </w:r>
      </w:ins>
    </w:p>
    <w:p>
      <w:pPr>
        <w:pStyle w:val="24"/>
        <w:spacing w:line="360" w:lineRule="auto"/>
        <w:ind w:firstLine="420" w:firstLineChars="0"/>
        <w:rPr>
          <w:ins w:id="3165" w:author="Janusio" w:date="2018-03-05T13:11:13Z"/>
          <w:rFonts w:hint="eastAsia" w:ascii="Times New Roman" w:hAnsi="Times New Roman"/>
          <w:i/>
          <w:iCs/>
          <w:sz w:val="24"/>
          <w:szCs w:val="24"/>
          <w:vertAlign w:val="baseline"/>
          <w:lang w:val="en-US" w:eastAsia="zh-CN"/>
        </w:rPr>
      </w:pPr>
      <w:ins w:id="3166" w:author="Janusio" w:date="2018-03-05T13:09:38Z">
        <w:r>
          <w:rPr>
            <w:rFonts w:hint="eastAsia" w:ascii="Times New Roman" w:hAnsi="Times New Roman"/>
            <w:i w:val="0"/>
            <w:iCs w:val="0"/>
            <w:sz w:val="24"/>
            <w:szCs w:val="24"/>
            <w:vertAlign w:val="baseline"/>
            <w:lang w:val="en-US" w:eastAsia="zh-CN"/>
          </w:rPr>
          <w:t>主</w:t>
        </w:r>
      </w:ins>
      <w:ins w:id="3167" w:author="Janusio" w:date="2018-03-05T13:09:40Z">
        <w:r>
          <w:rPr>
            <w:rFonts w:hint="eastAsia" w:ascii="Times New Roman" w:hAnsi="Times New Roman"/>
            <w:i w:val="0"/>
            <w:iCs w:val="0"/>
            <w:sz w:val="24"/>
            <w:szCs w:val="24"/>
            <w:vertAlign w:val="baseline"/>
            <w:lang w:val="en-US" w:eastAsia="zh-CN"/>
          </w:rPr>
          <w:t>域</w:t>
        </w:r>
      </w:ins>
      <w:ins w:id="3168" w:author="Janusio" w:date="2018-03-05T13:09:42Z">
        <w:r>
          <w:rPr>
            <w:rFonts w:hint="eastAsia" w:ascii="Times New Roman" w:hAnsi="Times New Roman"/>
            <w:i w:val="0"/>
            <w:iCs w:val="0"/>
            <w:sz w:val="24"/>
            <w:szCs w:val="24"/>
            <w:vertAlign w:val="baseline"/>
            <w:lang w:val="en-US" w:eastAsia="zh-CN"/>
          </w:rPr>
          <w:t>函数</w:t>
        </w:r>
      </w:ins>
      <w:ins w:id="3169" w:author="Janusio" w:date="2018-03-05T13:11:07Z">
        <w:r>
          <w:rPr>
            <w:rFonts w:hint="eastAsia" w:ascii="Times New Roman" w:hAnsi="Times New Roman"/>
            <w:i w:val="0"/>
            <w:iCs w:val="0"/>
            <w:sz w:val="24"/>
            <w:szCs w:val="24"/>
            <w:vertAlign w:val="baseline"/>
            <w:lang w:val="en-US" w:eastAsia="zh-CN"/>
          </w:rPr>
          <w:t>：</w:t>
        </w:r>
      </w:ins>
      <w:ins w:id="3170" w:author="Janusio" w:date="2018-03-05T13:09:43Z">
        <w:r>
          <w:rPr>
            <w:rFonts w:hint="eastAsia" w:ascii="Times New Roman" w:hAnsi="Times New Roman"/>
            <w:i/>
            <w:iCs/>
            <w:sz w:val="24"/>
            <w:szCs w:val="24"/>
            <w:vertAlign w:val="baseline"/>
            <w:lang w:val="en-US" w:eastAsia="zh-CN"/>
            <w:rPrChange w:id="3171" w:author="Janusio" w:date="2018-03-05T13:11:01Z">
              <w:rPr>
                <w:rFonts w:hint="eastAsia" w:ascii="Times New Roman" w:hAnsi="Times New Roman"/>
                <w:i w:val="0"/>
                <w:iCs w:val="0"/>
                <w:sz w:val="24"/>
                <w:szCs w:val="24"/>
                <w:vertAlign w:val="baseline"/>
                <w:lang w:val="en-US" w:eastAsia="zh-CN"/>
              </w:rPr>
            </w:rPrChange>
          </w:rPr>
          <w:t>d</w:t>
        </w:r>
      </w:ins>
      <w:ins w:id="3172" w:author="Janusio" w:date="2018-03-05T13:09:43Z">
        <w:r>
          <w:rPr>
            <w:rFonts w:hint="eastAsia" w:ascii="Times New Roman" w:hAnsi="Times New Roman"/>
            <w:i/>
            <w:iCs/>
            <w:sz w:val="24"/>
            <w:szCs w:val="24"/>
            <w:vertAlign w:val="baseline"/>
            <w:lang w:val="en-US" w:eastAsia="zh-CN"/>
            <w:rPrChange w:id="3173" w:author="Janusio" w:date="2018-03-05T13:10:58Z">
              <w:rPr>
                <w:rFonts w:hint="eastAsia" w:ascii="Times New Roman" w:hAnsi="Times New Roman"/>
                <w:i w:val="0"/>
                <w:iCs w:val="0"/>
                <w:sz w:val="24"/>
                <w:szCs w:val="24"/>
                <w:vertAlign w:val="baseline"/>
                <w:lang w:val="en-US" w:eastAsia="zh-CN"/>
              </w:rPr>
            </w:rPrChange>
          </w:rPr>
          <w:t>om</w:t>
        </w:r>
      </w:ins>
      <w:ins w:id="3174" w:author="Janusio" w:date="2018-03-05T13:10:36Z">
        <w:r>
          <w:rPr>
            <w:rFonts w:hint="eastAsia" w:ascii="Times New Roman" w:hAnsi="Times New Roman"/>
            <w:i/>
            <w:iCs/>
            <w:sz w:val="24"/>
            <w:szCs w:val="24"/>
            <w:vertAlign w:val="baseline"/>
            <w:lang w:val="en-US" w:eastAsia="zh-CN"/>
            <w:rPrChange w:id="3175" w:author="Janusio" w:date="2018-03-05T13:10:58Z">
              <w:rPr>
                <w:rFonts w:hint="eastAsia" w:ascii="Times New Roman" w:hAnsi="Times New Roman"/>
                <w:i w:val="0"/>
                <w:iCs w:val="0"/>
                <w:sz w:val="24"/>
                <w:szCs w:val="24"/>
                <w:vertAlign w:val="baseline"/>
                <w:lang w:val="en-US" w:eastAsia="zh-CN"/>
              </w:rPr>
            </w:rPrChange>
          </w:rPr>
          <w:t>:</w:t>
        </w:r>
      </w:ins>
      <w:ins w:id="3176" w:author="Janusio" w:date="2018-03-05T13:09:47Z">
        <w:r>
          <w:rPr>
            <w:rFonts w:hint="eastAsia" w:ascii="Times New Roman" w:hAnsi="Times New Roman"/>
            <w:i/>
            <w:iCs/>
            <w:sz w:val="24"/>
            <w:szCs w:val="24"/>
            <w:vertAlign w:val="baseline"/>
            <w:lang w:val="en-US" w:eastAsia="zh-CN"/>
            <w:rPrChange w:id="3177" w:author="Janusio" w:date="2018-03-05T13:10:58Z">
              <w:rPr>
                <w:rFonts w:hint="eastAsia" w:ascii="Times New Roman" w:hAnsi="Times New Roman"/>
                <w:i w:val="0"/>
                <w:iCs w:val="0"/>
                <w:sz w:val="24"/>
                <w:szCs w:val="24"/>
                <w:vertAlign w:val="baseline"/>
                <w:lang w:val="en-US" w:eastAsia="zh-CN"/>
              </w:rPr>
            </w:rPrChange>
          </w:rPr>
          <w:t>A</w:t>
        </w:r>
      </w:ins>
      <w:ins w:id="3178" w:author="Janusio" w:date="2018-03-05T13:10:39Z">
        <w:r>
          <w:rPr>
            <w:rFonts w:hint="eastAsia" w:ascii="Times New Roman" w:hAnsi="Times New Roman"/>
            <w:i/>
            <w:iCs/>
            <w:sz w:val="24"/>
            <w:szCs w:val="24"/>
            <w:vertAlign w:val="baseline"/>
            <w:lang w:val="en-US" w:eastAsia="zh-CN"/>
            <w:rPrChange w:id="3179" w:author="Janusio" w:date="2018-03-05T13:10:58Z">
              <w:rPr>
                <w:rFonts w:hint="eastAsia" w:ascii="Times New Roman" w:hAnsi="Times New Roman"/>
                <w:i w:val="0"/>
                <w:iCs w:val="0"/>
                <w:sz w:val="24"/>
                <w:szCs w:val="24"/>
                <w:vertAlign w:val="baseline"/>
                <w:lang w:val="en-US" w:eastAsia="zh-CN"/>
              </w:rPr>
            </w:rPrChange>
          </w:rPr>
          <w:t xml:space="preserve"> </w:t>
        </w:r>
      </w:ins>
    </w:p>
    <w:p>
      <w:pPr>
        <w:pStyle w:val="24"/>
        <w:spacing w:line="360" w:lineRule="auto"/>
        <w:ind w:firstLine="420" w:firstLineChars="0"/>
        <w:rPr>
          <w:ins w:id="3180" w:author="Janusio" w:date="2018-03-05T13:15:01Z"/>
          <w:rFonts w:hint="eastAsia" w:ascii="Times New Roman" w:hAnsi="Times New Roman"/>
          <w:i w:val="0"/>
          <w:iCs w:val="0"/>
          <w:sz w:val="24"/>
          <w:szCs w:val="24"/>
          <w:lang w:val="en-US" w:eastAsia="zh-CN"/>
        </w:rPr>
      </w:pPr>
      <w:ins w:id="3181" w:author="Janusio" w:date="2018-03-05T13:11:29Z">
        <w:r>
          <w:rPr>
            <w:rFonts w:hint="eastAsia" w:ascii="Times New Roman" w:hAnsi="Times New Roman"/>
            <w:i w:val="0"/>
            <w:iCs w:val="0"/>
            <w:sz w:val="24"/>
            <w:szCs w:val="24"/>
            <w:lang w:val="en-US" w:eastAsia="zh-CN"/>
          </w:rPr>
          <w:t>并且</w:t>
        </w:r>
      </w:ins>
      <w:ins w:id="3182" w:author="Janusio" w:date="2018-03-05T13:11:30Z">
        <w:r>
          <w:rPr>
            <w:rFonts w:hint="eastAsia" w:ascii="Times New Roman" w:hAnsi="Times New Roman"/>
            <w:i w:val="0"/>
            <w:iCs w:val="0"/>
            <w:sz w:val="24"/>
            <w:szCs w:val="24"/>
            <w:lang w:val="en-US" w:eastAsia="zh-CN"/>
          </w:rPr>
          <w:t>在传递</w:t>
        </w:r>
      </w:ins>
      <w:ins w:id="3183" w:author="Janusio" w:date="2018-03-05T13:11:31Z">
        <w:r>
          <w:rPr>
            <w:rFonts w:hint="eastAsia" w:ascii="Times New Roman" w:hAnsi="Times New Roman"/>
            <w:i w:val="0"/>
            <w:iCs w:val="0"/>
            <w:sz w:val="24"/>
            <w:szCs w:val="24"/>
            <w:lang w:val="en-US" w:eastAsia="zh-CN"/>
          </w:rPr>
          <w:t>无干扰</w:t>
        </w:r>
      </w:ins>
      <w:ins w:id="3184" w:author="Janusio" w:date="2018-03-05T13:11:32Z">
        <w:r>
          <w:rPr>
            <w:rFonts w:hint="eastAsia" w:ascii="Times New Roman" w:hAnsi="Times New Roman"/>
            <w:i w:val="0"/>
            <w:iCs w:val="0"/>
            <w:sz w:val="24"/>
            <w:szCs w:val="24"/>
            <w:lang w:val="en-US" w:eastAsia="zh-CN"/>
          </w:rPr>
          <w:t>理论</w:t>
        </w:r>
      </w:ins>
      <w:ins w:id="3185" w:author="Janusio" w:date="2018-03-05T13:11:33Z">
        <w:r>
          <w:rPr>
            <w:rFonts w:hint="eastAsia" w:ascii="Times New Roman" w:hAnsi="Times New Roman"/>
            <w:i w:val="0"/>
            <w:iCs w:val="0"/>
            <w:sz w:val="24"/>
            <w:szCs w:val="24"/>
            <w:lang w:val="en-US" w:eastAsia="zh-CN"/>
          </w:rPr>
          <w:t>模型</w:t>
        </w:r>
      </w:ins>
      <w:ins w:id="3186" w:author="Janusio" w:date="2018-03-05T13:11:34Z">
        <w:r>
          <w:rPr>
            <w:rFonts w:hint="eastAsia" w:ascii="Times New Roman" w:hAnsi="Times New Roman"/>
            <w:i w:val="0"/>
            <w:iCs w:val="0"/>
            <w:sz w:val="24"/>
            <w:szCs w:val="24"/>
            <w:lang w:val="en-US" w:eastAsia="zh-CN"/>
          </w:rPr>
          <w:t>中，</w:t>
        </w:r>
      </w:ins>
      <w:ins w:id="3187" w:author="Janusio" w:date="2018-03-05T13:11:37Z">
        <w:r>
          <w:rPr>
            <w:rFonts w:hint="eastAsia" w:ascii="Times New Roman" w:hAnsi="Times New Roman"/>
            <w:i w:val="0"/>
            <w:iCs w:val="0"/>
            <w:sz w:val="24"/>
            <w:szCs w:val="24"/>
            <w:lang w:val="en-US" w:eastAsia="zh-CN"/>
          </w:rPr>
          <w:t>~</w:t>
        </w:r>
      </w:ins>
      <w:ins w:id="3188" w:author="Janusio" w:date="2018-03-05T13:11:42Z">
        <w:r>
          <w:rPr>
            <w:rFonts w:hint="eastAsia" w:ascii="Times New Roman" w:hAnsi="Times New Roman"/>
            <w:i w:val="0"/>
            <w:iCs w:val="0"/>
            <w:sz w:val="24"/>
            <w:szCs w:val="24"/>
            <w:lang w:val="en-US" w:eastAsia="zh-CN"/>
          </w:rPr>
          <w:t>为</w:t>
        </w:r>
      </w:ins>
      <w:ins w:id="3189" w:author="Janusio" w:date="2018-03-05T13:11:43Z">
        <w:r>
          <w:rPr>
            <w:rFonts w:hint="eastAsia" w:ascii="Times New Roman" w:hAnsi="Times New Roman"/>
            <w:i w:val="0"/>
            <w:iCs w:val="0"/>
            <w:sz w:val="24"/>
            <w:szCs w:val="24"/>
            <w:lang w:val="en-US" w:eastAsia="zh-CN"/>
          </w:rPr>
          <w:t>安全域</w:t>
        </w:r>
      </w:ins>
      <w:ins w:id="3190" w:author="Janusio" w:date="2018-03-05T13:11:44Z">
        <w:r>
          <w:rPr>
            <w:rFonts w:hint="eastAsia" w:ascii="Times New Roman" w:hAnsi="Times New Roman"/>
            <w:i w:val="0"/>
            <w:iCs w:val="0"/>
            <w:sz w:val="24"/>
            <w:szCs w:val="24"/>
            <w:lang w:val="en-US" w:eastAsia="zh-CN"/>
          </w:rPr>
          <w:t>D</w:t>
        </w:r>
      </w:ins>
      <w:ins w:id="3191" w:author="Janusio" w:date="2018-03-05T13:11:45Z">
        <w:r>
          <w:rPr>
            <w:rFonts w:hint="eastAsia" w:ascii="Times New Roman" w:hAnsi="Times New Roman"/>
            <w:i w:val="0"/>
            <w:iCs w:val="0"/>
            <w:sz w:val="24"/>
            <w:szCs w:val="24"/>
            <w:lang w:val="en-US" w:eastAsia="zh-CN"/>
          </w:rPr>
          <w:t>上</w:t>
        </w:r>
      </w:ins>
      <w:ins w:id="3192" w:author="Janusio" w:date="2018-03-05T13:11:55Z">
        <w:r>
          <w:rPr>
            <w:rFonts w:hint="eastAsia" w:ascii="Times New Roman" w:hAnsi="Times New Roman"/>
            <w:i w:val="0"/>
            <w:iCs w:val="0"/>
            <w:sz w:val="24"/>
            <w:szCs w:val="24"/>
            <w:lang w:val="en-US" w:eastAsia="zh-CN"/>
          </w:rPr>
          <w:t>安全域</w:t>
        </w:r>
      </w:ins>
      <w:ins w:id="3193" w:author="Janusio" w:date="2018-03-05T13:11:58Z">
        <w:r>
          <w:rPr>
            <w:rFonts w:hint="eastAsia" w:ascii="Times New Roman" w:hAnsi="Times New Roman"/>
            <w:i w:val="0"/>
            <w:iCs w:val="0"/>
            <w:sz w:val="24"/>
            <w:szCs w:val="24"/>
            <w:lang w:val="en-US" w:eastAsia="zh-CN"/>
          </w:rPr>
          <w:t>间</w:t>
        </w:r>
      </w:ins>
      <w:ins w:id="3194" w:author="Janusio" w:date="2018-03-05T13:12:01Z">
        <w:r>
          <w:rPr>
            <w:rFonts w:hint="eastAsia" w:ascii="Times New Roman" w:hAnsi="Times New Roman"/>
            <w:i w:val="0"/>
            <w:iCs w:val="0"/>
            <w:sz w:val="24"/>
            <w:szCs w:val="24"/>
            <w:lang w:val="en-US" w:eastAsia="zh-CN"/>
          </w:rPr>
          <w:t>的</w:t>
        </w:r>
      </w:ins>
      <w:ins w:id="3195" w:author="Janusio" w:date="2018-03-05T13:12:02Z">
        <w:r>
          <w:rPr>
            <w:rFonts w:hint="eastAsia" w:ascii="Times New Roman" w:hAnsi="Times New Roman"/>
            <w:i w:val="0"/>
            <w:iCs w:val="0"/>
            <w:sz w:val="24"/>
            <w:szCs w:val="24"/>
            <w:lang w:val="en-US" w:eastAsia="zh-CN"/>
          </w:rPr>
          <w:t>干扰</w:t>
        </w:r>
      </w:ins>
      <w:ins w:id="3196" w:author="Janusio" w:date="2018-03-05T13:12:07Z">
        <w:r>
          <w:rPr>
            <w:rFonts w:hint="eastAsia" w:ascii="Times New Roman" w:hAnsi="Times New Roman"/>
            <w:i w:val="0"/>
            <w:iCs w:val="0"/>
            <w:sz w:val="24"/>
            <w:szCs w:val="24"/>
            <w:lang w:val="en-US" w:eastAsia="zh-CN"/>
          </w:rPr>
          <w:t>关系</w:t>
        </w:r>
      </w:ins>
      <w:ins w:id="3197" w:author="Janusio" w:date="2018-03-05T13:12:14Z">
        <w:r>
          <w:rPr>
            <w:rFonts w:hint="eastAsia" w:ascii="Times New Roman" w:hAnsi="Times New Roman"/>
            <w:i w:val="0"/>
            <w:iCs w:val="0"/>
            <w:sz w:val="24"/>
            <w:szCs w:val="24"/>
            <w:lang w:val="en-US" w:eastAsia="zh-CN"/>
          </w:rPr>
          <w:t>，</w:t>
        </w:r>
      </w:ins>
      <w:ins w:id="3198" w:author="Janusio" w:date="2018-03-05T13:12:16Z">
        <w:r>
          <w:rPr>
            <w:rFonts w:hint="eastAsia" w:ascii="Times New Roman" w:hAnsi="Times New Roman"/>
            <w:i w:val="0"/>
            <w:iCs w:val="0"/>
            <w:sz w:val="24"/>
            <w:szCs w:val="24"/>
            <w:lang w:val="en-US" w:eastAsia="zh-CN"/>
          </w:rPr>
          <w:t>比如</w:t>
        </w:r>
      </w:ins>
      <w:ins w:id="3199" w:author="Janusio" w:date="2018-03-05T13:12:25Z">
        <w:r>
          <w:rPr>
            <w:rFonts w:hint="eastAsia" w:ascii="Times New Roman" w:hAnsi="Times New Roman"/>
            <w:i w:val="0"/>
            <w:iCs w:val="0"/>
            <w:sz w:val="24"/>
            <w:szCs w:val="24"/>
            <w:lang w:val="en-US" w:eastAsia="zh-CN"/>
          </w:rPr>
          <w:t>r</w:t>
        </w:r>
      </w:ins>
      <w:ins w:id="3200" w:author="Janusio" w:date="2018-03-05T13:12:27Z">
        <w:r>
          <w:rPr>
            <w:rFonts w:hint="eastAsia" w:ascii="Times New Roman" w:hAnsi="Times New Roman"/>
            <w:i w:val="0"/>
            <w:iCs w:val="0"/>
            <w:sz w:val="24"/>
            <w:szCs w:val="24"/>
            <w:lang w:val="en-US" w:eastAsia="zh-CN"/>
          </w:rPr>
          <w:t>，</w:t>
        </w:r>
      </w:ins>
      <w:ins w:id="3201" w:author="Janusio" w:date="2018-03-05T13:12:28Z">
        <w:r>
          <w:rPr>
            <w:rFonts w:hint="eastAsia" w:ascii="Times New Roman" w:hAnsi="Times New Roman"/>
            <w:i w:val="0"/>
            <w:iCs w:val="0"/>
            <w:sz w:val="24"/>
            <w:szCs w:val="24"/>
            <w:lang w:val="en-US" w:eastAsia="zh-CN"/>
          </w:rPr>
          <w:t>t</w:t>
        </w:r>
      </w:ins>
      <w:ins w:id="3202" w:author="Janusio" w:date="2018-03-05T13:12:32Z">
        <w:r>
          <w:rPr>
            <w:rFonts w:hint="eastAsia" w:ascii="Times New Roman" w:hAnsi="Times New Roman"/>
            <w:i w:val="0"/>
            <w:iCs w:val="0"/>
            <w:sz w:val="24"/>
            <w:szCs w:val="24"/>
            <w:lang w:val="en-US" w:eastAsia="zh-CN"/>
          </w:rPr>
          <w:t>属于D</w:t>
        </w:r>
      </w:ins>
      <w:ins w:id="3203" w:author="Janusio" w:date="2018-03-05T13:12:35Z">
        <w:r>
          <w:rPr>
            <w:rFonts w:hint="eastAsia" w:ascii="Times New Roman" w:hAnsi="Times New Roman"/>
            <w:i w:val="0"/>
            <w:iCs w:val="0"/>
            <w:sz w:val="24"/>
            <w:szCs w:val="24"/>
            <w:lang w:val="en-US" w:eastAsia="zh-CN"/>
          </w:rPr>
          <w:t>；</w:t>
        </w:r>
      </w:ins>
      <w:ins w:id="3204" w:author="Janusio" w:date="2018-03-05T13:12:37Z">
        <w:r>
          <w:rPr>
            <w:rFonts w:hint="eastAsia" w:ascii="Times New Roman" w:hAnsi="Times New Roman"/>
            <w:i w:val="0"/>
            <w:iCs w:val="0"/>
            <w:sz w:val="24"/>
            <w:szCs w:val="24"/>
            <w:lang w:val="en-US" w:eastAsia="zh-CN"/>
          </w:rPr>
          <w:t>则</w:t>
        </w:r>
      </w:ins>
      <w:ins w:id="3205" w:author="Janusio" w:date="2018-03-05T13:12:39Z">
        <w:r>
          <w:rPr>
            <w:rFonts w:hint="eastAsia" w:ascii="Times New Roman" w:hAnsi="Times New Roman"/>
            <w:i w:val="0"/>
            <w:iCs w:val="0"/>
            <w:sz w:val="24"/>
            <w:szCs w:val="24"/>
            <w:lang w:val="en-US" w:eastAsia="zh-CN"/>
          </w:rPr>
          <w:t>r</w:t>
        </w:r>
      </w:ins>
      <w:ins w:id="3206" w:author="Janusio" w:date="2018-03-05T13:12:40Z">
        <w:r>
          <w:rPr>
            <w:rFonts w:hint="eastAsia" w:ascii="Times New Roman" w:hAnsi="Times New Roman"/>
            <w:i w:val="0"/>
            <w:iCs w:val="0"/>
            <w:sz w:val="24"/>
            <w:szCs w:val="24"/>
            <w:lang w:val="en-US" w:eastAsia="zh-CN"/>
          </w:rPr>
          <w:t>~</w:t>
        </w:r>
      </w:ins>
      <w:ins w:id="3207" w:author="Janusio" w:date="2018-03-05T13:12:41Z">
        <w:r>
          <w:rPr>
            <w:rFonts w:hint="eastAsia" w:ascii="Times New Roman" w:hAnsi="Times New Roman"/>
            <w:i w:val="0"/>
            <w:iCs w:val="0"/>
            <w:sz w:val="24"/>
            <w:szCs w:val="24"/>
            <w:lang w:val="en-US" w:eastAsia="zh-CN"/>
          </w:rPr>
          <w:t>t</w:t>
        </w:r>
      </w:ins>
      <w:ins w:id="3208" w:author="Janusio" w:date="2018-03-05T13:12:48Z">
        <w:r>
          <w:rPr>
            <w:rFonts w:hint="eastAsia" w:ascii="Times New Roman" w:hAnsi="Times New Roman"/>
            <w:i w:val="0"/>
            <w:iCs w:val="0"/>
            <w:sz w:val="24"/>
            <w:szCs w:val="24"/>
            <w:lang w:val="en-US" w:eastAsia="zh-CN"/>
          </w:rPr>
          <w:t>表示</w:t>
        </w:r>
      </w:ins>
      <w:ins w:id="3209" w:author="Janusio" w:date="2018-03-05T13:12:57Z">
        <w:r>
          <w:rPr>
            <w:rFonts w:hint="eastAsia" w:ascii="Times New Roman" w:hAnsi="Times New Roman"/>
            <w:i w:val="0"/>
            <w:iCs w:val="0"/>
            <w:sz w:val="24"/>
            <w:szCs w:val="24"/>
            <w:lang w:val="en-US" w:eastAsia="zh-CN"/>
          </w:rPr>
          <w:t>安全域</w:t>
        </w:r>
      </w:ins>
      <w:ins w:id="3210" w:author="Janusio" w:date="2018-03-05T13:12:58Z">
        <w:r>
          <w:rPr>
            <w:rFonts w:hint="eastAsia" w:ascii="Times New Roman" w:hAnsi="Times New Roman"/>
            <w:i w:val="0"/>
            <w:iCs w:val="0"/>
            <w:sz w:val="24"/>
            <w:szCs w:val="24"/>
            <w:lang w:val="en-US" w:eastAsia="zh-CN"/>
          </w:rPr>
          <w:t>r的</w:t>
        </w:r>
      </w:ins>
      <w:ins w:id="3211" w:author="Janusio" w:date="2018-03-05T13:12:59Z">
        <w:r>
          <w:rPr>
            <w:rFonts w:hint="eastAsia" w:ascii="Times New Roman" w:hAnsi="Times New Roman"/>
            <w:i w:val="0"/>
            <w:iCs w:val="0"/>
            <w:sz w:val="24"/>
            <w:szCs w:val="24"/>
            <w:lang w:val="en-US" w:eastAsia="zh-CN"/>
          </w:rPr>
          <w:t>信息</w:t>
        </w:r>
      </w:ins>
      <w:ins w:id="3212" w:author="Janusio" w:date="2018-03-05T13:13:03Z">
        <w:r>
          <w:rPr>
            <w:rFonts w:hint="eastAsia" w:ascii="Times New Roman" w:hAnsi="Times New Roman"/>
            <w:i w:val="0"/>
            <w:iCs w:val="0"/>
            <w:sz w:val="24"/>
            <w:szCs w:val="24"/>
            <w:lang w:val="en-US" w:eastAsia="zh-CN"/>
          </w:rPr>
          <w:t>流向t</w:t>
        </w:r>
      </w:ins>
      <w:ins w:id="3213" w:author="Janusio" w:date="2018-03-05T13:13:05Z">
        <w:r>
          <w:rPr>
            <w:rFonts w:hint="eastAsia" w:ascii="Times New Roman" w:hAnsi="Times New Roman"/>
            <w:i w:val="0"/>
            <w:iCs w:val="0"/>
            <w:sz w:val="24"/>
            <w:szCs w:val="24"/>
            <w:lang w:val="en-US" w:eastAsia="zh-CN"/>
          </w:rPr>
          <w:t>。</w:t>
        </w:r>
      </w:ins>
      <w:ins w:id="3214" w:author="Janusio" w:date="2018-03-05T13:13:13Z">
        <w:r>
          <w:rPr>
            <w:rFonts w:hint="eastAsia" w:ascii="Times New Roman" w:hAnsi="Times New Roman"/>
            <w:i w:val="0"/>
            <w:iCs w:val="0"/>
            <w:sz w:val="24"/>
            <w:szCs w:val="24"/>
            <w:lang w:val="en-US" w:eastAsia="zh-CN"/>
          </w:rPr>
          <w:t>定义</w:t>
        </w:r>
      </w:ins>
      <w:ins w:id="3215" w:author="Janusio" w:date="2018-03-05T13:13:15Z">
        <w:r>
          <w:rPr>
            <w:rFonts w:hint="eastAsia" w:ascii="Times New Roman" w:hAnsi="Times New Roman"/>
            <w:i w:val="0"/>
            <w:iCs w:val="0"/>
            <w:sz w:val="24"/>
            <w:szCs w:val="24"/>
            <w:lang w:val="en-US" w:eastAsia="zh-CN"/>
          </w:rPr>
          <w:t>辅助</w:t>
        </w:r>
      </w:ins>
      <w:ins w:id="3216" w:author="Janusio" w:date="2018-03-05T13:13:16Z">
        <w:r>
          <w:rPr>
            <w:rFonts w:hint="eastAsia" w:ascii="Times New Roman" w:hAnsi="Times New Roman"/>
            <w:i w:val="0"/>
            <w:iCs w:val="0"/>
            <w:sz w:val="24"/>
            <w:szCs w:val="24"/>
            <w:lang w:val="en-US" w:eastAsia="zh-CN"/>
          </w:rPr>
          <w:t>函数</w:t>
        </w:r>
      </w:ins>
      <w:ins w:id="3217" w:author="Janusio" w:date="2018-03-05T13:13:21Z">
        <w:r>
          <w:rPr>
            <w:rFonts w:hint="eastAsia" w:ascii="Times New Roman" w:hAnsi="Times New Roman"/>
            <w:i w:val="0"/>
            <w:iCs w:val="0"/>
            <w:sz w:val="24"/>
            <w:szCs w:val="24"/>
            <w:lang w:val="en-US" w:eastAsia="zh-CN"/>
          </w:rPr>
          <w:t>purge</w:t>
        </w:r>
      </w:ins>
      <w:ins w:id="3218" w:author="Janusio" w:date="2018-03-05T13:13:23Z">
        <w:r>
          <w:rPr>
            <w:rFonts w:hint="eastAsia" w:ascii="Times New Roman" w:hAnsi="Times New Roman"/>
            <w:i w:val="0"/>
            <w:iCs w:val="0"/>
            <w:sz w:val="24"/>
            <w:szCs w:val="24"/>
            <w:lang w:val="en-US" w:eastAsia="zh-CN"/>
          </w:rPr>
          <w:t>:</w:t>
        </w:r>
      </w:ins>
      <w:ins w:id="3219" w:author="Janusio" w:date="2018-03-05T13:13:24Z">
        <w:r>
          <w:rPr>
            <w:rFonts w:hint="eastAsia" w:ascii="Times New Roman" w:hAnsi="Times New Roman"/>
            <w:i w:val="0"/>
            <w:iCs w:val="0"/>
            <w:sz w:val="24"/>
            <w:szCs w:val="24"/>
            <w:lang w:val="en-US" w:eastAsia="zh-CN"/>
          </w:rPr>
          <w:t>A</w:t>
        </w:r>
      </w:ins>
      <w:ins w:id="3220" w:author="Janusio" w:date="2018-03-05T13:13:28Z">
        <w:r>
          <w:rPr>
            <w:rFonts w:hint="eastAsia" w:ascii="Times New Roman" w:hAnsi="Times New Roman"/>
            <w:i w:val="0"/>
            <w:iCs w:val="0"/>
            <w:sz w:val="24"/>
            <w:szCs w:val="24"/>
            <w:vertAlign w:val="superscript"/>
            <w:lang w:val="en-US" w:eastAsia="zh-CN"/>
            <w:rPrChange w:id="3221" w:author="Janusio" w:date="2018-03-05T13:13:46Z">
              <w:rPr>
                <w:rFonts w:hint="eastAsia" w:ascii="Times New Roman" w:hAnsi="Times New Roman"/>
                <w:i w:val="0"/>
                <w:iCs w:val="0"/>
                <w:sz w:val="24"/>
                <w:szCs w:val="24"/>
                <w:lang w:val="en-US" w:eastAsia="zh-CN"/>
              </w:rPr>
            </w:rPrChange>
          </w:rPr>
          <w:t>*</w:t>
        </w:r>
      </w:ins>
      <w:ins w:id="3222" w:author="Janusio" w:date="2018-03-05T13:13:30Z">
        <w:r>
          <w:rPr>
            <w:rFonts w:hint="eastAsia" w:ascii="Times New Roman" w:hAnsi="Times New Roman"/>
            <w:i w:val="0"/>
            <w:iCs w:val="0"/>
            <w:sz w:val="24"/>
            <w:szCs w:val="24"/>
            <w:lang w:val="en-US" w:eastAsia="zh-CN"/>
          </w:rPr>
          <w:t xml:space="preserve"> </w:t>
        </w:r>
      </w:ins>
      <w:ins w:id="3223" w:author="Janusio" w:date="2018-03-05T13:13:31Z">
        <w:r>
          <w:rPr>
            <w:rFonts w:hint="eastAsia" w:ascii="Times New Roman" w:hAnsi="Times New Roman"/>
            <w:i w:val="0"/>
            <w:iCs w:val="0"/>
            <w:sz w:val="24"/>
            <w:szCs w:val="24"/>
            <w:lang w:val="en-US" w:eastAsia="zh-CN"/>
          </w:rPr>
          <w:t>* D</w:t>
        </w:r>
      </w:ins>
      <w:ins w:id="3224" w:author="Janusio" w:date="2018-03-05T13:13:34Z">
        <w:r>
          <w:rPr>
            <w:rFonts w:hint="eastAsia" w:ascii="Times New Roman" w:hAnsi="Times New Roman"/>
            <w:i w:val="0"/>
            <w:iCs w:val="0"/>
            <w:sz w:val="24"/>
            <w:szCs w:val="24"/>
            <w:lang w:val="en-US" w:eastAsia="zh-CN"/>
          </w:rPr>
          <w:t>-</w:t>
        </w:r>
      </w:ins>
      <w:ins w:id="3225" w:author="Janusio" w:date="2018-03-05T13:13:36Z">
        <w:r>
          <w:rPr>
            <w:rFonts w:hint="eastAsia" w:ascii="Times New Roman" w:hAnsi="Times New Roman"/>
            <w:i w:val="0"/>
            <w:iCs w:val="0"/>
            <w:sz w:val="24"/>
            <w:szCs w:val="24"/>
            <w:lang w:val="en-US" w:eastAsia="zh-CN"/>
          </w:rPr>
          <w:t>&gt;</w:t>
        </w:r>
      </w:ins>
      <w:ins w:id="3226" w:author="Janusio" w:date="2018-03-05T13:13:37Z">
        <w:r>
          <w:rPr>
            <w:rFonts w:hint="eastAsia" w:ascii="Times New Roman" w:hAnsi="Times New Roman"/>
            <w:i w:val="0"/>
            <w:iCs w:val="0"/>
            <w:sz w:val="24"/>
            <w:szCs w:val="24"/>
            <w:lang w:val="en-US" w:eastAsia="zh-CN"/>
          </w:rPr>
          <w:t>A</w:t>
        </w:r>
      </w:ins>
      <w:ins w:id="3227" w:author="Janusio" w:date="2018-03-05T13:13:38Z">
        <w:r>
          <w:rPr>
            <w:rFonts w:hint="eastAsia" w:ascii="Times New Roman" w:hAnsi="Times New Roman"/>
            <w:i w:val="0"/>
            <w:iCs w:val="0"/>
            <w:sz w:val="24"/>
            <w:szCs w:val="24"/>
            <w:vertAlign w:val="superscript"/>
            <w:lang w:val="en-US" w:eastAsia="zh-CN"/>
            <w:rPrChange w:id="3228" w:author="Janusio" w:date="2018-03-05T13:13:43Z">
              <w:rPr>
                <w:rFonts w:hint="eastAsia" w:ascii="Times New Roman" w:hAnsi="Times New Roman"/>
                <w:i w:val="0"/>
                <w:iCs w:val="0"/>
                <w:sz w:val="24"/>
                <w:szCs w:val="24"/>
                <w:lang w:val="en-US" w:eastAsia="zh-CN"/>
              </w:rPr>
            </w:rPrChange>
          </w:rPr>
          <w:t>*</w:t>
        </w:r>
      </w:ins>
      <w:ins w:id="3229" w:author="Janusio" w:date="2018-03-05T13:13:41Z">
        <w:r>
          <w:rPr>
            <w:rFonts w:hint="eastAsia" w:ascii="Times New Roman" w:hAnsi="Times New Roman"/>
            <w:i w:val="0"/>
            <w:iCs w:val="0"/>
            <w:sz w:val="24"/>
            <w:szCs w:val="24"/>
            <w:lang w:val="en-US" w:eastAsia="zh-CN"/>
          </w:rPr>
          <w:t xml:space="preserve"> </w:t>
        </w:r>
      </w:ins>
      <w:ins w:id="3230" w:author="Janusio" w:date="2018-03-05T13:13:49Z">
        <w:r>
          <w:rPr>
            <w:rFonts w:hint="eastAsia" w:ascii="Times New Roman" w:hAnsi="Times New Roman"/>
            <w:i w:val="0"/>
            <w:iCs w:val="0"/>
            <w:sz w:val="24"/>
            <w:szCs w:val="24"/>
            <w:lang w:val="en-US" w:eastAsia="zh-CN"/>
          </w:rPr>
          <w:t>,</w:t>
        </w:r>
      </w:ins>
      <w:ins w:id="3231" w:author="Janusio" w:date="2018-03-05T13:13:57Z">
        <w:r>
          <w:rPr>
            <w:rFonts w:hint="eastAsia" w:ascii="Times New Roman" w:hAnsi="Times New Roman"/>
            <w:i w:val="0"/>
            <w:iCs w:val="0"/>
            <w:sz w:val="24"/>
            <w:szCs w:val="24"/>
            <w:lang w:val="en-US" w:eastAsia="zh-CN"/>
          </w:rPr>
          <w:t>purge</w:t>
        </w:r>
      </w:ins>
      <w:ins w:id="3232" w:author="Janusio" w:date="2018-03-05T13:14:03Z">
        <w:r>
          <w:rPr>
            <w:rFonts w:hint="eastAsia" w:ascii="Times New Roman" w:hAnsi="Times New Roman"/>
            <w:i w:val="0"/>
            <w:iCs w:val="0"/>
            <w:sz w:val="24"/>
            <w:szCs w:val="24"/>
            <w:lang w:val="en-US" w:eastAsia="zh-CN"/>
          </w:rPr>
          <w:t>(</w:t>
        </w:r>
      </w:ins>
      <w:ins w:id="3233" w:author="Janusio" w:date="2018-03-05T13:14:06Z">
        <w:r>
          <w:rPr>
            <w:rFonts w:hint="eastAsia" w:ascii="Times New Roman" w:hAnsi="Times New Roman"/>
            <w:i w:val="0"/>
            <w:iCs w:val="0"/>
            <w:sz w:val="24"/>
            <w:szCs w:val="24"/>
            <w:lang w:val="en-US" w:eastAsia="zh-CN"/>
          </w:rPr>
          <w:t>a</w:t>
        </w:r>
      </w:ins>
      <w:ins w:id="3234" w:author="Janusio" w:date="2018-03-05T13:14:07Z">
        <w:r>
          <w:rPr>
            <w:rFonts w:hint="eastAsia" w:ascii="Times New Roman" w:hAnsi="Times New Roman"/>
            <w:i w:val="0"/>
            <w:iCs w:val="0"/>
            <w:sz w:val="24"/>
            <w:szCs w:val="24"/>
            <w:lang w:val="en-US" w:eastAsia="zh-CN"/>
          </w:rPr>
          <w:t>,</w:t>
        </w:r>
      </w:ins>
      <w:ins w:id="3235" w:author="Janusio" w:date="2018-03-05T13:14:09Z">
        <w:r>
          <w:rPr>
            <w:rFonts w:hint="eastAsia" w:ascii="Times New Roman" w:hAnsi="Times New Roman"/>
            <w:i w:val="0"/>
            <w:iCs w:val="0"/>
            <w:sz w:val="24"/>
            <w:szCs w:val="24"/>
            <w:lang w:val="en-US" w:eastAsia="zh-CN"/>
          </w:rPr>
          <w:t>v</w:t>
        </w:r>
      </w:ins>
      <w:ins w:id="3236" w:author="Janusio" w:date="2018-03-05T13:14:03Z">
        <w:r>
          <w:rPr>
            <w:rFonts w:hint="eastAsia" w:ascii="Times New Roman" w:hAnsi="Times New Roman"/>
            <w:i w:val="0"/>
            <w:iCs w:val="0"/>
            <w:sz w:val="24"/>
            <w:szCs w:val="24"/>
            <w:lang w:val="en-US" w:eastAsia="zh-CN"/>
          </w:rPr>
          <w:t>)</w:t>
        </w:r>
      </w:ins>
      <w:ins w:id="3237" w:author="Janusio" w:date="2018-03-05T13:14:14Z">
        <w:r>
          <w:rPr>
            <w:rFonts w:hint="eastAsia" w:ascii="Times New Roman" w:hAnsi="Times New Roman"/>
            <w:i w:val="0"/>
            <w:iCs w:val="0"/>
            <w:sz w:val="24"/>
            <w:szCs w:val="24"/>
            <w:lang w:val="en-US" w:eastAsia="zh-CN"/>
          </w:rPr>
          <w:t>表示</w:t>
        </w:r>
      </w:ins>
      <w:ins w:id="3238" w:author="Janusio" w:date="2018-03-05T13:14:16Z">
        <w:r>
          <w:rPr>
            <w:rFonts w:hint="eastAsia" w:ascii="Times New Roman" w:hAnsi="Times New Roman"/>
            <w:i w:val="0"/>
            <w:iCs w:val="0"/>
            <w:sz w:val="24"/>
            <w:szCs w:val="24"/>
            <w:lang w:val="en-US" w:eastAsia="zh-CN"/>
          </w:rPr>
          <w:t>从</w:t>
        </w:r>
      </w:ins>
      <w:ins w:id="3239" w:author="Janusio" w:date="2018-03-05T13:14:17Z">
        <w:r>
          <w:rPr>
            <w:rFonts w:hint="eastAsia" w:ascii="Times New Roman" w:hAnsi="Times New Roman"/>
            <w:i w:val="0"/>
            <w:iCs w:val="0"/>
            <w:sz w:val="24"/>
            <w:szCs w:val="24"/>
            <w:lang w:val="en-US" w:eastAsia="zh-CN"/>
          </w:rPr>
          <w:t>动作</w:t>
        </w:r>
      </w:ins>
      <w:ins w:id="3240" w:author="Janusio" w:date="2018-03-05T13:14:20Z">
        <w:r>
          <w:rPr>
            <w:rFonts w:hint="eastAsia" w:ascii="Times New Roman" w:hAnsi="Times New Roman"/>
            <w:i w:val="0"/>
            <w:iCs w:val="0"/>
            <w:sz w:val="24"/>
            <w:szCs w:val="24"/>
            <w:lang w:val="en-US" w:eastAsia="zh-CN"/>
          </w:rPr>
          <w:t>序列</w:t>
        </w:r>
      </w:ins>
      <w:ins w:id="3241" w:author="Janusio" w:date="2018-03-05T13:14:21Z">
        <w:r>
          <w:rPr>
            <w:rFonts w:hint="eastAsia" w:ascii="Times New Roman" w:hAnsi="Times New Roman"/>
            <w:i w:val="0"/>
            <w:iCs w:val="0"/>
            <w:sz w:val="24"/>
            <w:szCs w:val="24"/>
            <w:lang w:val="en-US" w:eastAsia="zh-CN"/>
          </w:rPr>
          <w:t>a</w:t>
        </w:r>
      </w:ins>
      <w:ins w:id="3242" w:author="Janusio" w:date="2018-03-05T13:14:23Z">
        <w:r>
          <w:rPr>
            <w:rFonts w:hint="eastAsia" w:ascii="Times New Roman" w:hAnsi="Times New Roman"/>
            <w:i w:val="0"/>
            <w:iCs w:val="0"/>
            <w:sz w:val="24"/>
            <w:szCs w:val="24"/>
            <w:lang w:val="en-US" w:eastAsia="zh-CN"/>
          </w:rPr>
          <w:t>中</w:t>
        </w:r>
      </w:ins>
      <w:ins w:id="3243" w:author="Janusio" w:date="2018-03-05T13:14:26Z">
        <w:r>
          <w:rPr>
            <w:rFonts w:hint="eastAsia" w:ascii="Times New Roman" w:hAnsi="Times New Roman"/>
            <w:i w:val="0"/>
            <w:iCs w:val="0"/>
            <w:sz w:val="24"/>
            <w:szCs w:val="24"/>
            <w:lang w:val="en-US" w:eastAsia="zh-CN"/>
          </w:rPr>
          <w:t>删除</w:t>
        </w:r>
      </w:ins>
      <w:ins w:id="3244" w:author="Janusio" w:date="2018-03-05T13:14:27Z">
        <w:r>
          <w:rPr>
            <w:rFonts w:hint="eastAsia" w:ascii="Times New Roman" w:hAnsi="Times New Roman"/>
            <w:i w:val="0"/>
            <w:iCs w:val="0"/>
            <w:sz w:val="24"/>
            <w:szCs w:val="24"/>
            <w:lang w:val="en-US" w:eastAsia="zh-CN"/>
          </w:rPr>
          <w:t>所有</w:t>
        </w:r>
      </w:ins>
      <w:ins w:id="3245" w:author="Janusio" w:date="2018-03-05T13:14:29Z">
        <w:r>
          <w:rPr>
            <w:rFonts w:hint="eastAsia" w:ascii="Times New Roman" w:hAnsi="Times New Roman"/>
            <w:i w:val="0"/>
            <w:iCs w:val="0"/>
            <w:sz w:val="24"/>
            <w:szCs w:val="24"/>
            <w:lang w:val="en-US" w:eastAsia="zh-CN"/>
          </w:rPr>
          <w:t>从</w:t>
        </w:r>
      </w:ins>
      <w:ins w:id="3246" w:author="Janusio" w:date="2018-03-05T13:14:32Z">
        <w:r>
          <w:rPr>
            <w:rFonts w:hint="eastAsia" w:ascii="Times New Roman" w:hAnsi="Times New Roman"/>
            <w:i w:val="0"/>
            <w:iCs w:val="0"/>
            <w:sz w:val="24"/>
            <w:szCs w:val="24"/>
            <w:lang w:val="en-US" w:eastAsia="zh-CN"/>
          </w:rPr>
          <w:t>v</w:t>
        </w:r>
      </w:ins>
      <w:ins w:id="3247" w:author="Janusio" w:date="2018-03-05T13:14:33Z">
        <w:r>
          <w:rPr>
            <w:rFonts w:hint="eastAsia" w:ascii="Times New Roman" w:hAnsi="Times New Roman"/>
            <w:i w:val="0"/>
            <w:iCs w:val="0"/>
            <w:sz w:val="24"/>
            <w:szCs w:val="24"/>
            <w:lang w:val="en-US" w:eastAsia="zh-CN"/>
          </w:rPr>
          <w:t>发出</w:t>
        </w:r>
      </w:ins>
      <w:ins w:id="3248" w:author="Janusio" w:date="2018-03-05T13:14:34Z">
        <w:r>
          <w:rPr>
            <w:rFonts w:hint="eastAsia" w:ascii="Times New Roman" w:hAnsi="Times New Roman"/>
            <w:i w:val="0"/>
            <w:iCs w:val="0"/>
            <w:sz w:val="24"/>
            <w:szCs w:val="24"/>
            <w:lang w:val="en-US" w:eastAsia="zh-CN"/>
          </w:rPr>
          <w:t>的</w:t>
        </w:r>
      </w:ins>
      <w:ins w:id="3249" w:author="Janusio" w:date="2018-03-05T13:14:35Z">
        <w:r>
          <w:rPr>
            <w:rFonts w:hint="eastAsia" w:ascii="Times New Roman" w:hAnsi="Times New Roman"/>
            <w:i w:val="0"/>
            <w:iCs w:val="0"/>
            <w:sz w:val="24"/>
            <w:szCs w:val="24"/>
            <w:lang w:val="en-US" w:eastAsia="zh-CN"/>
          </w:rPr>
          <w:t>动作</w:t>
        </w:r>
      </w:ins>
      <w:ins w:id="3250" w:author="Janusio" w:date="2018-03-05T13:14:36Z">
        <w:r>
          <w:rPr>
            <w:rFonts w:hint="eastAsia" w:ascii="Times New Roman" w:hAnsi="Times New Roman"/>
            <w:i w:val="0"/>
            <w:iCs w:val="0"/>
            <w:sz w:val="24"/>
            <w:szCs w:val="24"/>
            <w:lang w:val="en-US" w:eastAsia="zh-CN"/>
          </w:rPr>
          <w:t>序列。</w:t>
        </w:r>
      </w:ins>
    </w:p>
    <w:p>
      <w:pPr>
        <w:pStyle w:val="24"/>
        <w:spacing w:line="360" w:lineRule="auto"/>
        <w:ind w:firstLine="420" w:firstLineChars="0"/>
        <w:rPr>
          <w:ins w:id="3251" w:author="Janusio" w:date="2018-03-05T00:02:31Z"/>
          <w:rFonts w:hint="eastAsia" w:ascii="Times New Roman" w:hAnsi="Times New Roman"/>
          <w:i w:val="0"/>
          <w:iCs w:val="0"/>
          <w:sz w:val="24"/>
          <w:szCs w:val="24"/>
          <w:lang w:val="en-US" w:eastAsia="zh-CN"/>
          <w:rPrChange w:id="3252" w:author="Janusio" w:date="2018-03-05T13:11:20Z">
            <w:rPr>
              <w:ins w:id="3253" w:author="Janusio" w:date="2018-03-05T00:02:31Z"/>
              <w:rFonts w:hint="eastAsia" w:ascii="Times New Roman" w:hAnsi="Times New Roman"/>
              <w:i/>
              <w:iCs/>
              <w:sz w:val="24"/>
              <w:szCs w:val="24"/>
              <w:lang w:val="en-US" w:eastAsia="zh-CN"/>
            </w:rPr>
          </w:rPrChange>
        </w:rPr>
      </w:pPr>
      <w:ins w:id="3254" w:author="Janusio" w:date="2018-03-05T13:16:37Z">
        <w:r>
          <w:rPr>
            <w:rFonts w:hint="eastAsia" w:ascii="Times New Roman" w:hAnsi="Times New Roman"/>
            <w:i w:val="0"/>
            <w:iCs w:val="0"/>
            <w:sz w:val="24"/>
            <w:szCs w:val="24"/>
            <w:lang w:val="en-US" w:eastAsia="zh-CN"/>
          </w:rPr>
          <w:t>但是</w:t>
        </w:r>
      </w:ins>
      <w:ins w:id="3255" w:author="Janusio" w:date="2018-03-05T13:16:40Z">
        <w:r>
          <w:rPr>
            <w:rFonts w:hint="eastAsia" w:ascii="Times New Roman" w:hAnsi="Times New Roman"/>
            <w:i w:val="0"/>
            <w:iCs w:val="0"/>
            <w:sz w:val="24"/>
            <w:szCs w:val="24"/>
            <w:lang w:val="en-US" w:eastAsia="zh-CN"/>
          </w:rPr>
          <w:t>Rushby</w:t>
        </w:r>
      </w:ins>
      <w:ins w:id="3256" w:author="Janusio" w:date="2018-03-05T13:16:41Z">
        <w:r>
          <w:rPr>
            <w:rFonts w:hint="eastAsia" w:ascii="Times New Roman" w:hAnsi="Times New Roman"/>
            <w:i w:val="0"/>
            <w:iCs w:val="0"/>
            <w:sz w:val="24"/>
            <w:szCs w:val="24"/>
            <w:lang w:val="en-US" w:eastAsia="zh-CN"/>
          </w:rPr>
          <w:t>的</w:t>
        </w:r>
      </w:ins>
      <w:ins w:id="3257" w:author="Janusio" w:date="2018-03-05T13:16:43Z">
        <w:r>
          <w:rPr>
            <w:rFonts w:hint="eastAsia" w:ascii="Times New Roman" w:hAnsi="Times New Roman"/>
            <w:i w:val="0"/>
            <w:iCs w:val="0"/>
            <w:sz w:val="24"/>
            <w:szCs w:val="24"/>
            <w:lang w:val="en-US" w:eastAsia="zh-CN"/>
          </w:rPr>
          <w:t>无干扰</w:t>
        </w:r>
      </w:ins>
      <w:ins w:id="3258" w:author="Janusio" w:date="2018-03-05T13:16:44Z">
        <w:r>
          <w:rPr>
            <w:rFonts w:hint="eastAsia" w:ascii="Times New Roman" w:hAnsi="Times New Roman"/>
            <w:i w:val="0"/>
            <w:iCs w:val="0"/>
            <w:sz w:val="24"/>
            <w:szCs w:val="24"/>
            <w:lang w:val="en-US" w:eastAsia="zh-CN"/>
          </w:rPr>
          <w:t>理论</w:t>
        </w:r>
      </w:ins>
      <w:ins w:id="3259" w:author="Janusio" w:date="2018-03-05T13:16:47Z">
        <w:r>
          <w:rPr>
            <w:rFonts w:hint="eastAsia" w:ascii="Times New Roman" w:hAnsi="Times New Roman"/>
            <w:i w:val="0"/>
            <w:iCs w:val="0"/>
            <w:sz w:val="24"/>
            <w:szCs w:val="24"/>
            <w:lang w:val="en-US" w:eastAsia="zh-CN"/>
          </w:rPr>
          <w:t>并</w:t>
        </w:r>
      </w:ins>
      <w:ins w:id="3260" w:author="Janusio" w:date="2018-03-05T13:16:49Z">
        <w:r>
          <w:rPr>
            <w:rFonts w:hint="eastAsia" w:ascii="Times New Roman" w:hAnsi="Times New Roman"/>
            <w:i w:val="0"/>
            <w:iCs w:val="0"/>
            <w:sz w:val="24"/>
            <w:szCs w:val="24"/>
            <w:lang w:val="en-US" w:eastAsia="zh-CN"/>
          </w:rPr>
          <w:t>不能</w:t>
        </w:r>
      </w:ins>
      <w:ins w:id="3261" w:author="Janusio" w:date="2018-03-05T13:16:50Z">
        <w:r>
          <w:rPr>
            <w:rFonts w:hint="eastAsia" w:ascii="Times New Roman" w:hAnsi="Times New Roman"/>
            <w:i w:val="0"/>
            <w:iCs w:val="0"/>
            <w:sz w:val="24"/>
            <w:szCs w:val="24"/>
            <w:lang w:val="en-US" w:eastAsia="zh-CN"/>
          </w:rPr>
          <w:t>完全</w:t>
        </w:r>
      </w:ins>
      <w:ins w:id="3262" w:author="Janusio" w:date="2018-03-05T13:16:53Z">
        <w:r>
          <w:rPr>
            <w:rFonts w:hint="eastAsia" w:ascii="Times New Roman" w:hAnsi="Times New Roman"/>
            <w:i w:val="0"/>
            <w:iCs w:val="0"/>
            <w:sz w:val="24"/>
            <w:szCs w:val="24"/>
            <w:lang w:val="en-US" w:eastAsia="zh-CN"/>
          </w:rPr>
          <w:t>适用于</w:t>
        </w:r>
      </w:ins>
      <w:ins w:id="3263" w:author="Janusio" w:date="2018-03-05T13:16:59Z">
        <w:r>
          <w:rPr>
            <w:rFonts w:hint="eastAsia" w:ascii="Times New Roman" w:hAnsi="Times New Roman"/>
            <w:i w:val="0"/>
            <w:iCs w:val="0"/>
            <w:sz w:val="24"/>
            <w:szCs w:val="24"/>
            <w:lang w:val="en-US" w:eastAsia="zh-CN"/>
          </w:rPr>
          <w:t>云计算</w:t>
        </w:r>
      </w:ins>
      <w:ins w:id="3264" w:author="Janusio" w:date="2018-03-05T13:17:00Z">
        <w:r>
          <w:rPr>
            <w:rFonts w:hint="eastAsia" w:ascii="Times New Roman" w:hAnsi="Times New Roman"/>
            <w:i w:val="0"/>
            <w:iCs w:val="0"/>
            <w:sz w:val="24"/>
            <w:szCs w:val="24"/>
            <w:lang w:val="en-US" w:eastAsia="zh-CN"/>
          </w:rPr>
          <w:t>平台，</w:t>
        </w:r>
      </w:ins>
      <w:ins w:id="3265" w:author="Janusio" w:date="2018-03-05T13:17:13Z">
        <w:r>
          <w:rPr>
            <w:rFonts w:hint="eastAsia" w:ascii="Times New Roman" w:hAnsi="Times New Roman"/>
            <w:i w:val="0"/>
            <w:iCs w:val="0"/>
            <w:sz w:val="24"/>
            <w:szCs w:val="24"/>
            <w:lang w:val="en-US" w:eastAsia="zh-CN"/>
          </w:rPr>
          <w:t>云计算</w:t>
        </w:r>
      </w:ins>
      <w:ins w:id="3266" w:author="Janusio" w:date="2018-03-05T13:17:16Z">
        <w:r>
          <w:rPr>
            <w:rFonts w:hint="eastAsia" w:ascii="Times New Roman" w:hAnsi="Times New Roman"/>
            <w:i w:val="0"/>
            <w:iCs w:val="0"/>
            <w:sz w:val="24"/>
            <w:szCs w:val="24"/>
            <w:lang w:val="en-US" w:eastAsia="zh-CN"/>
          </w:rPr>
          <w:t>平台</w:t>
        </w:r>
      </w:ins>
      <w:ins w:id="3267" w:author="Janusio" w:date="2018-03-05T13:17:18Z">
        <w:r>
          <w:rPr>
            <w:rFonts w:hint="eastAsia" w:ascii="Times New Roman" w:hAnsi="Times New Roman"/>
            <w:i w:val="0"/>
            <w:iCs w:val="0"/>
            <w:sz w:val="24"/>
            <w:szCs w:val="24"/>
            <w:lang w:val="en-US" w:eastAsia="zh-CN"/>
          </w:rPr>
          <w:t>存在</w:t>
        </w:r>
      </w:ins>
      <w:ins w:id="3268" w:author="Janusio" w:date="2018-03-05T13:17:19Z">
        <w:r>
          <w:rPr>
            <w:rFonts w:hint="eastAsia" w:ascii="Times New Roman" w:hAnsi="Times New Roman"/>
            <w:i w:val="0"/>
            <w:iCs w:val="0"/>
            <w:sz w:val="24"/>
            <w:szCs w:val="24"/>
            <w:lang w:val="en-US" w:eastAsia="zh-CN"/>
          </w:rPr>
          <w:t>着</w:t>
        </w:r>
      </w:ins>
      <w:ins w:id="3269" w:author="Janusio" w:date="2018-03-05T13:17:25Z">
        <w:r>
          <w:rPr>
            <w:rFonts w:hint="eastAsia" w:ascii="Times New Roman" w:hAnsi="Times New Roman"/>
            <w:i w:val="0"/>
            <w:iCs w:val="0"/>
            <w:sz w:val="24"/>
            <w:szCs w:val="24"/>
            <w:lang w:val="en-US" w:eastAsia="zh-CN"/>
          </w:rPr>
          <w:t>大量</w:t>
        </w:r>
      </w:ins>
      <w:ins w:id="3270" w:author="Janusio" w:date="2018-03-05T13:17:28Z">
        <w:r>
          <w:rPr>
            <w:rFonts w:hint="eastAsia" w:ascii="Times New Roman" w:hAnsi="Times New Roman"/>
            <w:i w:val="0"/>
            <w:iCs w:val="0"/>
            <w:sz w:val="24"/>
            <w:szCs w:val="24"/>
            <w:lang w:val="en-US" w:eastAsia="zh-CN"/>
          </w:rPr>
          <w:t>安全域</w:t>
        </w:r>
      </w:ins>
      <w:ins w:id="3271" w:author="Janusio" w:date="2018-03-05T13:17:29Z">
        <w:r>
          <w:rPr>
            <w:rFonts w:hint="eastAsia" w:ascii="Times New Roman" w:hAnsi="Times New Roman"/>
            <w:i w:val="0"/>
            <w:iCs w:val="0"/>
            <w:sz w:val="24"/>
            <w:szCs w:val="24"/>
            <w:lang w:val="en-US" w:eastAsia="zh-CN"/>
          </w:rPr>
          <w:t>以及</w:t>
        </w:r>
      </w:ins>
      <w:ins w:id="3272" w:author="Janusio" w:date="2018-03-05T13:17:31Z">
        <w:r>
          <w:rPr>
            <w:rFonts w:hint="eastAsia" w:ascii="Times New Roman" w:hAnsi="Times New Roman"/>
            <w:i w:val="0"/>
            <w:iCs w:val="0"/>
            <w:sz w:val="24"/>
            <w:szCs w:val="24"/>
            <w:lang w:val="en-US" w:eastAsia="zh-CN"/>
          </w:rPr>
          <w:t>安全域</w:t>
        </w:r>
      </w:ins>
      <w:ins w:id="3273" w:author="Janusio" w:date="2018-03-05T13:17:32Z">
        <w:r>
          <w:rPr>
            <w:rFonts w:hint="eastAsia" w:ascii="Times New Roman" w:hAnsi="Times New Roman"/>
            <w:i w:val="0"/>
            <w:iCs w:val="0"/>
            <w:sz w:val="24"/>
            <w:szCs w:val="24"/>
            <w:lang w:val="en-US" w:eastAsia="zh-CN"/>
          </w:rPr>
          <w:t>中的</w:t>
        </w:r>
      </w:ins>
      <w:ins w:id="3274" w:author="Janusio" w:date="2018-03-05T13:17:34Z">
        <w:r>
          <w:rPr>
            <w:rFonts w:hint="eastAsia" w:ascii="Times New Roman" w:hAnsi="Times New Roman"/>
            <w:i w:val="0"/>
            <w:iCs w:val="0"/>
            <w:sz w:val="24"/>
            <w:szCs w:val="24"/>
            <w:lang w:val="en-US" w:eastAsia="zh-CN"/>
          </w:rPr>
          <w:t>组件，</w:t>
        </w:r>
      </w:ins>
      <w:ins w:id="3275" w:author="Janusio" w:date="2018-03-05T13:17:36Z">
        <w:r>
          <w:rPr>
            <w:rFonts w:hint="eastAsia" w:ascii="Times New Roman" w:hAnsi="Times New Roman"/>
            <w:i w:val="0"/>
            <w:iCs w:val="0"/>
            <w:sz w:val="24"/>
            <w:szCs w:val="24"/>
            <w:lang w:val="en-US" w:eastAsia="zh-CN"/>
          </w:rPr>
          <w:t>每一个</w:t>
        </w:r>
      </w:ins>
      <w:ins w:id="3276" w:author="Janusio" w:date="2018-03-05T13:17:39Z">
        <w:r>
          <w:rPr>
            <w:rFonts w:hint="eastAsia" w:ascii="Times New Roman" w:hAnsi="Times New Roman"/>
            <w:i w:val="0"/>
            <w:iCs w:val="0"/>
            <w:sz w:val="24"/>
            <w:szCs w:val="24"/>
            <w:lang w:val="en-US" w:eastAsia="zh-CN"/>
          </w:rPr>
          <w:t>组建中</w:t>
        </w:r>
      </w:ins>
      <w:ins w:id="3277" w:author="Janusio" w:date="2018-03-05T13:17:40Z">
        <w:r>
          <w:rPr>
            <w:rFonts w:hint="eastAsia" w:ascii="Times New Roman" w:hAnsi="Times New Roman"/>
            <w:i w:val="0"/>
            <w:iCs w:val="0"/>
            <w:sz w:val="24"/>
            <w:szCs w:val="24"/>
            <w:lang w:val="en-US" w:eastAsia="zh-CN"/>
          </w:rPr>
          <w:t>又</w:t>
        </w:r>
      </w:ins>
      <w:ins w:id="3278" w:author="Janusio" w:date="2018-03-05T13:17:42Z">
        <w:r>
          <w:rPr>
            <w:rFonts w:hint="eastAsia" w:ascii="Times New Roman" w:hAnsi="Times New Roman"/>
            <w:i w:val="0"/>
            <w:iCs w:val="0"/>
            <w:sz w:val="24"/>
            <w:szCs w:val="24"/>
            <w:lang w:val="en-US" w:eastAsia="zh-CN"/>
          </w:rPr>
          <w:t>包含</w:t>
        </w:r>
      </w:ins>
      <w:ins w:id="3279" w:author="Janusio" w:date="2018-03-05T13:17:44Z">
        <w:r>
          <w:rPr>
            <w:rFonts w:hint="eastAsia" w:ascii="Times New Roman" w:hAnsi="Times New Roman"/>
            <w:i w:val="0"/>
            <w:iCs w:val="0"/>
            <w:sz w:val="24"/>
            <w:szCs w:val="24"/>
            <w:lang w:val="en-US" w:eastAsia="zh-CN"/>
          </w:rPr>
          <w:t>各自</w:t>
        </w:r>
      </w:ins>
      <w:ins w:id="3280" w:author="Janusio" w:date="2018-03-05T13:17:46Z">
        <w:r>
          <w:rPr>
            <w:rFonts w:hint="eastAsia" w:ascii="Times New Roman" w:hAnsi="Times New Roman"/>
            <w:i w:val="0"/>
            <w:iCs w:val="0"/>
            <w:sz w:val="24"/>
            <w:szCs w:val="24"/>
            <w:lang w:val="en-US" w:eastAsia="zh-CN"/>
          </w:rPr>
          <w:t>相互</w:t>
        </w:r>
      </w:ins>
      <w:ins w:id="3281" w:author="Janusio" w:date="2018-03-05T13:17:47Z">
        <w:r>
          <w:rPr>
            <w:rFonts w:hint="eastAsia" w:ascii="Times New Roman" w:hAnsi="Times New Roman"/>
            <w:i w:val="0"/>
            <w:iCs w:val="0"/>
            <w:sz w:val="24"/>
            <w:szCs w:val="24"/>
            <w:lang w:val="en-US" w:eastAsia="zh-CN"/>
          </w:rPr>
          <w:t>影响</w:t>
        </w:r>
      </w:ins>
      <w:ins w:id="3282" w:author="Janusio" w:date="2018-03-05T13:17:48Z">
        <w:r>
          <w:rPr>
            <w:rFonts w:hint="eastAsia" w:ascii="Times New Roman" w:hAnsi="Times New Roman"/>
            <w:i w:val="0"/>
            <w:iCs w:val="0"/>
            <w:sz w:val="24"/>
            <w:szCs w:val="24"/>
            <w:lang w:val="en-US" w:eastAsia="zh-CN"/>
          </w:rPr>
          <w:t>的</w:t>
        </w:r>
      </w:ins>
      <w:ins w:id="3283" w:author="Janusio" w:date="2018-03-05T13:17:51Z">
        <w:r>
          <w:rPr>
            <w:rFonts w:hint="eastAsia" w:ascii="Times New Roman" w:hAnsi="Times New Roman"/>
            <w:i w:val="0"/>
            <w:iCs w:val="0"/>
            <w:sz w:val="24"/>
            <w:szCs w:val="24"/>
            <w:lang w:val="en-US" w:eastAsia="zh-CN"/>
          </w:rPr>
          <w:t>行为</w:t>
        </w:r>
      </w:ins>
      <w:ins w:id="3284" w:author="Janusio" w:date="2018-03-05T13:17:55Z">
        <w:r>
          <w:rPr>
            <w:rFonts w:hint="eastAsia" w:ascii="Times New Roman" w:hAnsi="Times New Roman"/>
            <w:i w:val="0"/>
            <w:iCs w:val="0"/>
            <w:sz w:val="24"/>
            <w:szCs w:val="24"/>
            <w:lang w:val="en-US" w:eastAsia="zh-CN"/>
          </w:rPr>
          <w:t>动作。</w:t>
        </w:r>
      </w:ins>
    </w:p>
    <w:p>
      <w:pPr>
        <w:pStyle w:val="4"/>
        <w:numPr>
          <w:ins w:id="3286" w:author="Janusio" w:date="2018-03-08T23:20:43Z"/>
        </w:numPr>
        <w:spacing w:line="360" w:lineRule="auto"/>
        <w:ind w:firstLine="0" w:firstLineChars="0"/>
        <w:outlineLvl w:val="9"/>
        <w:rPr>
          <w:ins w:id="3287" w:author="Janusio" w:date="2018-03-05T00:02:32Z"/>
          <w:rFonts w:hint="eastAsia" w:ascii="Times New Roman" w:hAnsi="Times New Roman"/>
          <w:sz w:val="24"/>
          <w:szCs w:val="24"/>
        </w:rPr>
        <w:pPrChange w:id="3285" w:author="Janusio" w:date="2018-03-08T23:20:43Z">
          <w:pPr>
            <w:pStyle w:val="24"/>
            <w:spacing w:line="360" w:lineRule="auto"/>
            <w:ind w:firstLine="0" w:firstLineChars="0"/>
            <w:outlineLvl w:val="9"/>
          </w:pPr>
        </w:pPrChange>
      </w:pPr>
      <w:ins w:id="3288" w:author="Janusio" w:date="2018-03-05T00:03:06Z">
        <w:r>
          <w:rPr>
            <w:rFonts w:hint="eastAsia" w:ascii="Times New Roman" w:hAnsi="Times New Roman" w:eastAsia="黑体"/>
            <w:b/>
            <w:sz w:val="24"/>
            <w:szCs w:val="24"/>
            <w:lang w:val="en-US" w:eastAsia="zh-CN"/>
          </w:rPr>
          <w:t>安全逻辑</w:t>
        </w:r>
      </w:ins>
      <w:ins w:id="3289" w:author="Janusio" w:date="2018-03-05T00:02:32Z">
        <w:r>
          <w:rPr>
            <w:rFonts w:hint="eastAsia" w:ascii="Times New Roman" w:hAnsi="Times New Roman" w:eastAsia="黑体"/>
            <w:b/>
            <w:sz w:val="24"/>
            <w:szCs w:val="24"/>
            <w:lang w:val="en-US" w:eastAsia="zh-CN"/>
          </w:rPr>
          <w:t>理论</w:t>
        </w:r>
      </w:ins>
    </w:p>
    <w:p>
      <w:pPr>
        <w:pStyle w:val="24"/>
        <w:spacing w:line="360" w:lineRule="auto"/>
        <w:ind w:firstLine="420" w:firstLineChars="0"/>
        <w:rPr>
          <w:ins w:id="3290" w:author="Janusio" w:date="2018-03-05T13:27:08Z"/>
          <w:rFonts w:hint="eastAsia" w:ascii="Times New Roman" w:hAnsi="Times New Roman"/>
          <w:sz w:val="24"/>
          <w:szCs w:val="24"/>
          <w:lang w:val="en-US" w:eastAsia="zh-CN"/>
        </w:rPr>
      </w:pPr>
      <w:ins w:id="3291" w:author="Janusio" w:date="2018-03-05T00:02:32Z">
        <w:r>
          <w:rPr>
            <w:rFonts w:hint="eastAsia" w:ascii="Times New Roman" w:hAnsi="Times New Roman"/>
            <w:sz w:val="24"/>
            <w:szCs w:val="24"/>
            <w:lang w:val="en-US" w:eastAsia="zh-CN"/>
          </w:rPr>
          <w:t>目前</w:t>
        </w:r>
      </w:ins>
      <w:ins w:id="3292" w:author="Janusio" w:date="2018-03-05T13:20:41Z">
        <w:r>
          <w:rPr>
            <w:rFonts w:hint="eastAsia" w:ascii="Times New Roman" w:hAnsi="Times New Roman"/>
            <w:sz w:val="24"/>
            <w:szCs w:val="24"/>
            <w:lang w:val="en-US" w:eastAsia="zh-CN"/>
          </w:rPr>
          <w:t>的</w:t>
        </w:r>
      </w:ins>
      <w:ins w:id="3293" w:author="Janusio" w:date="2018-03-05T13:20:42Z">
        <w:r>
          <w:rPr>
            <w:rFonts w:hint="eastAsia" w:ascii="Times New Roman" w:hAnsi="Times New Roman"/>
            <w:sz w:val="24"/>
            <w:szCs w:val="24"/>
            <w:lang w:val="en-US" w:eastAsia="zh-CN"/>
          </w:rPr>
          <w:t>安全系统</w:t>
        </w:r>
      </w:ins>
      <w:ins w:id="3294" w:author="Janusio" w:date="2018-03-05T13:21:04Z">
        <w:r>
          <w:rPr>
            <w:rFonts w:hint="eastAsia" w:ascii="Times New Roman" w:hAnsi="Times New Roman"/>
            <w:sz w:val="24"/>
            <w:szCs w:val="24"/>
            <w:lang w:val="en-US" w:eastAsia="zh-CN"/>
          </w:rPr>
          <w:t>大部分是</w:t>
        </w:r>
      </w:ins>
      <w:ins w:id="3295" w:author="Janusio" w:date="2018-03-05T13:21:05Z">
        <w:r>
          <w:rPr>
            <w:rFonts w:hint="eastAsia" w:ascii="Times New Roman" w:hAnsi="Times New Roman"/>
            <w:sz w:val="24"/>
            <w:szCs w:val="24"/>
            <w:lang w:val="en-US" w:eastAsia="zh-CN"/>
          </w:rPr>
          <w:t>为</w:t>
        </w:r>
      </w:ins>
      <w:ins w:id="3296" w:author="Janusio" w:date="2018-03-05T13:21:06Z">
        <w:r>
          <w:rPr>
            <w:rFonts w:hint="eastAsia" w:ascii="Times New Roman" w:hAnsi="Times New Roman"/>
            <w:sz w:val="24"/>
            <w:szCs w:val="24"/>
            <w:lang w:val="en-US" w:eastAsia="zh-CN"/>
          </w:rPr>
          <w:t>抵御</w:t>
        </w:r>
      </w:ins>
      <w:ins w:id="3297" w:author="Janusio" w:date="2018-03-05T13:21:11Z">
        <w:r>
          <w:rPr>
            <w:rFonts w:hint="eastAsia" w:ascii="Times New Roman" w:hAnsi="Times New Roman"/>
            <w:sz w:val="24"/>
            <w:szCs w:val="24"/>
            <w:lang w:val="en-US" w:eastAsia="zh-CN"/>
          </w:rPr>
          <w:t>安全威胁</w:t>
        </w:r>
      </w:ins>
      <w:ins w:id="3298" w:author="Janusio" w:date="2018-03-05T13:21:13Z">
        <w:r>
          <w:rPr>
            <w:rFonts w:hint="eastAsia" w:ascii="Times New Roman" w:hAnsi="Times New Roman"/>
            <w:sz w:val="24"/>
            <w:szCs w:val="24"/>
            <w:lang w:val="en-US" w:eastAsia="zh-CN"/>
          </w:rPr>
          <w:t>涉及的</w:t>
        </w:r>
      </w:ins>
      <w:ins w:id="3299" w:author="Janusio" w:date="2018-03-05T13:21:14Z">
        <w:r>
          <w:rPr>
            <w:rFonts w:hint="eastAsia" w:ascii="Times New Roman" w:hAnsi="Times New Roman"/>
            <w:sz w:val="24"/>
            <w:szCs w:val="24"/>
            <w:lang w:val="en-US" w:eastAsia="zh-CN"/>
          </w:rPr>
          <w:t>复杂的</w:t>
        </w:r>
      </w:ins>
      <w:ins w:id="3300" w:author="Janusio" w:date="2018-03-05T13:21:16Z">
        <w:r>
          <w:rPr>
            <w:rFonts w:hint="eastAsia" w:ascii="Times New Roman" w:hAnsi="Times New Roman"/>
            <w:sz w:val="24"/>
            <w:szCs w:val="24"/>
            <w:lang w:val="en-US" w:eastAsia="zh-CN"/>
          </w:rPr>
          <w:t>系统，</w:t>
        </w:r>
      </w:ins>
      <w:ins w:id="3301" w:author="Janusio" w:date="2018-03-05T13:21:31Z">
        <w:r>
          <w:rPr>
            <w:rFonts w:hint="eastAsia" w:ascii="Times New Roman" w:hAnsi="Times New Roman"/>
            <w:sz w:val="24"/>
            <w:szCs w:val="24"/>
            <w:lang w:val="en-US" w:eastAsia="zh-CN"/>
          </w:rPr>
          <w:t>例如</w:t>
        </w:r>
      </w:ins>
      <w:ins w:id="3302" w:author="Janusio" w:date="2018-03-05T13:21:34Z">
        <w:r>
          <w:rPr>
            <w:rFonts w:hint="eastAsia" w:ascii="Times New Roman" w:hAnsi="Times New Roman"/>
            <w:sz w:val="24"/>
            <w:szCs w:val="24"/>
            <w:lang w:val="en-US" w:eastAsia="zh-CN"/>
          </w:rPr>
          <w:t>：</w:t>
        </w:r>
      </w:ins>
      <w:ins w:id="3303" w:author="Janusio" w:date="2018-03-05T13:21:42Z">
        <w:r>
          <w:rPr>
            <w:rFonts w:hint="eastAsia" w:ascii="Times New Roman" w:hAnsi="Times New Roman"/>
            <w:sz w:val="24"/>
            <w:szCs w:val="24"/>
            <w:lang w:val="en-US" w:eastAsia="zh-CN"/>
          </w:rPr>
          <w:t>虚拟机</w:t>
        </w:r>
      </w:ins>
      <w:ins w:id="3304" w:author="Janusio" w:date="2018-03-05T13:21:44Z">
        <w:r>
          <w:rPr>
            <w:rFonts w:hint="eastAsia" w:ascii="Times New Roman" w:hAnsi="Times New Roman"/>
            <w:sz w:val="24"/>
            <w:szCs w:val="24"/>
            <w:lang w:val="en-US" w:eastAsia="zh-CN"/>
          </w:rPr>
          <w:t>管理器，</w:t>
        </w:r>
      </w:ins>
      <w:ins w:id="3305" w:author="Janusio" w:date="2018-03-05T13:21:53Z">
        <w:r>
          <w:rPr>
            <w:rFonts w:hint="eastAsia" w:ascii="Times New Roman" w:hAnsi="Times New Roman"/>
            <w:sz w:val="24"/>
            <w:szCs w:val="24"/>
            <w:lang w:val="en-US" w:eastAsia="zh-CN"/>
          </w:rPr>
          <w:t>安全内核，</w:t>
        </w:r>
      </w:ins>
      <w:ins w:id="3306" w:author="Janusio" w:date="2018-03-05T13:21:58Z">
        <w:r>
          <w:rPr>
            <w:rFonts w:hint="eastAsia" w:ascii="Times New Roman" w:hAnsi="Times New Roman"/>
            <w:sz w:val="24"/>
            <w:szCs w:val="24"/>
            <w:lang w:val="en-US" w:eastAsia="zh-CN"/>
          </w:rPr>
          <w:t>操作系统，</w:t>
        </w:r>
      </w:ins>
      <w:ins w:id="3307" w:author="Janusio" w:date="2018-03-05T13:22:05Z">
        <w:r>
          <w:rPr>
            <w:rFonts w:hint="eastAsia" w:ascii="Times New Roman" w:hAnsi="Times New Roman"/>
            <w:sz w:val="24"/>
            <w:szCs w:val="24"/>
            <w:lang w:val="en-US" w:eastAsia="zh-CN"/>
          </w:rPr>
          <w:t>可信</w:t>
        </w:r>
      </w:ins>
      <w:ins w:id="3308" w:author="Janusio" w:date="2018-03-05T13:22:07Z">
        <w:r>
          <w:rPr>
            <w:rFonts w:hint="eastAsia" w:ascii="Times New Roman" w:hAnsi="Times New Roman"/>
            <w:sz w:val="24"/>
            <w:szCs w:val="24"/>
            <w:lang w:val="en-US" w:eastAsia="zh-CN"/>
          </w:rPr>
          <w:t>平台模块</w:t>
        </w:r>
      </w:ins>
      <w:ins w:id="3309" w:author="Janusio" w:date="2018-03-05T13:22:11Z">
        <w:r>
          <w:rPr>
            <w:rFonts w:hint="eastAsia" w:ascii="Times New Roman" w:hAnsi="Times New Roman"/>
            <w:sz w:val="24"/>
            <w:szCs w:val="24"/>
            <w:lang w:val="en-US" w:eastAsia="zh-CN"/>
          </w:rPr>
          <w:t>等。</w:t>
        </w:r>
      </w:ins>
      <w:ins w:id="3310" w:author="Janusio" w:date="2018-03-05T13:26:15Z">
        <w:r>
          <w:rPr>
            <w:rFonts w:hint="eastAsia" w:ascii="Times New Roman" w:hAnsi="Times New Roman"/>
            <w:sz w:val="24"/>
            <w:szCs w:val="24"/>
            <w:lang w:val="en-US" w:eastAsia="zh-CN"/>
          </w:rPr>
          <w:t>由</w:t>
        </w:r>
      </w:ins>
      <w:ins w:id="3311" w:author="Janusio" w:date="2018-03-05T13:26:33Z">
        <w:r>
          <w:rPr>
            <w:rFonts w:hint="eastAsia" w:ascii="Times New Roman" w:hAnsi="Times New Roman"/>
            <w:sz w:val="24"/>
            <w:szCs w:val="24"/>
            <w:lang w:val="en-US" w:eastAsia="zh-CN"/>
          </w:rPr>
          <w:t>Anupam Datta</w:t>
        </w:r>
      </w:ins>
      <w:ins w:id="3312" w:author="Janusio" w:date="2018-03-05T13:26:36Z">
        <w:r>
          <w:rPr>
            <w:rFonts w:hint="eastAsia" w:ascii="Times New Roman" w:hAnsi="Times New Roman"/>
            <w:sz w:val="24"/>
            <w:szCs w:val="24"/>
            <w:lang w:val="en-US" w:eastAsia="zh-CN"/>
          </w:rPr>
          <w:t>等人</w:t>
        </w:r>
      </w:ins>
      <w:ins w:id="3313" w:author="Janusio" w:date="2018-03-05T13:26:37Z">
        <w:r>
          <w:rPr>
            <w:rFonts w:hint="eastAsia" w:ascii="Times New Roman" w:hAnsi="Times New Roman"/>
            <w:sz w:val="24"/>
            <w:szCs w:val="24"/>
            <w:lang w:val="en-US" w:eastAsia="zh-CN"/>
          </w:rPr>
          <w:t>提出</w:t>
        </w:r>
      </w:ins>
      <w:ins w:id="3314" w:author="Janusio" w:date="2018-03-05T13:26:38Z">
        <w:r>
          <w:rPr>
            <w:rFonts w:hint="eastAsia" w:ascii="Times New Roman" w:hAnsi="Times New Roman"/>
            <w:sz w:val="24"/>
            <w:szCs w:val="24"/>
            <w:lang w:val="en-US" w:eastAsia="zh-CN"/>
          </w:rPr>
          <w:t>的</w:t>
        </w:r>
      </w:ins>
      <w:ins w:id="3315" w:author="Janusio" w:date="2018-03-05T13:22:26Z">
        <w:r>
          <w:rPr>
            <w:rFonts w:hint="eastAsia" w:ascii="Times New Roman" w:hAnsi="Times New Roman"/>
            <w:sz w:val="24"/>
            <w:szCs w:val="24"/>
            <w:lang w:val="en-US" w:eastAsia="zh-CN"/>
          </w:rPr>
          <w:t>安全逻辑</w:t>
        </w:r>
      </w:ins>
      <w:ins w:id="3316" w:author="Janusio" w:date="2018-03-05T13:22:39Z">
        <w:r>
          <w:rPr>
            <w:rFonts w:hint="eastAsia" w:ascii="Times New Roman" w:hAnsi="Times New Roman"/>
            <w:sz w:val="24"/>
            <w:szCs w:val="24"/>
            <w:lang w:val="en-US" w:eastAsia="zh-CN"/>
          </w:rPr>
          <w:t>理论</w:t>
        </w:r>
      </w:ins>
      <w:ins w:id="3317" w:author="Janusio" w:date="2018-03-05T13:22:46Z">
        <w:r>
          <w:rPr>
            <w:rFonts w:hint="eastAsia" w:ascii="Times New Roman" w:hAnsi="Times New Roman"/>
            <w:sz w:val="24"/>
            <w:szCs w:val="24"/>
            <w:lang w:val="en-US" w:eastAsia="zh-CN"/>
          </w:rPr>
          <w:t>建立了</w:t>
        </w:r>
      </w:ins>
      <w:ins w:id="3318" w:author="Janusio" w:date="2018-03-05T13:22:48Z">
        <w:r>
          <w:rPr>
            <w:rFonts w:hint="eastAsia" w:ascii="Times New Roman" w:hAnsi="Times New Roman"/>
            <w:sz w:val="24"/>
            <w:szCs w:val="24"/>
            <w:lang w:val="en-US" w:eastAsia="zh-CN"/>
          </w:rPr>
          <w:t>一套</w:t>
        </w:r>
      </w:ins>
      <w:ins w:id="3319" w:author="Janusio" w:date="2018-03-05T13:22:30Z">
        <w:r>
          <w:rPr>
            <w:rFonts w:hint="eastAsia" w:ascii="Times New Roman" w:hAnsi="Times New Roman"/>
            <w:sz w:val="24"/>
            <w:szCs w:val="24"/>
            <w:lang w:val="en-US" w:eastAsia="zh-CN"/>
          </w:rPr>
          <w:t>从</w:t>
        </w:r>
      </w:ins>
      <w:ins w:id="3320" w:author="Janusio" w:date="2018-03-05T13:22:32Z">
        <w:r>
          <w:rPr>
            <w:rFonts w:hint="eastAsia" w:ascii="Times New Roman" w:hAnsi="Times New Roman"/>
            <w:sz w:val="24"/>
            <w:szCs w:val="24"/>
            <w:lang w:val="en-US" w:eastAsia="zh-CN"/>
          </w:rPr>
          <w:t>系统启动</w:t>
        </w:r>
      </w:ins>
      <w:ins w:id="3321" w:author="Janusio" w:date="2018-03-05T13:22:33Z">
        <w:r>
          <w:rPr>
            <w:rFonts w:hint="eastAsia" w:ascii="Times New Roman" w:hAnsi="Times New Roman"/>
            <w:sz w:val="24"/>
            <w:szCs w:val="24"/>
            <w:lang w:val="en-US" w:eastAsia="zh-CN"/>
          </w:rPr>
          <w:t>开始</w:t>
        </w:r>
      </w:ins>
      <w:ins w:id="3322" w:author="Janusio" w:date="2018-03-05T13:22:34Z">
        <w:r>
          <w:rPr>
            <w:rFonts w:hint="eastAsia" w:ascii="Times New Roman" w:hAnsi="Times New Roman"/>
            <w:sz w:val="24"/>
            <w:szCs w:val="24"/>
            <w:lang w:val="en-US" w:eastAsia="zh-CN"/>
          </w:rPr>
          <w:t>，</w:t>
        </w:r>
      </w:ins>
      <w:ins w:id="3323" w:author="Janusio" w:date="2018-03-05T13:22:52Z">
        <w:r>
          <w:rPr>
            <w:rFonts w:hint="eastAsia" w:ascii="Times New Roman" w:hAnsi="Times New Roman"/>
            <w:sz w:val="24"/>
            <w:szCs w:val="24"/>
            <w:lang w:val="en-US" w:eastAsia="zh-CN"/>
          </w:rPr>
          <w:t>到</w:t>
        </w:r>
      </w:ins>
      <w:ins w:id="3324" w:author="Janusio" w:date="2018-03-05T13:22:54Z">
        <w:r>
          <w:rPr>
            <w:rFonts w:hint="eastAsia" w:ascii="Times New Roman" w:hAnsi="Times New Roman"/>
            <w:sz w:val="24"/>
            <w:szCs w:val="24"/>
            <w:lang w:val="en-US" w:eastAsia="zh-CN"/>
          </w:rPr>
          <w:t>系统</w:t>
        </w:r>
      </w:ins>
      <w:ins w:id="3325" w:author="Janusio" w:date="2018-03-05T13:22:57Z">
        <w:r>
          <w:rPr>
            <w:rFonts w:hint="eastAsia" w:ascii="Times New Roman" w:hAnsi="Times New Roman"/>
            <w:sz w:val="24"/>
            <w:szCs w:val="24"/>
            <w:lang w:val="en-US" w:eastAsia="zh-CN"/>
          </w:rPr>
          <w:t>程序</w:t>
        </w:r>
      </w:ins>
      <w:ins w:id="3326" w:author="Janusio" w:date="2018-03-05T13:22:58Z">
        <w:r>
          <w:rPr>
            <w:rFonts w:hint="eastAsia" w:ascii="Times New Roman" w:hAnsi="Times New Roman"/>
            <w:sz w:val="24"/>
            <w:szCs w:val="24"/>
            <w:lang w:val="en-US" w:eastAsia="zh-CN"/>
          </w:rPr>
          <w:t>依次</w:t>
        </w:r>
      </w:ins>
      <w:ins w:id="3327" w:author="Janusio" w:date="2018-03-05T13:23:00Z">
        <w:r>
          <w:rPr>
            <w:rFonts w:hint="eastAsia" w:ascii="Times New Roman" w:hAnsi="Times New Roman"/>
            <w:sz w:val="24"/>
            <w:szCs w:val="24"/>
            <w:lang w:val="en-US" w:eastAsia="zh-CN"/>
          </w:rPr>
          <w:t>运行</w:t>
        </w:r>
      </w:ins>
      <w:ins w:id="3328" w:author="Janusio" w:date="2018-03-05T13:23:09Z">
        <w:r>
          <w:rPr>
            <w:rFonts w:hint="eastAsia" w:ascii="Times New Roman" w:hAnsi="Times New Roman"/>
            <w:sz w:val="24"/>
            <w:szCs w:val="24"/>
            <w:lang w:val="en-US" w:eastAsia="zh-CN"/>
          </w:rPr>
          <w:t>期间</w:t>
        </w:r>
      </w:ins>
      <w:ins w:id="3329" w:author="Janusio" w:date="2018-03-05T13:23:25Z">
        <w:r>
          <w:rPr>
            <w:rFonts w:hint="eastAsia" w:ascii="Times New Roman" w:hAnsi="Times New Roman"/>
            <w:sz w:val="24"/>
            <w:szCs w:val="24"/>
            <w:lang w:val="en-US" w:eastAsia="zh-CN"/>
          </w:rPr>
          <w:t>对</w:t>
        </w:r>
      </w:ins>
      <w:ins w:id="3330" w:author="Janusio" w:date="2018-03-05T13:23:11Z">
        <w:r>
          <w:rPr>
            <w:rFonts w:hint="eastAsia" w:ascii="Times New Roman" w:hAnsi="Times New Roman"/>
            <w:sz w:val="24"/>
            <w:szCs w:val="24"/>
            <w:lang w:val="en-US" w:eastAsia="zh-CN"/>
          </w:rPr>
          <w:t>进行</w:t>
        </w:r>
      </w:ins>
      <w:ins w:id="3331" w:author="Janusio" w:date="2018-03-05T13:23:18Z">
        <w:r>
          <w:rPr>
            <w:rFonts w:hint="eastAsia" w:ascii="Times New Roman" w:hAnsi="Times New Roman"/>
            <w:sz w:val="24"/>
            <w:szCs w:val="24"/>
            <w:lang w:val="en-US" w:eastAsia="zh-CN"/>
          </w:rPr>
          <w:t>指定</w:t>
        </w:r>
      </w:ins>
      <w:ins w:id="3332" w:author="Janusio" w:date="2018-03-05T13:23:20Z">
        <w:r>
          <w:rPr>
            <w:rFonts w:hint="eastAsia" w:ascii="Times New Roman" w:hAnsi="Times New Roman"/>
            <w:sz w:val="24"/>
            <w:szCs w:val="24"/>
            <w:lang w:val="en-US" w:eastAsia="zh-CN"/>
          </w:rPr>
          <w:t>程序</w:t>
        </w:r>
      </w:ins>
      <w:ins w:id="3333" w:author="Janusio" w:date="2018-03-05T13:23:28Z">
        <w:r>
          <w:rPr>
            <w:rFonts w:hint="eastAsia" w:ascii="Times New Roman" w:hAnsi="Times New Roman"/>
            <w:sz w:val="24"/>
            <w:szCs w:val="24"/>
            <w:lang w:val="en-US" w:eastAsia="zh-CN"/>
          </w:rPr>
          <w:t>进行</w:t>
        </w:r>
      </w:ins>
      <w:ins w:id="3334" w:author="Janusio" w:date="2018-03-05T13:23:29Z">
        <w:r>
          <w:rPr>
            <w:rFonts w:hint="eastAsia" w:ascii="Times New Roman" w:hAnsi="Times New Roman"/>
            <w:sz w:val="24"/>
            <w:szCs w:val="24"/>
            <w:lang w:val="en-US" w:eastAsia="zh-CN"/>
          </w:rPr>
          <w:t>安全</w:t>
        </w:r>
      </w:ins>
      <w:ins w:id="3335" w:author="Janusio" w:date="2018-03-05T13:23:31Z">
        <w:r>
          <w:rPr>
            <w:rFonts w:hint="eastAsia" w:ascii="Times New Roman" w:hAnsi="Times New Roman"/>
            <w:sz w:val="24"/>
            <w:szCs w:val="24"/>
            <w:lang w:val="en-US" w:eastAsia="zh-CN"/>
          </w:rPr>
          <w:t>性分析</w:t>
        </w:r>
      </w:ins>
      <w:ins w:id="3336" w:author="Janusio" w:date="2018-03-05T13:23:32Z">
        <w:r>
          <w:rPr>
            <w:rFonts w:hint="eastAsia" w:ascii="Times New Roman" w:hAnsi="Times New Roman"/>
            <w:sz w:val="24"/>
            <w:szCs w:val="24"/>
            <w:lang w:val="en-US" w:eastAsia="zh-CN"/>
          </w:rPr>
          <w:t>的</w:t>
        </w:r>
      </w:ins>
      <w:ins w:id="3337" w:author="Janusio" w:date="2018-03-05T13:23:38Z">
        <w:r>
          <w:rPr>
            <w:rFonts w:hint="eastAsia" w:ascii="Times New Roman" w:hAnsi="Times New Roman"/>
            <w:sz w:val="24"/>
            <w:szCs w:val="24"/>
            <w:lang w:val="en-US" w:eastAsia="zh-CN"/>
          </w:rPr>
          <w:t>形式化</w:t>
        </w:r>
      </w:ins>
      <w:ins w:id="3338" w:author="Janusio" w:date="2018-03-05T13:23:42Z">
        <w:r>
          <w:rPr>
            <w:rFonts w:hint="eastAsia" w:ascii="Times New Roman" w:hAnsi="Times New Roman"/>
            <w:sz w:val="24"/>
            <w:szCs w:val="24"/>
            <w:lang w:val="en-US" w:eastAsia="zh-CN"/>
          </w:rPr>
          <w:t>分析</w:t>
        </w:r>
      </w:ins>
      <w:ins w:id="3339" w:author="Janusio" w:date="2018-03-05T13:23:43Z">
        <w:r>
          <w:rPr>
            <w:rFonts w:hint="eastAsia" w:ascii="Times New Roman" w:hAnsi="Times New Roman"/>
            <w:sz w:val="24"/>
            <w:szCs w:val="24"/>
            <w:lang w:val="en-US" w:eastAsia="zh-CN"/>
          </w:rPr>
          <w:t>机制</w:t>
        </w:r>
      </w:ins>
      <w:ins w:id="3340" w:author="Janusio" w:date="2018-03-05T13:23:44Z">
        <w:r>
          <w:rPr>
            <w:rFonts w:hint="eastAsia" w:ascii="Times New Roman" w:hAnsi="Times New Roman"/>
            <w:sz w:val="24"/>
            <w:szCs w:val="24"/>
            <w:lang w:val="en-US" w:eastAsia="zh-CN"/>
          </w:rPr>
          <w:t>。</w:t>
        </w:r>
      </w:ins>
      <w:ins w:id="3341" w:author="Janusio" w:date="2018-03-05T13:26:42Z">
        <w:r>
          <w:rPr>
            <w:rFonts w:hint="eastAsia" w:ascii="Times New Roman" w:hAnsi="Times New Roman"/>
            <w:sz w:val="24"/>
            <w:szCs w:val="24"/>
            <w:lang w:val="en-US" w:eastAsia="zh-CN"/>
          </w:rPr>
          <w:t>下面</w:t>
        </w:r>
      </w:ins>
      <w:ins w:id="3342" w:author="Janusio" w:date="2018-03-05T13:26:43Z">
        <w:r>
          <w:rPr>
            <w:rFonts w:hint="eastAsia" w:ascii="Times New Roman" w:hAnsi="Times New Roman"/>
            <w:sz w:val="24"/>
            <w:szCs w:val="24"/>
            <w:lang w:val="en-US" w:eastAsia="zh-CN"/>
          </w:rPr>
          <w:t>本文</w:t>
        </w:r>
      </w:ins>
      <w:ins w:id="3343" w:author="Janusio" w:date="2018-03-05T13:26:45Z">
        <w:r>
          <w:rPr>
            <w:rFonts w:hint="eastAsia" w:ascii="Times New Roman" w:hAnsi="Times New Roman"/>
            <w:sz w:val="24"/>
            <w:szCs w:val="24"/>
            <w:lang w:val="en-US" w:eastAsia="zh-CN"/>
          </w:rPr>
          <w:t>简要的</w:t>
        </w:r>
      </w:ins>
      <w:ins w:id="3344" w:author="Janusio" w:date="2018-03-05T13:26:46Z">
        <w:r>
          <w:rPr>
            <w:rFonts w:hint="eastAsia" w:ascii="Times New Roman" w:hAnsi="Times New Roman"/>
            <w:sz w:val="24"/>
            <w:szCs w:val="24"/>
            <w:lang w:val="en-US" w:eastAsia="zh-CN"/>
          </w:rPr>
          <w:t>介绍</w:t>
        </w:r>
      </w:ins>
      <w:ins w:id="3345" w:author="Janusio" w:date="2018-03-05T13:26:51Z">
        <w:r>
          <w:rPr>
            <w:rFonts w:hint="eastAsia" w:ascii="Times New Roman" w:hAnsi="Times New Roman"/>
            <w:sz w:val="24"/>
            <w:szCs w:val="24"/>
            <w:lang w:val="en-US" w:eastAsia="zh-CN"/>
          </w:rPr>
          <w:t>本文</w:t>
        </w:r>
      </w:ins>
      <w:ins w:id="3346" w:author="Janusio" w:date="2018-03-05T13:26:52Z">
        <w:r>
          <w:rPr>
            <w:rFonts w:hint="eastAsia" w:ascii="Times New Roman" w:hAnsi="Times New Roman"/>
            <w:sz w:val="24"/>
            <w:szCs w:val="24"/>
            <w:lang w:val="en-US" w:eastAsia="zh-CN"/>
          </w:rPr>
          <w:t>用到的</w:t>
        </w:r>
      </w:ins>
      <w:ins w:id="3347" w:author="Janusio" w:date="2018-03-05T13:26:55Z">
        <w:r>
          <w:rPr>
            <w:rFonts w:hint="eastAsia" w:ascii="Times New Roman" w:hAnsi="Times New Roman"/>
            <w:sz w:val="24"/>
            <w:szCs w:val="24"/>
            <w:lang w:val="en-US" w:eastAsia="zh-CN"/>
          </w:rPr>
          <w:t>安全逻辑</w:t>
        </w:r>
      </w:ins>
      <w:ins w:id="3348" w:author="Janusio" w:date="2018-03-05T13:26:56Z">
        <w:r>
          <w:rPr>
            <w:rFonts w:hint="eastAsia" w:ascii="Times New Roman" w:hAnsi="Times New Roman"/>
            <w:sz w:val="24"/>
            <w:szCs w:val="24"/>
            <w:lang w:val="en-US" w:eastAsia="zh-CN"/>
          </w:rPr>
          <w:t>中的</w:t>
        </w:r>
      </w:ins>
      <w:ins w:id="3349" w:author="Janusio" w:date="2018-03-05T13:27:02Z">
        <w:r>
          <w:rPr>
            <w:rFonts w:hint="eastAsia" w:ascii="Times New Roman" w:hAnsi="Times New Roman"/>
            <w:sz w:val="24"/>
            <w:szCs w:val="24"/>
            <w:lang w:val="en-US" w:eastAsia="zh-CN"/>
          </w:rPr>
          <w:t>部分</w:t>
        </w:r>
      </w:ins>
      <w:ins w:id="3350" w:author="Janusio" w:date="2018-03-05T13:27:04Z">
        <w:r>
          <w:rPr>
            <w:rFonts w:hint="eastAsia" w:ascii="Times New Roman" w:hAnsi="Times New Roman"/>
            <w:sz w:val="24"/>
            <w:szCs w:val="24"/>
            <w:lang w:val="en-US" w:eastAsia="zh-CN"/>
          </w:rPr>
          <w:t>定义</w:t>
        </w:r>
      </w:ins>
      <w:ins w:id="3351" w:author="Janusio" w:date="2018-03-05T13:27:07Z">
        <w:r>
          <w:rPr>
            <w:rFonts w:hint="eastAsia" w:ascii="Times New Roman" w:hAnsi="Times New Roman"/>
            <w:sz w:val="24"/>
            <w:szCs w:val="24"/>
            <w:lang w:val="en-US" w:eastAsia="zh-CN"/>
          </w:rPr>
          <w:t>。</w:t>
        </w:r>
      </w:ins>
    </w:p>
    <w:p>
      <w:pPr>
        <w:pStyle w:val="24"/>
        <w:spacing w:line="360" w:lineRule="auto"/>
        <w:ind w:firstLine="420" w:firstLineChars="0"/>
        <w:rPr>
          <w:ins w:id="3352" w:author="Janusio" w:date="2018-03-05T13:29:15Z"/>
          <w:rFonts w:hint="eastAsia" w:ascii="Times New Roman" w:hAnsi="Times New Roman"/>
          <w:i w:val="0"/>
          <w:iCs w:val="0"/>
          <w:sz w:val="24"/>
          <w:szCs w:val="24"/>
          <w:lang w:val="en-US" w:eastAsia="zh-CN"/>
        </w:rPr>
      </w:pPr>
      <w:ins w:id="3353" w:author="Janusio" w:date="2018-03-05T13:28:16Z">
        <w:r>
          <w:rPr>
            <w:rFonts w:hint="eastAsia" w:ascii="Times New Roman" w:hAnsi="Times New Roman"/>
            <w:sz w:val="24"/>
            <w:szCs w:val="24"/>
            <w:lang w:val="en-US" w:eastAsia="zh-CN"/>
          </w:rPr>
          <w:t>read</w:t>
        </w:r>
      </w:ins>
      <w:ins w:id="3354" w:author="Janusio" w:date="2018-03-05T13:28:18Z">
        <w:r>
          <w:rPr>
            <w:rFonts w:hint="eastAsia" w:ascii="Times New Roman" w:hAnsi="Times New Roman"/>
            <w:sz w:val="24"/>
            <w:szCs w:val="24"/>
            <w:lang w:val="en-US" w:eastAsia="zh-CN"/>
          </w:rPr>
          <w:t xml:space="preserve"> </w:t>
        </w:r>
      </w:ins>
      <w:ins w:id="3355" w:author="Janusio" w:date="2018-03-05T13:28:19Z">
        <w:r>
          <w:rPr>
            <w:rFonts w:hint="eastAsia" w:ascii="Times New Roman" w:hAnsi="Times New Roman"/>
            <w:i/>
            <w:iCs/>
            <w:sz w:val="24"/>
            <w:szCs w:val="24"/>
            <w:lang w:val="en-US" w:eastAsia="zh-CN"/>
            <w:rPrChange w:id="3356" w:author="Janusio" w:date="2018-03-05T13:28:21Z">
              <w:rPr>
                <w:rFonts w:hint="eastAsia" w:ascii="Times New Roman" w:hAnsi="Times New Roman"/>
                <w:sz w:val="24"/>
                <w:szCs w:val="24"/>
                <w:lang w:val="en-US" w:eastAsia="zh-CN"/>
              </w:rPr>
            </w:rPrChange>
          </w:rPr>
          <w:t>l</w:t>
        </w:r>
      </w:ins>
      <w:ins w:id="3357" w:author="Janusio" w:date="2018-03-05T13:28:33Z">
        <w:r>
          <w:rPr>
            <w:rFonts w:hint="eastAsia" w:ascii="Times New Roman" w:hAnsi="Times New Roman"/>
            <w:i/>
            <w:iCs/>
            <w:sz w:val="24"/>
            <w:szCs w:val="24"/>
            <w:lang w:val="en-US" w:eastAsia="zh-CN"/>
          </w:rPr>
          <w:t xml:space="preserve"> </w:t>
        </w:r>
      </w:ins>
      <w:ins w:id="3358" w:author="Janusio" w:date="2018-03-05T13:28:30Z">
        <w:r>
          <w:rPr>
            <w:rFonts w:hint="eastAsia" w:ascii="Times New Roman" w:hAnsi="Times New Roman"/>
            <w:i w:val="0"/>
            <w:iCs w:val="0"/>
            <w:sz w:val="24"/>
            <w:szCs w:val="24"/>
            <w:lang w:val="en-US" w:eastAsia="zh-CN"/>
            <w:rPrChange w:id="3359" w:author="Janusio" w:date="2018-03-05T13:31:44Z">
              <w:rPr>
                <w:rFonts w:hint="eastAsia" w:ascii="Times New Roman" w:hAnsi="Times New Roman"/>
                <w:i/>
                <w:iCs/>
                <w:sz w:val="24"/>
                <w:szCs w:val="24"/>
                <w:lang w:val="en-US" w:eastAsia="zh-CN"/>
              </w:rPr>
            </w:rPrChange>
          </w:rPr>
          <w:t>:</w:t>
        </w:r>
      </w:ins>
      <w:ins w:id="3360" w:author="Janusio" w:date="2018-03-05T13:28:34Z">
        <w:r>
          <w:rPr>
            <w:rFonts w:hint="eastAsia" w:ascii="Times New Roman" w:hAnsi="Times New Roman"/>
            <w:i/>
            <w:iCs/>
            <w:sz w:val="24"/>
            <w:szCs w:val="24"/>
            <w:lang w:val="en-US" w:eastAsia="zh-CN"/>
          </w:rPr>
          <w:t xml:space="preserve"> </w:t>
        </w:r>
      </w:ins>
      <w:ins w:id="3361" w:author="Janusio" w:date="2018-03-05T13:28:42Z">
        <w:r>
          <w:rPr>
            <w:rFonts w:hint="eastAsia" w:ascii="Times New Roman" w:hAnsi="Times New Roman"/>
            <w:i w:val="0"/>
            <w:iCs w:val="0"/>
            <w:sz w:val="24"/>
            <w:szCs w:val="24"/>
            <w:lang w:val="en-US" w:eastAsia="zh-CN"/>
            <w:rPrChange w:id="3362" w:author="Janusio" w:date="2018-03-05T13:28:57Z">
              <w:rPr>
                <w:rFonts w:hint="eastAsia" w:ascii="Times New Roman" w:hAnsi="Times New Roman"/>
                <w:i/>
                <w:iCs/>
                <w:sz w:val="24"/>
                <w:szCs w:val="24"/>
                <w:lang w:val="en-US" w:eastAsia="zh-CN"/>
              </w:rPr>
            </w:rPrChange>
          </w:rPr>
          <w:t>读取</w:t>
        </w:r>
      </w:ins>
      <w:ins w:id="3363" w:author="Janusio" w:date="2018-03-05T13:28:47Z">
        <w:r>
          <w:rPr>
            <w:rFonts w:hint="eastAsia" w:ascii="Times New Roman" w:hAnsi="Times New Roman"/>
            <w:i w:val="0"/>
            <w:iCs w:val="0"/>
            <w:sz w:val="24"/>
            <w:szCs w:val="24"/>
            <w:lang w:val="en-US" w:eastAsia="zh-CN"/>
            <w:rPrChange w:id="3364" w:author="Janusio" w:date="2018-03-05T13:28:57Z">
              <w:rPr>
                <w:rFonts w:hint="eastAsia" w:ascii="Times New Roman" w:hAnsi="Times New Roman"/>
                <w:i/>
                <w:iCs/>
                <w:sz w:val="24"/>
                <w:szCs w:val="24"/>
                <w:lang w:val="en-US" w:eastAsia="zh-CN"/>
              </w:rPr>
            </w:rPrChange>
          </w:rPr>
          <w:t>定位</w:t>
        </w:r>
      </w:ins>
      <w:ins w:id="3365" w:author="Janusio" w:date="2018-03-05T13:28:48Z">
        <w:r>
          <w:rPr>
            <w:rFonts w:hint="eastAsia" w:ascii="Times New Roman" w:hAnsi="Times New Roman"/>
            <w:i/>
            <w:iCs/>
            <w:sz w:val="24"/>
            <w:szCs w:val="24"/>
            <w:lang w:val="en-US" w:eastAsia="zh-CN"/>
          </w:rPr>
          <w:t>l</w:t>
        </w:r>
      </w:ins>
      <w:ins w:id="3366" w:author="Janusio" w:date="2018-03-05T13:29:06Z">
        <w:r>
          <w:rPr>
            <w:rFonts w:hint="eastAsia" w:ascii="Times New Roman" w:hAnsi="Times New Roman"/>
            <w:i w:val="0"/>
            <w:iCs w:val="0"/>
            <w:sz w:val="24"/>
            <w:szCs w:val="24"/>
            <w:lang w:val="en-US" w:eastAsia="zh-CN"/>
          </w:rPr>
          <w:t>中的</w:t>
        </w:r>
      </w:ins>
      <w:ins w:id="3367" w:author="Janusio" w:date="2018-03-05T13:29:10Z">
        <w:r>
          <w:rPr>
            <w:rFonts w:hint="eastAsia" w:ascii="Times New Roman" w:hAnsi="Times New Roman"/>
            <w:i w:val="0"/>
            <w:iCs w:val="0"/>
            <w:sz w:val="24"/>
            <w:szCs w:val="24"/>
            <w:lang w:val="en-US" w:eastAsia="zh-CN"/>
          </w:rPr>
          <w:t>行为</w:t>
        </w:r>
      </w:ins>
      <w:ins w:id="3368" w:author="Janusio" w:date="2018-03-05T13:29:14Z">
        <w:r>
          <w:rPr>
            <w:rFonts w:hint="eastAsia" w:ascii="Times New Roman" w:hAnsi="Times New Roman"/>
            <w:i w:val="0"/>
            <w:iCs w:val="0"/>
            <w:sz w:val="24"/>
            <w:szCs w:val="24"/>
            <w:lang w:val="en-US" w:eastAsia="zh-CN"/>
          </w:rPr>
          <w:t>；</w:t>
        </w:r>
      </w:ins>
    </w:p>
    <w:p>
      <w:pPr>
        <w:pStyle w:val="24"/>
        <w:spacing w:line="360" w:lineRule="auto"/>
        <w:ind w:firstLine="420" w:firstLineChars="0"/>
        <w:rPr>
          <w:ins w:id="3369" w:author="Janusio" w:date="2018-03-05T13:31:09Z"/>
          <w:rFonts w:hint="eastAsia" w:ascii="Times New Roman" w:hAnsi="Times New Roman"/>
          <w:i/>
          <w:iCs/>
          <w:sz w:val="24"/>
          <w:szCs w:val="24"/>
          <w:lang w:val="en-US" w:eastAsia="zh-CN"/>
        </w:rPr>
      </w:pPr>
      <w:ins w:id="3370" w:author="Janusio" w:date="2018-03-05T13:29:23Z">
        <w:r>
          <w:rPr>
            <w:rFonts w:hint="eastAsia" w:ascii="Times New Roman" w:hAnsi="Times New Roman"/>
            <w:i w:val="0"/>
            <w:iCs w:val="0"/>
            <w:sz w:val="24"/>
            <w:szCs w:val="24"/>
            <w:lang w:val="en-US" w:eastAsia="zh-CN"/>
          </w:rPr>
          <w:t>w</w:t>
        </w:r>
      </w:ins>
      <w:ins w:id="3371" w:author="Janusio" w:date="2018-03-05T13:29:18Z">
        <w:r>
          <w:rPr>
            <w:rFonts w:hint="eastAsia" w:ascii="Times New Roman" w:hAnsi="Times New Roman"/>
            <w:i w:val="0"/>
            <w:iCs w:val="0"/>
            <w:sz w:val="24"/>
            <w:szCs w:val="24"/>
            <w:lang w:val="en-US" w:eastAsia="zh-CN"/>
          </w:rPr>
          <w:t>rite</w:t>
        </w:r>
      </w:ins>
      <w:ins w:id="3372" w:author="Janusio" w:date="2018-03-05T13:29:25Z">
        <w:r>
          <w:rPr>
            <w:rFonts w:hint="eastAsia" w:ascii="Times New Roman" w:hAnsi="Times New Roman"/>
            <w:i w:val="0"/>
            <w:iCs w:val="0"/>
            <w:sz w:val="24"/>
            <w:szCs w:val="24"/>
            <w:lang w:val="en-US" w:eastAsia="zh-CN"/>
          </w:rPr>
          <w:t xml:space="preserve"> </w:t>
        </w:r>
      </w:ins>
      <w:ins w:id="3373" w:author="Janusio" w:date="2018-03-05T13:29:26Z">
        <w:r>
          <w:rPr>
            <w:rFonts w:hint="eastAsia" w:ascii="Times New Roman" w:hAnsi="Times New Roman"/>
            <w:i/>
            <w:iCs/>
            <w:sz w:val="24"/>
            <w:szCs w:val="24"/>
            <w:lang w:val="en-US" w:eastAsia="zh-CN"/>
            <w:rPrChange w:id="3374" w:author="Janusio" w:date="2018-03-05T13:29:36Z">
              <w:rPr>
                <w:rFonts w:hint="eastAsia" w:ascii="Times New Roman" w:hAnsi="Times New Roman"/>
                <w:i w:val="0"/>
                <w:iCs w:val="0"/>
                <w:sz w:val="24"/>
                <w:szCs w:val="24"/>
                <w:lang w:val="en-US" w:eastAsia="zh-CN"/>
              </w:rPr>
            </w:rPrChange>
          </w:rPr>
          <w:t>l</w:t>
        </w:r>
      </w:ins>
      <w:ins w:id="3375" w:author="Janusio" w:date="2018-03-05T13:29:33Z">
        <w:r>
          <w:rPr>
            <w:rFonts w:hint="eastAsia" w:ascii="Times New Roman" w:hAnsi="Times New Roman"/>
            <w:i/>
            <w:iCs/>
            <w:sz w:val="24"/>
            <w:szCs w:val="24"/>
            <w:lang w:val="en-US" w:eastAsia="zh-CN"/>
            <w:rPrChange w:id="3376" w:author="Janusio" w:date="2018-03-05T13:29:36Z">
              <w:rPr>
                <w:rFonts w:hint="eastAsia" w:ascii="Times New Roman" w:hAnsi="Times New Roman"/>
                <w:i w:val="0"/>
                <w:iCs w:val="0"/>
                <w:sz w:val="24"/>
                <w:szCs w:val="24"/>
                <w:lang w:val="en-US" w:eastAsia="zh-CN"/>
              </w:rPr>
            </w:rPrChange>
          </w:rPr>
          <w:t>,</w:t>
        </w:r>
      </w:ins>
      <w:ins w:id="3377" w:author="Janusio" w:date="2018-03-05T13:29:34Z">
        <w:r>
          <w:rPr>
            <w:rFonts w:hint="eastAsia" w:ascii="Times New Roman" w:hAnsi="Times New Roman"/>
            <w:i/>
            <w:iCs/>
            <w:sz w:val="24"/>
            <w:szCs w:val="24"/>
            <w:lang w:val="en-US" w:eastAsia="zh-CN"/>
            <w:rPrChange w:id="3378" w:author="Janusio" w:date="2018-03-05T13:29:36Z">
              <w:rPr>
                <w:rFonts w:hint="eastAsia" w:ascii="Times New Roman" w:hAnsi="Times New Roman"/>
                <w:i w:val="0"/>
                <w:iCs w:val="0"/>
                <w:sz w:val="24"/>
                <w:szCs w:val="24"/>
                <w:lang w:val="en-US" w:eastAsia="zh-CN"/>
              </w:rPr>
            </w:rPrChange>
          </w:rPr>
          <w:t>e</w:t>
        </w:r>
      </w:ins>
      <w:ins w:id="3379" w:author="Janusio" w:date="2018-03-05T13:29:40Z">
        <w:r>
          <w:rPr>
            <w:rFonts w:hint="eastAsia" w:ascii="Times New Roman" w:hAnsi="Times New Roman"/>
            <w:i w:val="0"/>
            <w:iCs w:val="0"/>
            <w:sz w:val="24"/>
            <w:szCs w:val="24"/>
            <w:lang w:val="en-US" w:eastAsia="zh-CN"/>
            <w:rPrChange w:id="3380" w:author="Janusio" w:date="2018-03-05T13:29:45Z">
              <w:rPr>
                <w:rFonts w:hint="eastAsia" w:ascii="Times New Roman" w:hAnsi="Times New Roman"/>
                <w:i/>
                <w:iCs/>
                <w:sz w:val="24"/>
                <w:szCs w:val="24"/>
                <w:lang w:val="en-US" w:eastAsia="zh-CN"/>
              </w:rPr>
            </w:rPrChange>
          </w:rPr>
          <w:t xml:space="preserve"> </w:t>
        </w:r>
      </w:ins>
      <w:ins w:id="3381" w:author="Janusio" w:date="2018-03-05T13:29:39Z">
        <w:r>
          <w:rPr>
            <w:rFonts w:hint="eastAsia" w:ascii="Times New Roman" w:hAnsi="Times New Roman"/>
            <w:i w:val="0"/>
            <w:iCs w:val="0"/>
            <w:sz w:val="24"/>
            <w:szCs w:val="24"/>
            <w:lang w:val="en-US" w:eastAsia="zh-CN"/>
            <w:rPrChange w:id="3382" w:author="Janusio" w:date="2018-03-05T13:29:45Z">
              <w:rPr>
                <w:rFonts w:hint="eastAsia" w:ascii="Times New Roman" w:hAnsi="Times New Roman"/>
                <w:i/>
                <w:iCs/>
                <w:sz w:val="24"/>
                <w:szCs w:val="24"/>
                <w:lang w:val="en-US" w:eastAsia="zh-CN"/>
              </w:rPr>
            </w:rPrChange>
          </w:rPr>
          <w:t>:</w:t>
        </w:r>
      </w:ins>
      <w:ins w:id="3383" w:author="Janusio" w:date="2018-03-05T13:31:39Z">
        <w:r>
          <w:rPr>
            <w:rFonts w:hint="eastAsia" w:ascii="Times New Roman" w:hAnsi="Times New Roman"/>
            <w:i w:val="0"/>
            <w:iCs w:val="0"/>
            <w:sz w:val="24"/>
            <w:szCs w:val="24"/>
            <w:lang w:val="en-US" w:eastAsia="zh-CN"/>
          </w:rPr>
          <w:t xml:space="preserve"> </w:t>
        </w:r>
      </w:ins>
      <w:ins w:id="3384" w:author="Janusio" w:date="2018-03-05T13:29:52Z">
        <w:r>
          <w:rPr>
            <w:rFonts w:hint="eastAsia" w:ascii="Times New Roman" w:hAnsi="Times New Roman"/>
            <w:i w:val="0"/>
            <w:iCs w:val="0"/>
            <w:sz w:val="24"/>
            <w:szCs w:val="24"/>
            <w:lang w:val="en-US" w:eastAsia="zh-CN"/>
          </w:rPr>
          <w:t>向</w:t>
        </w:r>
      </w:ins>
      <w:ins w:id="3385" w:author="Janusio" w:date="2018-03-05T13:29:54Z">
        <w:r>
          <w:rPr>
            <w:rFonts w:hint="eastAsia" w:ascii="Times New Roman" w:hAnsi="Times New Roman"/>
            <w:i/>
            <w:iCs/>
            <w:sz w:val="24"/>
            <w:szCs w:val="24"/>
            <w:lang w:val="en-US" w:eastAsia="zh-CN"/>
            <w:rPrChange w:id="3386" w:author="Janusio" w:date="2018-03-05T13:29:55Z">
              <w:rPr>
                <w:rFonts w:hint="eastAsia" w:ascii="Times New Roman" w:hAnsi="Times New Roman"/>
                <w:i w:val="0"/>
                <w:iCs w:val="0"/>
                <w:sz w:val="24"/>
                <w:szCs w:val="24"/>
                <w:lang w:val="en-US" w:eastAsia="zh-CN"/>
              </w:rPr>
            </w:rPrChange>
          </w:rPr>
          <w:t>l</w:t>
        </w:r>
      </w:ins>
      <w:ins w:id="3387" w:author="Janusio" w:date="2018-03-05T13:29:59Z">
        <w:r>
          <w:rPr>
            <w:rFonts w:hint="eastAsia" w:ascii="Times New Roman" w:hAnsi="Times New Roman"/>
            <w:i w:val="0"/>
            <w:iCs w:val="0"/>
            <w:sz w:val="24"/>
            <w:szCs w:val="24"/>
            <w:lang w:val="en-US" w:eastAsia="zh-CN"/>
          </w:rPr>
          <w:t>中</w:t>
        </w:r>
      </w:ins>
      <w:ins w:id="3388" w:author="Janusio" w:date="2018-03-05T13:30:01Z">
        <w:r>
          <w:rPr>
            <w:rFonts w:hint="eastAsia" w:ascii="Times New Roman" w:hAnsi="Times New Roman"/>
            <w:i w:val="0"/>
            <w:iCs w:val="0"/>
            <w:sz w:val="24"/>
            <w:szCs w:val="24"/>
            <w:lang w:val="en-US" w:eastAsia="zh-CN"/>
          </w:rPr>
          <w:t>写入</w:t>
        </w:r>
      </w:ins>
      <w:ins w:id="3389" w:author="Janusio" w:date="2018-03-05T13:30:03Z">
        <w:r>
          <w:rPr>
            <w:rFonts w:hint="eastAsia" w:ascii="Times New Roman" w:hAnsi="Times New Roman"/>
            <w:i w:val="0"/>
            <w:iCs w:val="0"/>
            <w:sz w:val="24"/>
            <w:szCs w:val="24"/>
            <w:lang w:val="en-US" w:eastAsia="zh-CN"/>
          </w:rPr>
          <w:t>数据</w:t>
        </w:r>
      </w:ins>
      <w:ins w:id="3390" w:author="Janusio" w:date="2018-03-05T13:30:03Z">
        <w:r>
          <w:rPr>
            <w:rFonts w:hint="eastAsia" w:ascii="Times New Roman" w:hAnsi="Times New Roman"/>
            <w:i/>
            <w:iCs/>
            <w:sz w:val="24"/>
            <w:szCs w:val="24"/>
            <w:lang w:val="en-US" w:eastAsia="zh-CN"/>
            <w:rPrChange w:id="3391" w:author="Janusio" w:date="2018-03-05T13:30:04Z">
              <w:rPr>
                <w:rFonts w:hint="eastAsia" w:ascii="Times New Roman" w:hAnsi="Times New Roman"/>
                <w:i w:val="0"/>
                <w:iCs w:val="0"/>
                <w:sz w:val="24"/>
                <w:szCs w:val="24"/>
                <w:lang w:val="en-US" w:eastAsia="zh-CN"/>
              </w:rPr>
            </w:rPrChange>
          </w:rPr>
          <w:t>e</w:t>
        </w:r>
      </w:ins>
      <w:ins w:id="3392" w:author="Janusio" w:date="2018-03-05T13:30:07Z">
        <w:r>
          <w:rPr>
            <w:rFonts w:hint="eastAsia" w:ascii="Times New Roman" w:hAnsi="Times New Roman"/>
            <w:i w:val="0"/>
            <w:iCs w:val="0"/>
            <w:sz w:val="24"/>
            <w:szCs w:val="24"/>
            <w:lang w:val="en-US" w:eastAsia="zh-CN"/>
          </w:rPr>
          <w:t>；</w:t>
        </w:r>
      </w:ins>
      <w:ins w:id="3393" w:author="Janusio" w:date="2018-03-05T13:28:31Z">
        <w:r>
          <w:rPr>
            <w:rFonts w:hint="eastAsia" w:ascii="Times New Roman" w:hAnsi="Times New Roman"/>
            <w:i/>
            <w:iCs/>
            <w:sz w:val="24"/>
            <w:szCs w:val="24"/>
            <w:lang w:val="en-US" w:eastAsia="zh-CN"/>
          </w:rPr>
          <w:t xml:space="preserve"> </w:t>
        </w:r>
      </w:ins>
    </w:p>
    <w:p>
      <w:pPr>
        <w:pStyle w:val="24"/>
        <w:spacing w:line="360" w:lineRule="auto"/>
        <w:ind w:firstLine="420" w:firstLineChars="0"/>
        <w:rPr>
          <w:ins w:id="3394" w:author="Janusio" w:date="2018-03-05T13:32:37Z"/>
          <w:rFonts w:hint="eastAsia" w:ascii="Times New Roman" w:hAnsi="Times New Roman"/>
          <w:i w:val="0"/>
          <w:iCs w:val="0"/>
          <w:sz w:val="24"/>
          <w:szCs w:val="24"/>
          <w:lang w:val="en-US" w:eastAsia="zh-CN"/>
        </w:rPr>
      </w:pPr>
      <w:ins w:id="3395" w:author="Janusio" w:date="2018-03-05T13:31:13Z">
        <w:r>
          <w:rPr>
            <w:rFonts w:hint="eastAsia" w:ascii="Times New Roman" w:hAnsi="Times New Roman"/>
            <w:i w:val="0"/>
            <w:iCs w:val="0"/>
            <w:sz w:val="24"/>
            <w:szCs w:val="24"/>
            <w:lang w:val="en-US" w:eastAsia="zh-CN"/>
            <w:rPrChange w:id="3396" w:author="Janusio" w:date="2018-03-05T13:31:22Z">
              <w:rPr>
                <w:rFonts w:hint="eastAsia" w:ascii="Times New Roman" w:hAnsi="Times New Roman"/>
                <w:i/>
                <w:iCs/>
                <w:sz w:val="24"/>
                <w:szCs w:val="24"/>
                <w:lang w:val="en-US" w:eastAsia="zh-CN"/>
              </w:rPr>
            </w:rPrChange>
          </w:rPr>
          <w:t xml:space="preserve">extend </w:t>
        </w:r>
      </w:ins>
      <w:ins w:id="3397" w:author="Janusio" w:date="2018-03-05T13:31:13Z">
        <w:r>
          <w:rPr>
            <w:rFonts w:hint="eastAsia" w:ascii="Times New Roman" w:hAnsi="Times New Roman"/>
            <w:i/>
            <w:iCs/>
            <w:sz w:val="24"/>
            <w:szCs w:val="24"/>
            <w:lang w:val="en-US" w:eastAsia="zh-CN"/>
          </w:rPr>
          <w:t>l</w:t>
        </w:r>
      </w:ins>
      <w:ins w:id="3398" w:author="Janusio" w:date="2018-03-05T13:31:31Z">
        <w:r>
          <w:rPr>
            <w:rFonts w:hint="eastAsia" w:ascii="Times New Roman" w:hAnsi="Times New Roman"/>
            <w:i/>
            <w:iCs/>
            <w:sz w:val="24"/>
            <w:szCs w:val="24"/>
            <w:lang w:val="en-US" w:eastAsia="zh-CN"/>
            <w:rPrChange w:id="3399" w:author="Janusio" w:date="2018-03-05T13:32:17Z">
              <w:rPr>
                <w:rFonts w:hint="eastAsia" w:ascii="Times New Roman" w:hAnsi="Times New Roman"/>
                <w:i w:val="0"/>
                <w:iCs w:val="0"/>
                <w:sz w:val="24"/>
                <w:szCs w:val="24"/>
                <w:lang w:val="en-US" w:eastAsia="zh-CN"/>
              </w:rPr>
            </w:rPrChange>
          </w:rPr>
          <w:t>,</w:t>
        </w:r>
      </w:ins>
      <w:ins w:id="3400" w:author="Janusio" w:date="2018-03-05T13:31:13Z">
        <w:r>
          <w:rPr>
            <w:rFonts w:hint="eastAsia" w:ascii="Times New Roman" w:hAnsi="Times New Roman"/>
            <w:i/>
            <w:iCs/>
            <w:sz w:val="24"/>
            <w:szCs w:val="24"/>
            <w:lang w:val="en-US" w:eastAsia="zh-CN"/>
          </w:rPr>
          <w:t>e</w:t>
        </w:r>
      </w:ins>
      <w:ins w:id="3401" w:author="Janusio" w:date="2018-03-05T13:31:13Z">
        <w:r>
          <w:rPr>
            <w:rFonts w:hint="eastAsia" w:ascii="Times New Roman" w:hAnsi="Times New Roman"/>
            <w:i w:val="0"/>
            <w:iCs w:val="0"/>
            <w:sz w:val="24"/>
            <w:szCs w:val="24"/>
            <w:lang w:val="en-US" w:eastAsia="zh-CN"/>
            <w:rPrChange w:id="3402" w:author="Janusio" w:date="2018-03-05T13:31:22Z">
              <w:rPr>
                <w:rFonts w:hint="eastAsia" w:ascii="Times New Roman" w:hAnsi="Times New Roman"/>
                <w:i/>
                <w:iCs/>
                <w:sz w:val="24"/>
                <w:szCs w:val="24"/>
                <w:lang w:val="en-US" w:eastAsia="zh-CN"/>
              </w:rPr>
            </w:rPrChange>
          </w:rPr>
          <w:t xml:space="preserve"> </w:t>
        </w:r>
      </w:ins>
      <w:ins w:id="3403" w:author="Janusio" w:date="2018-03-05T13:31:34Z">
        <w:r>
          <w:rPr>
            <w:rFonts w:hint="eastAsia" w:ascii="Times New Roman" w:hAnsi="Times New Roman"/>
            <w:i w:val="0"/>
            <w:iCs w:val="0"/>
            <w:sz w:val="24"/>
            <w:szCs w:val="24"/>
            <w:lang w:val="en-US" w:eastAsia="zh-CN"/>
          </w:rPr>
          <w:t>:</w:t>
        </w:r>
      </w:ins>
      <w:ins w:id="3404" w:author="Janusio" w:date="2018-03-05T13:31:39Z">
        <w:r>
          <w:rPr>
            <w:rFonts w:hint="eastAsia" w:ascii="Times New Roman" w:hAnsi="Times New Roman"/>
            <w:i w:val="0"/>
            <w:iCs w:val="0"/>
            <w:sz w:val="24"/>
            <w:szCs w:val="24"/>
            <w:lang w:val="en-US" w:eastAsia="zh-CN"/>
          </w:rPr>
          <w:t xml:space="preserve"> </w:t>
        </w:r>
      </w:ins>
      <w:ins w:id="3405" w:author="Janusio" w:date="2018-03-05T13:32:01Z">
        <w:r>
          <w:rPr>
            <w:rFonts w:hint="eastAsia" w:ascii="Times New Roman" w:hAnsi="Times New Roman"/>
            <w:i w:val="0"/>
            <w:iCs w:val="0"/>
            <w:sz w:val="24"/>
            <w:szCs w:val="24"/>
            <w:lang w:val="en-US" w:eastAsia="zh-CN"/>
          </w:rPr>
          <w:t>向</w:t>
        </w:r>
      </w:ins>
      <w:ins w:id="3406" w:author="Janusio" w:date="2018-03-05T13:32:04Z">
        <w:r>
          <w:rPr>
            <w:rFonts w:hint="eastAsia" w:ascii="Times New Roman" w:hAnsi="Times New Roman"/>
            <w:i w:val="0"/>
            <w:iCs w:val="0"/>
            <w:sz w:val="24"/>
            <w:szCs w:val="24"/>
            <w:lang w:val="en-US" w:eastAsia="zh-CN"/>
          </w:rPr>
          <w:t>PCR</w:t>
        </w:r>
      </w:ins>
      <w:ins w:id="3407" w:author="Janusio" w:date="2018-03-05T13:32:08Z">
        <w:r>
          <w:rPr>
            <w:rFonts w:hint="eastAsia" w:ascii="Times New Roman" w:hAnsi="Times New Roman"/>
            <w:i w:val="0"/>
            <w:iCs w:val="0"/>
            <w:sz w:val="24"/>
            <w:szCs w:val="24"/>
            <w:lang w:val="en-US" w:eastAsia="zh-CN"/>
          </w:rPr>
          <w:t xml:space="preserve"> </w:t>
        </w:r>
      </w:ins>
      <w:ins w:id="3408" w:author="Janusio" w:date="2018-03-05T13:32:09Z">
        <w:r>
          <w:rPr>
            <w:rFonts w:hint="eastAsia" w:ascii="Times New Roman" w:hAnsi="Times New Roman"/>
            <w:i/>
            <w:iCs/>
            <w:sz w:val="24"/>
            <w:szCs w:val="24"/>
            <w:lang w:val="en-US" w:eastAsia="zh-CN"/>
            <w:rPrChange w:id="3409" w:author="Janusio" w:date="2018-03-05T13:32:13Z">
              <w:rPr>
                <w:rFonts w:hint="eastAsia" w:ascii="Times New Roman" w:hAnsi="Times New Roman"/>
                <w:i w:val="0"/>
                <w:iCs w:val="0"/>
                <w:sz w:val="24"/>
                <w:szCs w:val="24"/>
                <w:lang w:val="en-US" w:eastAsia="zh-CN"/>
              </w:rPr>
            </w:rPrChange>
          </w:rPr>
          <w:t>l</w:t>
        </w:r>
      </w:ins>
      <w:ins w:id="3410" w:author="Janusio" w:date="2018-03-05T13:32:23Z">
        <w:r>
          <w:rPr>
            <w:rFonts w:hint="eastAsia" w:ascii="Times New Roman" w:hAnsi="Times New Roman"/>
            <w:i w:val="0"/>
            <w:iCs w:val="0"/>
            <w:sz w:val="24"/>
            <w:szCs w:val="24"/>
            <w:lang w:val="en-US" w:eastAsia="zh-CN"/>
          </w:rPr>
          <w:t>中</w:t>
        </w:r>
      </w:ins>
      <w:ins w:id="3411" w:author="Janusio" w:date="2018-03-05T13:32:25Z">
        <w:r>
          <w:rPr>
            <w:rFonts w:hint="eastAsia" w:ascii="Times New Roman" w:hAnsi="Times New Roman"/>
            <w:i w:val="0"/>
            <w:iCs w:val="0"/>
            <w:sz w:val="24"/>
            <w:szCs w:val="24"/>
            <w:lang w:val="en-US" w:eastAsia="zh-CN"/>
          </w:rPr>
          <w:t>扩展</w:t>
        </w:r>
      </w:ins>
      <w:ins w:id="3412" w:author="Janusio" w:date="2018-03-05T13:32:26Z">
        <w:r>
          <w:rPr>
            <w:rFonts w:hint="eastAsia" w:ascii="Times New Roman" w:hAnsi="Times New Roman"/>
            <w:i/>
            <w:iCs/>
            <w:sz w:val="24"/>
            <w:szCs w:val="24"/>
            <w:lang w:val="en-US" w:eastAsia="zh-CN"/>
            <w:rPrChange w:id="3413" w:author="Janusio" w:date="2018-03-05T13:32:28Z">
              <w:rPr>
                <w:rFonts w:hint="eastAsia" w:ascii="Times New Roman" w:hAnsi="Times New Roman"/>
                <w:i w:val="0"/>
                <w:iCs w:val="0"/>
                <w:sz w:val="24"/>
                <w:szCs w:val="24"/>
                <w:lang w:val="en-US" w:eastAsia="zh-CN"/>
              </w:rPr>
            </w:rPrChange>
          </w:rPr>
          <w:t>e</w:t>
        </w:r>
      </w:ins>
      <w:ins w:id="3414" w:author="Janusio" w:date="2018-03-05T13:32:33Z">
        <w:r>
          <w:rPr>
            <w:rFonts w:hint="eastAsia" w:ascii="Times New Roman" w:hAnsi="Times New Roman"/>
            <w:i w:val="0"/>
            <w:iCs w:val="0"/>
            <w:sz w:val="24"/>
            <w:szCs w:val="24"/>
            <w:lang w:val="en-US" w:eastAsia="zh-CN"/>
          </w:rPr>
          <w:t>；</w:t>
        </w:r>
      </w:ins>
    </w:p>
    <w:p>
      <w:pPr>
        <w:pStyle w:val="24"/>
        <w:spacing w:line="360" w:lineRule="auto"/>
        <w:ind w:firstLine="420" w:firstLineChars="0"/>
        <w:rPr>
          <w:ins w:id="3415" w:author="Janusio" w:date="2018-03-05T13:33:50Z"/>
          <w:rFonts w:hint="eastAsia" w:ascii="Times New Roman" w:hAnsi="Times New Roman"/>
          <w:i w:val="0"/>
          <w:iCs w:val="0"/>
          <w:sz w:val="24"/>
          <w:szCs w:val="24"/>
          <w:lang w:val="en-US" w:eastAsia="zh-CN"/>
        </w:rPr>
      </w:pPr>
      <w:ins w:id="3416" w:author="Janusio" w:date="2018-03-05T13:31:13Z">
        <w:r>
          <w:rPr>
            <w:rFonts w:hint="eastAsia" w:ascii="Times New Roman" w:hAnsi="Times New Roman"/>
            <w:i w:val="0"/>
            <w:iCs w:val="0"/>
            <w:sz w:val="24"/>
            <w:szCs w:val="24"/>
            <w:lang w:val="en-US" w:eastAsia="zh-CN"/>
            <w:rPrChange w:id="3417" w:author="Janusio" w:date="2018-03-05T13:31:22Z">
              <w:rPr>
                <w:rFonts w:hint="eastAsia" w:ascii="Times New Roman" w:hAnsi="Times New Roman"/>
                <w:i/>
                <w:iCs/>
                <w:sz w:val="24"/>
                <w:szCs w:val="24"/>
                <w:lang w:val="en-US" w:eastAsia="zh-CN"/>
              </w:rPr>
            </w:rPrChange>
          </w:rPr>
          <w:t>lock</w:t>
        </w:r>
      </w:ins>
      <w:ins w:id="3418" w:author="Janusio" w:date="2018-03-05T13:31:13Z">
        <w:r>
          <w:rPr>
            <w:rFonts w:hint="eastAsia" w:ascii="Times New Roman" w:hAnsi="Times New Roman"/>
            <w:i/>
            <w:iCs/>
            <w:sz w:val="24"/>
            <w:szCs w:val="24"/>
            <w:lang w:val="en-US" w:eastAsia="zh-CN"/>
          </w:rPr>
          <w:t xml:space="preserve"> l</w:t>
        </w:r>
      </w:ins>
      <w:ins w:id="3419" w:author="Janusio" w:date="2018-03-05T13:31:13Z">
        <w:r>
          <w:rPr>
            <w:rFonts w:hint="eastAsia" w:ascii="Times New Roman" w:hAnsi="Times New Roman"/>
            <w:i w:val="0"/>
            <w:iCs w:val="0"/>
            <w:sz w:val="24"/>
            <w:szCs w:val="24"/>
            <w:lang w:val="en-US" w:eastAsia="zh-CN"/>
            <w:rPrChange w:id="3420" w:author="Janusio" w:date="2018-03-05T13:31:22Z">
              <w:rPr>
                <w:rFonts w:hint="eastAsia" w:ascii="Times New Roman" w:hAnsi="Times New Roman"/>
                <w:i/>
                <w:iCs/>
                <w:sz w:val="24"/>
                <w:szCs w:val="24"/>
                <w:lang w:val="en-US" w:eastAsia="zh-CN"/>
              </w:rPr>
            </w:rPrChange>
          </w:rPr>
          <w:t xml:space="preserve"> </w:t>
        </w:r>
      </w:ins>
      <w:ins w:id="3421" w:author="Janusio" w:date="2018-03-05T13:33:22Z">
        <w:r>
          <w:rPr>
            <w:rFonts w:hint="eastAsia" w:ascii="Times New Roman" w:hAnsi="Times New Roman"/>
            <w:i w:val="0"/>
            <w:iCs w:val="0"/>
            <w:sz w:val="24"/>
            <w:szCs w:val="24"/>
            <w:lang w:val="en-US" w:eastAsia="zh-CN"/>
          </w:rPr>
          <w:t xml:space="preserve">: </w:t>
        </w:r>
      </w:ins>
      <w:ins w:id="3422" w:author="Janusio" w:date="2018-03-05T13:33:25Z">
        <w:r>
          <w:rPr>
            <w:rFonts w:hint="eastAsia" w:ascii="Times New Roman" w:hAnsi="Times New Roman"/>
            <w:i w:val="0"/>
            <w:iCs w:val="0"/>
            <w:sz w:val="24"/>
            <w:szCs w:val="24"/>
            <w:lang w:val="en-US" w:eastAsia="zh-CN"/>
          </w:rPr>
          <w:t>向</w:t>
        </w:r>
      </w:ins>
      <w:ins w:id="3423" w:author="Janusio" w:date="2018-03-05T13:33:29Z">
        <w:r>
          <w:rPr>
            <w:rFonts w:hint="eastAsia" w:ascii="Times New Roman" w:hAnsi="Times New Roman"/>
            <w:i/>
            <w:iCs/>
            <w:sz w:val="24"/>
            <w:szCs w:val="24"/>
            <w:lang w:val="en-US" w:eastAsia="zh-CN"/>
            <w:rPrChange w:id="3424" w:author="Janusio" w:date="2018-03-05T13:33:42Z">
              <w:rPr>
                <w:rFonts w:hint="eastAsia" w:ascii="Times New Roman" w:hAnsi="Times New Roman"/>
                <w:i w:val="0"/>
                <w:iCs w:val="0"/>
                <w:sz w:val="24"/>
                <w:szCs w:val="24"/>
                <w:lang w:val="en-US" w:eastAsia="zh-CN"/>
              </w:rPr>
            </w:rPrChange>
          </w:rPr>
          <w:t>l</w:t>
        </w:r>
      </w:ins>
      <w:ins w:id="3425" w:author="Janusio" w:date="2018-03-05T13:33:31Z">
        <w:r>
          <w:rPr>
            <w:rFonts w:hint="eastAsia" w:ascii="Times New Roman" w:hAnsi="Times New Roman"/>
            <w:i w:val="0"/>
            <w:iCs w:val="0"/>
            <w:sz w:val="24"/>
            <w:szCs w:val="24"/>
            <w:lang w:val="en-US" w:eastAsia="zh-CN"/>
          </w:rPr>
          <w:t>加入</w:t>
        </w:r>
      </w:ins>
      <w:ins w:id="3426" w:author="Janusio" w:date="2018-03-05T13:33:37Z">
        <w:r>
          <w:rPr>
            <w:rFonts w:hint="eastAsia" w:ascii="Times New Roman" w:hAnsi="Times New Roman"/>
            <w:i w:val="0"/>
            <w:iCs w:val="0"/>
            <w:sz w:val="24"/>
            <w:szCs w:val="24"/>
            <w:lang w:val="en-US" w:eastAsia="zh-CN"/>
          </w:rPr>
          <w:t>写锁</w:t>
        </w:r>
      </w:ins>
      <w:ins w:id="3427" w:author="Janusio" w:date="2018-03-05T13:34:56Z">
        <w:r>
          <w:rPr>
            <w:rFonts w:hint="eastAsia" w:ascii="Times New Roman" w:hAnsi="Times New Roman"/>
            <w:i w:val="0"/>
            <w:iCs w:val="0"/>
            <w:sz w:val="24"/>
            <w:szCs w:val="24"/>
            <w:lang w:val="en-US" w:eastAsia="zh-CN"/>
          </w:rPr>
          <w:t>；</w:t>
        </w:r>
      </w:ins>
    </w:p>
    <w:p>
      <w:pPr>
        <w:pStyle w:val="24"/>
        <w:spacing w:line="360" w:lineRule="auto"/>
        <w:ind w:firstLine="420" w:firstLineChars="0"/>
        <w:rPr>
          <w:ins w:id="3428" w:author="Janusio" w:date="2018-03-05T13:34:22Z"/>
          <w:rFonts w:hint="eastAsia" w:ascii="Times New Roman" w:hAnsi="Times New Roman"/>
          <w:i w:val="0"/>
          <w:iCs w:val="0"/>
          <w:sz w:val="24"/>
          <w:szCs w:val="24"/>
          <w:lang w:val="en-US" w:eastAsia="zh-CN"/>
        </w:rPr>
      </w:pPr>
      <w:ins w:id="3429" w:author="Janusio" w:date="2018-03-05T13:31:13Z">
        <w:r>
          <w:rPr>
            <w:rFonts w:hint="eastAsia" w:ascii="Times New Roman" w:hAnsi="Times New Roman"/>
            <w:i w:val="0"/>
            <w:iCs w:val="0"/>
            <w:sz w:val="24"/>
            <w:szCs w:val="24"/>
            <w:lang w:val="en-US" w:eastAsia="zh-CN"/>
            <w:rPrChange w:id="3430" w:author="Janusio" w:date="2018-03-05T13:31:22Z">
              <w:rPr>
                <w:rFonts w:hint="eastAsia" w:ascii="Times New Roman" w:hAnsi="Times New Roman"/>
                <w:i/>
                <w:iCs/>
                <w:sz w:val="24"/>
                <w:szCs w:val="24"/>
                <w:lang w:val="en-US" w:eastAsia="zh-CN"/>
              </w:rPr>
            </w:rPrChange>
          </w:rPr>
          <w:t xml:space="preserve">unlock </w:t>
        </w:r>
      </w:ins>
      <w:ins w:id="3431" w:author="Janusio" w:date="2018-03-05T13:31:13Z">
        <w:r>
          <w:rPr>
            <w:rFonts w:hint="eastAsia" w:ascii="Times New Roman" w:hAnsi="Times New Roman"/>
            <w:i/>
            <w:iCs/>
            <w:sz w:val="24"/>
            <w:szCs w:val="24"/>
            <w:lang w:val="en-US" w:eastAsia="zh-CN"/>
          </w:rPr>
          <w:t>l</w:t>
        </w:r>
      </w:ins>
      <w:ins w:id="3432" w:author="Janusio" w:date="2018-03-05T13:31:13Z">
        <w:r>
          <w:rPr>
            <w:rFonts w:hint="eastAsia" w:ascii="Times New Roman" w:hAnsi="Times New Roman"/>
            <w:i w:val="0"/>
            <w:iCs w:val="0"/>
            <w:sz w:val="24"/>
            <w:szCs w:val="24"/>
            <w:lang w:val="en-US" w:eastAsia="zh-CN"/>
            <w:rPrChange w:id="3433" w:author="Janusio" w:date="2018-03-05T13:31:22Z">
              <w:rPr>
                <w:rFonts w:hint="eastAsia" w:ascii="Times New Roman" w:hAnsi="Times New Roman"/>
                <w:i/>
                <w:iCs/>
                <w:sz w:val="24"/>
                <w:szCs w:val="24"/>
                <w:lang w:val="en-US" w:eastAsia="zh-CN"/>
              </w:rPr>
            </w:rPrChange>
          </w:rPr>
          <w:t xml:space="preserve"> </w:t>
        </w:r>
      </w:ins>
      <w:ins w:id="3434" w:author="Janusio" w:date="2018-03-05T13:34:01Z">
        <w:r>
          <w:rPr>
            <w:rFonts w:hint="eastAsia" w:ascii="Times New Roman" w:hAnsi="Times New Roman"/>
            <w:i w:val="0"/>
            <w:iCs w:val="0"/>
            <w:sz w:val="24"/>
            <w:szCs w:val="24"/>
            <w:lang w:val="en-US" w:eastAsia="zh-CN"/>
          </w:rPr>
          <w:t>:</w:t>
        </w:r>
      </w:ins>
      <w:ins w:id="3435" w:author="Janusio" w:date="2018-03-05T13:34:02Z">
        <w:r>
          <w:rPr>
            <w:rFonts w:hint="eastAsia" w:ascii="Times New Roman" w:hAnsi="Times New Roman"/>
            <w:i w:val="0"/>
            <w:iCs w:val="0"/>
            <w:sz w:val="24"/>
            <w:szCs w:val="24"/>
            <w:lang w:val="en-US" w:eastAsia="zh-CN"/>
          </w:rPr>
          <w:t xml:space="preserve"> </w:t>
        </w:r>
      </w:ins>
      <w:ins w:id="3436" w:author="Janusio" w:date="2018-03-05T13:34:06Z">
        <w:r>
          <w:rPr>
            <w:rFonts w:hint="eastAsia" w:ascii="Times New Roman" w:hAnsi="Times New Roman"/>
            <w:i w:val="0"/>
            <w:iCs w:val="0"/>
            <w:sz w:val="24"/>
            <w:szCs w:val="24"/>
            <w:lang w:val="en-US" w:eastAsia="zh-CN"/>
          </w:rPr>
          <w:t>释放</w:t>
        </w:r>
      </w:ins>
      <w:ins w:id="3437" w:author="Janusio" w:date="2018-03-05T13:34:08Z">
        <w:r>
          <w:rPr>
            <w:rFonts w:hint="eastAsia" w:ascii="Times New Roman" w:hAnsi="Times New Roman"/>
            <w:i/>
            <w:iCs/>
            <w:sz w:val="24"/>
            <w:szCs w:val="24"/>
            <w:lang w:val="en-US" w:eastAsia="zh-CN"/>
            <w:rPrChange w:id="3438" w:author="Janusio" w:date="2018-03-05T13:34:12Z">
              <w:rPr>
                <w:rFonts w:hint="eastAsia" w:ascii="Times New Roman" w:hAnsi="Times New Roman"/>
                <w:i w:val="0"/>
                <w:iCs w:val="0"/>
                <w:sz w:val="24"/>
                <w:szCs w:val="24"/>
                <w:lang w:val="en-US" w:eastAsia="zh-CN"/>
              </w:rPr>
            </w:rPrChange>
          </w:rPr>
          <w:t>l</w:t>
        </w:r>
      </w:ins>
      <w:ins w:id="3439" w:author="Janusio" w:date="2018-03-05T13:34:09Z">
        <w:r>
          <w:rPr>
            <w:rFonts w:hint="eastAsia" w:ascii="Times New Roman" w:hAnsi="Times New Roman"/>
            <w:i w:val="0"/>
            <w:iCs w:val="0"/>
            <w:sz w:val="24"/>
            <w:szCs w:val="24"/>
            <w:lang w:val="en-US" w:eastAsia="zh-CN"/>
          </w:rPr>
          <w:t>的</w:t>
        </w:r>
      </w:ins>
      <w:ins w:id="3440" w:author="Janusio" w:date="2018-03-05T13:34:13Z">
        <w:r>
          <w:rPr>
            <w:rFonts w:hint="eastAsia" w:ascii="Times New Roman" w:hAnsi="Times New Roman"/>
            <w:i w:val="0"/>
            <w:iCs w:val="0"/>
            <w:sz w:val="24"/>
            <w:szCs w:val="24"/>
            <w:lang w:val="en-US" w:eastAsia="zh-CN"/>
          </w:rPr>
          <w:t>的</w:t>
        </w:r>
      </w:ins>
      <w:ins w:id="3441" w:author="Janusio" w:date="2018-03-05T13:34:18Z">
        <w:r>
          <w:rPr>
            <w:rFonts w:hint="eastAsia" w:ascii="Times New Roman" w:hAnsi="Times New Roman"/>
            <w:i w:val="0"/>
            <w:iCs w:val="0"/>
            <w:sz w:val="24"/>
            <w:szCs w:val="24"/>
            <w:lang w:val="en-US" w:eastAsia="zh-CN"/>
          </w:rPr>
          <w:t>写锁</w:t>
        </w:r>
      </w:ins>
      <w:ins w:id="3442" w:author="Janusio" w:date="2018-03-05T13:34:58Z">
        <w:r>
          <w:rPr>
            <w:rFonts w:hint="eastAsia" w:ascii="Times New Roman" w:hAnsi="Times New Roman"/>
            <w:i w:val="0"/>
            <w:iCs w:val="0"/>
            <w:sz w:val="24"/>
            <w:szCs w:val="24"/>
            <w:lang w:val="en-US" w:eastAsia="zh-CN"/>
          </w:rPr>
          <w:t>；</w:t>
        </w:r>
      </w:ins>
    </w:p>
    <w:p>
      <w:pPr>
        <w:pStyle w:val="24"/>
        <w:spacing w:line="360" w:lineRule="auto"/>
        <w:ind w:firstLine="420" w:firstLineChars="0"/>
        <w:rPr>
          <w:ins w:id="3443" w:author="Janusio" w:date="2018-03-05T13:31:13Z"/>
          <w:rFonts w:hint="eastAsia" w:ascii="Times New Roman" w:hAnsi="Times New Roman"/>
          <w:i w:val="0"/>
          <w:iCs w:val="0"/>
          <w:sz w:val="24"/>
          <w:szCs w:val="24"/>
          <w:lang w:val="en-US" w:eastAsia="zh-CN"/>
          <w:rPrChange w:id="3444" w:author="Janusio" w:date="2018-03-05T13:31:22Z">
            <w:rPr>
              <w:ins w:id="3445" w:author="Janusio" w:date="2018-03-05T13:31:13Z"/>
              <w:rFonts w:hint="eastAsia" w:ascii="Times New Roman" w:hAnsi="Times New Roman"/>
              <w:i/>
              <w:iCs/>
              <w:sz w:val="24"/>
              <w:szCs w:val="24"/>
              <w:lang w:val="en-US" w:eastAsia="zh-CN"/>
            </w:rPr>
          </w:rPrChange>
        </w:rPr>
      </w:pPr>
      <w:ins w:id="3446" w:author="Janusio" w:date="2018-03-05T13:31:13Z">
        <w:r>
          <w:rPr>
            <w:rFonts w:hint="eastAsia" w:ascii="Times New Roman" w:hAnsi="Times New Roman"/>
            <w:i w:val="0"/>
            <w:iCs w:val="0"/>
            <w:sz w:val="24"/>
            <w:szCs w:val="24"/>
            <w:lang w:val="en-US" w:eastAsia="zh-CN"/>
            <w:rPrChange w:id="3447" w:author="Janusio" w:date="2018-03-05T13:31:22Z">
              <w:rPr>
                <w:rFonts w:hint="eastAsia" w:ascii="Times New Roman" w:hAnsi="Times New Roman"/>
                <w:i/>
                <w:iCs/>
                <w:sz w:val="24"/>
                <w:szCs w:val="24"/>
                <w:lang w:val="en-US" w:eastAsia="zh-CN"/>
              </w:rPr>
            </w:rPrChange>
          </w:rPr>
          <w:t xml:space="preserve">send </w:t>
        </w:r>
      </w:ins>
      <w:ins w:id="3448" w:author="Janusio" w:date="2018-03-05T13:31:13Z">
        <w:r>
          <w:rPr>
            <w:rFonts w:hint="eastAsia" w:ascii="Times New Roman" w:hAnsi="Times New Roman"/>
            <w:i/>
            <w:iCs/>
            <w:sz w:val="24"/>
            <w:szCs w:val="24"/>
            <w:lang w:val="en-US" w:eastAsia="zh-CN"/>
          </w:rPr>
          <w:t>e</w:t>
        </w:r>
      </w:ins>
      <w:ins w:id="3449" w:author="Janusio" w:date="2018-03-05T13:31:13Z">
        <w:r>
          <w:rPr>
            <w:rFonts w:hint="eastAsia" w:ascii="Times New Roman" w:hAnsi="Times New Roman"/>
            <w:i w:val="0"/>
            <w:iCs w:val="0"/>
            <w:sz w:val="24"/>
            <w:szCs w:val="24"/>
            <w:lang w:val="en-US" w:eastAsia="zh-CN"/>
            <w:rPrChange w:id="3450" w:author="Janusio" w:date="2018-03-05T13:31:22Z">
              <w:rPr>
                <w:rFonts w:hint="eastAsia" w:ascii="Times New Roman" w:hAnsi="Times New Roman"/>
                <w:i/>
                <w:iCs/>
                <w:sz w:val="24"/>
                <w:szCs w:val="24"/>
                <w:lang w:val="en-US" w:eastAsia="zh-CN"/>
              </w:rPr>
            </w:rPrChange>
          </w:rPr>
          <w:t xml:space="preserve"> </w:t>
        </w:r>
      </w:ins>
      <w:ins w:id="3451" w:author="Janusio" w:date="2018-03-05T13:34:34Z">
        <w:r>
          <w:rPr>
            <w:rFonts w:hint="eastAsia" w:ascii="Times New Roman" w:hAnsi="Times New Roman"/>
            <w:i w:val="0"/>
            <w:iCs w:val="0"/>
            <w:sz w:val="24"/>
            <w:szCs w:val="24"/>
            <w:lang w:val="en-US" w:eastAsia="zh-CN"/>
          </w:rPr>
          <w:t>:</w:t>
        </w:r>
      </w:ins>
      <w:ins w:id="3452" w:author="Janusio" w:date="2018-03-05T13:34:41Z">
        <w:r>
          <w:rPr>
            <w:rFonts w:hint="eastAsia" w:ascii="Times New Roman" w:hAnsi="Times New Roman"/>
            <w:i w:val="0"/>
            <w:iCs w:val="0"/>
            <w:sz w:val="24"/>
            <w:szCs w:val="24"/>
            <w:lang w:val="en-US" w:eastAsia="zh-CN"/>
          </w:rPr>
          <w:t>发送</w:t>
        </w:r>
      </w:ins>
      <w:ins w:id="3453" w:author="Janusio" w:date="2018-03-05T13:34:44Z">
        <w:r>
          <w:rPr>
            <w:rFonts w:hint="eastAsia" w:ascii="Times New Roman" w:hAnsi="Times New Roman"/>
            <w:i w:val="0"/>
            <w:iCs w:val="0"/>
            <w:sz w:val="24"/>
            <w:szCs w:val="24"/>
            <w:lang w:val="en-US" w:eastAsia="zh-CN"/>
          </w:rPr>
          <w:t>消息</w:t>
        </w:r>
      </w:ins>
      <w:ins w:id="3454" w:author="Janusio" w:date="2018-03-05T13:34:45Z">
        <w:r>
          <w:rPr>
            <w:rFonts w:hint="eastAsia" w:ascii="Times New Roman" w:hAnsi="Times New Roman"/>
            <w:i/>
            <w:iCs/>
            <w:sz w:val="24"/>
            <w:szCs w:val="24"/>
            <w:lang w:val="en-US" w:eastAsia="zh-CN"/>
            <w:rPrChange w:id="3455" w:author="Janusio" w:date="2018-03-05T13:34:48Z">
              <w:rPr>
                <w:rFonts w:hint="eastAsia" w:ascii="Times New Roman" w:hAnsi="Times New Roman"/>
                <w:i w:val="0"/>
                <w:iCs w:val="0"/>
                <w:sz w:val="24"/>
                <w:szCs w:val="24"/>
                <w:lang w:val="en-US" w:eastAsia="zh-CN"/>
              </w:rPr>
            </w:rPrChange>
          </w:rPr>
          <w:t>e</w:t>
        </w:r>
      </w:ins>
      <w:ins w:id="3456" w:author="Janusio" w:date="2018-03-05T13:34:58Z">
        <w:r>
          <w:rPr>
            <w:rFonts w:hint="eastAsia" w:ascii="Times New Roman" w:hAnsi="Times New Roman"/>
            <w:i w:val="0"/>
            <w:iCs w:val="0"/>
            <w:sz w:val="24"/>
            <w:szCs w:val="24"/>
            <w:lang w:val="en-US" w:eastAsia="zh-CN"/>
          </w:rPr>
          <w:t>；</w:t>
        </w:r>
      </w:ins>
    </w:p>
    <w:p>
      <w:pPr>
        <w:pStyle w:val="24"/>
        <w:spacing w:line="360" w:lineRule="auto"/>
        <w:ind w:firstLine="420" w:firstLineChars="0"/>
        <w:rPr>
          <w:ins w:id="3457" w:author="Janusio" w:date="2018-03-05T13:35:38Z"/>
          <w:rFonts w:hint="eastAsia" w:ascii="Times New Roman" w:hAnsi="Times New Roman"/>
          <w:i w:val="0"/>
          <w:iCs w:val="0"/>
          <w:sz w:val="24"/>
          <w:szCs w:val="24"/>
          <w:lang w:val="en-US" w:eastAsia="zh-CN"/>
        </w:rPr>
      </w:pPr>
      <w:ins w:id="3458" w:author="Janusio" w:date="2018-03-05T13:31:13Z">
        <w:r>
          <w:rPr>
            <w:rFonts w:hint="eastAsia" w:ascii="Times New Roman" w:hAnsi="Times New Roman"/>
            <w:i w:val="0"/>
            <w:iCs w:val="0"/>
            <w:sz w:val="24"/>
            <w:szCs w:val="24"/>
            <w:lang w:val="en-US" w:eastAsia="zh-CN"/>
            <w:rPrChange w:id="3459" w:author="Janusio" w:date="2018-03-05T13:31:22Z">
              <w:rPr>
                <w:rFonts w:hint="eastAsia" w:ascii="Times New Roman" w:hAnsi="Times New Roman"/>
                <w:i/>
                <w:iCs/>
                <w:sz w:val="24"/>
                <w:szCs w:val="24"/>
                <w:lang w:val="en-US" w:eastAsia="zh-CN"/>
              </w:rPr>
            </w:rPrChange>
          </w:rPr>
          <w:t>Receive</w:t>
        </w:r>
      </w:ins>
      <w:ins w:id="3460" w:author="Janusio" w:date="2018-03-05T13:35:13Z">
        <w:r>
          <w:rPr>
            <w:rFonts w:hint="eastAsia" w:ascii="Times New Roman" w:hAnsi="Times New Roman"/>
            <w:i w:val="0"/>
            <w:iCs w:val="0"/>
            <w:sz w:val="24"/>
            <w:szCs w:val="24"/>
            <w:lang w:val="en-US" w:eastAsia="zh-CN"/>
          </w:rPr>
          <w:t xml:space="preserve"> </w:t>
        </w:r>
      </w:ins>
      <w:ins w:id="3461" w:author="Janusio" w:date="2018-03-05T13:35:12Z">
        <w:r>
          <w:rPr>
            <w:rFonts w:hint="eastAsia" w:ascii="Times New Roman" w:hAnsi="Times New Roman"/>
            <w:i/>
            <w:iCs/>
            <w:sz w:val="24"/>
            <w:szCs w:val="24"/>
            <w:lang w:val="en-US" w:eastAsia="zh-CN"/>
            <w:rPrChange w:id="3462" w:author="Janusio" w:date="2018-03-05T13:35:14Z">
              <w:rPr>
                <w:rFonts w:hint="eastAsia" w:ascii="Times New Roman" w:hAnsi="Times New Roman"/>
                <w:i w:val="0"/>
                <w:iCs w:val="0"/>
                <w:sz w:val="24"/>
                <w:szCs w:val="24"/>
                <w:lang w:val="en-US" w:eastAsia="zh-CN"/>
              </w:rPr>
            </w:rPrChange>
          </w:rPr>
          <w:t>e</w:t>
        </w:r>
      </w:ins>
      <w:ins w:id="3463" w:author="Janusio" w:date="2018-03-05T13:31:13Z">
        <w:r>
          <w:rPr>
            <w:rFonts w:hint="eastAsia" w:ascii="Times New Roman" w:hAnsi="Times New Roman"/>
            <w:i w:val="0"/>
            <w:iCs w:val="0"/>
            <w:sz w:val="24"/>
            <w:szCs w:val="24"/>
            <w:lang w:val="en-US" w:eastAsia="zh-CN"/>
            <w:rPrChange w:id="3464" w:author="Janusio" w:date="2018-03-05T13:31:22Z">
              <w:rPr>
                <w:rFonts w:hint="eastAsia" w:ascii="Times New Roman" w:hAnsi="Times New Roman"/>
                <w:i/>
                <w:iCs/>
                <w:sz w:val="24"/>
                <w:szCs w:val="24"/>
                <w:lang w:val="en-US" w:eastAsia="zh-CN"/>
              </w:rPr>
            </w:rPrChange>
          </w:rPr>
          <w:t xml:space="preserve"> </w:t>
        </w:r>
      </w:ins>
      <w:ins w:id="3465" w:author="Janusio" w:date="2018-03-05T13:35:18Z">
        <w:r>
          <w:rPr>
            <w:rFonts w:hint="eastAsia" w:ascii="Times New Roman" w:hAnsi="Times New Roman"/>
            <w:i w:val="0"/>
            <w:iCs w:val="0"/>
            <w:sz w:val="24"/>
            <w:szCs w:val="24"/>
            <w:lang w:val="en-US" w:eastAsia="zh-CN"/>
          </w:rPr>
          <w:t>:</w:t>
        </w:r>
      </w:ins>
      <w:ins w:id="3466" w:author="Janusio" w:date="2018-03-05T13:35:20Z">
        <w:r>
          <w:rPr>
            <w:rFonts w:hint="eastAsia" w:ascii="Times New Roman" w:hAnsi="Times New Roman"/>
            <w:i w:val="0"/>
            <w:iCs w:val="0"/>
            <w:sz w:val="24"/>
            <w:szCs w:val="24"/>
            <w:lang w:val="en-US" w:eastAsia="zh-CN"/>
          </w:rPr>
          <w:t xml:space="preserve"> </w:t>
        </w:r>
      </w:ins>
      <w:ins w:id="3467" w:author="Janusio" w:date="2018-03-05T13:35:24Z">
        <w:r>
          <w:rPr>
            <w:rFonts w:hint="eastAsia" w:ascii="Times New Roman" w:hAnsi="Times New Roman"/>
            <w:i w:val="0"/>
            <w:iCs w:val="0"/>
            <w:sz w:val="24"/>
            <w:szCs w:val="24"/>
            <w:lang w:val="en-US" w:eastAsia="zh-CN"/>
          </w:rPr>
          <w:t>收到</w:t>
        </w:r>
      </w:ins>
      <w:ins w:id="3468" w:author="Janusio" w:date="2018-03-05T13:35:25Z">
        <w:r>
          <w:rPr>
            <w:rFonts w:hint="eastAsia" w:ascii="Times New Roman" w:hAnsi="Times New Roman"/>
            <w:i w:val="0"/>
            <w:iCs w:val="0"/>
            <w:sz w:val="24"/>
            <w:szCs w:val="24"/>
            <w:lang w:val="en-US" w:eastAsia="zh-CN"/>
          </w:rPr>
          <w:t>信息</w:t>
        </w:r>
      </w:ins>
      <w:ins w:id="3469" w:author="Janusio" w:date="2018-03-05T13:35:26Z">
        <w:r>
          <w:rPr>
            <w:rFonts w:hint="eastAsia" w:ascii="Times New Roman" w:hAnsi="Times New Roman"/>
            <w:i/>
            <w:iCs/>
            <w:sz w:val="24"/>
            <w:szCs w:val="24"/>
            <w:lang w:val="en-US" w:eastAsia="zh-CN"/>
            <w:rPrChange w:id="3470" w:author="Janusio" w:date="2018-03-05T13:35:28Z">
              <w:rPr>
                <w:rFonts w:hint="eastAsia" w:ascii="Times New Roman" w:hAnsi="Times New Roman"/>
                <w:i w:val="0"/>
                <w:iCs w:val="0"/>
                <w:sz w:val="24"/>
                <w:szCs w:val="24"/>
                <w:lang w:val="en-US" w:eastAsia="zh-CN"/>
              </w:rPr>
            </w:rPrChange>
          </w:rPr>
          <w:t>e</w:t>
        </w:r>
      </w:ins>
      <w:ins w:id="3471" w:author="Janusio" w:date="2018-03-05T13:35:30Z">
        <w:r>
          <w:rPr>
            <w:rFonts w:hint="eastAsia" w:ascii="Times New Roman" w:hAnsi="Times New Roman"/>
            <w:i w:val="0"/>
            <w:iCs w:val="0"/>
            <w:sz w:val="24"/>
            <w:szCs w:val="24"/>
            <w:lang w:val="en-US" w:eastAsia="zh-CN"/>
          </w:rPr>
          <w:t>；</w:t>
        </w:r>
      </w:ins>
    </w:p>
    <w:p>
      <w:pPr>
        <w:spacing w:line="360" w:lineRule="auto"/>
        <w:ind w:firstLine="0" w:firstLineChars="0"/>
        <w:rPr>
          <w:ins w:id="3473" w:author="Janusio" w:date="2018-03-08T00:46:37Z"/>
          <w:rFonts w:hint="eastAsia"/>
          <w:i/>
          <w:iCs/>
          <w:sz w:val="24"/>
          <w:szCs w:val="24"/>
          <w:lang w:val="en-US" w:eastAsia="zh-CN"/>
        </w:rPr>
        <w:pPrChange w:id="3472" w:author="Janusio" w:date="2018-03-08T00:46:27Z">
          <w:pPr>
            <w:pStyle w:val="24"/>
            <w:spacing w:line="360" w:lineRule="auto"/>
            <w:ind w:firstLine="0" w:firstLineChars="0"/>
          </w:pPr>
        </w:pPrChange>
      </w:pPr>
      <w:ins w:id="3474" w:author="Janusio" w:date="2018-03-05T13:31:13Z">
        <w:r>
          <w:rPr>
            <w:rFonts w:hint="eastAsia" w:ascii="Times New Roman" w:hAnsi="Times New Roman"/>
            <w:i w:val="0"/>
            <w:iCs w:val="0"/>
            <w:sz w:val="24"/>
            <w:szCs w:val="24"/>
            <w:lang w:val="en-US" w:eastAsia="zh-CN"/>
            <w:rPrChange w:id="3475" w:author="Janusio" w:date="2018-03-05T13:31:22Z">
              <w:rPr>
                <w:rFonts w:hint="eastAsia" w:ascii="Times New Roman" w:hAnsi="Times New Roman"/>
                <w:i/>
                <w:iCs/>
                <w:sz w:val="24"/>
                <w:szCs w:val="24"/>
                <w:lang w:val="en-US" w:eastAsia="zh-CN"/>
              </w:rPr>
            </w:rPrChange>
          </w:rPr>
          <w:t xml:space="preserve">sign </w:t>
        </w:r>
      </w:ins>
      <w:ins w:id="3476" w:author="Janusio" w:date="2018-03-05T13:31:13Z">
        <w:r>
          <w:rPr>
            <w:rFonts w:hint="eastAsia" w:ascii="Times New Roman" w:hAnsi="Times New Roman"/>
            <w:i/>
            <w:iCs/>
            <w:sz w:val="24"/>
            <w:szCs w:val="24"/>
            <w:lang w:val="en-US" w:eastAsia="zh-CN"/>
          </w:rPr>
          <w:t>e</w:t>
        </w:r>
      </w:ins>
      <w:ins w:id="3477" w:author="Janusio" w:date="2018-03-05T13:35:54Z">
        <w:r>
          <w:rPr>
            <w:rFonts w:hint="eastAsia" w:ascii="Times New Roman" w:hAnsi="Times New Roman"/>
            <w:i/>
            <w:iCs/>
            <w:sz w:val="24"/>
            <w:szCs w:val="24"/>
            <w:lang w:val="en-US" w:eastAsia="zh-CN"/>
            <w:rPrChange w:id="3478" w:author="Janusio" w:date="2018-03-05T13:35:58Z">
              <w:rPr>
                <w:rFonts w:hint="eastAsia" w:ascii="Times New Roman" w:hAnsi="Times New Roman"/>
                <w:i w:val="0"/>
                <w:iCs w:val="0"/>
                <w:sz w:val="24"/>
                <w:szCs w:val="24"/>
                <w:lang w:val="en-US" w:eastAsia="zh-CN"/>
              </w:rPr>
            </w:rPrChange>
          </w:rPr>
          <w:t>,</w:t>
        </w:r>
      </w:ins>
      <w:ins w:id="3479" w:author="Janusio" w:date="2018-03-05T13:31:13Z">
        <w:r>
          <w:rPr>
            <w:rFonts w:hint="eastAsia" w:ascii="Times New Roman" w:hAnsi="Times New Roman"/>
            <w:i/>
            <w:iCs/>
            <w:sz w:val="24"/>
            <w:szCs w:val="24"/>
            <w:lang w:val="en-US" w:eastAsia="zh-CN"/>
          </w:rPr>
          <w:t>K</w:t>
        </w:r>
      </w:ins>
      <w:ins w:id="3480" w:author="Janusio" w:date="2018-03-05T13:31:13Z">
        <w:r>
          <w:rPr>
            <w:rFonts w:hint="eastAsia" w:ascii="Times New Roman" w:hAnsi="Times New Roman"/>
            <w:i w:val="0"/>
            <w:iCs w:val="0"/>
            <w:sz w:val="24"/>
            <w:szCs w:val="24"/>
            <w:lang w:val="en-US" w:eastAsia="zh-CN"/>
            <w:rPrChange w:id="3481" w:author="Janusio" w:date="2018-03-05T13:31:22Z">
              <w:rPr>
                <w:rFonts w:hint="eastAsia" w:ascii="Times New Roman" w:hAnsi="Times New Roman"/>
                <w:i/>
                <w:iCs/>
                <w:sz w:val="24"/>
                <w:szCs w:val="24"/>
                <w:lang w:val="en-US" w:eastAsia="zh-CN"/>
              </w:rPr>
            </w:rPrChange>
          </w:rPr>
          <w:t xml:space="preserve"> </w:t>
        </w:r>
      </w:ins>
      <w:ins w:id="3482" w:author="Janusio" w:date="2018-03-05T13:36:01Z">
        <w:r>
          <w:rPr>
            <w:rFonts w:hint="eastAsia" w:ascii="Times New Roman" w:hAnsi="Times New Roman"/>
            <w:i w:val="0"/>
            <w:iCs w:val="0"/>
            <w:sz w:val="24"/>
            <w:szCs w:val="24"/>
            <w:lang w:val="en-US" w:eastAsia="zh-CN"/>
          </w:rPr>
          <w:t>:</w:t>
        </w:r>
      </w:ins>
      <w:ins w:id="3483" w:author="Janusio" w:date="2018-03-05T13:36:02Z">
        <w:r>
          <w:rPr>
            <w:rFonts w:hint="eastAsia" w:ascii="Times New Roman" w:hAnsi="Times New Roman"/>
            <w:i w:val="0"/>
            <w:iCs w:val="0"/>
            <w:sz w:val="24"/>
            <w:szCs w:val="24"/>
            <w:lang w:val="en-US" w:eastAsia="zh-CN"/>
          </w:rPr>
          <w:t xml:space="preserve"> </w:t>
        </w:r>
      </w:ins>
      <w:ins w:id="3484" w:author="Janusio" w:date="2018-03-05T13:36:06Z">
        <w:r>
          <w:rPr>
            <w:rFonts w:hint="eastAsia" w:ascii="Times New Roman" w:hAnsi="Times New Roman"/>
            <w:i w:val="0"/>
            <w:iCs w:val="0"/>
            <w:sz w:val="24"/>
            <w:szCs w:val="24"/>
            <w:lang w:val="en-US" w:eastAsia="zh-CN"/>
          </w:rPr>
          <w:t>用</w:t>
        </w:r>
      </w:ins>
      <w:ins w:id="3485" w:author="Janusio" w:date="2018-03-05T13:36:09Z">
        <w:r>
          <w:rPr>
            <w:rFonts w:hint="eastAsia" w:ascii="Times New Roman" w:hAnsi="Times New Roman"/>
            <w:i w:val="0"/>
            <w:iCs w:val="0"/>
            <w:sz w:val="24"/>
            <w:szCs w:val="24"/>
            <w:lang w:val="en-US" w:eastAsia="zh-CN"/>
          </w:rPr>
          <w:t>私钥</w:t>
        </w:r>
      </w:ins>
      <w:ins w:id="3486" w:author="Janusio" w:date="2018-03-05T13:36:12Z">
        <w:r>
          <w:rPr>
            <w:rFonts w:hint="eastAsia" w:ascii="Times New Roman" w:hAnsi="Times New Roman"/>
            <w:i/>
            <w:iCs/>
            <w:sz w:val="24"/>
            <w:szCs w:val="24"/>
            <w:lang w:val="en-US" w:eastAsia="zh-CN"/>
            <w:rPrChange w:id="3487" w:author="Janusio" w:date="2018-03-05T13:36:13Z">
              <w:rPr>
                <w:rFonts w:hint="eastAsia" w:ascii="Times New Roman" w:hAnsi="Times New Roman"/>
                <w:i w:val="0"/>
                <w:iCs w:val="0"/>
                <w:sz w:val="24"/>
                <w:szCs w:val="24"/>
                <w:lang w:val="en-US" w:eastAsia="zh-CN"/>
              </w:rPr>
            </w:rPrChange>
          </w:rPr>
          <w:t>K</w:t>
        </w:r>
      </w:ins>
      <w:ins w:id="3488" w:author="Janusio" w:date="2018-03-05T13:36:22Z">
        <w:r>
          <w:rPr>
            <w:rFonts w:hint="eastAsia" w:ascii="Times New Roman" w:hAnsi="Times New Roman"/>
            <w:i w:val="0"/>
            <w:iCs w:val="0"/>
            <w:sz w:val="24"/>
            <w:szCs w:val="24"/>
            <w:lang w:val="en-US" w:eastAsia="zh-CN"/>
          </w:rPr>
          <w:t>签名</w:t>
        </w:r>
      </w:ins>
      <w:ins w:id="3489" w:author="Janusio" w:date="2018-03-05T13:36:24Z">
        <w:r>
          <w:rPr>
            <w:rFonts w:hint="eastAsia" w:ascii="Times New Roman" w:hAnsi="Times New Roman"/>
            <w:i/>
            <w:iCs/>
            <w:sz w:val="24"/>
            <w:szCs w:val="24"/>
            <w:lang w:val="en-US" w:eastAsia="zh-CN"/>
            <w:rPrChange w:id="3490" w:author="Janusio" w:date="2018-03-05T13:36:25Z">
              <w:rPr>
                <w:rFonts w:hint="eastAsia" w:ascii="Times New Roman" w:hAnsi="Times New Roman"/>
                <w:i w:val="0"/>
                <w:iCs w:val="0"/>
                <w:sz w:val="24"/>
                <w:szCs w:val="24"/>
                <w:lang w:val="en-US" w:eastAsia="zh-CN"/>
              </w:rPr>
            </w:rPrChange>
          </w:rPr>
          <w:t>e</w:t>
        </w:r>
      </w:ins>
      <w:ins w:id="3491" w:author="Janusio" w:date="2018-03-08T00:46:26Z">
        <w:r>
          <w:rPr>
            <w:rFonts w:hint="eastAsia"/>
            <w:i/>
            <w:iCs/>
            <w:sz w:val="24"/>
            <w:szCs w:val="24"/>
            <w:lang w:val="en-US" w:eastAsia="zh-CN"/>
          </w:rPr>
          <w:t>。</w:t>
        </w:r>
      </w:ins>
    </w:p>
    <w:p>
      <w:pPr>
        <w:pStyle w:val="3"/>
        <w:numPr>
          <w:ins w:id="3493" w:author="Janusio" w:date="2018-03-08T00:46:44Z"/>
        </w:numPr>
        <w:spacing w:line="360" w:lineRule="auto"/>
        <w:ind w:firstLine="0" w:firstLineChars="0"/>
        <w:rPr>
          <w:ins w:id="3494" w:author="Janusio" w:date="2018-03-08T00:46:28Z"/>
          <w:rFonts w:hint="default"/>
          <w:i w:val="0"/>
          <w:iCs w:val="0"/>
          <w:sz w:val="24"/>
          <w:szCs w:val="24"/>
          <w:lang w:val="en-US" w:eastAsia="zh-CN"/>
          <w:rPrChange w:id="3495" w:author="Janusio" w:date="2018-03-08T00:46:42Z">
            <w:rPr>
              <w:ins w:id="3496" w:author="Janusio" w:date="2018-03-08T00:46:28Z"/>
              <w:rFonts w:hint="eastAsia"/>
              <w:i/>
              <w:iCs/>
              <w:sz w:val="24"/>
              <w:szCs w:val="24"/>
              <w:lang w:val="en-US" w:eastAsia="zh-CN"/>
            </w:rPr>
          </w:rPrChange>
        </w:rPr>
        <w:pPrChange w:id="3492" w:author="Janusio" w:date="2018-03-08T00:46:44Z">
          <w:pPr>
            <w:pStyle w:val="24"/>
            <w:spacing w:line="360" w:lineRule="auto"/>
            <w:ind w:firstLine="0" w:firstLineChars="0"/>
          </w:pPr>
        </w:pPrChange>
      </w:pPr>
      <w:ins w:id="3497" w:author="Janusio" w:date="2018-03-08T00:46:34Z">
        <w:r>
          <w:rPr>
            <w:rFonts w:hint="default"/>
            <w:i w:val="0"/>
            <w:iCs w:val="0"/>
            <w:sz w:val="24"/>
            <w:szCs w:val="24"/>
            <w:lang w:val="en-US" w:eastAsia="zh-CN"/>
            <w:rPrChange w:id="3498" w:author="Janusio" w:date="2018-03-08T00:46:42Z">
              <w:rPr>
                <w:rFonts w:hint="eastAsia"/>
                <w:i/>
                <w:iCs/>
                <w:sz w:val="24"/>
                <w:szCs w:val="24"/>
                <w:lang w:val="en-US" w:eastAsia="zh-CN"/>
              </w:rPr>
            </w:rPrChange>
          </w:rPr>
          <w:t>本章小结</w:t>
        </w:r>
      </w:ins>
    </w:p>
    <w:p>
      <w:pPr>
        <w:spacing w:line="360" w:lineRule="auto"/>
        <w:ind w:firstLine="0" w:firstLineChars="0"/>
        <w:rPr>
          <w:del w:id="3500" w:author="Janusio" w:date="2018-03-08T00:44:51Z"/>
          <w:rFonts w:hint="eastAsia"/>
        </w:rPr>
        <w:pPrChange w:id="3499" w:author="Janusio" w:date="2018-03-08T00:46:27Z">
          <w:pPr>
            <w:pStyle w:val="24"/>
            <w:spacing w:line="360" w:lineRule="auto"/>
            <w:ind w:firstLine="0" w:firstLineChars="0"/>
          </w:pPr>
        </w:pPrChange>
      </w:pPr>
      <w:del w:id="3501" w:author="Janusio" w:date="2018-03-08T00:44:51Z">
        <w:r>
          <w:rPr>
            <w:rFonts w:hint="eastAsia"/>
          </w:rPr>
          <w:delText>2.1.</w:delText>
        </w:r>
      </w:del>
      <w:del w:id="3502" w:author="Janusio" w:date="2018-03-08T00:44:51Z">
        <w:r>
          <w:rPr>
            <w:rFonts w:hint="eastAsia"/>
            <w:lang w:val="en-US" w:eastAsia="zh-CN"/>
          </w:rPr>
          <w:delText>4</w:delText>
        </w:r>
      </w:del>
      <w:del w:id="3503" w:author="Janusio" w:date="2018-03-08T00:44:51Z">
        <w:r>
          <w:rPr>
            <w:rFonts w:hint="eastAsia"/>
          </w:rPr>
          <w:delText xml:space="preserve"> </w:delText>
        </w:r>
      </w:del>
      <w:del w:id="3504" w:author="Janusio" w:date="2018-03-08T00:44:51Z">
        <w:r>
          <w:rPr>
            <w:rFonts w:hint="eastAsia"/>
            <w:lang w:val="en-US" w:eastAsia="zh-CN"/>
          </w:rPr>
          <w:delText>本章小结</w:delText>
        </w:r>
      </w:del>
    </w:p>
    <w:p>
      <w:pPr>
        <w:spacing w:line="360" w:lineRule="auto"/>
        <w:ind w:firstLine="420" w:firstLineChars="0"/>
        <w:rPr>
          <w:ins w:id="3506" w:author="Janusio" w:date="2018-03-08T02:12:44Z"/>
          <w:rFonts w:hint="eastAsia"/>
          <w:lang w:val="en-US" w:eastAsia="zh-CN"/>
        </w:rPr>
        <w:pPrChange w:id="3505" w:author="Janusio" w:date="2018-03-08T02:12:57Z">
          <w:pPr>
            <w:pStyle w:val="24"/>
            <w:spacing w:line="360" w:lineRule="auto"/>
            <w:ind w:firstLine="420" w:firstLineChars="0"/>
          </w:pPr>
        </w:pPrChange>
      </w:pPr>
      <w:ins w:id="3507" w:author="Janusio" w:date="2018-03-05T00:03:23Z">
        <w:r>
          <w:rPr>
            <w:rFonts w:hint="eastAsia"/>
            <w:lang w:val="en-US" w:eastAsia="zh-CN"/>
          </w:rPr>
          <w:t>本章</w:t>
        </w:r>
      </w:ins>
      <w:ins w:id="3508" w:author="Janusio" w:date="2018-03-05T00:03:26Z">
        <w:r>
          <w:rPr>
            <w:rFonts w:hint="eastAsia"/>
            <w:lang w:val="en-US" w:eastAsia="zh-CN"/>
          </w:rPr>
          <w:t>主要</w:t>
        </w:r>
      </w:ins>
      <w:ins w:id="3509" w:author="Janusio" w:date="2018-03-05T00:03:27Z">
        <w:r>
          <w:rPr>
            <w:rFonts w:hint="eastAsia"/>
            <w:lang w:val="en-US" w:eastAsia="zh-CN"/>
          </w:rPr>
          <w:t>介绍了</w:t>
        </w:r>
      </w:ins>
      <w:ins w:id="3510" w:author="Janusio" w:date="2018-03-05T00:03:31Z">
        <w:r>
          <w:rPr>
            <w:rFonts w:hint="eastAsia"/>
            <w:lang w:val="en-US" w:eastAsia="zh-CN"/>
          </w:rPr>
          <w:t>虚拟化技术</w:t>
        </w:r>
      </w:ins>
      <w:ins w:id="3511" w:author="Janusio" w:date="2018-03-05T00:03:34Z">
        <w:r>
          <w:rPr>
            <w:rFonts w:hint="eastAsia"/>
            <w:lang w:val="en-US" w:eastAsia="zh-CN"/>
          </w:rPr>
          <w:t>以及</w:t>
        </w:r>
      </w:ins>
      <w:ins w:id="3512" w:author="Janusio" w:date="2018-03-05T00:03:35Z">
        <w:r>
          <w:rPr>
            <w:rFonts w:hint="eastAsia"/>
            <w:lang w:val="en-US" w:eastAsia="zh-CN"/>
          </w:rPr>
          <w:t>虚拟化</w:t>
        </w:r>
      </w:ins>
      <w:ins w:id="3513" w:author="Janusio" w:date="2018-03-05T00:03:36Z">
        <w:r>
          <w:rPr>
            <w:rFonts w:hint="eastAsia"/>
            <w:lang w:val="en-US" w:eastAsia="zh-CN"/>
          </w:rPr>
          <w:t>技术</w:t>
        </w:r>
      </w:ins>
      <w:ins w:id="3514" w:author="Janusio" w:date="2018-03-05T00:03:37Z">
        <w:r>
          <w:rPr>
            <w:rFonts w:hint="eastAsia"/>
            <w:lang w:val="en-US" w:eastAsia="zh-CN"/>
          </w:rPr>
          <w:t>的</w:t>
        </w:r>
      </w:ins>
      <w:ins w:id="3515" w:author="Janusio" w:date="2018-03-05T00:03:42Z">
        <w:r>
          <w:rPr>
            <w:rFonts w:hint="eastAsia"/>
            <w:lang w:val="en-US" w:eastAsia="zh-CN"/>
          </w:rPr>
          <w:t>分类</w:t>
        </w:r>
      </w:ins>
      <w:ins w:id="3516" w:author="Janusio" w:date="2018-03-05T00:03:44Z">
        <w:r>
          <w:rPr>
            <w:rFonts w:hint="eastAsia"/>
            <w:lang w:val="en-US" w:eastAsia="zh-CN"/>
          </w:rPr>
          <w:t>、</w:t>
        </w:r>
      </w:ins>
      <w:ins w:id="3517" w:author="Janusio" w:date="2018-03-05T00:03:47Z">
        <w:r>
          <w:rPr>
            <w:rFonts w:hint="eastAsia"/>
            <w:lang w:val="en-US" w:eastAsia="zh-CN"/>
          </w:rPr>
          <w:t>VMM</w:t>
        </w:r>
      </w:ins>
      <w:ins w:id="3518" w:author="Janusio" w:date="2018-03-05T00:03:48Z">
        <w:r>
          <w:rPr>
            <w:rFonts w:hint="eastAsia"/>
            <w:lang w:val="en-US" w:eastAsia="zh-CN"/>
          </w:rPr>
          <w:t>等</w:t>
        </w:r>
      </w:ins>
      <w:ins w:id="3519" w:author="Janusio" w:date="2018-03-05T00:03:49Z">
        <w:r>
          <w:rPr>
            <w:rFonts w:hint="eastAsia"/>
            <w:lang w:val="en-US" w:eastAsia="zh-CN"/>
          </w:rPr>
          <w:t>，</w:t>
        </w:r>
      </w:ins>
      <w:ins w:id="3520" w:author="Janusio" w:date="2018-03-05T00:03:51Z">
        <w:r>
          <w:rPr>
            <w:rFonts w:hint="eastAsia"/>
            <w:lang w:val="en-US" w:eastAsia="zh-CN"/>
          </w:rPr>
          <w:t>以及</w:t>
        </w:r>
      </w:ins>
      <w:ins w:id="3521" w:author="Janusio" w:date="2018-03-05T00:03:54Z">
        <w:r>
          <w:rPr>
            <w:rFonts w:hint="eastAsia"/>
            <w:lang w:val="en-US" w:eastAsia="zh-CN"/>
          </w:rPr>
          <w:t>可信</w:t>
        </w:r>
      </w:ins>
      <w:ins w:id="3522" w:author="Janusio" w:date="2018-03-05T00:04:09Z">
        <w:r>
          <w:rPr>
            <w:rFonts w:hint="eastAsia"/>
            <w:lang w:val="en-US" w:eastAsia="zh-CN"/>
          </w:rPr>
          <w:t>计算</w:t>
        </w:r>
      </w:ins>
      <w:ins w:id="3523" w:author="Janusio" w:date="2018-03-05T00:04:12Z">
        <w:r>
          <w:rPr>
            <w:rFonts w:hint="eastAsia"/>
            <w:lang w:val="en-US" w:eastAsia="zh-CN"/>
          </w:rPr>
          <w:t>、</w:t>
        </w:r>
      </w:ins>
      <w:ins w:id="3524" w:author="Janusio" w:date="2018-03-05T00:04:14Z">
        <w:r>
          <w:rPr>
            <w:rFonts w:hint="eastAsia"/>
            <w:lang w:val="en-US" w:eastAsia="zh-CN"/>
          </w:rPr>
          <w:t>可信</w:t>
        </w:r>
      </w:ins>
      <w:ins w:id="3525" w:author="Janusio" w:date="2018-03-05T00:04:16Z">
        <w:r>
          <w:rPr>
            <w:rFonts w:hint="eastAsia"/>
            <w:lang w:val="en-US" w:eastAsia="zh-CN"/>
          </w:rPr>
          <w:t>计算</w:t>
        </w:r>
      </w:ins>
      <w:ins w:id="3526" w:author="Janusio" w:date="2018-03-05T00:04:18Z">
        <w:r>
          <w:rPr>
            <w:rFonts w:hint="eastAsia"/>
            <w:lang w:val="en-US" w:eastAsia="zh-CN"/>
          </w:rPr>
          <w:t>虚拟化</w:t>
        </w:r>
      </w:ins>
      <w:ins w:id="3527" w:author="Janusio" w:date="2018-03-05T00:04:19Z">
        <w:r>
          <w:rPr>
            <w:rFonts w:hint="eastAsia"/>
            <w:lang w:val="en-US" w:eastAsia="zh-CN"/>
          </w:rPr>
          <w:t>技术</w:t>
        </w:r>
      </w:ins>
      <w:ins w:id="3528" w:author="Janusio" w:date="2018-03-05T00:04:22Z">
        <w:r>
          <w:rPr>
            <w:rFonts w:hint="eastAsia"/>
            <w:lang w:val="en-US" w:eastAsia="zh-CN"/>
          </w:rPr>
          <w:t>，</w:t>
        </w:r>
      </w:ins>
      <w:ins w:id="3529" w:author="Janusio" w:date="2018-03-05T00:04:26Z">
        <w:r>
          <w:rPr>
            <w:rFonts w:hint="eastAsia"/>
            <w:lang w:val="en-US" w:eastAsia="zh-CN"/>
          </w:rPr>
          <w:t>目前</w:t>
        </w:r>
      </w:ins>
      <w:ins w:id="3530" w:author="Janusio" w:date="2018-03-05T00:04:28Z">
        <w:r>
          <w:rPr>
            <w:rFonts w:hint="eastAsia"/>
            <w:lang w:val="en-US" w:eastAsia="zh-CN"/>
          </w:rPr>
          <w:t>针对</w:t>
        </w:r>
      </w:ins>
      <w:ins w:id="3531" w:author="Janusio" w:date="2018-03-05T00:04:30Z">
        <w:r>
          <w:rPr>
            <w:rFonts w:hint="eastAsia"/>
            <w:lang w:val="en-US" w:eastAsia="zh-CN"/>
          </w:rPr>
          <w:t>可信</w:t>
        </w:r>
      </w:ins>
      <w:ins w:id="3532" w:author="Janusio" w:date="2018-03-05T00:04:31Z">
        <w:r>
          <w:rPr>
            <w:rFonts w:hint="eastAsia"/>
            <w:lang w:val="en-US" w:eastAsia="zh-CN"/>
          </w:rPr>
          <w:t>计算的</w:t>
        </w:r>
      </w:ins>
      <w:ins w:id="3533" w:author="Janusio" w:date="2018-03-05T00:04:38Z">
        <w:r>
          <w:rPr>
            <w:rFonts w:hint="eastAsia"/>
            <w:lang w:val="en-US" w:eastAsia="zh-CN"/>
          </w:rPr>
          <w:t>两种</w:t>
        </w:r>
      </w:ins>
      <w:ins w:id="3534" w:author="Janusio" w:date="2018-03-05T00:04:33Z">
        <w:r>
          <w:rPr>
            <w:rFonts w:hint="eastAsia"/>
            <w:lang w:val="en-US" w:eastAsia="zh-CN"/>
          </w:rPr>
          <w:t>形式化</w:t>
        </w:r>
      </w:ins>
      <w:ins w:id="3535" w:author="Janusio" w:date="2018-03-05T00:04:43Z">
        <w:r>
          <w:rPr>
            <w:rFonts w:hint="eastAsia"/>
            <w:lang w:val="en-US" w:eastAsia="zh-CN"/>
          </w:rPr>
          <w:t>分析方法</w:t>
        </w:r>
      </w:ins>
      <w:del w:id="3536" w:author="Janusio" w:date="2018-03-05T00:03:18Z">
        <w:r>
          <w:rPr>
            <w:rFonts w:hint="eastAsia"/>
          </w:rPr>
          <w:delText>×××××××××××××××××××××××××××××××××××××××××××××××××××××××××××××××××××××××</w:delText>
        </w:r>
      </w:del>
      <w:ins w:id="3537" w:author="Janusio" w:date="2018-03-05T00:04:46Z">
        <w:r>
          <w:rPr>
            <w:rFonts w:hint="eastAsia"/>
            <w:lang w:eastAsia="zh-CN"/>
          </w:rPr>
          <w:t>——</w:t>
        </w:r>
      </w:ins>
      <w:ins w:id="3538" w:author="Janusio" w:date="2018-03-05T00:04:52Z">
        <w:r>
          <w:rPr>
            <w:rFonts w:hint="eastAsia"/>
            <w:lang w:val="en-US" w:eastAsia="zh-CN"/>
          </w:rPr>
          <w:t>无干扰</w:t>
        </w:r>
      </w:ins>
      <w:ins w:id="3539" w:author="Janusio" w:date="2018-03-05T00:04:54Z">
        <w:r>
          <w:rPr>
            <w:rFonts w:hint="eastAsia"/>
            <w:lang w:val="en-US" w:eastAsia="zh-CN"/>
          </w:rPr>
          <w:t>理论</w:t>
        </w:r>
      </w:ins>
      <w:ins w:id="3540" w:author="Janusio" w:date="2018-03-05T00:04:55Z">
        <w:r>
          <w:rPr>
            <w:rFonts w:hint="eastAsia"/>
            <w:lang w:val="en-US" w:eastAsia="zh-CN"/>
          </w:rPr>
          <w:t>和</w:t>
        </w:r>
      </w:ins>
      <w:ins w:id="3541" w:author="Janusio" w:date="2018-03-05T00:04:57Z">
        <w:r>
          <w:rPr>
            <w:rFonts w:hint="eastAsia"/>
            <w:lang w:val="en-US" w:eastAsia="zh-CN"/>
          </w:rPr>
          <w:t>扩展</w:t>
        </w:r>
      </w:ins>
      <w:ins w:id="3542" w:author="Janusio" w:date="2018-03-05T00:04:59Z">
        <w:r>
          <w:rPr>
            <w:rFonts w:hint="eastAsia"/>
            <w:lang w:val="en-US" w:eastAsia="zh-CN"/>
          </w:rPr>
          <w:t>安全</w:t>
        </w:r>
      </w:ins>
      <w:ins w:id="3543" w:author="Janusio" w:date="2018-03-05T00:05:01Z">
        <w:r>
          <w:rPr>
            <w:rFonts w:hint="eastAsia"/>
            <w:lang w:val="en-US" w:eastAsia="zh-CN"/>
          </w:rPr>
          <w:t>逻辑。</w:t>
        </w:r>
      </w:ins>
    </w:p>
    <w:p>
      <w:pPr>
        <w:spacing w:line="360" w:lineRule="auto"/>
        <w:ind w:firstLine="420" w:firstLineChars="0"/>
        <w:rPr>
          <w:ins w:id="3545" w:author="Janusio" w:date="2018-03-08T02:13:14Z"/>
          <w:rFonts w:hint="eastAsia"/>
        </w:rPr>
        <w:pPrChange w:id="3544" w:author="Janusio" w:date="2018-03-08T02:13:08Z">
          <w:pPr>
            <w:pStyle w:val="24"/>
            <w:spacing w:line="360" w:lineRule="auto"/>
            <w:ind w:firstLine="420" w:firstLineChars="0"/>
          </w:pPr>
        </w:pPrChange>
      </w:pPr>
    </w:p>
    <w:p>
      <w:pPr>
        <w:spacing w:line="360" w:lineRule="auto"/>
        <w:ind w:firstLine="420" w:firstLineChars="0"/>
        <w:rPr>
          <w:ins w:id="3547" w:author="Janusio" w:date="2018-03-08T02:13:14Z"/>
          <w:rFonts w:hint="eastAsia"/>
        </w:rPr>
        <w:pPrChange w:id="3546" w:author="Janusio" w:date="2018-03-08T02:13:08Z">
          <w:pPr>
            <w:pStyle w:val="24"/>
            <w:spacing w:line="360" w:lineRule="auto"/>
            <w:ind w:firstLine="420" w:firstLineChars="0"/>
          </w:pPr>
        </w:pPrChange>
      </w:pPr>
    </w:p>
    <w:p>
      <w:pPr>
        <w:spacing w:line="360" w:lineRule="auto"/>
        <w:ind w:firstLine="420" w:firstLineChars="0"/>
        <w:rPr>
          <w:ins w:id="3549" w:author="Janusio" w:date="2018-03-08T02:13:15Z"/>
          <w:rFonts w:hint="eastAsia"/>
        </w:rPr>
        <w:pPrChange w:id="3548" w:author="Janusio" w:date="2018-03-08T02:13:08Z">
          <w:pPr>
            <w:pStyle w:val="24"/>
            <w:spacing w:line="360" w:lineRule="auto"/>
            <w:ind w:firstLine="420" w:firstLineChars="0"/>
          </w:pPr>
        </w:pPrChange>
      </w:pPr>
    </w:p>
    <w:p>
      <w:pPr>
        <w:spacing w:line="360" w:lineRule="auto"/>
        <w:ind w:firstLine="420" w:firstLineChars="0"/>
        <w:rPr>
          <w:ins w:id="3551" w:author="Janusio" w:date="2018-03-08T02:13:15Z"/>
          <w:rFonts w:hint="eastAsia"/>
        </w:rPr>
        <w:pPrChange w:id="3550" w:author="Janusio" w:date="2018-03-08T02:13:08Z">
          <w:pPr>
            <w:pStyle w:val="24"/>
            <w:spacing w:line="360" w:lineRule="auto"/>
            <w:ind w:firstLine="420" w:firstLineChars="0"/>
          </w:pPr>
        </w:pPrChange>
      </w:pPr>
    </w:p>
    <w:p>
      <w:pPr>
        <w:spacing w:line="360" w:lineRule="auto"/>
        <w:ind w:firstLine="420" w:firstLineChars="0"/>
        <w:rPr>
          <w:ins w:id="3553" w:author="Janusio" w:date="2018-03-08T02:13:15Z"/>
          <w:rFonts w:hint="eastAsia"/>
        </w:rPr>
        <w:pPrChange w:id="3552" w:author="Janusio" w:date="2018-03-08T02:13:08Z">
          <w:pPr>
            <w:pStyle w:val="24"/>
            <w:spacing w:line="360" w:lineRule="auto"/>
            <w:ind w:firstLine="420" w:firstLineChars="0"/>
          </w:pPr>
        </w:pPrChange>
      </w:pPr>
    </w:p>
    <w:p>
      <w:pPr>
        <w:spacing w:line="360" w:lineRule="auto"/>
        <w:ind w:firstLine="420" w:firstLineChars="0"/>
        <w:rPr>
          <w:ins w:id="3555" w:author="Janusio" w:date="2018-03-08T02:13:16Z"/>
          <w:rFonts w:hint="eastAsia"/>
        </w:rPr>
        <w:pPrChange w:id="3554" w:author="Janusio" w:date="2018-03-08T02:13:08Z">
          <w:pPr>
            <w:pStyle w:val="24"/>
            <w:spacing w:line="360" w:lineRule="auto"/>
            <w:ind w:firstLine="420" w:firstLineChars="0"/>
          </w:pPr>
        </w:pPrChange>
      </w:pPr>
    </w:p>
    <w:p>
      <w:pPr>
        <w:spacing w:line="360" w:lineRule="auto"/>
        <w:ind w:firstLine="420" w:firstLineChars="0"/>
        <w:rPr>
          <w:ins w:id="3557" w:author="Janusio" w:date="2018-03-08T02:13:16Z"/>
          <w:rFonts w:hint="eastAsia"/>
        </w:rPr>
        <w:pPrChange w:id="3556" w:author="Janusio" w:date="2018-03-08T02:13:08Z">
          <w:pPr>
            <w:pStyle w:val="24"/>
            <w:spacing w:line="360" w:lineRule="auto"/>
            <w:ind w:firstLine="420" w:firstLineChars="0"/>
          </w:pPr>
        </w:pPrChange>
      </w:pPr>
    </w:p>
    <w:p>
      <w:pPr>
        <w:spacing w:line="360" w:lineRule="auto"/>
        <w:ind w:firstLine="420" w:firstLineChars="0"/>
        <w:rPr>
          <w:ins w:id="3559" w:author="Janusio" w:date="2018-03-08T02:13:16Z"/>
          <w:rFonts w:hint="eastAsia"/>
        </w:rPr>
        <w:pPrChange w:id="3558" w:author="Janusio" w:date="2018-03-08T02:13:08Z">
          <w:pPr>
            <w:pStyle w:val="24"/>
            <w:spacing w:line="360" w:lineRule="auto"/>
            <w:ind w:firstLine="420" w:firstLineChars="0"/>
          </w:pPr>
        </w:pPrChange>
      </w:pPr>
    </w:p>
    <w:p>
      <w:pPr>
        <w:spacing w:line="360" w:lineRule="auto"/>
        <w:ind w:firstLine="420" w:firstLineChars="0"/>
        <w:rPr>
          <w:ins w:id="3561" w:author="Janusio" w:date="2018-03-08T02:13:17Z"/>
          <w:rFonts w:hint="eastAsia"/>
        </w:rPr>
        <w:pPrChange w:id="3560" w:author="Janusio" w:date="2018-03-08T02:13:08Z">
          <w:pPr>
            <w:pStyle w:val="24"/>
            <w:spacing w:line="360" w:lineRule="auto"/>
            <w:ind w:firstLine="420" w:firstLineChars="0"/>
          </w:pPr>
        </w:pPrChange>
      </w:pPr>
    </w:p>
    <w:p>
      <w:pPr>
        <w:spacing w:line="360" w:lineRule="auto"/>
        <w:ind w:firstLine="420" w:firstLineChars="0"/>
        <w:rPr>
          <w:ins w:id="3563" w:author="Janusio" w:date="2018-03-08T02:13:17Z"/>
          <w:rFonts w:hint="eastAsia"/>
        </w:rPr>
        <w:pPrChange w:id="3562" w:author="Janusio" w:date="2018-03-08T02:13:08Z">
          <w:pPr>
            <w:pStyle w:val="24"/>
            <w:spacing w:line="360" w:lineRule="auto"/>
            <w:ind w:firstLine="420" w:firstLineChars="0"/>
          </w:pPr>
        </w:pPrChange>
      </w:pPr>
    </w:p>
    <w:p>
      <w:pPr>
        <w:spacing w:line="360" w:lineRule="auto"/>
        <w:ind w:firstLine="420" w:firstLineChars="0"/>
        <w:rPr>
          <w:ins w:id="3565" w:author="Janusio" w:date="2018-03-08T02:13:17Z"/>
          <w:rFonts w:hint="eastAsia"/>
        </w:rPr>
        <w:pPrChange w:id="3564" w:author="Janusio" w:date="2018-03-08T02:13:08Z">
          <w:pPr>
            <w:pStyle w:val="24"/>
            <w:spacing w:line="360" w:lineRule="auto"/>
            <w:ind w:firstLine="420" w:firstLineChars="0"/>
          </w:pPr>
        </w:pPrChange>
      </w:pPr>
    </w:p>
    <w:p>
      <w:pPr>
        <w:spacing w:line="360" w:lineRule="auto"/>
        <w:ind w:firstLine="420" w:firstLineChars="0"/>
        <w:rPr>
          <w:ins w:id="3567" w:author="Janusio" w:date="2018-03-08T02:13:17Z"/>
          <w:rFonts w:hint="eastAsia"/>
        </w:rPr>
        <w:pPrChange w:id="3566" w:author="Janusio" w:date="2018-03-08T02:13:08Z">
          <w:pPr>
            <w:pStyle w:val="24"/>
            <w:spacing w:line="360" w:lineRule="auto"/>
            <w:ind w:firstLine="420" w:firstLineChars="0"/>
          </w:pPr>
        </w:pPrChange>
      </w:pPr>
    </w:p>
    <w:p>
      <w:pPr>
        <w:spacing w:line="360" w:lineRule="auto"/>
        <w:ind w:firstLine="420" w:firstLineChars="0"/>
        <w:rPr>
          <w:ins w:id="3569" w:author="Janusio" w:date="2018-03-08T02:13:18Z"/>
          <w:rFonts w:hint="eastAsia"/>
        </w:rPr>
        <w:pPrChange w:id="3568" w:author="Janusio" w:date="2018-03-08T02:13:08Z">
          <w:pPr>
            <w:pStyle w:val="24"/>
            <w:spacing w:line="360" w:lineRule="auto"/>
            <w:ind w:firstLine="420" w:firstLineChars="0"/>
          </w:pPr>
        </w:pPrChange>
      </w:pPr>
    </w:p>
    <w:p>
      <w:pPr>
        <w:spacing w:line="360" w:lineRule="auto"/>
        <w:ind w:firstLine="420" w:firstLineChars="0"/>
        <w:rPr>
          <w:ins w:id="3571" w:author="Janusio" w:date="2018-03-08T02:13:18Z"/>
          <w:rFonts w:hint="eastAsia"/>
        </w:rPr>
        <w:pPrChange w:id="3570" w:author="Janusio" w:date="2018-03-08T02:13:08Z">
          <w:pPr>
            <w:pStyle w:val="24"/>
            <w:spacing w:line="360" w:lineRule="auto"/>
            <w:ind w:firstLine="420" w:firstLineChars="0"/>
          </w:pPr>
        </w:pPrChange>
      </w:pPr>
    </w:p>
    <w:p>
      <w:pPr>
        <w:spacing w:line="360" w:lineRule="auto"/>
        <w:ind w:firstLine="420" w:firstLineChars="0"/>
        <w:rPr>
          <w:ins w:id="3573" w:author="Janusio" w:date="2018-03-08T02:13:18Z"/>
          <w:rFonts w:hint="eastAsia"/>
        </w:rPr>
        <w:pPrChange w:id="3572" w:author="Janusio" w:date="2018-03-08T02:13:08Z">
          <w:pPr>
            <w:pStyle w:val="24"/>
            <w:spacing w:line="360" w:lineRule="auto"/>
            <w:ind w:firstLine="420" w:firstLineChars="0"/>
          </w:pPr>
        </w:pPrChange>
      </w:pPr>
    </w:p>
    <w:p>
      <w:pPr>
        <w:spacing w:line="360" w:lineRule="auto"/>
        <w:ind w:firstLine="420" w:firstLineChars="0"/>
        <w:rPr>
          <w:ins w:id="3575" w:author="Janusio" w:date="2018-03-08T02:13:18Z"/>
          <w:rFonts w:hint="eastAsia"/>
        </w:rPr>
        <w:pPrChange w:id="3574" w:author="Janusio" w:date="2018-03-08T02:13:08Z">
          <w:pPr>
            <w:pStyle w:val="24"/>
            <w:spacing w:line="360" w:lineRule="auto"/>
            <w:ind w:firstLine="420" w:firstLineChars="0"/>
          </w:pPr>
        </w:pPrChange>
      </w:pPr>
    </w:p>
    <w:p>
      <w:pPr>
        <w:spacing w:line="360" w:lineRule="auto"/>
        <w:ind w:firstLine="420" w:firstLineChars="0"/>
        <w:rPr>
          <w:ins w:id="3577" w:author="Janusio" w:date="2018-03-08T02:13:19Z"/>
          <w:rFonts w:hint="eastAsia"/>
        </w:rPr>
        <w:pPrChange w:id="3576" w:author="Janusio" w:date="2018-03-08T02:13:08Z">
          <w:pPr>
            <w:pStyle w:val="24"/>
            <w:spacing w:line="360" w:lineRule="auto"/>
            <w:ind w:firstLine="420" w:firstLineChars="0"/>
          </w:pPr>
        </w:pPrChange>
      </w:pPr>
    </w:p>
    <w:p>
      <w:pPr>
        <w:spacing w:line="360" w:lineRule="auto"/>
        <w:ind w:firstLine="420" w:firstLineChars="0"/>
        <w:rPr>
          <w:ins w:id="3579" w:author="Janusio" w:date="2018-03-08T23:20:51Z"/>
          <w:rFonts w:hint="eastAsia"/>
        </w:rPr>
        <w:pPrChange w:id="3578" w:author="Janusio" w:date="2018-03-08T02:13:08Z">
          <w:pPr>
            <w:pStyle w:val="24"/>
            <w:spacing w:line="360" w:lineRule="auto"/>
            <w:ind w:firstLine="420" w:firstLineChars="0"/>
          </w:pPr>
        </w:pPrChange>
      </w:pPr>
    </w:p>
    <w:p>
      <w:pPr>
        <w:spacing w:line="360" w:lineRule="auto"/>
        <w:ind w:firstLine="420" w:firstLineChars="0"/>
        <w:rPr>
          <w:ins w:id="3581" w:author="Janusio" w:date="2018-03-08T23:20:52Z"/>
          <w:rFonts w:hint="eastAsia"/>
        </w:rPr>
        <w:pPrChange w:id="3580" w:author="Janusio" w:date="2018-03-08T02:13:08Z">
          <w:pPr>
            <w:pStyle w:val="24"/>
            <w:spacing w:line="360" w:lineRule="auto"/>
            <w:ind w:firstLine="420" w:firstLineChars="0"/>
          </w:pPr>
        </w:pPrChange>
      </w:pPr>
    </w:p>
    <w:p>
      <w:pPr>
        <w:spacing w:line="360" w:lineRule="auto"/>
        <w:ind w:firstLine="420" w:firstLineChars="0"/>
        <w:rPr>
          <w:ins w:id="3583" w:author="Janusio" w:date="2018-03-08T23:20:52Z"/>
          <w:rFonts w:hint="eastAsia"/>
        </w:rPr>
        <w:pPrChange w:id="3582" w:author="Janusio" w:date="2018-03-08T02:13:08Z">
          <w:pPr>
            <w:pStyle w:val="24"/>
            <w:spacing w:line="360" w:lineRule="auto"/>
            <w:ind w:firstLine="420" w:firstLineChars="0"/>
          </w:pPr>
        </w:pPrChange>
      </w:pPr>
    </w:p>
    <w:p>
      <w:pPr>
        <w:spacing w:line="360" w:lineRule="auto"/>
        <w:ind w:firstLine="420" w:firstLineChars="0"/>
        <w:rPr>
          <w:rFonts w:hint="eastAsia"/>
        </w:rPr>
        <w:pPrChange w:id="3584" w:author="Janusio" w:date="2018-03-08T02:13:08Z">
          <w:pPr>
            <w:pStyle w:val="24"/>
            <w:spacing w:line="360" w:lineRule="auto"/>
            <w:ind w:firstLine="420" w:firstLineChars="0"/>
          </w:pPr>
        </w:pPrChange>
      </w:pPr>
      <w:del w:id="3585" w:author="Janusio" w:date="2018-03-05T00:04:45Z">
        <w:r>
          <w:rPr>
            <w:rFonts w:hint="eastAsia"/>
          </w:rPr>
          <w:delText>×</w:delText>
        </w:r>
      </w:del>
    </w:p>
    <w:p>
      <w:pPr>
        <w:pStyle w:val="2"/>
        <w:numPr>
          <w:ins w:id="3587" w:author="Janusio" w:date="2018-03-07T00:49:34Z"/>
        </w:numPr>
        <w:ind w:firstLine="0" w:firstLineChars="0"/>
        <w:rPr>
          <w:rFonts w:hint="eastAsia" w:ascii="Times New Roman" w:hAnsi="Times New Roman" w:eastAsia="仿宋_GB2312"/>
          <w:b/>
          <w:sz w:val="30"/>
          <w:szCs w:val="30"/>
        </w:rPr>
        <w:pPrChange w:id="3586" w:author="Janusio" w:date="2018-03-07T00:49:34Z">
          <w:pPr>
            <w:pStyle w:val="24"/>
            <w:ind w:firstLine="0" w:firstLineChars="0"/>
          </w:pPr>
        </w:pPrChange>
      </w:pPr>
      <w:del w:id="3588" w:author="Janusio" w:date="2018-03-07T00:49:44Z">
        <w:r>
          <w:rPr>
            <w:rFonts w:hint="eastAsia" w:ascii="Times New Roman" w:hAnsi="Times New Roman" w:eastAsia="仿宋_GB2312"/>
            <w:b/>
            <w:sz w:val="30"/>
            <w:szCs w:val="30"/>
            <w:lang w:val="en-US" w:eastAsia="zh-CN"/>
          </w:rPr>
          <w:delText>3</w:delText>
        </w:r>
      </w:del>
      <w:del w:id="3589" w:author="Janusio" w:date="2018-03-07T00:49:44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具有瀑布特征的可信虚拟平台TVP-QT</w:t>
      </w:r>
    </w:p>
    <w:p>
      <w:pPr>
        <w:pStyle w:val="3"/>
        <w:numPr>
          <w:ins w:id="3591" w:author="Janusio" w:date="2018-03-07T00:49:55Z"/>
        </w:numPr>
        <w:ind w:firstLine="0" w:firstLineChars="0"/>
        <w:rPr>
          <w:rFonts w:hint="eastAsia" w:ascii="Times New Roman" w:hAnsi="Times New Roman" w:eastAsia="黑体"/>
          <w:b/>
          <w:sz w:val="28"/>
          <w:szCs w:val="28"/>
          <w:lang w:val="en-US" w:eastAsia="zh-CN"/>
        </w:rPr>
        <w:pPrChange w:id="3590" w:author="Janusio" w:date="2018-03-07T00:49:55Z">
          <w:pPr>
            <w:pStyle w:val="24"/>
            <w:ind w:firstLine="0" w:firstLineChars="0"/>
          </w:pPr>
        </w:pPrChange>
      </w:pPr>
      <w:del w:id="3592" w:author="Janusio" w:date="2018-03-07T00:50:00Z">
        <w:r>
          <w:rPr>
            <w:rFonts w:hint="eastAsia" w:ascii="Times New Roman" w:hAnsi="Times New Roman" w:eastAsia="仿宋_GB2312"/>
            <w:b/>
            <w:sz w:val="28"/>
            <w:szCs w:val="28"/>
            <w:lang w:val="en-US" w:eastAsia="zh-CN"/>
          </w:rPr>
          <w:delText>3</w:delText>
        </w:r>
      </w:del>
      <w:del w:id="3593" w:author="Janusio" w:date="2018-03-07T00:50:00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TVP-QT系</w:t>
      </w:r>
      <w:r>
        <w:rPr>
          <w:rStyle w:val="27"/>
          <w:rFonts w:hint="eastAsia" w:ascii="Times New Roman" w:hAnsi="Times New Roman" w:eastAsia="黑体"/>
          <w:b/>
          <w:sz w:val="28"/>
          <w:szCs w:val="28"/>
          <w:lang w:val="en-US" w:eastAsia="zh-CN"/>
          <w:rPrChange w:id="3594" w:author="Janusio" w:date="2018-03-07T00:49:48Z">
            <w:rPr>
              <w:rFonts w:hint="eastAsia" w:ascii="Times New Roman" w:hAnsi="Times New Roman" w:eastAsia="黑体"/>
              <w:b/>
              <w:sz w:val="28"/>
              <w:szCs w:val="28"/>
              <w:lang w:val="en-US" w:eastAsia="zh-CN"/>
            </w:rPr>
          </w:rPrChange>
        </w:rPr>
        <w:t>统结构</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我们基于已有的TVP研究方案，提出了TVP-QT运行架构，如图2所示。</w:t>
      </w:r>
    </w:p>
    <w:p>
      <w:pPr>
        <w:pStyle w:val="24"/>
        <w:spacing w:line="360" w:lineRule="auto"/>
        <w:ind w:firstLine="420" w:firstLineChars="0"/>
        <w:jc w:val="center"/>
        <w:rPr>
          <w:rFonts w:hint="eastAsia" w:ascii="Times New Roman" w:hAnsi="Times New Roman"/>
          <w:sz w:val="24"/>
          <w:szCs w:val="24"/>
        </w:rPr>
        <w:pPrChange w:id="3595" w:author="Janusio" w:date="2018-03-08T02:13:28Z">
          <w:pPr>
            <w:pStyle w:val="24"/>
            <w:spacing w:line="360" w:lineRule="auto"/>
            <w:ind w:firstLine="420" w:firstLineChars="0"/>
          </w:pPr>
        </w:pPrChange>
      </w:pPr>
      <w:bookmarkStart w:id="3"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8" DrawAspect="Content" ObjectID="_1468075728" r:id="rId19">
            <o:LockedField>false</o:LockedField>
          </o:OLEObject>
        </w:object>
      </w:r>
      <w:bookmarkEnd w:id="3"/>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TVP-QT运行架构</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，我们把管理域记作Dom0，针对不同的VMM，Dom0的启动会有不同的方式。例如，Xen 的管理域启动相关组件包括运行中涉及的VBOIS、VOSLoader、VMOS等组件，这一层次可以作为TVP-QT的可信计算基。值得指出的是，与已有的TVP不同，我们只把Dom0 Kernel看成是可信基，这显然更为合理，因为Dom0实际上是整个虚拟化平台的管理域，含大量的应用程序，这些管理程序无法采用TCG链式度量，且也很容易受到攻击而改变[28-31]。第三层是我们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显然，相对于已有的TVP，我们提出的TVP-QT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4"/>
        <w:spacing w:line="360" w:lineRule="auto"/>
        <w:ind w:firstLine="420" w:firstLineChars="0"/>
        <w:rPr>
          <w:del w:id="3596" w:author="Janusio" w:date="2018-03-05T00:08:49Z"/>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24"/>
        <w:spacing w:line="360" w:lineRule="auto"/>
        <w:ind w:firstLine="420" w:firstLineChars="0"/>
        <w:rPr>
          <w:rFonts w:hint="eastAsia" w:ascii="Times New Roman" w:hAnsi="Times New Roman"/>
          <w:sz w:val="24"/>
          <w:szCs w:val="24"/>
        </w:rPr>
      </w:pPr>
      <w:del w:id="3597" w:author="Janusio" w:date="2018-03-05T00:08:48Z">
        <w:r>
          <w:rPr>
            <w:rFonts w:hint="eastAsia" w:ascii="Times New Roman" w:hAnsi="Times New Roman"/>
            <w:sz w:val="24"/>
            <w:szCs w:val="24"/>
          </w:rPr>
          <w:delText>××××××××××××××××××××××××××××××××××××××××××××××××××××××××××××××××××××××××</w:delText>
        </w:r>
      </w:del>
    </w:p>
    <w:p>
      <w:pPr>
        <w:pStyle w:val="3"/>
        <w:numPr>
          <w:ins w:id="3599" w:author="Janusio" w:date="2018-03-07T00:50:37Z"/>
        </w:numPr>
        <w:ind w:firstLine="0" w:firstLineChars="0"/>
        <w:rPr>
          <w:rFonts w:hint="eastAsia" w:ascii="Times New Roman" w:hAnsi="Times New Roman" w:eastAsia="黑体"/>
          <w:b/>
          <w:sz w:val="28"/>
          <w:szCs w:val="28"/>
          <w:lang w:val="en-US" w:eastAsia="zh-CN"/>
        </w:rPr>
        <w:pPrChange w:id="3598" w:author="Janusio" w:date="2018-03-07T00:50:37Z">
          <w:pPr>
            <w:pStyle w:val="24"/>
            <w:ind w:firstLine="0" w:firstLineChars="0"/>
          </w:pPr>
        </w:pPrChange>
      </w:pPr>
      <w:del w:id="3600" w:author="Janusio" w:date="2018-03-07T00:50:41Z">
        <w:r>
          <w:rPr>
            <w:rFonts w:hint="eastAsia" w:ascii="Times New Roman" w:hAnsi="Times New Roman" w:eastAsia="仿宋_GB2312"/>
            <w:b/>
            <w:sz w:val="28"/>
            <w:szCs w:val="28"/>
            <w:lang w:val="en-US" w:eastAsia="zh-CN"/>
          </w:rPr>
          <w:delText>3</w:delText>
        </w:r>
      </w:del>
      <w:del w:id="3601" w:author="Janusio" w:date="2018-03-07T00:50:41Z">
        <w:r>
          <w:rPr>
            <w:rFonts w:hint="eastAsia" w:ascii="Times New Roman" w:hAnsi="Times New Roman" w:eastAsia="仿宋_GB2312"/>
            <w:b/>
            <w:sz w:val="28"/>
            <w:szCs w:val="28"/>
          </w:rPr>
          <w:delText>.</w:delText>
        </w:r>
      </w:del>
      <w:del w:id="3602" w:author="Janusio" w:date="2018-03-07T00:50:41Z">
        <w:r>
          <w:rPr>
            <w:rFonts w:hint="eastAsia" w:ascii="Times New Roman" w:hAnsi="Times New Roman" w:eastAsia="仿宋_GB2312"/>
            <w:b/>
            <w:sz w:val="28"/>
            <w:szCs w:val="28"/>
            <w:lang w:val="en-US" w:eastAsia="zh-CN"/>
          </w:rPr>
          <w:delText>2</w:delText>
        </w:r>
      </w:del>
      <w:del w:id="3603" w:author="Janusio" w:date="2018-03-07T00:50:41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TVP-QT组件定义</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定义1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w:t>
      </w:r>
      <w:del w:id="3604" w:author="Janusio" w:date="2018-03-05T00:10:04Z">
        <w:r>
          <w:rPr>
            <w:rFonts w:hint="eastAsia" w:ascii="Times New Roman" w:hAnsi="Times New Roman"/>
            <w:sz w:val="24"/>
            <w:szCs w:val="24"/>
          </w:rPr>
          <w:delText xml:space="preserve"> </w:delText>
        </w:r>
      </w:del>
      <w:r>
        <w:rPr>
          <w:rFonts w:hint="eastAsia" w:ascii="Times New Roman" w:hAnsi="Times New Roman"/>
          <w:sz w:val="24"/>
          <w:szCs w:val="24"/>
        </w:rPr>
        <w:t>TJP的可信依赖于物理TPM，用来衔接底层的虚拟化平台m和顶层的虚拟机vm。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24"/>
        <w:spacing w:line="360" w:lineRule="auto"/>
        <w:ind w:firstLine="420" w:firstLineChars="0"/>
        <w:jc w:val="center"/>
        <w:rPr>
          <w:rFonts w:hint="eastAsia" w:ascii="Times New Roman" w:hAnsi="Times New Roman"/>
          <w:sz w:val="24"/>
          <w:szCs w:val="24"/>
          <w:lang w:val="en-US" w:eastAsia="zh-CN"/>
        </w:rPr>
        <w:pPrChange w:id="3605" w:author="Janusio" w:date="2018-03-05T00:09:10Z">
          <w:pPr>
            <w:pStyle w:val="24"/>
            <w:spacing w:line="360" w:lineRule="auto"/>
            <w:ind w:firstLine="420" w:firstLineChars="0"/>
          </w:pPr>
        </w:pPrChange>
      </w:pPr>
      <w:r>
        <w:rPr>
          <w:rFonts w:hint="eastAsia" w:ascii="Times New Roman" w:hAnsi="Times New Roman"/>
          <w:sz w:val="24"/>
          <w:szCs w:val="24"/>
          <w:lang w:val="en-US" w:eastAsia="zh-CN"/>
        </w:rPr>
        <w:t>TJP功能组件来源</w:t>
      </w:r>
    </w:p>
    <w:tbl>
      <w:tblPr>
        <w:tblStyle w:val="22"/>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3606" w:author="Janusio" w:date="2018-03-05T00:09:09Z">
          <w:tblPr>
            <w:tblStyle w:val="22"/>
            <w:tblW w:w="49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1395"/>
        <w:gridCol w:w="1785"/>
        <w:gridCol w:w="1755"/>
        <w:tblGridChange w:id="3607">
          <w:tblGrid>
            <w:gridCol w:w="1395"/>
            <w:gridCol w:w="1785"/>
            <w:gridCol w:w="175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08"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38" w:hRule="atLeast"/>
          <w:jc w:val="center"/>
          <w:trPrChange w:id="3608" w:author="Janusio" w:date="2018-03-05T00:09:09Z">
            <w:trPr>
              <w:trHeight w:val="238" w:hRule="atLeast"/>
            </w:trPr>
          </w:trPrChange>
        </w:trPr>
        <w:tc>
          <w:tcPr>
            <w:tcW w:w="1395" w:type="dxa"/>
            <w:tcBorders>
              <w:bottom w:val="single" w:color="auto" w:sz="12" w:space="0"/>
            </w:tcBorders>
            <w:vAlign w:val="top"/>
            <w:tcPrChange w:id="3609" w:author="Janusio" w:date="2018-03-05T00:09:09Z">
              <w:tcPr>
                <w:tcW w:w="139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Change w:id="3610" w:author="Janusio" w:date="2018-03-05T00:09:09Z">
              <w:tcPr>
                <w:tcW w:w="178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Change w:id="3611" w:author="Janusio" w:date="2018-03-05T00:09:09Z">
              <w:tcPr>
                <w:tcW w:w="175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12"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56" w:hRule="atLeast"/>
          <w:jc w:val="center"/>
          <w:trPrChange w:id="3612" w:author="Janusio" w:date="2018-03-05T00:09:09Z">
            <w:trPr>
              <w:trHeight w:val="256" w:hRule="atLeast"/>
            </w:trPr>
          </w:trPrChange>
        </w:trPr>
        <w:tc>
          <w:tcPr>
            <w:tcW w:w="1395" w:type="dxa"/>
            <w:vMerge w:val="restart"/>
            <w:tcBorders>
              <w:top w:val="single" w:color="auto" w:sz="12" w:space="0"/>
              <w:tl2br w:val="nil"/>
              <w:tr2bl w:val="nil"/>
            </w:tcBorders>
            <w:vAlign w:val="top"/>
            <w:tcPrChange w:id="3613" w:author="Janusio" w:date="2018-03-05T00:09:09Z">
              <w:tcPr>
                <w:tcW w:w="1395" w:type="dxa"/>
                <w:vMerge w:val="restart"/>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Change w:id="3614" w:author="Janusio" w:date="2018-03-05T00:09:09Z">
              <w:tcPr>
                <w:tcW w:w="178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Change w:id="3615" w:author="Janusio" w:date="2018-03-05T00:09:09Z">
              <w:tcPr>
                <w:tcW w:w="175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16"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616" w:author="Janusio" w:date="2018-03-05T00:09:09Z">
            <w:trPr>
              <w:trHeight w:val="0" w:hRule="atLeast"/>
            </w:trPr>
          </w:trPrChange>
        </w:trPr>
        <w:tc>
          <w:tcPr>
            <w:tcW w:w="1395" w:type="dxa"/>
            <w:vMerge w:val="continue"/>
            <w:tcBorders>
              <w:tl2br w:val="nil"/>
              <w:tr2bl w:val="nil"/>
            </w:tcBorders>
            <w:vAlign w:val="top"/>
            <w:tcPrChange w:id="3617"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Change w:id="3618"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Change w:id="3619"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20"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620" w:author="Janusio" w:date="2018-03-05T00:09:09Z">
            <w:trPr>
              <w:trHeight w:val="0" w:hRule="atLeast"/>
            </w:trPr>
          </w:trPrChange>
        </w:trPr>
        <w:tc>
          <w:tcPr>
            <w:tcW w:w="1395" w:type="dxa"/>
            <w:tcBorders>
              <w:tl2br w:val="nil"/>
              <w:tr2bl w:val="nil"/>
            </w:tcBorders>
            <w:vAlign w:val="top"/>
            <w:tcPrChange w:id="3621" w:author="Janusio" w:date="2018-03-05T00:09:09Z">
              <w:tcPr>
                <w:tcW w:w="139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Change w:id="3622"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Change w:id="3623" w:author="Janusio" w:date="2018-03-05T00:09:09Z">
              <w:tcPr>
                <w:tcW w:w="1755" w:type="dxa"/>
                <w:tcBorders>
                  <w:tl2br w:val="nil"/>
                  <w:tr2bl w:val="nil"/>
                </w:tcBorders>
                <w:vAlign w:val="center"/>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24"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624" w:author="Janusio" w:date="2018-03-05T00:09:09Z">
            <w:trPr>
              <w:trHeight w:val="0" w:hRule="atLeast"/>
            </w:trPr>
          </w:trPrChange>
        </w:trPr>
        <w:tc>
          <w:tcPr>
            <w:tcW w:w="1395" w:type="dxa"/>
            <w:vMerge w:val="restart"/>
            <w:tcBorders>
              <w:tl2br w:val="nil"/>
              <w:tr2bl w:val="nil"/>
            </w:tcBorders>
            <w:vAlign w:val="top"/>
            <w:tcPrChange w:id="3625" w:author="Janusio" w:date="2018-03-05T00:09:09Z">
              <w:tcPr>
                <w:tcW w:w="1395" w:type="dxa"/>
                <w:vMerge w:val="restart"/>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Change w:id="3626"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Change w:id="3627"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28"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628" w:author="Janusio" w:date="2018-03-05T00:09:09Z">
            <w:trPr>
              <w:trHeight w:val="0" w:hRule="atLeast"/>
            </w:trPr>
          </w:trPrChange>
        </w:trPr>
        <w:tc>
          <w:tcPr>
            <w:tcW w:w="1395" w:type="dxa"/>
            <w:vMerge w:val="continue"/>
            <w:tcBorders>
              <w:tl2br w:val="nil"/>
              <w:tr2bl w:val="nil"/>
            </w:tcBorders>
            <w:vAlign w:val="top"/>
            <w:tcPrChange w:id="3629"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Change w:id="3630"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Change w:id="3631"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24"/>
        <w:spacing w:line="360" w:lineRule="auto"/>
        <w:ind w:left="0" w:leftChars="0" w:firstLine="0" w:firstLineChars="0"/>
        <w:rPr>
          <w:del w:id="3632" w:author="Janusio" w:date="2018-03-05T00:09:03Z"/>
          <w:rFonts w:hint="eastAsia" w:ascii="Times New Roman" w:hAnsi="Times New Roman"/>
          <w:sz w:val="24"/>
          <w:szCs w:val="24"/>
          <w:lang w:val="en-US" w:eastAsia="zh-CN"/>
        </w:rPr>
      </w:pPr>
    </w:p>
    <w:p>
      <w:pPr>
        <w:pStyle w:val="24"/>
        <w:spacing w:line="360" w:lineRule="auto"/>
        <w:ind w:firstLine="420" w:firstLineChars="0"/>
        <w:rPr>
          <w:del w:id="3633" w:author="Janusio" w:date="2018-03-05T00:09:03Z"/>
          <w:rFonts w:hint="eastAsia" w:ascii="Times New Roman" w:hAnsi="Times New Roman"/>
          <w:sz w:val="24"/>
          <w:szCs w:val="24"/>
        </w:rPr>
      </w:pPr>
      <w:del w:id="3634" w:author="Janusio" w:date="2018-03-05T00:09:03Z">
        <w:r>
          <w:rPr>
            <w:rFonts w:hint="eastAsia" w:ascii="Times New Roman" w:hAnsi="Times New Roman"/>
            <w:sz w:val="24"/>
            <w:szCs w:val="24"/>
          </w:rPr>
          <w:delText>××××××××××××××××××××××××××××××××××××××××××××××××××××××××××××××××××××××××</w:delText>
        </w:r>
      </w:del>
    </w:p>
    <w:p>
      <w:pPr>
        <w:pStyle w:val="24"/>
        <w:ind w:firstLine="0" w:firstLineChars="0"/>
        <w:rPr>
          <w:del w:id="3635" w:author="Janusio" w:date="2018-03-05T00:16:27Z"/>
          <w:rFonts w:hint="eastAsia" w:ascii="Times New Roman" w:hAnsi="Times New Roman" w:eastAsia="黑体"/>
          <w:b/>
          <w:sz w:val="28"/>
          <w:szCs w:val="28"/>
          <w:lang w:val="en-US" w:eastAsia="zh-CN"/>
        </w:rPr>
      </w:pPr>
      <w:del w:id="3636" w:author="Janusio" w:date="2018-03-05T00:16:27Z">
        <w:r>
          <w:rPr>
            <w:rFonts w:hint="eastAsia" w:ascii="Times New Roman" w:hAnsi="Times New Roman" w:eastAsia="仿宋_GB2312"/>
            <w:b/>
            <w:sz w:val="28"/>
            <w:szCs w:val="28"/>
            <w:lang w:val="en-US" w:eastAsia="zh-CN"/>
          </w:rPr>
          <w:delText>3</w:delText>
        </w:r>
      </w:del>
      <w:del w:id="3637" w:author="Janusio" w:date="2018-03-05T00:16:27Z">
        <w:r>
          <w:rPr>
            <w:rFonts w:hint="eastAsia" w:ascii="Times New Roman" w:hAnsi="Times New Roman" w:eastAsia="仿宋_GB2312"/>
            <w:b/>
            <w:sz w:val="28"/>
            <w:szCs w:val="28"/>
          </w:rPr>
          <w:delText>.</w:delText>
        </w:r>
      </w:del>
      <w:del w:id="3638" w:author="Janusio" w:date="2018-03-05T00:16:27Z">
        <w:r>
          <w:rPr>
            <w:rFonts w:hint="eastAsia" w:ascii="Times New Roman" w:hAnsi="Times New Roman" w:eastAsia="仿宋_GB2312"/>
            <w:b/>
            <w:sz w:val="28"/>
            <w:szCs w:val="28"/>
            <w:lang w:val="en-US" w:eastAsia="zh-CN"/>
          </w:rPr>
          <w:delText>3</w:delText>
        </w:r>
      </w:del>
      <w:del w:id="3639" w:author="Janusio" w:date="2018-03-05T00:16:27Z">
        <w:r>
          <w:rPr>
            <w:rFonts w:hint="eastAsia" w:ascii="Times New Roman" w:hAnsi="Times New Roman" w:eastAsia="仿宋_GB2312"/>
            <w:b/>
            <w:sz w:val="28"/>
            <w:szCs w:val="28"/>
          </w:rPr>
          <w:delText xml:space="preserve"> </w:delText>
        </w:r>
      </w:del>
      <w:del w:id="3640" w:author="Janusio" w:date="2018-03-05T00:16:27Z">
        <w:r>
          <w:rPr>
            <w:rFonts w:hint="eastAsia" w:ascii="Times New Roman" w:hAnsi="Times New Roman" w:eastAsia="黑体"/>
            <w:b/>
            <w:sz w:val="28"/>
            <w:szCs w:val="28"/>
            <w:lang w:val="en-US" w:eastAsia="zh-CN"/>
          </w:rPr>
          <w:delText>TVP-QT工作程序</w:delText>
        </w:r>
      </w:del>
    </w:p>
    <w:p>
      <w:pPr>
        <w:pStyle w:val="24"/>
        <w:spacing w:line="360" w:lineRule="auto"/>
        <w:ind w:firstLine="420" w:firstLineChars="0"/>
        <w:rPr>
          <w:del w:id="3641" w:author="Janusio" w:date="2018-03-05T00:16:27Z"/>
          <w:rFonts w:hint="eastAsia" w:ascii="Times New Roman" w:hAnsi="Times New Roman"/>
          <w:sz w:val="24"/>
          <w:szCs w:val="24"/>
        </w:rPr>
      </w:pPr>
      <w:del w:id="3642" w:author="Janusio" w:date="2018-03-05T00:16:27Z">
        <w:r>
          <w:rPr>
            <w:rFonts w:hint="eastAsia" w:ascii="Times New Roman" w:hAnsi="Times New Roman"/>
            <w:sz w:val="24"/>
            <w:szCs w:val="24"/>
          </w:rPr>
          <w:delText>××××××××××××××××××××××××××××××××××××××××××××××××××××××××××××××××××××××××</w:delText>
        </w:r>
      </w:del>
    </w:p>
    <w:p>
      <w:pPr>
        <w:pStyle w:val="3"/>
        <w:numPr>
          <w:ins w:id="3644" w:author="Janusio" w:date="2018-03-07T00:51:10Z"/>
        </w:numPr>
        <w:ind w:firstLine="0" w:firstLineChars="0"/>
        <w:rPr>
          <w:rFonts w:hint="eastAsia" w:ascii="Times New Roman" w:hAnsi="Times New Roman"/>
          <w:sz w:val="24"/>
          <w:szCs w:val="24"/>
        </w:rPr>
        <w:pPrChange w:id="3643" w:author="Janusio" w:date="2018-03-07T00:51:10Z">
          <w:pPr>
            <w:pStyle w:val="24"/>
            <w:ind w:firstLine="0" w:firstLineChars="0"/>
          </w:pPr>
        </w:pPrChange>
      </w:pPr>
      <w:del w:id="3645" w:author="Janusio" w:date="2018-03-07T00:51:14Z">
        <w:r>
          <w:rPr>
            <w:rFonts w:hint="eastAsia" w:ascii="Times New Roman" w:hAnsi="Times New Roman" w:eastAsia="仿宋_GB2312"/>
            <w:b/>
            <w:sz w:val="28"/>
            <w:szCs w:val="28"/>
            <w:lang w:val="en-US" w:eastAsia="zh-CN"/>
          </w:rPr>
          <w:delText>3</w:delText>
        </w:r>
      </w:del>
      <w:del w:id="3646" w:author="Janusio" w:date="2018-03-07T00:51:14Z">
        <w:r>
          <w:rPr>
            <w:rFonts w:hint="eastAsia" w:ascii="Times New Roman" w:hAnsi="Times New Roman" w:eastAsia="仿宋_GB2312"/>
            <w:b/>
            <w:sz w:val="28"/>
            <w:szCs w:val="28"/>
          </w:rPr>
          <w:delText>.</w:delText>
        </w:r>
      </w:del>
      <w:del w:id="3647" w:author="Janusio" w:date="2018-03-07T00:51:14Z">
        <w:r>
          <w:rPr>
            <w:rFonts w:hint="eastAsia" w:ascii="Times New Roman" w:hAnsi="Times New Roman" w:eastAsia="仿宋_GB2312"/>
            <w:b/>
            <w:sz w:val="28"/>
            <w:szCs w:val="28"/>
            <w:lang w:val="en-US" w:eastAsia="zh-CN"/>
          </w:rPr>
          <w:delText>3</w:delText>
        </w:r>
      </w:del>
      <w:del w:id="3648" w:author="Janusio" w:date="2018-03-07T00:51: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基于Xen的TVP-QT实现</w:t>
      </w:r>
    </w:p>
    <w:p>
      <w:pPr>
        <w:pStyle w:val="24"/>
        <w:spacing w:line="360" w:lineRule="auto"/>
        <w:ind w:firstLine="420" w:firstLineChars="0"/>
        <w:rPr>
          <w:ins w:id="3649" w:author="Janusio" w:date="2018-03-05T00:13:13Z"/>
          <w:rFonts w:hint="eastAsia" w:ascii="Times New Roman" w:hAnsi="Times New Roman"/>
          <w:sz w:val="24"/>
          <w:szCs w:val="24"/>
        </w:rPr>
      </w:pPr>
      <w:ins w:id="3650" w:author="Janusio" w:date="2018-03-05T00:13:15Z"/>
      <w:ins w:id="3651" w:author="Janusio" w:date="2018-03-05T00:13:15Z"/>
      <w:ins w:id="3652" w:author="Janusio" w:date="2018-03-05T00:13:15Z"/>
      <w:ins w:id="3653" w:author="Janusio" w:date="2018-03-05T00:13:15Z">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29" DrawAspect="Content" ObjectID="_1468075729" r:id="rId20">
              <o:LockedField>false</o:LockedField>
            </o:OLEObject>
          </w:object>
        </w:r>
      </w:ins>
      <w:ins w:id="3655" w:author="Janusio" w:date="2018-03-05T00:13:15Z"/>
    </w:p>
    <w:p>
      <w:pPr>
        <w:pStyle w:val="4"/>
        <w:numPr>
          <w:ins w:id="3657" w:author="Janusio" w:date="2018-03-07T00:51:18Z"/>
        </w:numPr>
        <w:spacing w:line="360" w:lineRule="auto"/>
        <w:ind w:firstLine="0" w:firstLineChars="0"/>
        <w:rPr>
          <w:ins w:id="3658" w:author="Janusio" w:date="2018-03-05T00:18:48Z"/>
          <w:rFonts w:hint="eastAsia" w:ascii="Times New Roman" w:hAnsi="Times New Roman" w:eastAsia="黑体"/>
          <w:b/>
          <w:sz w:val="24"/>
          <w:szCs w:val="24"/>
        </w:rPr>
        <w:pPrChange w:id="3656" w:author="Janusio" w:date="2018-03-07T00:51:18Z">
          <w:pPr>
            <w:pStyle w:val="24"/>
            <w:spacing w:line="360" w:lineRule="auto"/>
            <w:ind w:firstLine="0" w:firstLineChars="0"/>
          </w:pPr>
        </w:pPrChange>
      </w:pPr>
      <w:ins w:id="3659" w:author="Janusio" w:date="2018-03-05T00:19:01Z">
        <w:r>
          <w:rPr>
            <w:rFonts w:hint="eastAsia" w:ascii="Times New Roman" w:hAnsi="Times New Roman" w:eastAsia="黑体"/>
            <w:b/>
            <w:sz w:val="24"/>
            <w:szCs w:val="24"/>
            <w:lang w:val="en-US" w:eastAsia="zh-CN"/>
          </w:rPr>
          <w:t>工作</w:t>
        </w:r>
      </w:ins>
      <w:ins w:id="3660" w:author="Janusio" w:date="2018-03-05T00:19:04Z">
        <w:r>
          <w:rPr>
            <w:rFonts w:hint="eastAsia" w:ascii="Times New Roman" w:hAnsi="Times New Roman" w:eastAsia="黑体"/>
            <w:b/>
            <w:sz w:val="24"/>
            <w:szCs w:val="24"/>
            <w:lang w:val="en-US" w:eastAsia="zh-CN"/>
          </w:rPr>
          <w:t>程序</w:t>
        </w:r>
      </w:ins>
    </w:p>
    <w:p>
      <w:pPr>
        <w:pStyle w:val="24"/>
        <w:spacing w:line="360" w:lineRule="auto"/>
        <w:ind w:firstLine="420" w:firstLineChars="0"/>
        <w:rPr>
          <w:ins w:id="3661" w:author="Janusio" w:date="2018-03-05T00:30:47Z"/>
          <w:rFonts w:hint="eastAsia" w:ascii="Times New Roman" w:hAnsi="Times New Roman"/>
          <w:sz w:val="24"/>
          <w:szCs w:val="24"/>
          <w:lang w:val="en-US" w:eastAsia="zh-CN"/>
        </w:rPr>
      </w:pPr>
      <w:del w:id="3662" w:author="Janusio" w:date="2018-03-05T00:18:36Z">
        <w:r>
          <w:rPr>
            <w:rFonts w:hint="eastAsia" w:ascii="Times New Roman" w:hAnsi="Times New Roman"/>
            <w:sz w:val="24"/>
            <w:szCs w:val="24"/>
          </w:rPr>
          <w:delText>×</w:delText>
        </w:r>
      </w:del>
      <w:ins w:id="3663" w:author="Janusio" w:date="2018-03-05T00:18:08Z">
        <w:r>
          <w:rPr>
            <w:rFonts w:hint="eastAsia" w:ascii="Times New Roman" w:hAnsi="Times New Roman"/>
            <w:sz w:val="24"/>
            <w:szCs w:val="24"/>
            <w:lang w:val="en-US" w:eastAsia="zh-CN"/>
          </w:rPr>
          <w:t>TVP-</w:t>
        </w:r>
      </w:ins>
      <w:ins w:id="3664" w:author="Janusio" w:date="2018-03-05T00:18:30Z">
        <w:r>
          <w:rPr>
            <w:rFonts w:hint="eastAsia" w:ascii="Times New Roman" w:hAnsi="Times New Roman"/>
            <w:sz w:val="24"/>
            <w:szCs w:val="24"/>
            <w:lang w:val="en-US" w:eastAsia="zh-CN"/>
          </w:rPr>
          <w:t>QT</w:t>
        </w:r>
      </w:ins>
      <w:ins w:id="3665" w:author="Janusio" w:date="2018-03-05T00:18:32Z">
        <w:r>
          <w:rPr>
            <w:rFonts w:hint="eastAsia" w:ascii="Times New Roman" w:hAnsi="Times New Roman"/>
            <w:sz w:val="24"/>
            <w:szCs w:val="24"/>
            <w:lang w:val="en-US" w:eastAsia="zh-CN"/>
          </w:rPr>
          <w:t>中的</w:t>
        </w:r>
      </w:ins>
      <w:ins w:id="3666" w:author="Janusio" w:date="2018-03-05T00:19:36Z">
        <w:r>
          <w:rPr>
            <w:rFonts w:hint="eastAsia" w:ascii="Times New Roman" w:hAnsi="Times New Roman"/>
            <w:sz w:val="24"/>
            <w:szCs w:val="24"/>
            <w:lang w:val="en-US" w:eastAsia="zh-CN"/>
          </w:rPr>
          <w:t>虚拟机</w:t>
        </w:r>
      </w:ins>
      <w:ins w:id="3667" w:author="Janusio" w:date="2018-03-05T00:20:02Z">
        <w:r>
          <w:rPr>
            <w:rFonts w:hint="eastAsia" w:ascii="Times New Roman" w:hAnsi="Times New Roman"/>
            <w:sz w:val="24"/>
            <w:szCs w:val="24"/>
            <w:lang w:val="en-US" w:eastAsia="zh-CN"/>
          </w:rPr>
          <w:t>为</w:t>
        </w:r>
      </w:ins>
      <w:ins w:id="3668" w:author="Janusio" w:date="2018-03-05T00:20:11Z">
        <w:r>
          <w:rPr>
            <w:rFonts w:hint="eastAsia" w:ascii="Times New Roman" w:hAnsi="Times New Roman"/>
            <w:sz w:val="24"/>
            <w:szCs w:val="24"/>
            <w:lang w:val="en-US" w:eastAsia="zh-CN"/>
          </w:rPr>
          <w:t>VMM</w:t>
        </w:r>
      </w:ins>
      <w:ins w:id="3669" w:author="Janusio" w:date="2018-03-05T00:20:18Z">
        <w:r>
          <w:rPr>
            <w:rFonts w:hint="eastAsia" w:ascii="Times New Roman" w:hAnsi="Times New Roman"/>
            <w:sz w:val="24"/>
            <w:szCs w:val="24"/>
            <w:lang w:val="en-US" w:eastAsia="zh-CN"/>
          </w:rPr>
          <w:t>全虚拟化</w:t>
        </w:r>
      </w:ins>
      <w:ins w:id="3670" w:author="Janusio" w:date="2018-03-05T00:20:27Z">
        <w:r>
          <w:rPr>
            <w:rFonts w:hint="eastAsia" w:ascii="Times New Roman" w:hAnsi="Times New Roman"/>
            <w:sz w:val="24"/>
            <w:szCs w:val="24"/>
            <w:lang w:val="en-US" w:eastAsia="zh-CN"/>
          </w:rPr>
          <w:t>或</w:t>
        </w:r>
      </w:ins>
      <w:ins w:id="3671" w:author="Janusio" w:date="2018-03-05T00:20:33Z">
        <w:r>
          <w:rPr>
            <w:rFonts w:hint="eastAsia" w:ascii="Times New Roman" w:hAnsi="Times New Roman"/>
            <w:sz w:val="24"/>
            <w:szCs w:val="24"/>
            <w:lang w:val="en-US" w:eastAsia="zh-CN"/>
          </w:rPr>
          <w:t>半虚拟化</w:t>
        </w:r>
      </w:ins>
      <w:ins w:id="3672" w:author="Janusio" w:date="2018-03-05T00:20:34Z">
        <w:r>
          <w:rPr>
            <w:rFonts w:hint="eastAsia" w:ascii="Times New Roman" w:hAnsi="Times New Roman"/>
            <w:sz w:val="24"/>
            <w:szCs w:val="24"/>
            <w:lang w:val="en-US" w:eastAsia="zh-CN"/>
          </w:rPr>
          <w:t>的</w:t>
        </w:r>
      </w:ins>
      <w:ins w:id="3673" w:author="Janusio" w:date="2018-03-05T00:20:37Z">
        <w:r>
          <w:rPr>
            <w:rFonts w:hint="eastAsia" w:ascii="Times New Roman" w:hAnsi="Times New Roman"/>
            <w:sz w:val="24"/>
            <w:szCs w:val="24"/>
            <w:lang w:val="en-US" w:eastAsia="zh-CN"/>
          </w:rPr>
          <w:t>Domain</w:t>
        </w:r>
      </w:ins>
      <w:ins w:id="3674" w:author="Janusio" w:date="2018-03-05T00:20:38Z">
        <w:r>
          <w:rPr>
            <w:rFonts w:hint="eastAsia" w:ascii="Times New Roman" w:hAnsi="Times New Roman"/>
            <w:sz w:val="24"/>
            <w:szCs w:val="24"/>
            <w:lang w:val="en-US" w:eastAsia="zh-CN"/>
          </w:rPr>
          <w:t>U</w:t>
        </w:r>
      </w:ins>
      <w:ins w:id="3675" w:author="Janusio" w:date="2018-03-05T00:21:00Z">
        <w:r>
          <w:rPr>
            <w:rFonts w:hint="eastAsia" w:ascii="Times New Roman" w:hAnsi="Times New Roman"/>
            <w:sz w:val="24"/>
            <w:szCs w:val="24"/>
            <w:lang w:val="en-US" w:eastAsia="zh-CN"/>
          </w:rPr>
          <w:t>，</w:t>
        </w:r>
      </w:ins>
      <w:ins w:id="3676" w:author="Janusio" w:date="2018-03-05T00:21:02Z">
        <w:r>
          <w:rPr>
            <w:rFonts w:hint="eastAsia" w:ascii="Times New Roman" w:hAnsi="Times New Roman"/>
            <w:sz w:val="24"/>
            <w:szCs w:val="24"/>
            <w:lang w:val="en-US" w:eastAsia="zh-CN"/>
          </w:rPr>
          <w:t>每个</w:t>
        </w:r>
      </w:ins>
      <w:ins w:id="3677" w:author="Janusio" w:date="2018-03-05T00:21:04Z">
        <w:r>
          <w:rPr>
            <w:rFonts w:hint="eastAsia" w:ascii="Times New Roman" w:hAnsi="Times New Roman"/>
            <w:sz w:val="24"/>
            <w:szCs w:val="24"/>
            <w:lang w:val="en-US" w:eastAsia="zh-CN"/>
          </w:rPr>
          <w:t>虚拟机</w:t>
        </w:r>
      </w:ins>
      <w:ins w:id="3678" w:author="Janusio" w:date="2018-03-05T00:21:06Z">
        <w:r>
          <w:rPr>
            <w:rFonts w:hint="eastAsia" w:ascii="Times New Roman" w:hAnsi="Times New Roman"/>
            <w:sz w:val="24"/>
            <w:szCs w:val="24"/>
            <w:lang w:val="en-US" w:eastAsia="zh-CN"/>
          </w:rPr>
          <w:t>都可以</w:t>
        </w:r>
      </w:ins>
      <w:ins w:id="3679" w:author="Janusio" w:date="2018-03-05T00:21:09Z">
        <w:r>
          <w:rPr>
            <w:rFonts w:hint="eastAsia" w:ascii="Times New Roman" w:hAnsi="Times New Roman"/>
            <w:sz w:val="24"/>
            <w:szCs w:val="24"/>
            <w:lang w:val="en-US" w:eastAsia="zh-CN"/>
          </w:rPr>
          <w:t>使用</w:t>
        </w:r>
      </w:ins>
      <w:ins w:id="3680" w:author="Janusio" w:date="2018-03-05T00:21:15Z">
        <w:r>
          <w:rPr>
            <w:rFonts w:hint="eastAsia" w:ascii="Times New Roman" w:hAnsi="Times New Roman"/>
            <w:sz w:val="24"/>
            <w:szCs w:val="24"/>
            <w:lang w:val="en-US" w:eastAsia="zh-CN"/>
          </w:rPr>
          <w:t>位于</w:t>
        </w:r>
      </w:ins>
      <w:ins w:id="3681" w:author="Janusio" w:date="2018-03-05T00:21:19Z">
        <w:r>
          <w:rPr>
            <w:rFonts w:hint="eastAsia" w:ascii="Times New Roman" w:hAnsi="Times New Roman"/>
            <w:sz w:val="24"/>
            <w:szCs w:val="24"/>
            <w:lang w:val="en-US" w:eastAsia="zh-CN"/>
          </w:rPr>
          <w:t>物理服务器</w:t>
        </w:r>
      </w:ins>
      <w:ins w:id="3682" w:author="Janusio" w:date="2018-03-05T00:21:20Z">
        <w:r>
          <w:rPr>
            <w:rFonts w:hint="eastAsia" w:ascii="Times New Roman" w:hAnsi="Times New Roman"/>
            <w:sz w:val="24"/>
            <w:szCs w:val="24"/>
            <w:lang w:val="en-US" w:eastAsia="zh-CN"/>
          </w:rPr>
          <w:t>上</w:t>
        </w:r>
      </w:ins>
      <w:ins w:id="3683" w:author="Janusio" w:date="2018-03-05T00:21:21Z">
        <w:r>
          <w:rPr>
            <w:rFonts w:hint="eastAsia" w:ascii="Times New Roman" w:hAnsi="Times New Roman"/>
            <w:sz w:val="24"/>
            <w:szCs w:val="24"/>
            <w:lang w:val="en-US" w:eastAsia="zh-CN"/>
          </w:rPr>
          <w:t>的</w:t>
        </w:r>
      </w:ins>
      <w:ins w:id="3684" w:author="Janusio" w:date="2018-03-05T00:21:23Z">
        <w:r>
          <w:rPr>
            <w:rFonts w:hint="eastAsia" w:ascii="Times New Roman" w:hAnsi="Times New Roman"/>
            <w:sz w:val="24"/>
            <w:szCs w:val="24"/>
            <w:lang w:val="en-US" w:eastAsia="zh-CN"/>
          </w:rPr>
          <w:t>TPM</w:t>
        </w:r>
      </w:ins>
      <w:ins w:id="3685" w:author="Janusio" w:date="2018-03-05T00:21:25Z">
        <w:r>
          <w:rPr>
            <w:rFonts w:hint="eastAsia" w:ascii="Times New Roman" w:hAnsi="Times New Roman"/>
            <w:sz w:val="24"/>
            <w:szCs w:val="24"/>
            <w:lang w:val="en-US" w:eastAsia="zh-CN"/>
          </w:rPr>
          <w:t>功能</w:t>
        </w:r>
      </w:ins>
      <w:ins w:id="3686" w:author="Janusio" w:date="2018-03-05T00:21:26Z">
        <w:r>
          <w:rPr>
            <w:rFonts w:hint="eastAsia" w:ascii="Times New Roman" w:hAnsi="Times New Roman"/>
            <w:sz w:val="24"/>
            <w:szCs w:val="24"/>
            <w:lang w:val="en-US" w:eastAsia="zh-CN"/>
          </w:rPr>
          <w:t>和</w:t>
        </w:r>
      </w:ins>
      <w:ins w:id="3687" w:author="Janusio" w:date="2018-03-05T00:21:27Z">
        <w:r>
          <w:rPr>
            <w:rFonts w:hint="eastAsia" w:ascii="Times New Roman" w:hAnsi="Times New Roman"/>
            <w:sz w:val="24"/>
            <w:szCs w:val="24"/>
            <w:lang w:val="en-US" w:eastAsia="zh-CN"/>
          </w:rPr>
          <w:t>服务</w:t>
        </w:r>
      </w:ins>
      <w:ins w:id="3688" w:author="Janusio" w:date="2018-03-05T00:21:28Z">
        <w:r>
          <w:rPr>
            <w:rFonts w:hint="eastAsia" w:ascii="Times New Roman" w:hAnsi="Times New Roman"/>
            <w:sz w:val="24"/>
            <w:szCs w:val="24"/>
            <w:lang w:val="en-US" w:eastAsia="zh-CN"/>
          </w:rPr>
          <w:t>。</w:t>
        </w:r>
      </w:ins>
      <w:ins w:id="3689" w:author="Janusio" w:date="2018-03-05T00:21:44Z">
        <w:r>
          <w:rPr>
            <w:rFonts w:hint="eastAsia" w:ascii="Times New Roman" w:hAnsi="Times New Roman"/>
            <w:sz w:val="24"/>
            <w:szCs w:val="24"/>
            <w:lang w:val="en-US" w:eastAsia="zh-CN"/>
          </w:rPr>
          <w:t>由</w:t>
        </w:r>
      </w:ins>
      <w:ins w:id="3690" w:author="Janusio" w:date="2018-03-05T00:21:49Z">
        <w:r>
          <w:rPr>
            <w:rFonts w:hint="eastAsia" w:ascii="Times New Roman" w:hAnsi="Times New Roman"/>
            <w:sz w:val="24"/>
            <w:szCs w:val="24"/>
            <w:lang w:val="en-US" w:eastAsia="zh-CN"/>
          </w:rPr>
          <w:t>vTPM</w:t>
        </w:r>
      </w:ins>
      <w:ins w:id="3691" w:author="Janusio" w:date="2018-03-05T00:21:50Z">
        <w:r>
          <w:rPr>
            <w:rFonts w:hint="eastAsia" w:ascii="Times New Roman" w:hAnsi="Times New Roman"/>
            <w:sz w:val="24"/>
            <w:szCs w:val="24"/>
            <w:lang w:val="en-US" w:eastAsia="zh-CN"/>
          </w:rPr>
          <w:t xml:space="preserve"> </w:t>
        </w:r>
      </w:ins>
      <w:ins w:id="3692" w:author="Janusio" w:date="2018-03-05T00:21:54Z">
        <w:r>
          <w:rPr>
            <w:rFonts w:hint="eastAsia" w:ascii="Times New Roman" w:hAnsi="Times New Roman"/>
            <w:sz w:val="24"/>
            <w:szCs w:val="24"/>
            <w:lang w:val="en-US" w:eastAsia="zh-CN"/>
          </w:rPr>
          <w:t>Manager</w:t>
        </w:r>
      </w:ins>
      <w:ins w:id="3693" w:author="Janusio" w:date="2018-03-05T00:21:55Z">
        <w:r>
          <w:rPr>
            <w:rFonts w:hint="eastAsia" w:ascii="Times New Roman" w:hAnsi="Times New Roman"/>
            <w:sz w:val="24"/>
            <w:szCs w:val="24"/>
            <w:lang w:val="en-US" w:eastAsia="zh-CN"/>
          </w:rPr>
          <w:t>向</w:t>
        </w:r>
      </w:ins>
      <w:ins w:id="3694" w:author="Janusio" w:date="2018-03-05T00:21:57Z">
        <w:r>
          <w:rPr>
            <w:rFonts w:hint="eastAsia" w:ascii="Times New Roman" w:hAnsi="Times New Roman"/>
            <w:sz w:val="24"/>
            <w:szCs w:val="24"/>
            <w:lang w:val="en-US" w:eastAsia="zh-CN"/>
          </w:rPr>
          <w:t>每一个</w:t>
        </w:r>
      </w:ins>
      <w:ins w:id="3695" w:author="Janusio" w:date="2018-03-05T00:21:58Z">
        <w:r>
          <w:rPr>
            <w:rFonts w:hint="eastAsia" w:ascii="Times New Roman" w:hAnsi="Times New Roman"/>
            <w:sz w:val="24"/>
            <w:szCs w:val="24"/>
            <w:lang w:val="en-US" w:eastAsia="zh-CN"/>
          </w:rPr>
          <w:t>虚拟机</w:t>
        </w:r>
      </w:ins>
      <w:ins w:id="3696" w:author="Janusio" w:date="2018-03-05T00:22:00Z">
        <w:r>
          <w:rPr>
            <w:rFonts w:hint="eastAsia" w:ascii="Times New Roman" w:hAnsi="Times New Roman"/>
            <w:sz w:val="24"/>
            <w:szCs w:val="24"/>
            <w:lang w:val="en-US" w:eastAsia="zh-CN"/>
          </w:rPr>
          <w:t>分配</w:t>
        </w:r>
      </w:ins>
      <w:ins w:id="3697" w:author="Janusio" w:date="2018-03-05T00:22:04Z">
        <w:r>
          <w:rPr>
            <w:rFonts w:hint="eastAsia" w:ascii="Times New Roman" w:hAnsi="Times New Roman"/>
            <w:sz w:val="24"/>
            <w:szCs w:val="24"/>
            <w:lang w:val="en-US" w:eastAsia="zh-CN"/>
          </w:rPr>
          <w:t>和</w:t>
        </w:r>
      </w:ins>
      <w:ins w:id="3698" w:author="Janusio" w:date="2018-03-05T00:22:05Z">
        <w:r>
          <w:rPr>
            <w:rFonts w:hint="eastAsia" w:ascii="Times New Roman" w:hAnsi="Times New Roman"/>
            <w:sz w:val="24"/>
            <w:szCs w:val="24"/>
            <w:lang w:val="en-US" w:eastAsia="zh-CN"/>
          </w:rPr>
          <w:t>物理</w:t>
        </w:r>
      </w:ins>
      <w:ins w:id="3699" w:author="Janusio" w:date="2018-03-05T00:22:09Z">
        <w:r>
          <w:rPr>
            <w:rFonts w:hint="eastAsia" w:ascii="Times New Roman" w:hAnsi="Times New Roman"/>
            <w:sz w:val="24"/>
            <w:szCs w:val="24"/>
            <w:lang w:val="en-US" w:eastAsia="zh-CN"/>
          </w:rPr>
          <w:t>TPM</w:t>
        </w:r>
      </w:ins>
      <w:ins w:id="3700" w:author="Janusio" w:date="2018-03-05T00:22:13Z">
        <w:r>
          <w:rPr>
            <w:rFonts w:hint="eastAsia" w:ascii="Times New Roman" w:hAnsi="Times New Roman"/>
            <w:sz w:val="24"/>
            <w:szCs w:val="24"/>
            <w:lang w:val="en-US" w:eastAsia="zh-CN"/>
          </w:rPr>
          <w:t>有</w:t>
        </w:r>
      </w:ins>
      <w:ins w:id="3701" w:author="Janusio" w:date="2018-03-05T00:22:15Z">
        <w:r>
          <w:rPr>
            <w:rFonts w:hint="eastAsia" w:ascii="Times New Roman" w:hAnsi="Times New Roman"/>
            <w:sz w:val="24"/>
            <w:szCs w:val="24"/>
            <w:lang w:val="en-US" w:eastAsia="zh-CN"/>
          </w:rPr>
          <w:t>相同</w:t>
        </w:r>
      </w:ins>
      <w:ins w:id="3702" w:author="Janusio" w:date="2018-03-05T00:22:16Z">
        <w:r>
          <w:rPr>
            <w:rFonts w:hint="eastAsia" w:ascii="Times New Roman" w:hAnsi="Times New Roman"/>
            <w:sz w:val="24"/>
            <w:szCs w:val="24"/>
            <w:lang w:val="en-US" w:eastAsia="zh-CN"/>
          </w:rPr>
          <w:t>功能</w:t>
        </w:r>
      </w:ins>
      <w:ins w:id="3703" w:author="Janusio" w:date="2018-03-05T00:22:17Z">
        <w:r>
          <w:rPr>
            <w:rFonts w:hint="eastAsia" w:ascii="Times New Roman" w:hAnsi="Times New Roman"/>
            <w:sz w:val="24"/>
            <w:szCs w:val="24"/>
            <w:lang w:val="en-US" w:eastAsia="zh-CN"/>
          </w:rPr>
          <w:t>的</w:t>
        </w:r>
      </w:ins>
      <w:ins w:id="3704" w:author="Janusio" w:date="2018-03-05T00:22:21Z">
        <w:r>
          <w:rPr>
            <w:rFonts w:hint="eastAsia" w:ascii="Times New Roman" w:hAnsi="Times New Roman"/>
            <w:sz w:val="24"/>
            <w:szCs w:val="24"/>
            <w:lang w:val="en-US" w:eastAsia="zh-CN"/>
          </w:rPr>
          <w:t>虚拟</w:t>
        </w:r>
      </w:ins>
      <w:ins w:id="3705" w:author="Janusio" w:date="2018-03-05T00:22:24Z">
        <w:r>
          <w:rPr>
            <w:rFonts w:hint="eastAsia" w:ascii="Times New Roman" w:hAnsi="Times New Roman"/>
            <w:sz w:val="24"/>
            <w:szCs w:val="24"/>
            <w:lang w:val="en-US" w:eastAsia="zh-CN"/>
          </w:rPr>
          <w:t>TPM。</w:t>
        </w:r>
      </w:ins>
      <w:ins w:id="3706" w:author="Janusio" w:date="2018-03-05T00:24:43Z">
        <w:r>
          <w:rPr>
            <w:rFonts w:hint="eastAsia" w:ascii="Times New Roman" w:hAnsi="Times New Roman"/>
            <w:sz w:val="24"/>
            <w:szCs w:val="24"/>
            <w:lang w:val="en-US" w:eastAsia="zh-CN"/>
          </w:rPr>
          <w:t>在</w:t>
        </w:r>
      </w:ins>
      <w:ins w:id="3707" w:author="Janusio" w:date="2018-03-05T00:24:53Z">
        <w:r>
          <w:rPr>
            <w:rFonts w:hint="eastAsia" w:ascii="Times New Roman" w:hAnsi="Times New Roman"/>
            <w:sz w:val="24"/>
            <w:szCs w:val="24"/>
            <w:lang w:val="en-US" w:eastAsia="zh-CN"/>
          </w:rPr>
          <w:t>TVP-QT</w:t>
        </w:r>
      </w:ins>
      <w:ins w:id="3708" w:author="Janusio" w:date="2018-03-05T00:25:18Z">
        <w:r>
          <w:rPr>
            <w:rFonts w:hint="eastAsia" w:ascii="Times New Roman" w:hAnsi="Times New Roman"/>
            <w:sz w:val="24"/>
            <w:szCs w:val="24"/>
            <w:lang w:val="en-US" w:eastAsia="zh-CN"/>
          </w:rPr>
          <w:t>启动</w:t>
        </w:r>
      </w:ins>
      <w:ins w:id="3709" w:author="Janusio" w:date="2018-03-05T00:25:22Z">
        <w:r>
          <w:rPr>
            <w:rFonts w:hint="eastAsia" w:ascii="Times New Roman" w:hAnsi="Times New Roman"/>
            <w:sz w:val="24"/>
            <w:szCs w:val="24"/>
            <w:lang w:val="en-US" w:eastAsia="zh-CN"/>
          </w:rPr>
          <w:t>时，</w:t>
        </w:r>
      </w:ins>
      <w:ins w:id="3710" w:author="Janusio" w:date="2018-03-05T00:25:23Z">
        <w:r>
          <w:rPr>
            <w:rFonts w:hint="eastAsia" w:ascii="Times New Roman" w:hAnsi="Times New Roman"/>
            <w:sz w:val="24"/>
            <w:szCs w:val="24"/>
            <w:lang w:val="en-US" w:eastAsia="zh-CN"/>
          </w:rPr>
          <w:t>不仅</w:t>
        </w:r>
      </w:ins>
      <w:ins w:id="3711" w:author="Janusio" w:date="2018-03-05T00:25:24Z">
        <w:r>
          <w:rPr>
            <w:rFonts w:hint="eastAsia" w:ascii="Times New Roman" w:hAnsi="Times New Roman"/>
            <w:sz w:val="24"/>
            <w:szCs w:val="24"/>
            <w:lang w:val="en-US" w:eastAsia="zh-CN"/>
          </w:rPr>
          <w:t>系统</w:t>
        </w:r>
      </w:ins>
      <w:ins w:id="3712" w:author="Janusio" w:date="2018-03-05T00:25:26Z">
        <w:r>
          <w:rPr>
            <w:rFonts w:hint="eastAsia" w:ascii="Times New Roman" w:hAnsi="Times New Roman"/>
            <w:sz w:val="24"/>
            <w:szCs w:val="24"/>
            <w:lang w:val="en-US" w:eastAsia="zh-CN"/>
          </w:rPr>
          <w:t>引导</w:t>
        </w:r>
      </w:ins>
      <w:ins w:id="3713" w:author="Janusio" w:date="2018-03-05T00:25:27Z">
        <w:r>
          <w:rPr>
            <w:rFonts w:hint="eastAsia" w:ascii="Times New Roman" w:hAnsi="Times New Roman"/>
            <w:sz w:val="24"/>
            <w:szCs w:val="24"/>
            <w:lang w:val="en-US" w:eastAsia="zh-CN"/>
          </w:rPr>
          <w:t>或者</w:t>
        </w:r>
      </w:ins>
      <w:ins w:id="3714" w:author="Janusio" w:date="2018-03-05T00:25:30Z">
        <w:r>
          <w:rPr>
            <w:rFonts w:hint="eastAsia" w:ascii="Times New Roman" w:hAnsi="Times New Roman"/>
            <w:sz w:val="24"/>
            <w:szCs w:val="24"/>
            <w:lang w:val="en-US" w:eastAsia="zh-CN"/>
          </w:rPr>
          <w:t>程序</w:t>
        </w:r>
      </w:ins>
      <w:ins w:id="3715" w:author="Janusio" w:date="2018-03-05T00:25:32Z">
        <w:r>
          <w:rPr>
            <w:rFonts w:hint="eastAsia" w:ascii="Times New Roman" w:hAnsi="Times New Roman"/>
            <w:sz w:val="24"/>
            <w:szCs w:val="24"/>
            <w:lang w:val="en-US" w:eastAsia="zh-CN"/>
          </w:rPr>
          <w:t>启动</w:t>
        </w:r>
      </w:ins>
      <w:ins w:id="3716" w:author="Janusio" w:date="2018-03-05T00:25:34Z">
        <w:r>
          <w:rPr>
            <w:rFonts w:hint="eastAsia" w:ascii="Times New Roman" w:hAnsi="Times New Roman"/>
            <w:sz w:val="24"/>
            <w:szCs w:val="24"/>
            <w:lang w:val="en-US" w:eastAsia="zh-CN"/>
          </w:rPr>
          <w:t>时，</w:t>
        </w:r>
      </w:ins>
      <w:ins w:id="3717" w:author="Janusio" w:date="2018-03-05T00:25:35Z">
        <w:r>
          <w:rPr>
            <w:rFonts w:hint="eastAsia" w:ascii="Times New Roman" w:hAnsi="Times New Roman"/>
            <w:sz w:val="24"/>
            <w:szCs w:val="24"/>
            <w:lang w:val="en-US" w:eastAsia="zh-CN"/>
          </w:rPr>
          <w:t>都</w:t>
        </w:r>
      </w:ins>
      <w:ins w:id="3718" w:author="Janusio" w:date="2018-03-05T00:25:36Z">
        <w:r>
          <w:rPr>
            <w:rFonts w:hint="eastAsia" w:ascii="Times New Roman" w:hAnsi="Times New Roman"/>
            <w:sz w:val="24"/>
            <w:szCs w:val="24"/>
            <w:lang w:val="en-US" w:eastAsia="zh-CN"/>
          </w:rPr>
          <w:t>会</w:t>
        </w:r>
      </w:ins>
      <w:ins w:id="3719" w:author="Janusio" w:date="2018-03-05T00:25:38Z">
        <w:r>
          <w:rPr>
            <w:rFonts w:hint="eastAsia" w:ascii="Times New Roman" w:hAnsi="Times New Roman"/>
            <w:sz w:val="24"/>
            <w:szCs w:val="24"/>
            <w:lang w:val="en-US" w:eastAsia="zh-CN"/>
          </w:rPr>
          <w:t>对</w:t>
        </w:r>
      </w:ins>
      <w:ins w:id="3720" w:author="Janusio" w:date="2018-03-05T00:25:44Z">
        <w:r>
          <w:rPr>
            <w:rFonts w:hint="eastAsia" w:ascii="Times New Roman" w:hAnsi="Times New Roman"/>
            <w:sz w:val="24"/>
            <w:szCs w:val="24"/>
            <w:lang w:val="en-US" w:eastAsia="zh-CN"/>
          </w:rPr>
          <w:t>当前部分</w:t>
        </w:r>
      </w:ins>
      <w:ins w:id="3721" w:author="Janusio" w:date="2018-03-05T00:25:45Z">
        <w:r>
          <w:rPr>
            <w:rFonts w:hint="eastAsia" w:ascii="Times New Roman" w:hAnsi="Times New Roman"/>
            <w:sz w:val="24"/>
            <w:szCs w:val="24"/>
            <w:lang w:val="en-US" w:eastAsia="zh-CN"/>
          </w:rPr>
          <w:t>进行</w:t>
        </w:r>
      </w:ins>
      <w:ins w:id="3722" w:author="Janusio" w:date="2018-03-05T00:25:46Z">
        <w:r>
          <w:rPr>
            <w:rFonts w:hint="eastAsia" w:ascii="Times New Roman" w:hAnsi="Times New Roman"/>
            <w:sz w:val="24"/>
            <w:szCs w:val="24"/>
            <w:lang w:val="en-US" w:eastAsia="zh-CN"/>
          </w:rPr>
          <w:t>实时</w:t>
        </w:r>
      </w:ins>
      <w:ins w:id="3723" w:author="Janusio" w:date="2018-03-05T00:25:48Z">
        <w:r>
          <w:rPr>
            <w:rFonts w:hint="eastAsia" w:ascii="Times New Roman" w:hAnsi="Times New Roman"/>
            <w:sz w:val="24"/>
            <w:szCs w:val="24"/>
            <w:lang w:val="en-US" w:eastAsia="zh-CN"/>
          </w:rPr>
          <w:t>度量，</w:t>
        </w:r>
      </w:ins>
      <w:ins w:id="3724" w:author="Janusio" w:date="2018-03-05T00:25:52Z">
        <w:r>
          <w:rPr>
            <w:rFonts w:hint="eastAsia" w:ascii="Times New Roman" w:hAnsi="Times New Roman"/>
            <w:sz w:val="24"/>
            <w:szCs w:val="24"/>
            <w:lang w:val="en-US" w:eastAsia="zh-CN"/>
          </w:rPr>
          <w:t>并将</w:t>
        </w:r>
      </w:ins>
      <w:ins w:id="3725" w:author="Janusio" w:date="2018-03-05T00:25:54Z">
        <w:r>
          <w:rPr>
            <w:rFonts w:hint="eastAsia" w:ascii="Times New Roman" w:hAnsi="Times New Roman"/>
            <w:sz w:val="24"/>
            <w:szCs w:val="24"/>
            <w:lang w:val="en-US" w:eastAsia="zh-CN"/>
          </w:rPr>
          <w:t>度量值</w:t>
        </w:r>
      </w:ins>
      <w:ins w:id="3726" w:author="Janusio" w:date="2018-03-05T00:25:55Z">
        <w:r>
          <w:rPr>
            <w:rFonts w:hint="eastAsia" w:ascii="Times New Roman" w:hAnsi="Times New Roman"/>
            <w:sz w:val="24"/>
            <w:szCs w:val="24"/>
            <w:lang w:val="en-US" w:eastAsia="zh-CN"/>
          </w:rPr>
          <w:t>和</w:t>
        </w:r>
      </w:ins>
      <w:ins w:id="3727" w:author="Janusio" w:date="2018-03-05T00:26:03Z">
        <w:r>
          <w:rPr>
            <w:rFonts w:hint="eastAsia" w:ascii="Times New Roman" w:hAnsi="Times New Roman"/>
            <w:sz w:val="24"/>
            <w:szCs w:val="24"/>
            <w:lang w:val="en-US" w:eastAsia="zh-CN"/>
          </w:rPr>
          <w:t>预期的</w:t>
        </w:r>
      </w:ins>
      <w:ins w:id="3728" w:author="Janusio" w:date="2018-03-05T00:26:05Z">
        <w:r>
          <w:rPr>
            <w:rFonts w:hint="eastAsia" w:ascii="Times New Roman" w:hAnsi="Times New Roman"/>
            <w:sz w:val="24"/>
            <w:szCs w:val="24"/>
            <w:lang w:val="en-US" w:eastAsia="zh-CN"/>
          </w:rPr>
          <w:t>基准值</w:t>
        </w:r>
      </w:ins>
      <w:ins w:id="3729" w:author="Janusio" w:date="2018-03-05T00:26:06Z">
        <w:r>
          <w:rPr>
            <w:rFonts w:hint="eastAsia" w:ascii="Times New Roman" w:hAnsi="Times New Roman"/>
            <w:sz w:val="24"/>
            <w:szCs w:val="24"/>
            <w:lang w:val="en-US" w:eastAsia="zh-CN"/>
          </w:rPr>
          <w:t>进行</w:t>
        </w:r>
      </w:ins>
      <w:ins w:id="3730" w:author="Janusio" w:date="2018-03-05T00:26:07Z">
        <w:r>
          <w:rPr>
            <w:rFonts w:hint="eastAsia" w:ascii="Times New Roman" w:hAnsi="Times New Roman"/>
            <w:sz w:val="24"/>
            <w:szCs w:val="24"/>
            <w:lang w:val="en-US" w:eastAsia="zh-CN"/>
          </w:rPr>
          <w:t>对比，</w:t>
        </w:r>
      </w:ins>
      <w:ins w:id="3731" w:author="Janusio" w:date="2018-03-05T00:26:14Z">
        <w:r>
          <w:rPr>
            <w:rFonts w:hint="eastAsia" w:ascii="Times New Roman" w:hAnsi="Times New Roman"/>
            <w:sz w:val="24"/>
            <w:szCs w:val="24"/>
            <w:lang w:val="en-US" w:eastAsia="zh-CN"/>
          </w:rPr>
          <w:t>如果</w:t>
        </w:r>
      </w:ins>
      <w:ins w:id="3732" w:author="Janusio" w:date="2018-03-05T00:26:23Z">
        <w:r>
          <w:rPr>
            <w:rFonts w:hint="eastAsia" w:ascii="Times New Roman" w:hAnsi="Times New Roman"/>
            <w:sz w:val="24"/>
            <w:szCs w:val="24"/>
            <w:lang w:val="en-US" w:eastAsia="zh-CN"/>
          </w:rPr>
          <w:t>一致，</w:t>
        </w:r>
      </w:ins>
      <w:ins w:id="3733" w:author="Janusio" w:date="2018-03-05T00:26:27Z">
        <w:r>
          <w:rPr>
            <w:rFonts w:hint="eastAsia" w:ascii="Times New Roman" w:hAnsi="Times New Roman"/>
            <w:sz w:val="24"/>
            <w:szCs w:val="24"/>
            <w:lang w:val="en-US" w:eastAsia="zh-CN"/>
          </w:rPr>
          <w:t>则说明</w:t>
        </w:r>
      </w:ins>
      <w:ins w:id="3734" w:author="Janusio" w:date="2018-03-05T00:26:29Z">
        <w:r>
          <w:rPr>
            <w:rFonts w:hint="eastAsia" w:ascii="Times New Roman" w:hAnsi="Times New Roman"/>
            <w:sz w:val="24"/>
            <w:szCs w:val="24"/>
            <w:lang w:val="en-US" w:eastAsia="zh-CN"/>
          </w:rPr>
          <w:t>程序</w:t>
        </w:r>
      </w:ins>
      <w:ins w:id="3735" w:author="Janusio" w:date="2018-03-05T00:26:30Z">
        <w:r>
          <w:rPr>
            <w:rFonts w:hint="eastAsia" w:ascii="Times New Roman" w:hAnsi="Times New Roman"/>
            <w:sz w:val="24"/>
            <w:szCs w:val="24"/>
            <w:lang w:val="en-US" w:eastAsia="zh-CN"/>
          </w:rPr>
          <w:t>可信</w:t>
        </w:r>
      </w:ins>
      <w:ins w:id="3736" w:author="Janusio" w:date="2018-03-05T00:26:31Z">
        <w:r>
          <w:rPr>
            <w:rFonts w:hint="eastAsia" w:ascii="Times New Roman" w:hAnsi="Times New Roman"/>
            <w:sz w:val="24"/>
            <w:szCs w:val="24"/>
            <w:lang w:val="en-US" w:eastAsia="zh-CN"/>
          </w:rPr>
          <w:t>，</w:t>
        </w:r>
      </w:ins>
      <w:ins w:id="3737" w:author="Janusio" w:date="2018-03-05T00:26:35Z">
        <w:r>
          <w:rPr>
            <w:rFonts w:hint="eastAsia" w:ascii="Times New Roman" w:hAnsi="Times New Roman"/>
            <w:sz w:val="24"/>
            <w:szCs w:val="24"/>
            <w:lang w:val="en-US" w:eastAsia="zh-CN"/>
          </w:rPr>
          <w:t>继续</w:t>
        </w:r>
      </w:ins>
      <w:ins w:id="3738" w:author="Janusio" w:date="2018-03-05T00:26:42Z">
        <w:r>
          <w:rPr>
            <w:rFonts w:hint="eastAsia" w:ascii="Times New Roman" w:hAnsi="Times New Roman"/>
            <w:sz w:val="24"/>
            <w:szCs w:val="24"/>
            <w:lang w:val="en-US" w:eastAsia="zh-CN"/>
          </w:rPr>
          <w:t>系统</w:t>
        </w:r>
      </w:ins>
      <w:ins w:id="3739" w:author="Janusio" w:date="2018-03-05T00:26:44Z">
        <w:r>
          <w:rPr>
            <w:rFonts w:hint="eastAsia" w:ascii="Times New Roman" w:hAnsi="Times New Roman"/>
            <w:sz w:val="24"/>
            <w:szCs w:val="24"/>
            <w:lang w:val="en-US" w:eastAsia="zh-CN"/>
          </w:rPr>
          <w:t>引导</w:t>
        </w:r>
      </w:ins>
      <w:ins w:id="3740" w:author="Janusio" w:date="2018-03-05T00:26:45Z">
        <w:r>
          <w:rPr>
            <w:rFonts w:hint="eastAsia" w:ascii="Times New Roman" w:hAnsi="Times New Roman"/>
            <w:sz w:val="24"/>
            <w:szCs w:val="24"/>
            <w:lang w:val="en-US" w:eastAsia="zh-CN"/>
          </w:rPr>
          <w:t>或者</w:t>
        </w:r>
      </w:ins>
      <w:ins w:id="3741" w:author="Janusio" w:date="2018-03-05T00:26:47Z">
        <w:r>
          <w:rPr>
            <w:rFonts w:hint="eastAsia" w:ascii="Times New Roman" w:hAnsi="Times New Roman"/>
            <w:sz w:val="24"/>
            <w:szCs w:val="24"/>
            <w:lang w:val="en-US" w:eastAsia="zh-CN"/>
          </w:rPr>
          <w:t>程序</w:t>
        </w:r>
      </w:ins>
      <w:ins w:id="3742" w:author="Janusio" w:date="2018-03-05T00:26:48Z">
        <w:r>
          <w:rPr>
            <w:rFonts w:hint="eastAsia" w:ascii="Times New Roman" w:hAnsi="Times New Roman"/>
            <w:sz w:val="24"/>
            <w:szCs w:val="24"/>
            <w:lang w:val="en-US" w:eastAsia="zh-CN"/>
          </w:rPr>
          <w:t>启动</w:t>
        </w:r>
      </w:ins>
      <w:ins w:id="3743" w:author="Janusio" w:date="2018-03-05T00:26:54Z">
        <w:r>
          <w:rPr>
            <w:rFonts w:hint="eastAsia" w:ascii="Times New Roman" w:hAnsi="Times New Roman"/>
            <w:sz w:val="24"/>
            <w:szCs w:val="24"/>
            <w:lang w:val="en-US" w:eastAsia="zh-CN"/>
          </w:rPr>
          <w:t>。</w:t>
        </w:r>
      </w:ins>
      <w:ins w:id="3744" w:author="Janusio" w:date="2018-03-05T00:26:57Z">
        <w:r>
          <w:rPr>
            <w:rFonts w:hint="eastAsia" w:ascii="Times New Roman" w:hAnsi="Times New Roman"/>
            <w:sz w:val="24"/>
            <w:szCs w:val="24"/>
            <w:lang w:val="en-US" w:eastAsia="zh-CN"/>
          </w:rPr>
          <w:t>反之</w:t>
        </w:r>
      </w:ins>
      <w:ins w:id="3745" w:author="Janusio" w:date="2018-03-05T00:26:58Z">
        <w:r>
          <w:rPr>
            <w:rFonts w:hint="eastAsia" w:ascii="Times New Roman" w:hAnsi="Times New Roman"/>
            <w:sz w:val="24"/>
            <w:szCs w:val="24"/>
            <w:lang w:val="en-US" w:eastAsia="zh-CN"/>
          </w:rPr>
          <w:t>，</w:t>
        </w:r>
      </w:ins>
      <w:ins w:id="3746" w:author="Janusio" w:date="2018-03-05T00:26:59Z">
        <w:r>
          <w:rPr>
            <w:rFonts w:hint="eastAsia" w:ascii="Times New Roman" w:hAnsi="Times New Roman"/>
            <w:sz w:val="24"/>
            <w:szCs w:val="24"/>
            <w:lang w:val="en-US" w:eastAsia="zh-CN"/>
          </w:rPr>
          <w:t>则</w:t>
        </w:r>
      </w:ins>
      <w:ins w:id="3747" w:author="Janusio" w:date="2018-03-05T00:27:23Z">
        <w:r>
          <w:rPr>
            <w:rFonts w:hint="eastAsia" w:ascii="Times New Roman" w:hAnsi="Times New Roman"/>
            <w:sz w:val="24"/>
            <w:szCs w:val="24"/>
            <w:lang w:val="en-US" w:eastAsia="zh-CN"/>
          </w:rPr>
          <w:t>启动</w:t>
        </w:r>
      </w:ins>
      <w:ins w:id="3748" w:author="Janusio" w:date="2018-03-05T00:27:28Z">
        <w:r>
          <w:rPr>
            <w:rFonts w:hint="eastAsia" w:ascii="Times New Roman" w:hAnsi="Times New Roman"/>
            <w:sz w:val="24"/>
            <w:szCs w:val="24"/>
            <w:lang w:val="en-US" w:eastAsia="zh-CN"/>
          </w:rPr>
          <w:t>过程</w:t>
        </w:r>
      </w:ins>
      <w:ins w:id="3749" w:author="Janusio" w:date="2018-03-05T00:27:29Z">
        <w:r>
          <w:rPr>
            <w:rFonts w:hint="eastAsia" w:ascii="Times New Roman" w:hAnsi="Times New Roman"/>
            <w:sz w:val="24"/>
            <w:szCs w:val="24"/>
            <w:lang w:val="en-US" w:eastAsia="zh-CN"/>
          </w:rPr>
          <w:t>中</w:t>
        </w:r>
      </w:ins>
      <w:ins w:id="3750" w:author="Janusio" w:date="2018-03-05T00:27:31Z">
        <w:r>
          <w:rPr>
            <w:rFonts w:hint="eastAsia" w:ascii="Times New Roman" w:hAnsi="Times New Roman"/>
            <w:sz w:val="24"/>
            <w:szCs w:val="24"/>
            <w:lang w:val="en-US" w:eastAsia="zh-CN"/>
          </w:rPr>
          <w:t>出现</w:t>
        </w:r>
      </w:ins>
      <w:ins w:id="3751" w:author="Janusio" w:date="2018-03-05T00:27:35Z">
        <w:r>
          <w:rPr>
            <w:rFonts w:hint="eastAsia" w:ascii="Times New Roman" w:hAnsi="Times New Roman"/>
            <w:sz w:val="24"/>
            <w:szCs w:val="24"/>
            <w:lang w:val="en-US" w:eastAsia="zh-CN"/>
          </w:rPr>
          <w:t>组件</w:t>
        </w:r>
      </w:ins>
      <w:ins w:id="3752" w:author="Janusio" w:date="2018-03-05T00:27:36Z">
        <w:r>
          <w:rPr>
            <w:rFonts w:hint="eastAsia" w:ascii="Times New Roman" w:hAnsi="Times New Roman"/>
            <w:sz w:val="24"/>
            <w:szCs w:val="24"/>
            <w:lang w:val="en-US" w:eastAsia="zh-CN"/>
          </w:rPr>
          <w:t>数据</w:t>
        </w:r>
      </w:ins>
      <w:ins w:id="3753" w:author="Janusio" w:date="2018-03-05T00:27:37Z">
        <w:r>
          <w:rPr>
            <w:rFonts w:hint="eastAsia" w:ascii="Times New Roman" w:hAnsi="Times New Roman"/>
            <w:sz w:val="24"/>
            <w:szCs w:val="24"/>
            <w:lang w:val="en-US" w:eastAsia="zh-CN"/>
          </w:rPr>
          <w:t>被</w:t>
        </w:r>
      </w:ins>
      <w:ins w:id="3754" w:author="Janusio" w:date="2018-03-05T00:27:38Z">
        <w:r>
          <w:rPr>
            <w:rFonts w:hint="eastAsia" w:ascii="Times New Roman" w:hAnsi="Times New Roman"/>
            <w:sz w:val="24"/>
            <w:szCs w:val="24"/>
            <w:lang w:val="en-US" w:eastAsia="zh-CN"/>
          </w:rPr>
          <w:t>篡改</w:t>
        </w:r>
      </w:ins>
      <w:ins w:id="3755" w:author="Janusio" w:date="2018-03-05T00:27:39Z">
        <w:r>
          <w:rPr>
            <w:rFonts w:hint="eastAsia" w:ascii="Times New Roman" w:hAnsi="Times New Roman"/>
            <w:sz w:val="24"/>
            <w:szCs w:val="24"/>
            <w:lang w:val="en-US" w:eastAsia="zh-CN"/>
          </w:rPr>
          <w:t>，</w:t>
        </w:r>
      </w:ins>
      <w:ins w:id="3756" w:author="Janusio" w:date="2018-03-05T00:27:46Z">
        <w:r>
          <w:rPr>
            <w:rFonts w:hint="eastAsia" w:ascii="Times New Roman" w:hAnsi="Times New Roman"/>
            <w:sz w:val="24"/>
            <w:szCs w:val="24"/>
            <w:lang w:val="en-US" w:eastAsia="zh-CN"/>
          </w:rPr>
          <w:t>停止运行</w:t>
        </w:r>
      </w:ins>
      <w:ins w:id="3757" w:author="Janusio" w:date="2018-03-05T00:27:48Z">
        <w:r>
          <w:rPr>
            <w:rFonts w:hint="eastAsia" w:ascii="Times New Roman" w:hAnsi="Times New Roman"/>
            <w:sz w:val="24"/>
            <w:szCs w:val="24"/>
            <w:lang w:val="en-US" w:eastAsia="zh-CN"/>
          </w:rPr>
          <w:t>。</w:t>
        </w:r>
      </w:ins>
    </w:p>
    <w:p>
      <w:pPr>
        <w:pStyle w:val="4"/>
        <w:numPr>
          <w:ins w:id="3759" w:author="Janusio" w:date="2018-03-08T00:47:13Z"/>
        </w:numPr>
        <w:spacing w:line="360" w:lineRule="auto"/>
        <w:ind w:firstLine="420" w:firstLineChars="0"/>
        <w:rPr>
          <w:ins w:id="3760" w:author="Janusio" w:date="2018-03-05T00:31:40Z"/>
          <w:rFonts w:hint="eastAsia" w:ascii="Times New Roman" w:hAnsi="Times New Roman" w:eastAsia="黑体"/>
          <w:b/>
          <w:sz w:val="24"/>
          <w:szCs w:val="24"/>
          <w:lang w:val="en-US" w:eastAsia="zh-CN"/>
        </w:rPr>
        <w:pPrChange w:id="3758" w:author="Janusio" w:date="2018-03-08T00:47:13Z">
          <w:pPr>
            <w:pStyle w:val="24"/>
            <w:spacing w:line="360" w:lineRule="auto"/>
            <w:ind w:firstLine="420" w:firstLineChars="0"/>
          </w:pPr>
        </w:pPrChange>
      </w:pPr>
      <w:ins w:id="3761" w:author="Janusio" w:date="2018-03-05T00:31:14Z">
        <w:r>
          <w:rPr>
            <w:rFonts w:hint="eastAsia" w:ascii="Times New Roman" w:hAnsi="Times New Roman" w:eastAsia="黑体"/>
            <w:b/>
            <w:sz w:val="24"/>
            <w:szCs w:val="24"/>
            <w:lang w:val="en-US" w:eastAsia="zh-CN"/>
          </w:rPr>
          <w:t>可信</w:t>
        </w:r>
      </w:ins>
      <w:ins w:id="3762" w:author="Janusio" w:date="2018-03-05T00:31:16Z">
        <w:r>
          <w:rPr>
            <w:rFonts w:hint="eastAsia" w:ascii="Times New Roman" w:hAnsi="Times New Roman" w:eastAsia="黑体"/>
            <w:b/>
            <w:sz w:val="24"/>
            <w:szCs w:val="24"/>
            <w:lang w:val="en-US" w:eastAsia="zh-CN"/>
          </w:rPr>
          <w:t>衔接点</w:t>
        </w:r>
      </w:ins>
      <w:ins w:id="3763" w:author="Janusio" w:date="2018-03-05T00:31:17Z">
        <w:r>
          <w:rPr>
            <w:rFonts w:hint="eastAsia" w:ascii="Times New Roman" w:hAnsi="Times New Roman" w:eastAsia="黑体"/>
            <w:b/>
            <w:sz w:val="24"/>
            <w:szCs w:val="24"/>
            <w:lang w:val="en-US" w:eastAsia="zh-CN"/>
          </w:rPr>
          <w:t>实现</w:t>
        </w:r>
      </w:ins>
    </w:p>
    <w:p>
      <w:pPr>
        <w:pStyle w:val="24"/>
        <w:spacing w:line="360" w:lineRule="auto"/>
        <w:ind w:firstLine="420" w:firstLineChars="0"/>
        <w:rPr>
          <w:ins w:id="3764" w:author="Janusio" w:date="2018-03-05T00:33:21Z"/>
          <w:rFonts w:hint="eastAsia" w:ascii="Times New Roman" w:hAnsi="Times New Roman"/>
          <w:sz w:val="24"/>
          <w:szCs w:val="24"/>
          <w:lang w:val="en-US" w:eastAsia="zh-CN"/>
        </w:rPr>
      </w:pPr>
      <w:ins w:id="3765" w:author="Janusio" w:date="2018-03-05T00:31:59Z">
        <w:r>
          <w:rPr>
            <w:rFonts w:hint="eastAsia" w:ascii="Times New Roman" w:hAnsi="Times New Roman"/>
            <w:sz w:val="24"/>
            <w:szCs w:val="24"/>
            <w:lang w:val="en-US" w:eastAsia="zh-CN"/>
          </w:rPr>
          <w:t>有</w:t>
        </w:r>
      </w:ins>
      <w:ins w:id="3766" w:author="Janusio" w:date="2018-03-05T00:32:00Z">
        <w:r>
          <w:rPr>
            <w:rFonts w:hint="eastAsia" w:ascii="Times New Roman" w:hAnsi="Times New Roman"/>
            <w:sz w:val="24"/>
            <w:szCs w:val="24"/>
            <w:lang w:val="en-US" w:eastAsia="zh-CN"/>
          </w:rPr>
          <w:t>本文</w:t>
        </w:r>
      </w:ins>
      <w:ins w:id="3767" w:author="Janusio" w:date="2018-03-05T00:32:45Z">
        <w:r>
          <w:rPr>
            <w:rFonts w:hint="eastAsia" w:ascii="Times New Roman" w:hAnsi="Times New Roman"/>
            <w:sz w:val="24"/>
            <w:szCs w:val="24"/>
            <w:lang w:val="en-US" w:eastAsia="zh-CN"/>
          </w:rPr>
          <w:t>3.</w:t>
        </w:r>
      </w:ins>
      <w:ins w:id="3768" w:author="Janusio" w:date="2018-03-05T00:32:46Z">
        <w:r>
          <w:rPr>
            <w:rFonts w:hint="eastAsia" w:ascii="Times New Roman" w:hAnsi="Times New Roman"/>
            <w:sz w:val="24"/>
            <w:szCs w:val="24"/>
            <w:lang w:val="en-US" w:eastAsia="zh-CN"/>
          </w:rPr>
          <w:t>1</w:t>
        </w:r>
      </w:ins>
      <w:ins w:id="3769" w:author="Janusio" w:date="2018-03-05T00:32:47Z">
        <w:r>
          <w:rPr>
            <w:rFonts w:hint="eastAsia" w:ascii="Times New Roman" w:hAnsi="Times New Roman"/>
            <w:sz w:val="24"/>
            <w:szCs w:val="24"/>
            <w:lang w:val="en-US" w:eastAsia="zh-CN"/>
          </w:rPr>
          <w:t>节</w:t>
        </w:r>
      </w:ins>
      <w:ins w:id="3770" w:author="Janusio" w:date="2018-03-05T00:32:48Z">
        <w:r>
          <w:rPr>
            <w:rFonts w:hint="eastAsia" w:ascii="Times New Roman" w:hAnsi="Times New Roman"/>
            <w:sz w:val="24"/>
            <w:szCs w:val="24"/>
            <w:lang w:val="en-US" w:eastAsia="zh-CN"/>
          </w:rPr>
          <w:t>的</w:t>
        </w:r>
      </w:ins>
      <w:ins w:id="3771" w:author="Janusio" w:date="2018-03-05T00:32:49Z">
        <w:r>
          <w:rPr>
            <w:rFonts w:hint="eastAsia" w:ascii="Times New Roman" w:hAnsi="Times New Roman"/>
            <w:sz w:val="24"/>
            <w:szCs w:val="24"/>
            <w:lang w:val="en-US" w:eastAsia="zh-CN"/>
          </w:rPr>
          <w:t>可信</w:t>
        </w:r>
      </w:ins>
      <w:ins w:id="3772" w:author="Janusio" w:date="2018-03-05T00:32:51Z">
        <w:r>
          <w:rPr>
            <w:rFonts w:hint="eastAsia" w:ascii="Times New Roman" w:hAnsi="Times New Roman"/>
            <w:sz w:val="24"/>
            <w:szCs w:val="24"/>
            <w:lang w:val="en-US" w:eastAsia="zh-CN"/>
          </w:rPr>
          <w:t>衔接点</w:t>
        </w:r>
      </w:ins>
      <w:ins w:id="3773" w:author="Janusio" w:date="2018-03-05T00:32:54Z">
        <w:r>
          <w:rPr>
            <w:rFonts w:hint="eastAsia" w:ascii="Times New Roman" w:hAnsi="Times New Roman"/>
            <w:sz w:val="24"/>
            <w:szCs w:val="24"/>
            <w:lang w:val="en-US" w:eastAsia="zh-CN"/>
          </w:rPr>
          <w:t>三个</w:t>
        </w:r>
      </w:ins>
      <w:ins w:id="3774" w:author="Janusio" w:date="2018-03-05T00:32:55Z">
        <w:r>
          <w:rPr>
            <w:rFonts w:hint="eastAsia" w:ascii="Times New Roman" w:hAnsi="Times New Roman"/>
            <w:sz w:val="24"/>
            <w:szCs w:val="24"/>
            <w:lang w:val="en-US" w:eastAsia="zh-CN"/>
          </w:rPr>
          <w:t>部分</w:t>
        </w:r>
      </w:ins>
      <w:ins w:id="3775" w:author="Janusio" w:date="2018-03-05T00:32:56Z">
        <w:r>
          <w:rPr>
            <w:rFonts w:hint="eastAsia" w:ascii="Times New Roman" w:hAnsi="Times New Roman"/>
            <w:sz w:val="24"/>
            <w:szCs w:val="24"/>
            <w:lang w:val="en-US" w:eastAsia="zh-CN"/>
          </w:rPr>
          <w:t>组件</w:t>
        </w:r>
      </w:ins>
      <w:ins w:id="3776" w:author="Janusio" w:date="2018-03-05T00:32:57Z">
        <w:r>
          <w:rPr>
            <w:rFonts w:hint="eastAsia" w:ascii="Times New Roman" w:hAnsi="Times New Roman"/>
            <w:sz w:val="24"/>
            <w:szCs w:val="24"/>
            <w:lang w:val="en-US" w:eastAsia="zh-CN"/>
          </w:rPr>
          <w:t>，</w:t>
        </w:r>
      </w:ins>
      <w:ins w:id="3777" w:author="Janusio" w:date="2018-03-05T00:33:06Z">
        <w:r>
          <w:rPr>
            <w:rFonts w:hint="eastAsia" w:ascii="Times New Roman" w:hAnsi="Times New Roman"/>
            <w:sz w:val="24"/>
            <w:szCs w:val="24"/>
            <w:lang w:val="en-US" w:eastAsia="zh-CN"/>
          </w:rPr>
          <w:t>基于</w:t>
        </w:r>
      </w:ins>
      <w:ins w:id="3778" w:author="Janusio" w:date="2018-03-05T00:33:08Z">
        <w:r>
          <w:rPr>
            <w:rFonts w:hint="eastAsia" w:ascii="Times New Roman" w:hAnsi="Times New Roman"/>
            <w:sz w:val="24"/>
            <w:szCs w:val="24"/>
            <w:lang w:val="en-US" w:eastAsia="zh-CN"/>
          </w:rPr>
          <w:t>Xen</w:t>
        </w:r>
      </w:ins>
      <w:ins w:id="3779" w:author="Janusio" w:date="2018-03-05T00:33:15Z">
        <w:r>
          <w:rPr>
            <w:rFonts w:hint="eastAsia" w:ascii="Times New Roman" w:hAnsi="Times New Roman"/>
            <w:sz w:val="24"/>
            <w:szCs w:val="24"/>
            <w:lang w:val="en-US" w:eastAsia="zh-CN"/>
          </w:rPr>
          <w:t>实现了</w:t>
        </w:r>
      </w:ins>
      <w:ins w:id="3780" w:author="Janusio" w:date="2018-03-05T00:33:16Z">
        <w:r>
          <w:rPr>
            <w:rFonts w:hint="eastAsia" w:ascii="Times New Roman" w:hAnsi="Times New Roman"/>
            <w:sz w:val="24"/>
            <w:szCs w:val="24"/>
            <w:lang w:val="en-US" w:eastAsia="zh-CN"/>
          </w:rPr>
          <w:t>具体</w:t>
        </w:r>
      </w:ins>
      <w:ins w:id="3781" w:author="Janusio" w:date="2018-03-05T00:33:17Z">
        <w:r>
          <w:rPr>
            <w:rFonts w:hint="eastAsia" w:ascii="Times New Roman" w:hAnsi="Times New Roman"/>
            <w:sz w:val="24"/>
            <w:szCs w:val="24"/>
            <w:lang w:val="en-US" w:eastAsia="zh-CN"/>
          </w:rPr>
          <w:t>的</w:t>
        </w:r>
      </w:ins>
      <w:ins w:id="3782" w:author="Janusio" w:date="2018-03-05T00:33:18Z">
        <w:r>
          <w:rPr>
            <w:rFonts w:hint="eastAsia" w:ascii="Times New Roman" w:hAnsi="Times New Roman"/>
            <w:sz w:val="24"/>
            <w:szCs w:val="24"/>
            <w:lang w:val="en-US" w:eastAsia="zh-CN"/>
          </w:rPr>
          <w:t>可信</w:t>
        </w:r>
      </w:ins>
      <w:ins w:id="3783" w:author="Janusio" w:date="2018-03-05T00:33:19Z">
        <w:r>
          <w:rPr>
            <w:rFonts w:hint="eastAsia" w:ascii="Times New Roman" w:hAnsi="Times New Roman"/>
            <w:sz w:val="24"/>
            <w:szCs w:val="24"/>
            <w:lang w:val="en-US" w:eastAsia="zh-CN"/>
          </w:rPr>
          <w:t>衔接点</w:t>
        </w:r>
      </w:ins>
      <w:ins w:id="3784" w:author="Janusio" w:date="2018-03-05T00:33:20Z">
        <w:r>
          <w:rPr>
            <w:rFonts w:hint="eastAsia" w:ascii="Times New Roman" w:hAnsi="Times New Roman"/>
            <w:sz w:val="24"/>
            <w:szCs w:val="24"/>
            <w:lang w:val="en-US" w:eastAsia="zh-CN"/>
          </w:rPr>
          <w:t>。</w:t>
        </w:r>
      </w:ins>
    </w:p>
    <w:p>
      <w:pPr>
        <w:pStyle w:val="24"/>
        <w:spacing w:line="360" w:lineRule="auto"/>
        <w:ind w:firstLine="420" w:firstLineChars="0"/>
        <w:rPr>
          <w:ins w:id="3785" w:author="Janusio" w:date="2018-03-05T00:40:54Z"/>
          <w:rFonts w:hint="eastAsia" w:ascii="Times New Roman" w:hAnsi="Times New Roman"/>
          <w:sz w:val="24"/>
          <w:szCs w:val="24"/>
          <w:lang w:val="en-US" w:eastAsia="zh-CN"/>
        </w:rPr>
      </w:pPr>
      <w:ins w:id="3786" w:author="Janusio" w:date="2018-03-05T00:33:23Z">
        <w:r>
          <w:rPr>
            <w:rFonts w:hint="eastAsia" w:ascii="Times New Roman" w:hAnsi="Times New Roman"/>
            <w:sz w:val="24"/>
            <w:szCs w:val="24"/>
            <w:lang w:val="en-US" w:eastAsia="zh-CN"/>
          </w:rPr>
          <w:t>首先，</w:t>
        </w:r>
      </w:ins>
      <w:ins w:id="3787" w:author="Janusio" w:date="2018-03-05T00:37:15Z">
        <w:r>
          <w:rPr>
            <w:rFonts w:hint="eastAsia" w:ascii="Times New Roman" w:hAnsi="Times New Roman"/>
            <w:sz w:val="24"/>
            <w:szCs w:val="24"/>
            <w:lang w:val="en-US" w:eastAsia="zh-CN"/>
          </w:rPr>
          <w:t>在</w:t>
        </w:r>
      </w:ins>
      <w:ins w:id="3788" w:author="Janusio" w:date="2018-03-05T00:37:31Z">
        <w:r>
          <w:rPr>
            <w:rFonts w:hint="eastAsia" w:ascii="Times New Roman" w:hAnsi="Times New Roman"/>
            <w:sz w:val="24"/>
            <w:szCs w:val="24"/>
            <w:lang w:val="en-US" w:eastAsia="zh-CN"/>
          </w:rPr>
          <w:t>/</w:t>
        </w:r>
      </w:ins>
      <w:ins w:id="3789" w:author="Janusio" w:date="2018-03-05T00:37:32Z">
        <w:r>
          <w:rPr>
            <w:rFonts w:hint="eastAsia" w:ascii="Times New Roman" w:hAnsi="Times New Roman"/>
            <w:sz w:val="24"/>
            <w:szCs w:val="24"/>
            <w:lang w:val="en-US" w:eastAsia="zh-CN"/>
          </w:rPr>
          <w:t>e</w:t>
        </w:r>
      </w:ins>
      <w:ins w:id="3790" w:author="Janusio" w:date="2018-03-05T00:37:38Z">
        <w:r>
          <w:rPr>
            <w:rFonts w:hint="eastAsia" w:ascii="Times New Roman" w:hAnsi="Times New Roman"/>
            <w:sz w:val="24"/>
            <w:szCs w:val="24"/>
            <w:lang w:val="en-US" w:eastAsia="zh-CN"/>
          </w:rPr>
          <w:t>t</w:t>
        </w:r>
      </w:ins>
      <w:ins w:id="3791" w:author="Janusio" w:date="2018-03-05T00:37:39Z">
        <w:r>
          <w:rPr>
            <w:rFonts w:hint="eastAsia" w:ascii="Times New Roman" w:hAnsi="Times New Roman"/>
            <w:sz w:val="24"/>
            <w:szCs w:val="24"/>
            <w:lang w:val="en-US" w:eastAsia="zh-CN"/>
          </w:rPr>
          <w:t>c</w:t>
        </w:r>
      </w:ins>
      <w:ins w:id="3792" w:author="Janusio" w:date="2018-03-05T00:37:45Z">
        <w:r>
          <w:rPr>
            <w:rFonts w:hint="eastAsia" w:ascii="Times New Roman" w:hAnsi="Times New Roman"/>
            <w:sz w:val="24"/>
            <w:szCs w:val="24"/>
            <w:lang w:val="en-US" w:eastAsia="zh-CN"/>
          </w:rPr>
          <w:t>/</w:t>
        </w:r>
      </w:ins>
      <w:ins w:id="3793" w:author="Janusio" w:date="2018-03-05T00:38:42Z">
        <w:r>
          <w:rPr>
            <w:rFonts w:hint="eastAsia" w:ascii="Times New Roman" w:hAnsi="Times New Roman"/>
            <w:sz w:val="24"/>
            <w:szCs w:val="24"/>
            <w:lang w:val="en-US" w:eastAsia="zh-CN"/>
          </w:rPr>
          <w:t>tjp</w:t>
        </w:r>
      </w:ins>
      <w:ins w:id="3794" w:author="Janusio" w:date="2018-03-05T00:37:50Z">
        <w:r>
          <w:rPr>
            <w:rFonts w:hint="eastAsia" w:ascii="Times New Roman" w:hAnsi="Times New Roman"/>
            <w:sz w:val="24"/>
            <w:szCs w:val="24"/>
            <w:lang w:val="en-US" w:eastAsia="zh-CN"/>
          </w:rPr>
          <w:t>下</w:t>
        </w:r>
      </w:ins>
      <w:ins w:id="3795" w:author="Janusio" w:date="2018-03-05T00:37:52Z">
        <w:r>
          <w:rPr>
            <w:rFonts w:hint="eastAsia" w:ascii="Times New Roman" w:hAnsi="Times New Roman"/>
            <w:sz w:val="24"/>
            <w:szCs w:val="24"/>
            <w:lang w:val="en-US" w:eastAsia="zh-CN"/>
          </w:rPr>
          <w:t>新增</w:t>
        </w:r>
      </w:ins>
      <w:ins w:id="3796" w:author="Janusio" w:date="2018-03-05T00:37:54Z">
        <w:r>
          <w:rPr>
            <w:rFonts w:hint="eastAsia" w:ascii="Times New Roman" w:hAnsi="Times New Roman"/>
            <w:sz w:val="24"/>
            <w:szCs w:val="24"/>
            <w:lang w:val="en-US" w:eastAsia="zh-CN"/>
          </w:rPr>
          <w:t>文件</w:t>
        </w:r>
      </w:ins>
      <w:ins w:id="3797" w:author="Janusio" w:date="2018-03-05T00:38:02Z">
        <w:r>
          <w:rPr>
            <w:rFonts w:hint="eastAsia" w:ascii="Times New Roman" w:hAnsi="Times New Roman"/>
            <w:sz w:val="24"/>
            <w:szCs w:val="24"/>
            <w:lang w:val="en-US" w:eastAsia="zh-CN"/>
          </w:rPr>
          <w:t>tj</w:t>
        </w:r>
      </w:ins>
      <w:ins w:id="3798" w:author="Janusio" w:date="2018-03-05T00:38:03Z">
        <w:r>
          <w:rPr>
            <w:rFonts w:hint="eastAsia" w:ascii="Times New Roman" w:hAnsi="Times New Roman"/>
            <w:sz w:val="24"/>
            <w:szCs w:val="24"/>
            <w:lang w:val="en-US" w:eastAsia="zh-CN"/>
          </w:rPr>
          <w:t>p</w:t>
        </w:r>
      </w:ins>
      <w:ins w:id="3799" w:author="Janusio" w:date="2018-03-05T00:47:41Z">
        <w:r>
          <w:rPr>
            <w:rFonts w:hint="eastAsia" w:ascii="Times New Roman" w:hAnsi="Times New Roman"/>
            <w:sz w:val="24"/>
            <w:szCs w:val="24"/>
            <w:lang w:val="en-US" w:eastAsia="zh-CN"/>
          </w:rPr>
          <w:t>-</w:t>
        </w:r>
      </w:ins>
      <w:ins w:id="3800" w:author="Janusio" w:date="2018-03-05T00:47:42Z">
        <w:r>
          <w:rPr>
            <w:rFonts w:hint="eastAsia" w:ascii="Times New Roman" w:hAnsi="Times New Roman"/>
            <w:sz w:val="24"/>
            <w:szCs w:val="24"/>
            <w:lang w:val="en-US" w:eastAsia="zh-CN"/>
          </w:rPr>
          <w:t>vm-</w:t>
        </w:r>
      </w:ins>
      <w:ins w:id="3801" w:author="Janusio" w:date="2018-03-05T00:47:45Z">
        <w:r>
          <w:rPr>
            <w:rFonts w:hint="eastAsia" w:ascii="Times New Roman" w:hAnsi="Times New Roman"/>
            <w:sz w:val="24"/>
            <w:szCs w:val="24"/>
            <w:lang w:val="en-US" w:eastAsia="zh-CN"/>
          </w:rPr>
          <w:t>vtpm</w:t>
        </w:r>
      </w:ins>
      <w:ins w:id="3802" w:author="Janusio" w:date="2018-03-05T00:38:03Z">
        <w:r>
          <w:rPr>
            <w:rFonts w:hint="eastAsia" w:ascii="Times New Roman" w:hAnsi="Times New Roman"/>
            <w:sz w:val="24"/>
            <w:szCs w:val="24"/>
            <w:lang w:val="en-US" w:eastAsia="zh-CN"/>
          </w:rPr>
          <w:t>.</w:t>
        </w:r>
      </w:ins>
      <w:ins w:id="3803" w:author="Janusio" w:date="2018-03-05T00:38:04Z">
        <w:r>
          <w:rPr>
            <w:rFonts w:hint="eastAsia" w:ascii="Times New Roman" w:hAnsi="Times New Roman"/>
            <w:sz w:val="24"/>
            <w:szCs w:val="24"/>
            <w:lang w:val="en-US" w:eastAsia="zh-CN"/>
          </w:rPr>
          <w:t>sh</w:t>
        </w:r>
      </w:ins>
      <w:ins w:id="3804" w:author="Janusio" w:date="2018-03-05T00:38:08Z">
        <w:r>
          <w:rPr>
            <w:rFonts w:hint="eastAsia" w:ascii="Times New Roman" w:hAnsi="Times New Roman"/>
            <w:sz w:val="24"/>
            <w:szCs w:val="24"/>
            <w:lang w:val="en-US" w:eastAsia="zh-CN"/>
          </w:rPr>
          <w:t>，</w:t>
        </w:r>
      </w:ins>
      <w:ins w:id="3805" w:author="Janusio" w:date="2018-03-05T00:38:19Z">
        <w:r>
          <w:rPr>
            <w:rFonts w:hint="eastAsia" w:ascii="Times New Roman" w:hAnsi="Times New Roman"/>
            <w:sz w:val="24"/>
            <w:szCs w:val="24"/>
            <w:lang w:val="en-US" w:eastAsia="zh-CN"/>
          </w:rPr>
          <w:t>该</w:t>
        </w:r>
      </w:ins>
      <w:ins w:id="3806" w:author="Janusio" w:date="2018-03-05T00:38:20Z">
        <w:r>
          <w:rPr>
            <w:rFonts w:hint="eastAsia" w:ascii="Times New Roman" w:hAnsi="Times New Roman"/>
            <w:sz w:val="24"/>
            <w:szCs w:val="24"/>
            <w:lang w:val="en-US" w:eastAsia="zh-CN"/>
          </w:rPr>
          <w:t>文件</w:t>
        </w:r>
      </w:ins>
      <w:ins w:id="3807" w:author="Janusio" w:date="2018-03-05T00:38:32Z">
        <w:r>
          <w:rPr>
            <w:rFonts w:hint="eastAsia" w:ascii="Times New Roman" w:hAnsi="Times New Roman"/>
            <w:sz w:val="24"/>
            <w:szCs w:val="24"/>
            <w:lang w:val="en-US" w:eastAsia="zh-CN"/>
          </w:rPr>
          <w:t>可以</w:t>
        </w:r>
      </w:ins>
      <w:ins w:id="3808" w:author="Janusio" w:date="2018-03-05T00:38:49Z">
        <w:r>
          <w:rPr>
            <w:rFonts w:hint="eastAsia" w:ascii="Times New Roman" w:hAnsi="Times New Roman"/>
            <w:sz w:val="24"/>
            <w:szCs w:val="24"/>
            <w:lang w:val="en-US" w:eastAsia="zh-CN"/>
          </w:rPr>
          <w:t>当</w:t>
        </w:r>
      </w:ins>
      <w:ins w:id="3809" w:author="Janusio" w:date="2018-03-05T00:38:53Z">
        <w:r>
          <w:rPr>
            <w:rFonts w:hint="eastAsia" w:ascii="Times New Roman" w:hAnsi="Times New Roman"/>
            <w:sz w:val="24"/>
            <w:szCs w:val="24"/>
            <w:lang w:val="en-US" w:eastAsia="zh-CN"/>
          </w:rPr>
          <w:t>系统</w:t>
        </w:r>
      </w:ins>
      <w:ins w:id="3810" w:author="Janusio" w:date="2018-03-05T00:38:54Z">
        <w:r>
          <w:rPr>
            <w:rFonts w:hint="eastAsia" w:ascii="Times New Roman" w:hAnsi="Times New Roman"/>
            <w:sz w:val="24"/>
            <w:szCs w:val="24"/>
            <w:lang w:val="en-US" w:eastAsia="zh-CN"/>
          </w:rPr>
          <w:t>启动</w:t>
        </w:r>
      </w:ins>
      <w:ins w:id="3811" w:author="Janusio" w:date="2018-03-05T00:38:55Z">
        <w:r>
          <w:rPr>
            <w:rFonts w:hint="eastAsia" w:ascii="Times New Roman" w:hAnsi="Times New Roman"/>
            <w:sz w:val="24"/>
            <w:szCs w:val="24"/>
            <w:lang w:val="en-US" w:eastAsia="zh-CN"/>
          </w:rPr>
          <w:t>时</w:t>
        </w:r>
      </w:ins>
      <w:ins w:id="3812" w:author="Janusio" w:date="2018-03-05T00:38:57Z">
        <w:r>
          <w:rPr>
            <w:rFonts w:hint="eastAsia" w:ascii="Times New Roman" w:hAnsi="Times New Roman"/>
            <w:sz w:val="24"/>
            <w:szCs w:val="24"/>
            <w:lang w:val="en-US" w:eastAsia="zh-CN"/>
          </w:rPr>
          <w:t>更新</w:t>
        </w:r>
      </w:ins>
      <w:ins w:id="3813" w:author="Janusio" w:date="2018-03-05T00:38:59Z">
        <w:r>
          <w:rPr>
            <w:rFonts w:hint="eastAsia" w:ascii="Times New Roman" w:hAnsi="Times New Roman"/>
            <w:sz w:val="24"/>
            <w:szCs w:val="24"/>
            <w:lang w:val="en-US" w:eastAsia="zh-CN"/>
          </w:rPr>
          <w:t>虚拟机的</w:t>
        </w:r>
      </w:ins>
      <w:ins w:id="3814" w:author="Janusio" w:date="2018-03-05T00:39:01Z">
        <w:r>
          <w:rPr>
            <w:rFonts w:hint="eastAsia" w:ascii="Times New Roman" w:hAnsi="Times New Roman"/>
            <w:sz w:val="24"/>
            <w:szCs w:val="24"/>
            <w:lang w:val="en-US" w:eastAsia="zh-CN"/>
          </w:rPr>
          <w:t>配置</w:t>
        </w:r>
      </w:ins>
      <w:ins w:id="3815" w:author="Janusio" w:date="2018-03-05T00:39:02Z">
        <w:r>
          <w:rPr>
            <w:rFonts w:hint="eastAsia" w:ascii="Times New Roman" w:hAnsi="Times New Roman"/>
            <w:sz w:val="24"/>
            <w:szCs w:val="24"/>
            <w:lang w:val="en-US" w:eastAsia="zh-CN"/>
          </w:rPr>
          <w:t>文件</w:t>
        </w:r>
      </w:ins>
      <w:ins w:id="3816" w:author="Janusio" w:date="2018-03-05T00:39:04Z">
        <w:r>
          <w:rPr>
            <w:rFonts w:hint="eastAsia" w:ascii="Times New Roman" w:hAnsi="Times New Roman"/>
            <w:sz w:val="24"/>
            <w:szCs w:val="24"/>
            <w:lang w:val="en-US" w:eastAsia="zh-CN"/>
          </w:rPr>
          <w:t>列表</w:t>
        </w:r>
      </w:ins>
      <w:ins w:id="3817" w:author="Janusio" w:date="2018-03-05T00:39:32Z">
        <w:r>
          <w:rPr>
            <w:rFonts w:hint="eastAsia" w:ascii="Times New Roman" w:hAnsi="Times New Roman"/>
            <w:sz w:val="24"/>
            <w:szCs w:val="24"/>
            <w:lang w:val="en-US" w:eastAsia="zh-CN"/>
          </w:rPr>
          <w:t>、</w:t>
        </w:r>
      </w:ins>
      <w:ins w:id="3818" w:author="Janusio" w:date="2018-03-05T00:39:18Z">
        <w:r>
          <w:rPr>
            <w:rFonts w:hint="eastAsia" w:ascii="Times New Roman" w:hAnsi="Times New Roman"/>
            <w:sz w:val="24"/>
            <w:szCs w:val="24"/>
            <w:lang w:val="en-US" w:eastAsia="zh-CN"/>
          </w:rPr>
          <w:t>vTPM</w:t>
        </w:r>
      </w:ins>
      <w:ins w:id="3819" w:author="Janusio" w:date="2018-03-05T00:39:20Z">
        <w:r>
          <w:rPr>
            <w:rFonts w:hint="eastAsia" w:ascii="Times New Roman" w:hAnsi="Times New Roman"/>
            <w:sz w:val="24"/>
            <w:szCs w:val="24"/>
            <w:lang w:val="en-US" w:eastAsia="zh-CN"/>
          </w:rPr>
          <w:t>配置</w:t>
        </w:r>
      </w:ins>
      <w:ins w:id="3820" w:author="Janusio" w:date="2018-03-05T00:39:21Z">
        <w:r>
          <w:rPr>
            <w:rFonts w:hint="eastAsia" w:ascii="Times New Roman" w:hAnsi="Times New Roman"/>
            <w:sz w:val="24"/>
            <w:szCs w:val="24"/>
            <w:lang w:val="en-US" w:eastAsia="zh-CN"/>
          </w:rPr>
          <w:t>文件</w:t>
        </w:r>
      </w:ins>
      <w:ins w:id="3821" w:author="Janusio" w:date="2018-03-05T00:39:22Z">
        <w:r>
          <w:rPr>
            <w:rFonts w:hint="eastAsia" w:ascii="Times New Roman" w:hAnsi="Times New Roman"/>
            <w:sz w:val="24"/>
            <w:szCs w:val="24"/>
            <w:lang w:val="en-US" w:eastAsia="zh-CN"/>
          </w:rPr>
          <w:t>列表</w:t>
        </w:r>
      </w:ins>
      <w:ins w:id="3822" w:author="Janusio" w:date="2018-03-05T00:39:49Z">
        <w:r>
          <w:rPr>
            <w:rFonts w:hint="eastAsia" w:ascii="Times New Roman" w:hAnsi="Times New Roman"/>
            <w:sz w:val="24"/>
            <w:szCs w:val="24"/>
            <w:lang w:val="en-US" w:eastAsia="zh-CN"/>
          </w:rPr>
          <w:t>到</w:t>
        </w:r>
      </w:ins>
      <w:ins w:id="3823" w:author="Janusio" w:date="2018-03-05T00:39:59Z">
        <w:r>
          <w:rPr>
            <w:rFonts w:hint="eastAsia" w:ascii="Times New Roman" w:hAnsi="Times New Roman"/>
            <w:sz w:val="24"/>
            <w:szCs w:val="24"/>
            <w:lang w:val="en-US" w:eastAsia="zh-CN"/>
          </w:rPr>
          <w:t>vm</w:t>
        </w:r>
      </w:ins>
      <w:ins w:id="3824" w:author="Janusio" w:date="2018-03-05T00:40:02Z">
        <w:r>
          <w:rPr>
            <w:rFonts w:hint="eastAsia" w:ascii="Times New Roman" w:hAnsi="Times New Roman"/>
            <w:sz w:val="24"/>
            <w:szCs w:val="24"/>
            <w:lang w:val="en-US" w:eastAsia="zh-CN"/>
          </w:rPr>
          <w:t>-</w:t>
        </w:r>
      </w:ins>
      <w:ins w:id="3825" w:author="Janusio" w:date="2018-03-05T00:40:09Z">
        <w:r>
          <w:rPr>
            <w:rFonts w:hint="eastAsia" w:ascii="Times New Roman" w:hAnsi="Times New Roman"/>
            <w:sz w:val="24"/>
            <w:szCs w:val="24"/>
            <w:lang w:val="en-US" w:eastAsia="zh-CN"/>
          </w:rPr>
          <w:t>vtpm</w:t>
        </w:r>
      </w:ins>
      <w:ins w:id="3826" w:author="Janusio" w:date="2018-03-05T00:40:12Z">
        <w:r>
          <w:rPr>
            <w:rFonts w:hint="eastAsia" w:ascii="Times New Roman" w:hAnsi="Times New Roman"/>
            <w:sz w:val="24"/>
            <w:szCs w:val="24"/>
            <w:lang w:val="en-US" w:eastAsia="zh-CN"/>
          </w:rPr>
          <w:t>-</w:t>
        </w:r>
      </w:ins>
      <w:ins w:id="3827" w:author="Janusio" w:date="2018-03-05T00:40:16Z">
        <w:r>
          <w:rPr>
            <w:rFonts w:hint="eastAsia" w:ascii="Times New Roman" w:hAnsi="Times New Roman"/>
            <w:sz w:val="24"/>
            <w:szCs w:val="24"/>
            <w:lang w:val="en-US" w:eastAsia="zh-CN"/>
          </w:rPr>
          <w:t>l</w:t>
        </w:r>
      </w:ins>
      <w:ins w:id="3828" w:author="Janusio" w:date="2018-03-05T00:40:17Z">
        <w:r>
          <w:rPr>
            <w:rFonts w:hint="eastAsia" w:ascii="Times New Roman" w:hAnsi="Times New Roman"/>
            <w:sz w:val="24"/>
            <w:szCs w:val="24"/>
            <w:lang w:val="en-US" w:eastAsia="zh-CN"/>
          </w:rPr>
          <w:t>is</w:t>
        </w:r>
      </w:ins>
      <w:ins w:id="3829" w:author="Janusio" w:date="2018-03-05T00:40:18Z">
        <w:r>
          <w:rPr>
            <w:rFonts w:hint="eastAsia" w:ascii="Times New Roman" w:hAnsi="Times New Roman"/>
            <w:sz w:val="24"/>
            <w:szCs w:val="24"/>
            <w:lang w:val="en-US" w:eastAsia="zh-CN"/>
          </w:rPr>
          <w:t>t</w:t>
        </w:r>
      </w:ins>
      <w:ins w:id="3830" w:author="Janusio" w:date="2018-03-05T00:40:27Z">
        <w:r>
          <w:rPr>
            <w:rFonts w:hint="eastAsia" w:ascii="Times New Roman" w:hAnsi="Times New Roman"/>
            <w:sz w:val="24"/>
            <w:szCs w:val="24"/>
            <w:lang w:val="en-US" w:eastAsia="zh-CN"/>
          </w:rPr>
          <w:t>文件</w:t>
        </w:r>
      </w:ins>
      <w:ins w:id="3831" w:author="Janusio" w:date="2018-03-05T00:40:28Z">
        <w:r>
          <w:rPr>
            <w:rFonts w:hint="eastAsia" w:ascii="Times New Roman" w:hAnsi="Times New Roman"/>
            <w:sz w:val="24"/>
            <w:szCs w:val="24"/>
            <w:lang w:val="en-US" w:eastAsia="zh-CN"/>
          </w:rPr>
          <w:t>中，</w:t>
        </w:r>
      </w:ins>
      <w:ins w:id="3832" w:author="Janusio" w:date="2018-03-05T00:40:37Z">
        <w:r>
          <w:rPr>
            <w:rFonts w:hint="eastAsia" w:ascii="Times New Roman" w:hAnsi="Times New Roman"/>
            <w:sz w:val="24"/>
            <w:szCs w:val="24"/>
            <w:lang w:val="en-US" w:eastAsia="zh-CN"/>
          </w:rPr>
          <w:t>并</w:t>
        </w:r>
      </w:ins>
      <w:ins w:id="3833" w:author="Janusio" w:date="2018-03-05T00:40:39Z">
        <w:r>
          <w:rPr>
            <w:rFonts w:hint="eastAsia" w:ascii="Times New Roman" w:hAnsi="Times New Roman"/>
            <w:sz w:val="24"/>
            <w:szCs w:val="24"/>
            <w:lang w:val="en-US" w:eastAsia="zh-CN"/>
          </w:rPr>
          <w:t>建立</w:t>
        </w:r>
      </w:ins>
      <w:ins w:id="3834" w:author="Janusio" w:date="2018-03-05T00:40:41Z">
        <w:r>
          <w:rPr>
            <w:rFonts w:hint="eastAsia" w:ascii="Times New Roman" w:hAnsi="Times New Roman"/>
            <w:sz w:val="24"/>
            <w:szCs w:val="24"/>
            <w:lang w:val="en-US" w:eastAsia="zh-CN"/>
          </w:rPr>
          <w:t>相应的</w:t>
        </w:r>
      </w:ins>
      <w:ins w:id="3835" w:author="Janusio" w:date="2018-03-05T00:40:43Z">
        <w:r>
          <w:rPr>
            <w:rFonts w:hint="eastAsia" w:ascii="Times New Roman" w:hAnsi="Times New Roman"/>
            <w:sz w:val="24"/>
            <w:szCs w:val="24"/>
            <w:lang w:val="en-US" w:eastAsia="zh-CN"/>
          </w:rPr>
          <w:t>链接</w:t>
        </w:r>
      </w:ins>
      <w:ins w:id="3836" w:author="Janusio" w:date="2018-03-05T00:40:53Z">
        <w:r>
          <w:rPr>
            <w:rFonts w:hint="eastAsia" w:ascii="Times New Roman" w:hAnsi="Times New Roman"/>
            <w:sz w:val="24"/>
            <w:szCs w:val="24"/>
            <w:lang w:val="en-US" w:eastAsia="zh-CN"/>
          </w:rPr>
          <w:t>；</w:t>
        </w:r>
      </w:ins>
      <w:ins w:id="3837" w:author="Janusio" w:date="2018-03-05T00:43:59Z">
        <w:r>
          <w:rPr>
            <w:rFonts w:hint="eastAsia" w:ascii="Times New Roman" w:hAnsi="Times New Roman"/>
            <w:sz w:val="24"/>
            <w:szCs w:val="24"/>
            <w:lang w:val="en-US" w:eastAsia="zh-CN"/>
          </w:rPr>
          <w:t>并</w:t>
        </w:r>
      </w:ins>
      <w:ins w:id="3838" w:author="Janusio" w:date="2018-03-05T00:43:38Z">
        <w:r>
          <w:rPr>
            <w:rFonts w:hint="eastAsia" w:ascii="Times New Roman" w:hAnsi="Times New Roman"/>
            <w:sz w:val="24"/>
            <w:szCs w:val="24"/>
            <w:lang w:val="en-US" w:eastAsia="zh-CN"/>
          </w:rPr>
          <w:t>对vTPM实例中的标识进行虚拟机</w:t>
        </w:r>
      </w:ins>
      <w:ins w:id="3839" w:author="Janusio" w:date="2018-03-05T00:44:09Z">
        <w:r>
          <w:rPr>
            <w:rFonts w:hint="eastAsia" w:ascii="Times New Roman" w:hAnsi="Times New Roman"/>
            <w:sz w:val="24"/>
            <w:szCs w:val="24"/>
            <w:lang w:val="en-US" w:eastAsia="zh-CN"/>
          </w:rPr>
          <w:t>进行</w:t>
        </w:r>
      </w:ins>
      <w:ins w:id="3840" w:author="Janusio" w:date="2018-03-05T00:44:11Z">
        <w:r>
          <w:rPr>
            <w:rFonts w:hint="eastAsia" w:ascii="Times New Roman" w:hAnsi="Times New Roman"/>
            <w:sz w:val="24"/>
            <w:szCs w:val="24"/>
            <w:lang w:val="en-US" w:eastAsia="zh-CN"/>
          </w:rPr>
          <w:t>映射</w:t>
        </w:r>
      </w:ins>
      <w:ins w:id="3841" w:author="Janusio" w:date="2018-03-05T00:44:14Z">
        <w:r>
          <w:rPr>
            <w:rFonts w:hint="eastAsia" w:ascii="Times New Roman" w:hAnsi="Times New Roman"/>
            <w:sz w:val="24"/>
            <w:szCs w:val="24"/>
            <w:lang w:val="en-US" w:eastAsia="zh-CN"/>
          </w:rPr>
          <w:t>，</w:t>
        </w:r>
      </w:ins>
      <w:ins w:id="3842" w:author="Janusio" w:date="2018-03-05T00:44:23Z">
        <w:r>
          <w:rPr>
            <w:rFonts w:hint="eastAsia" w:ascii="Times New Roman" w:hAnsi="Times New Roman"/>
            <w:sz w:val="24"/>
            <w:szCs w:val="24"/>
            <w:lang w:val="en-US" w:eastAsia="zh-CN"/>
          </w:rPr>
          <w:t>相应</w:t>
        </w:r>
      </w:ins>
      <w:ins w:id="3843" w:author="Janusio" w:date="2018-03-05T00:44:24Z">
        <w:r>
          <w:rPr>
            <w:rFonts w:hint="eastAsia" w:ascii="Times New Roman" w:hAnsi="Times New Roman"/>
            <w:sz w:val="24"/>
            <w:szCs w:val="24"/>
            <w:lang w:val="en-US" w:eastAsia="zh-CN"/>
          </w:rPr>
          <w:t>信息</w:t>
        </w:r>
      </w:ins>
      <w:ins w:id="3844" w:author="Janusio" w:date="2018-03-05T00:44:26Z">
        <w:r>
          <w:rPr>
            <w:rFonts w:hint="eastAsia" w:ascii="Times New Roman" w:hAnsi="Times New Roman"/>
            <w:sz w:val="24"/>
            <w:szCs w:val="24"/>
            <w:lang w:val="en-US" w:eastAsia="zh-CN"/>
          </w:rPr>
          <w:t>保存到</w:t>
        </w:r>
      </w:ins>
      <w:ins w:id="3845" w:author="Janusio" w:date="2018-03-05T00:44:40Z">
        <w:r>
          <w:rPr>
            <w:rFonts w:hint="eastAsia" w:ascii="Times New Roman" w:hAnsi="Times New Roman"/>
            <w:sz w:val="24"/>
            <w:szCs w:val="24"/>
            <w:lang w:val="en-US" w:eastAsia="zh-CN"/>
          </w:rPr>
          <w:t>vm-vtpm-list</w:t>
        </w:r>
      </w:ins>
      <w:ins w:id="3846" w:author="Janusio" w:date="2018-03-05T00:44:41Z">
        <w:r>
          <w:rPr>
            <w:rFonts w:hint="eastAsia" w:ascii="Times New Roman" w:hAnsi="Times New Roman"/>
            <w:sz w:val="24"/>
            <w:szCs w:val="24"/>
            <w:lang w:val="en-US" w:eastAsia="zh-CN"/>
          </w:rPr>
          <w:t>中</w:t>
        </w:r>
      </w:ins>
      <w:ins w:id="3847" w:author="Janusio" w:date="2018-03-05T00:44:44Z">
        <w:r>
          <w:rPr>
            <w:rFonts w:hint="eastAsia" w:ascii="Times New Roman" w:hAnsi="Times New Roman"/>
            <w:sz w:val="24"/>
            <w:szCs w:val="24"/>
            <w:lang w:val="en-US" w:eastAsia="zh-CN"/>
          </w:rPr>
          <w:t>。</w:t>
        </w:r>
      </w:ins>
    </w:p>
    <w:p>
      <w:pPr>
        <w:pStyle w:val="24"/>
        <w:spacing w:line="360" w:lineRule="auto"/>
        <w:ind w:firstLine="420" w:firstLineChars="0"/>
        <w:rPr>
          <w:ins w:id="3848" w:author="Janusio" w:date="2018-03-05T00:50:29Z"/>
          <w:rFonts w:hint="eastAsia" w:ascii="Times New Roman" w:hAnsi="Times New Roman"/>
          <w:sz w:val="24"/>
          <w:szCs w:val="24"/>
          <w:lang w:val="en-US" w:eastAsia="zh-CN"/>
        </w:rPr>
      </w:pPr>
      <w:ins w:id="3849" w:author="Janusio" w:date="2018-03-05T00:40:55Z">
        <w:r>
          <w:rPr>
            <w:rFonts w:hint="eastAsia" w:ascii="Times New Roman" w:hAnsi="Times New Roman"/>
            <w:sz w:val="24"/>
            <w:szCs w:val="24"/>
            <w:lang w:val="en-US" w:eastAsia="zh-CN"/>
          </w:rPr>
          <w:t>其次，</w:t>
        </w:r>
      </w:ins>
      <w:ins w:id="3850" w:author="Janusio" w:date="2018-03-05T00:47:55Z">
        <w:r>
          <w:rPr>
            <w:rFonts w:hint="eastAsia" w:ascii="Times New Roman" w:hAnsi="Times New Roman"/>
            <w:sz w:val="24"/>
            <w:szCs w:val="24"/>
            <w:lang w:val="en-US" w:eastAsia="zh-CN"/>
          </w:rPr>
          <w:t>在</w:t>
        </w:r>
      </w:ins>
      <w:ins w:id="3851" w:author="Janusio" w:date="2018-03-05T00:48:01Z">
        <w:r>
          <w:rPr>
            <w:rFonts w:hint="eastAsia" w:ascii="Times New Roman" w:hAnsi="Times New Roman"/>
            <w:sz w:val="24"/>
            <w:szCs w:val="24"/>
            <w:lang w:val="en-US" w:eastAsia="zh-CN"/>
          </w:rPr>
          <w:t>/</w:t>
        </w:r>
      </w:ins>
      <w:ins w:id="3852" w:author="Janusio" w:date="2018-03-05T00:48:02Z">
        <w:r>
          <w:rPr>
            <w:rFonts w:hint="eastAsia" w:ascii="Times New Roman" w:hAnsi="Times New Roman"/>
            <w:sz w:val="24"/>
            <w:szCs w:val="24"/>
            <w:lang w:val="en-US" w:eastAsia="zh-CN"/>
          </w:rPr>
          <w:t>e</w:t>
        </w:r>
      </w:ins>
      <w:ins w:id="3853" w:author="Janusio" w:date="2018-03-05T00:48:03Z">
        <w:r>
          <w:rPr>
            <w:rFonts w:hint="eastAsia" w:ascii="Times New Roman" w:hAnsi="Times New Roman"/>
            <w:sz w:val="24"/>
            <w:szCs w:val="24"/>
            <w:lang w:val="en-US" w:eastAsia="zh-CN"/>
          </w:rPr>
          <w:t>tc</w:t>
        </w:r>
      </w:ins>
      <w:ins w:id="3854" w:author="Janusio" w:date="2018-03-05T00:48:04Z">
        <w:r>
          <w:rPr>
            <w:rFonts w:hint="eastAsia" w:ascii="Times New Roman" w:hAnsi="Times New Roman"/>
            <w:sz w:val="24"/>
            <w:szCs w:val="24"/>
            <w:lang w:val="en-US" w:eastAsia="zh-CN"/>
          </w:rPr>
          <w:t>/</w:t>
        </w:r>
      </w:ins>
      <w:ins w:id="3855" w:author="Janusio" w:date="2018-03-05T00:48:06Z">
        <w:r>
          <w:rPr>
            <w:rFonts w:hint="eastAsia" w:ascii="Times New Roman" w:hAnsi="Times New Roman"/>
            <w:sz w:val="24"/>
            <w:szCs w:val="24"/>
            <w:lang w:val="en-US" w:eastAsia="zh-CN"/>
          </w:rPr>
          <w:t>t</w:t>
        </w:r>
      </w:ins>
      <w:ins w:id="3856" w:author="Janusio" w:date="2018-03-05T00:48:07Z">
        <w:r>
          <w:rPr>
            <w:rFonts w:hint="eastAsia" w:ascii="Times New Roman" w:hAnsi="Times New Roman"/>
            <w:sz w:val="24"/>
            <w:szCs w:val="24"/>
            <w:lang w:val="en-US" w:eastAsia="zh-CN"/>
          </w:rPr>
          <w:t>jp</w:t>
        </w:r>
      </w:ins>
      <w:ins w:id="3857" w:author="Janusio" w:date="2018-03-05T00:48:08Z">
        <w:r>
          <w:rPr>
            <w:rFonts w:hint="eastAsia" w:ascii="Times New Roman" w:hAnsi="Times New Roman"/>
            <w:sz w:val="24"/>
            <w:szCs w:val="24"/>
            <w:lang w:val="en-US" w:eastAsia="zh-CN"/>
          </w:rPr>
          <w:t>下</w:t>
        </w:r>
      </w:ins>
      <w:ins w:id="3858" w:author="Janusio" w:date="2018-03-05T00:48:11Z">
        <w:r>
          <w:rPr>
            <w:rFonts w:hint="eastAsia" w:ascii="Times New Roman" w:hAnsi="Times New Roman"/>
            <w:sz w:val="24"/>
            <w:szCs w:val="24"/>
            <w:lang w:val="en-US" w:eastAsia="zh-CN"/>
          </w:rPr>
          <w:t>增加</w:t>
        </w:r>
      </w:ins>
      <w:ins w:id="3859" w:author="Janusio" w:date="2018-03-05T00:48:21Z">
        <w:r>
          <w:rPr>
            <w:rFonts w:hint="eastAsia" w:ascii="Times New Roman" w:hAnsi="Times New Roman"/>
            <w:sz w:val="24"/>
            <w:szCs w:val="24"/>
            <w:lang w:val="en-US" w:eastAsia="zh-CN"/>
          </w:rPr>
          <w:t>tjp</w:t>
        </w:r>
      </w:ins>
      <w:ins w:id="3860" w:author="Janusio" w:date="2018-03-05T00:48:23Z">
        <w:r>
          <w:rPr>
            <w:rFonts w:hint="eastAsia" w:ascii="Times New Roman" w:hAnsi="Times New Roman"/>
            <w:sz w:val="24"/>
            <w:szCs w:val="24"/>
            <w:lang w:val="en-US" w:eastAsia="zh-CN"/>
          </w:rPr>
          <w:t>-</w:t>
        </w:r>
      </w:ins>
      <w:ins w:id="3861" w:author="Janusio" w:date="2018-03-05T00:48:13Z">
        <w:r>
          <w:rPr>
            <w:rFonts w:hint="eastAsia" w:ascii="Times New Roman" w:hAnsi="Times New Roman"/>
            <w:sz w:val="24"/>
            <w:szCs w:val="24"/>
            <w:lang w:val="en-US" w:eastAsia="zh-CN"/>
          </w:rPr>
          <w:t>up</w:t>
        </w:r>
      </w:ins>
      <w:ins w:id="3862" w:author="Janusio" w:date="2018-03-05T00:48:16Z">
        <w:r>
          <w:rPr>
            <w:rFonts w:hint="eastAsia" w:ascii="Times New Roman" w:hAnsi="Times New Roman"/>
            <w:sz w:val="24"/>
            <w:szCs w:val="24"/>
            <w:lang w:val="en-US" w:eastAsia="zh-CN"/>
          </w:rPr>
          <w:t>date</w:t>
        </w:r>
      </w:ins>
      <w:ins w:id="3863" w:author="Janusio" w:date="2018-03-05T00:48:26Z">
        <w:r>
          <w:rPr>
            <w:rFonts w:hint="eastAsia" w:ascii="Times New Roman" w:hAnsi="Times New Roman"/>
            <w:sz w:val="24"/>
            <w:szCs w:val="24"/>
            <w:lang w:val="en-US" w:eastAsia="zh-CN"/>
          </w:rPr>
          <w:t>-</w:t>
        </w:r>
      </w:ins>
      <w:ins w:id="3864" w:author="Janusio" w:date="2018-03-05T00:48:27Z">
        <w:r>
          <w:rPr>
            <w:rFonts w:hint="eastAsia" w:ascii="Times New Roman" w:hAnsi="Times New Roman"/>
            <w:sz w:val="24"/>
            <w:szCs w:val="24"/>
            <w:lang w:val="en-US" w:eastAsia="zh-CN"/>
          </w:rPr>
          <w:t>vm</w:t>
        </w:r>
      </w:ins>
      <w:ins w:id="3865" w:author="Janusio" w:date="2018-03-05T00:48:30Z">
        <w:r>
          <w:rPr>
            <w:rFonts w:hint="eastAsia" w:ascii="Times New Roman" w:hAnsi="Times New Roman"/>
            <w:sz w:val="24"/>
            <w:szCs w:val="24"/>
            <w:lang w:val="en-US" w:eastAsia="zh-CN"/>
          </w:rPr>
          <w:t>hash</w:t>
        </w:r>
      </w:ins>
      <w:ins w:id="3866" w:author="Janusio" w:date="2018-03-05T00:48:33Z">
        <w:r>
          <w:rPr>
            <w:rFonts w:hint="eastAsia" w:ascii="Times New Roman" w:hAnsi="Times New Roman"/>
            <w:sz w:val="24"/>
            <w:szCs w:val="24"/>
            <w:lang w:val="en-US" w:eastAsia="zh-CN"/>
          </w:rPr>
          <w:t>.</w:t>
        </w:r>
      </w:ins>
      <w:ins w:id="3867" w:author="Janusio" w:date="2018-03-05T00:48:34Z">
        <w:r>
          <w:rPr>
            <w:rFonts w:hint="eastAsia" w:ascii="Times New Roman" w:hAnsi="Times New Roman"/>
            <w:sz w:val="24"/>
            <w:szCs w:val="24"/>
            <w:lang w:val="en-US" w:eastAsia="zh-CN"/>
          </w:rPr>
          <w:t>sh</w:t>
        </w:r>
      </w:ins>
      <w:ins w:id="3868" w:author="Janusio" w:date="2018-03-05T00:48:36Z">
        <w:r>
          <w:rPr>
            <w:rFonts w:hint="eastAsia" w:ascii="Times New Roman" w:hAnsi="Times New Roman"/>
            <w:sz w:val="24"/>
            <w:szCs w:val="24"/>
            <w:lang w:val="en-US" w:eastAsia="zh-CN"/>
          </w:rPr>
          <w:t>和</w:t>
        </w:r>
      </w:ins>
      <w:ins w:id="3869" w:author="Janusio" w:date="2018-03-05T00:48:39Z">
        <w:r>
          <w:rPr>
            <w:rFonts w:hint="eastAsia" w:ascii="Times New Roman" w:hAnsi="Times New Roman"/>
            <w:sz w:val="24"/>
            <w:szCs w:val="24"/>
            <w:lang w:val="en-US" w:eastAsia="zh-CN"/>
          </w:rPr>
          <w:t>tjp</w:t>
        </w:r>
      </w:ins>
      <w:ins w:id="3870" w:author="Janusio" w:date="2018-03-05T00:48:42Z">
        <w:r>
          <w:rPr>
            <w:rFonts w:hint="eastAsia" w:ascii="Times New Roman" w:hAnsi="Times New Roman"/>
            <w:sz w:val="24"/>
            <w:szCs w:val="24"/>
            <w:lang w:val="en-US" w:eastAsia="zh-CN"/>
          </w:rPr>
          <w:t>-</w:t>
        </w:r>
      </w:ins>
      <w:ins w:id="3871" w:author="Janusio" w:date="2018-03-05T00:48:44Z">
        <w:r>
          <w:rPr>
            <w:rFonts w:hint="eastAsia" w:ascii="Times New Roman" w:hAnsi="Times New Roman"/>
            <w:sz w:val="24"/>
            <w:szCs w:val="24"/>
            <w:lang w:val="en-US" w:eastAsia="zh-CN"/>
          </w:rPr>
          <w:t>update</w:t>
        </w:r>
      </w:ins>
      <w:ins w:id="3872" w:author="Janusio" w:date="2018-03-05T00:48:47Z">
        <w:r>
          <w:rPr>
            <w:rFonts w:hint="eastAsia" w:ascii="Times New Roman" w:hAnsi="Times New Roman"/>
            <w:sz w:val="24"/>
            <w:szCs w:val="24"/>
            <w:lang w:val="en-US" w:eastAsia="zh-CN"/>
          </w:rPr>
          <w:t>-</w:t>
        </w:r>
      </w:ins>
      <w:ins w:id="3873" w:author="Janusio" w:date="2018-03-05T00:48:48Z">
        <w:r>
          <w:rPr>
            <w:rFonts w:hint="eastAsia" w:ascii="Times New Roman" w:hAnsi="Times New Roman"/>
            <w:sz w:val="24"/>
            <w:szCs w:val="24"/>
            <w:lang w:val="en-US" w:eastAsia="zh-CN"/>
          </w:rPr>
          <w:t>vtpm</w:t>
        </w:r>
      </w:ins>
      <w:ins w:id="3874" w:author="Janusio" w:date="2018-03-05T00:48:56Z">
        <w:r>
          <w:rPr>
            <w:rFonts w:hint="eastAsia" w:ascii="Times New Roman" w:hAnsi="Times New Roman"/>
            <w:sz w:val="24"/>
            <w:szCs w:val="24"/>
            <w:lang w:val="en-US" w:eastAsia="zh-CN"/>
          </w:rPr>
          <w:t>hash</w:t>
        </w:r>
      </w:ins>
      <w:ins w:id="3875" w:author="Janusio" w:date="2018-03-05T00:48:57Z">
        <w:r>
          <w:rPr>
            <w:rFonts w:hint="eastAsia" w:ascii="Times New Roman" w:hAnsi="Times New Roman"/>
            <w:sz w:val="24"/>
            <w:szCs w:val="24"/>
            <w:lang w:val="en-US" w:eastAsia="zh-CN"/>
          </w:rPr>
          <w:t>.</w:t>
        </w:r>
      </w:ins>
      <w:ins w:id="3876" w:author="Janusio" w:date="2018-03-05T00:48:58Z">
        <w:r>
          <w:rPr>
            <w:rFonts w:hint="eastAsia" w:ascii="Times New Roman" w:hAnsi="Times New Roman"/>
            <w:sz w:val="24"/>
            <w:szCs w:val="24"/>
            <w:lang w:val="en-US" w:eastAsia="zh-CN"/>
          </w:rPr>
          <w:t>s</w:t>
        </w:r>
      </w:ins>
      <w:ins w:id="3877" w:author="Janusio" w:date="2018-03-05T00:48:59Z">
        <w:r>
          <w:rPr>
            <w:rFonts w:hint="eastAsia" w:ascii="Times New Roman" w:hAnsi="Times New Roman"/>
            <w:sz w:val="24"/>
            <w:szCs w:val="24"/>
            <w:lang w:val="en-US" w:eastAsia="zh-CN"/>
          </w:rPr>
          <w:t>h</w:t>
        </w:r>
      </w:ins>
      <w:ins w:id="3878" w:author="Janusio" w:date="2018-03-05T00:49:01Z">
        <w:r>
          <w:rPr>
            <w:rFonts w:hint="eastAsia" w:ascii="Times New Roman" w:hAnsi="Times New Roman"/>
            <w:sz w:val="24"/>
            <w:szCs w:val="24"/>
            <w:lang w:val="en-US" w:eastAsia="zh-CN"/>
          </w:rPr>
          <w:t>文件，</w:t>
        </w:r>
      </w:ins>
      <w:ins w:id="3879" w:author="Janusio" w:date="2018-03-05T00:49:43Z">
        <w:r>
          <w:rPr>
            <w:rFonts w:hint="eastAsia" w:ascii="Times New Roman" w:hAnsi="Times New Roman"/>
            <w:sz w:val="24"/>
            <w:szCs w:val="24"/>
            <w:lang w:val="en-US" w:eastAsia="zh-CN"/>
          </w:rPr>
          <w:t>利用</w:t>
        </w:r>
      </w:ins>
      <w:ins w:id="3880" w:author="Janusio" w:date="2018-03-05T00:49:47Z">
        <w:r>
          <w:rPr>
            <w:rFonts w:hint="eastAsia" w:ascii="Times New Roman" w:hAnsi="Times New Roman"/>
            <w:sz w:val="24"/>
            <w:szCs w:val="24"/>
            <w:lang w:val="en-US" w:eastAsia="zh-CN"/>
          </w:rPr>
          <w:t>Linux</w:t>
        </w:r>
      </w:ins>
      <w:ins w:id="3881" w:author="Janusio" w:date="2018-03-05T00:49:48Z">
        <w:r>
          <w:rPr>
            <w:rFonts w:hint="eastAsia" w:ascii="Times New Roman" w:hAnsi="Times New Roman"/>
            <w:sz w:val="24"/>
            <w:szCs w:val="24"/>
            <w:lang w:val="en-US" w:eastAsia="zh-CN"/>
          </w:rPr>
          <w:t>的</w:t>
        </w:r>
      </w:ins>
      <w:ins w:id="3882" w:author="Janusio" w:date="2018-03-05T00:50:09Z">
        <w:r>
          <w:rPr>
            <w:rFonts w:hint="eastAsia" w:ascii="Times New Roman" w:hAnsi="Times New Roman"/>
            <w:sz w:val="24"/>
            <w:szCs w:val="24"/>
            <w:lang w:val="en-US" w:eastAsia="zh-CN"/>
          </w:rPr>
          <w:t>定时</w:t>
        </w:r>
      </w:ins>
      <w:ins w:id="3883" w:author="Janusio" w:date="2018-03-05T00:50:12Z">
        <w:r>
          <w:rPr>
            <w:rFonts w:hint="eastAsia" w:ascii="Times New Roman" w:hAnsi="Times New Roman"/>
            <w:sz w:val="24"/>
            <w:szCs w:val="24"/>
            <w:lang w:val="en-US" w:eastAsia="zh-CN"/>
          </w:rPr>
          <w:t>执行</w:t>
        </w:r>
      </w:ins>
      <w:ins w:id="3884" w:author="Janusio" w:date="2018-03-05T00:50:17Z">
        <w:r>
          <w:rPr>
            <w:rFonts w:hint="eastAsia" w:ascii="Times New Roman" w:hAnsi="Times New Roman"/>
            <w:sz w:val="24"/>
            <w:szCs w:val="24"/>
            <w:lang w:val="en-US" w:eastAsia="zh-CN"/>
          </w:rPr>
          <w:t>命令</w:t>
        </w:r>
      </w:ins>
      <w:ins w:id="3885" w:author="Janusio" w:date="2018-03-05T00:50:19Z">
        <w:r>
          <w:rPr>
            <w:rFonts w:hint="eastAsia" w:ascii="Times New Roman" w:hAnsi="Times New Roman"/>
            <w:sz w:val="24"/>
            <w:szCs w:val="24"/>
            <w:lang w:val="en-US" w:eastAsia="zh-CN"/>
          </w:rPr>
          <w:t>c</w:t>
        </w:r>
      </w:ins>
      <w:ins w:id="3886" w:author="Janusio" w:date="2018-03-05T00:50:24Z">
        <w:r>
          <w:rPr>
            <w:rFonts w:hint="eastAsia" w:ascii="Times New Roman" w:hAnsi="Times New Roman"/>
            <w:sz w:val="24"/>
            <w:szCs w:val="24"/>
            <w:lang w:val="en-US" w:eastAsia="zh-CN"/>
          </w:rPr>
          <w:t>ron</w:t>
        </w:r>
      </w:ins>
      <w:ins w:id="3887" w:author="Janusio" w:date="2018-03-05T00:49:03Z">
        <w:r>
          <w:rPr>
            <w:rFonts w:hint="eastAsia" w:ascii="Times New Roman" w:hAnsi="Times New Roman"/>
            <w:sz w:val="24"/>
            <w:szCs w:val="24"/>
            <w:lang w:val="en-US" w:eastAsia="zh-CN"/>
          </w:rPr>
          <w:t>分别</w:t>
        </w:r>
      </w:ins>
      <w:ins w:id="3888" w:author="Janusio" w:date="2018-03-05T00:49:05Z">
        <w:r>
          <w:rPr>
            <w:rFonts w:hint="eastAsia" w:ascii="Times New Roman" w:hAnsi="Times New Roman"/>
            <w:sz w:val="24"/>
            <w:szCs w:val="24"/>
            <w:lang w:val="en-US" w:eastAsia="zh-CN"/>
          </w:rPr>
          <w:t>定时</w:t>
        </w:r>
      </w:ins>
      <w:ins w:id="3889" w:author="Janusio" w:date="2018-03-05T00:49:20Z">
        <w:r>
          <w:rPr>
            <w:rFonts w:hint="eastAsia" w:ascii="Times New Roman" w:hAnsi="Times New Roman"/>
            <w:sz w:val="24"/>
            <w:szCs w:val="24"/>
            <w:lang w:val="en-US" w:eastAsia="zh-CN"/>
          </w:rPr>
          <w:t>更新</w:t>
        </w:r>
      </w:ins>
      <w:ins w:id="3890" w:author="Janusio" w:date="2018-03-05T00:49:23Z">
        <w:r>
          <w:rPr>
            <w:rFonts w:hint="eastAsia" w:ascii="Times New Roman" w:hAnsi="Times New Roman"/>
            <w:sz w:val="24"/>
            <w:szCs w:val="24"/>
            <w:lang w:val="en-US" w:eastAsia="zh-CN"/>
          </w:rPr>
          <w:t>新增</w:t>
        </w:r>
      </w:ins>
      <w:ins w:id="3891" w:author="Janusio" w:date="2018-03-05T00:49:28Z">
        <w:r>
          <w:rPr>
            <w:rFonts w:hint="eastAsia" w:ascii="Times New Roman" w:hAnsi="Times New Roman"/>
            <w:sz w:val="24"/>
            <w:szCs w:val="24"/>
            <w:lang w:val="en-US" w:eastAsia="zh-CN"/>
          </w:rPr>
          <w:t>虚拟机的</w:t>
        </w:r>
      </w:ins>
      <w:ins w:id="3892" w:author="Janusio" w:date="2018-03-05T00:49:32Z">
        <w:r>
          <w:rPr>
            <w:rFonts w:hint="eastAsia" w:ascii="Times New Roman" w:hAnsi="Times New Roman"/>
            <w:sz w:val="24"/>
            <w:szCs w:val="24"/>
            <w:lang w:val="en-US" w:eastAsia="zh-CN"/>
          </w:rPr>
          <w:t>hash</w:t>
        </w:r>
      </w:ins>
      <w:ins w:id="3893" w:author="Janusio" w:date="2018-03-05T00:49:34Z">
        <w:r>
          <w:rPr>
            <w:rFonts w:hint="eastAsia" w:ascii="Times New Roman" w:hAnsi="Times New Roman"/>
            <w:sz w:val="24"/>
            <w:szCs w:val="24"/>
            <w:lang w:val="en-US" w:eastAsia="zh-CN"/>
          </w:rPr>
          <w:t>值</w:t>
        </w:r>
      </w:ins>
      <w:ins w:id="3894" w:author="Janusio" w:date="2018-03-05T00:49:36Z">
        <w:r>
          <w:rPr>
            <w:rFonts w:hint="eastAsia" w:ascii="Times New Roman" w:hAnsi="Times New Roman"/>
            <w:sz w:val="24"/>
            <w:szCs w:val="24"/>
            <w:lang w:val="en-US" w:eastAsia="zh-CN"/>
          </w:rPr>
          <w:t>；</w:t>
        </w:r>
      </w:ins>
    </w:p>
    <w:p>
      <w:pPr>
        <w:pStyle w:val="24"/>
        <w:numPr>
          <w:ilvl w:val="0"/>
          <w:numId w:val="7"/>
          <w:ins w:id="3896" w:author="Janusio" w:date="2018-03-05T00:56:10Z"/>
        </w:numPr>
        <w:spacing w:line="360" w:lineRule="auto"/>
        <w:ind w:firstLine="420" w:firstLineChars="0"/>
        <w:rPr>
          <w:ins w:id="3897" w:author="Janusio" w:date="2018-03-05T01:03:46Z"/>
          <w:rFonts w:hint="eastAsia" w:ascii="Times New Roman" w:hAnsi="Times New Roman"/>
          <w:sz w:val="24"/>
          <w:szCs w:val="24"/>
          <w:lang w:val="en-US" w:eastAsia="zh-CN"/>
        </w:rPr>
        <w:pPrChange w:id="3895" w:author="Janusio" w:date="2018-03-05T00:56:10Z">
          <w:pPr>
            <w:pStyle w:val="24"/>
            <w:spacing w:line="360" w:lineRule="auto"/>
            <w:ind w:firstLine="420" w:firstLineChars="0"/>
          </w:pPr>
        </w:pPrChange>
      </w:pPr>
      <w:ins w:id="3898" w:author="Janusio" w:date="2018-03-05T00:53:59Z">
        <w:r>
          <w:rPr>
            <w:rFonts w:hint="eastAsia" w:ascii="Times New Roman" w:hAnsi="Times New Roman"/>
            <w:sz w:val="24"/>
            <w:szCs w:val="24"/>
            <w:lang w:val="en-US" w:eastAsia="zh-CN"/>
          </w:rPr>
          <w:t>在</w:t>
        </w:r>
      </w:ins>
      <w:ins w:id="3899" w:author="Janusio" w:date="2018-03-05T00:54:00Z">
        <w:r>
          <w:rPr>
            <w:rFonts w:hint="eastAsia" w:ascii="Times New Roman" w:hAnsi="Times New Roman"/>
            <w:sz w:val="24"/>
            <w:szCs w:val="24"/>
            <w:lang w:val="en-US" w:eastAsia="zh-CN"/>
          </w:rPr>
          <w:t>/e</w:t>
        </w:r>
      </w:ins>
      <w:ins w:id="3900" w:author="Janusio" w:date="2018-03-05T00:54:01Z">
        <w:r>
          <w:rPr>
            <w:rFonts w:hint="eastAsia" w:ascii="Times New Roman" w:hAnsi="Times New Roman"/>
            <w:sz w:val="24"/>
            <w:szCs w:val="24"/>
            <w:lang w:val="en-US" w:eastAsia="zh-CN"/>
          </w:rPr>
          <w:t>tc/</w:t>
        </w:r>
      </w:ins>
      <w:ins w:id="3901" w:author="Janusio" w:date="2018-03-05T00:54:03Z">
        <w:r>
          <w:rPr>
            <w:rFonts w:hint="eastAsia" w:ascii="Times New Roman" w:hAnsi="Times New Roman"/>
            <w:sz w:val="24"/>
            <w:szCs w:val="24"/>
            <w:lang w:val="en-US" w:eastAsia="zh-CN"/>
          </w:rPr>
          <w:t>tjp</w:t>
        </w:r>
      </w:ins>
      <w:ins w:id="3902" w:author="Janusio" w:date="2018-03-05T00:54:06Z">
        <w:r>
          <w:rPr>
            <w:rFonts w:hint="eastAsia" w:ascii="Times New Roman" w:hAnsi="Times New Roman"/>
            <w:sz w:val="24"/>
            <w:szCs w:val="24"/>
            <w:lang w:val="en-US" w:eastAsia="zh-CN"/>
          </w:rPr>
          <w:t>下</w:t>
        </w:r>
      </w:ins>
      <w:ins w:id="3903" w:author="Janusio" w:date="2018-03-05T00:54:14Z">
        <w:r>
          <w:rPr>
            <w:rFonts w:hint="eastAsia" w:ascii="Times New Roman" w:hAnsi="Times New Roman"/>
            <w:sz w:val="24"/>
            <w:szCs w:val="24"/>
            <w:lang w:val="en-US" w:eastAsia="zh-CN"/>
          </w:rPr>
          <w:t>增加</w:t>
        </w:r>
      </w:ins>
      <w:ins w:id="3904" w:author="Janusio" w:date="2018-03-05T00:54:16Z">
        <w:r>
          <w:rPr>
            <w:rFonts w:hint="eastAsia" w:ascii="Times New Roman" w:hAnsi="Times New Roman"/>
            <w:sz w:val="24"/>
            <w:szCs w:val="24"/>
            <w:lang w:val="en-US" w:eastAsia="zh-CN"/>
          </w:rPr>
          <w:t>tjp</w:t>
        </w:r>
      </w:ins>
      <w:ins w:id="3905" w:author="Janusio" w:date="2018-03-05T00:54:17Z">
        <w:r>
          <w:rPr>
            <w:rFonts w:hint="eastAsia" w:ascii="Times New Roman" w:hAnsi="Times New Roman"/>
            <w:sz w:val="24"/>
            <w:szCs w:val="24"/>
            <w:lang w:val="en-US" w:eastAsia="zh-CN"/>
          </w:rPr>
          <w:t>-</w:t>
        </w:r>
      </w:ins>
      <w:ins w:id="3906" w:author="Janusio" w:date="2018-03-05T00:54:22Z">
        <w:r>
          <w:rPr>
            <w:rFonts w:hint="eastAsia" w:ascii="Times New Roman" w:hAnsi="Times New Roman"/>
            <w:sz w:val="24"/>
            <w:szCs w:val="24"/>
            <w:lang w:val="en-US" w:eastAsia="zh-CN"/>
          </w:rPr>
          <w:t>xen</w:t>
        </w:r>
      </w:ins>
      <w:ins w:id="3907" w:author="Janusio" w:date="2018-03-05T00:54:25Z">
        <w:r>
          <w:rPr>
            <w:rFonts w:hint="eastAsia" w:ascii="Times New Roman" w:hAnsi="Times New Roman"/>
            <w:sz w:val="24"/>
            <w:szCs w:val="24"/>
            <w:lang w:val="en-US" w:eastAsia="zh-CN"/>
          </w:rPr>
          <w:t>-</w:t>
        </w:r>
      </w:ins>
      <w:ins w:id="3908" w:author="Janusio" w:date="2018-03-05T00:54:26Z">
        <w:r>
          <w:rPr>
            <w:rFonts w:hint="eastAsia" w:ascii="Times New Roman" w:hAnsi="Times New Roman"/>
            <w:sz w:val="24"/>
            <w:szCs w:val="24"/>
            <w:lang w:val="en-US" w:eastAsia="zh-CN"/>
          </w:rPr>
          <w:t>vm</w:t>
        </w:r>
      </w:ins>
      <w:ins w:id="3909" w:author="Janusio" w:date="2018-03-05T00:54:27Z">
        <w:r>
          <w:rPr>
            <w:rFonts w:hint="eastAsia" w:ascii="Times New Roman" w:hAnsi="Times New Roman"/>
            <w:sz w:val="24"/>
            <w:szCs w:val="24"/>
            <w:lang w:val="en-US" w:eastAsia="zh-CN"/>
          </w:rPr>
          <w:t>-</w:t>
        </w:r>
      </w:ins>
      <w:ins w:id="3910" w:author="Janusio" w:date="2018-03-05T00:54:29Z">
        <w:r>
          <w:rPr>
            <w:rFonts w:hint="eastAsia" w:ascii="Times New Roman" w:hAnsi="Times New Roman"/>
            <w:sz w:val="24"/>
            <w:szCs w:val="24"/>
            <w:lang w:val="en-US" w:eastAsia="zh-CN"/>
          </w:rPr>
          <w:t>vtpm</w:t>
        </w:r>
      </w:ins>
      <w:ins w:id="3911" w:author="Janusio" w:date="2018-03-05T00:54:30Z">
        <w:r>
          <w:rPr>
            <w:rFonts w:hint="eastAsia" w:ascii="Times New Roman" w:hAnsi="Times New Roman"/>
            <w:sz w:val="24"/>
            <w:szCs w:val="24"/>
            <w:lang w:val="en-US" w:eastAsia="zh-CN"/>
          </w:rPr>
          <w:t>-</w:t>
        </w:r>
      </w:ins>
      <w:ins w:id="3912" w:author="Janusio" w:date="2018-03-05T00:54:33Z">
        <w:r>
          <w:rPr>
            <w:rFonts w:hint="eastAsia" w:ascii="Times New Roman" w:hAnsi="Times New Roman"/>
            <w:sz w:val="24"/>
            <w:szCs w:val="24"/>
            <w:lang w:val="en-US" w:eastAsia="zh-CN"/>
          </w:rPr>
          <w:t>build</w:t>
        </w:r>
      </w:ins>
      <w:ins w:id="3913" w:author="Janusio" w:date="2018-03-05T00:54:37Z">
        <w:r>
          <w:rPr>
            <w:rFonts w:hint="eastAsia" w:ascii="Times New Roman" w:hAnsi="Times New Roman"/>
            <w:sz w:val="24"/>
            <w:szCs w:val="24"/>
            <w:lang w:val="en-US" w:eastAsia="zh-CN"/>
          </w:rPr>
          <w:t>-</w:t>
        </w:r>
      </w:ins>
      <w:ins w:id="3914" w:author="Janusio" w:date="2018-03-05T00:54:39Z">
        <w:r>
          <w:rPr>
            <w:rFonts w:hint="eastAsia" w:ascii="Times New Roman" w:hAnsi="Times New Roman"/>
            <w:sz w:val="24"/>
            <w:szCs w:val="24"/>
            <w:lang w:val="en-US" w:eastAsia="zh-CN"/>
          </w:rPr>
          <w:t>list</w:t>
        </w:r>
      </w:ins>
      <w:ins w:id="3915" w:author="Janusio" w:date="2018-03-05T00:54:49Z">
        <w:r>
          <w:rPr>
            <w:rFonts w:hint="eastAsia" w:ascii="Times New Roman" w:hAnsi="Times New Roman"/>
            <w:sz w:val="24"/>
            <w:szCs w:val="24"/>
            <w:lang w:val="en-US" w:eastAsia="zh-CN"/>
          </w:rPr>
          <w:t>文件</w:t>
        </w:r>
      </w:ins>
      <w:ins w:id="3916" w:author="Janusio" w:date="2018-03-05T00:54:41Z">
        <w:r>
          <w:rPr>
            <w:rFonts w:hint="eastAsia" w:ascii="Times New Roman" w:hAnsi="Times New Roman"/>
            <w:sz w:val="24"/>
            <w:szCs w:val="24"/>
            <w:lang w:val="en-US" w:eastAsia="zh-CN"/>
          </w:rPr>
          <w:t>，</w:t>
        </w:r>
      </w:ins>
      <w:ins w:id="3917" w:author="Janusio" w:date="2018-03-05T00:54:42Z">
        <w:r>
          <w:rPr>
            <w:rFonts w:hint="eastAsia" w:ascii="Times New Roman" w:hAnsi="Times New Roman"/>
            <w:sz w:val="24"/>
            <w:szCs w:val="24"/>
            <w:lang w:val="en-US" w:eastAsia="zh-CN"/>
          </w:rPr>
          <w:t>存储</w:t>
        </w:r>
      </w:ins>
      <w:ins w:id="3918" w:author="Janusio" w:date="2018-03-05T00:55:01Z">
        <w:r>
          <w:rPr>
            <w:rFonts w:hint="eastAsia" w:ascii="Times New Roman" w:hAnsi="Times New Roman"/>
            <w:sz w:val="24"/>
            <w:szCs w:val="24"/>
            <w:lang w:val="en-US" w:eastAsia="zh-CN"/>
          </w:rPr>
          <w:t>Xe</w:t>
        </w:r>
      </w:ins>
      <w:ins w:id="3919" w:author="Janusio" w:date="2018-03-05T00:55:08Z">
        <w:r>
          <w:rPr>
            <w:rFonts w:hint="eastAsia" w:ascii="Times New Roman" w:hAnsi="Times New Roman"/>
            <w:sz w:val="24"/>
            <w:szCs w:val="24"/>
            <w:lang w:val="en-US" w:eastAsia="zh-CN"/>
          </w:rPr>
          <w:t>n</w:t>
        </w:r>
      </w:ins>
      <w:ins w:id="3920" w:author="Janusio" w:date="2018-03-05T00:55:09Z">
        <w:r>
          <w:rPr>
            <w:rFonts w:hint="eastAsia" w:ascii="Times New Roman" w:hAnsi="Times New Roman"/>
            <w:sz w:val="24"/>
            <w:szCs w:val="24"/>
            <w:lang w:val="en-US" w:eastAsia="zh-CN"/>
          </w:rPr>
          <w:t>中</w:t>
        </w:r>
      </w:ins>
      <w:ins w:id="3921" w:author="Janusio" w:date="2018-03-05T00:55:12Z">
        <w:r>
          <w:rPr>
            <w:rFonts w:hint="eastAsia" w:ascii="Times New Roman" w:hAnsi="Times New Roman"/>
            <w:sz w:val="24"/>
            <w:szCs w:val="24"/>
            <w:lang w:val="en-US" w:eastAsia="zh-CN"/>
          </w:rPr>
          <w:t>对</w:t>
        </w:r>
      </w:ins>
      <w:ins w:id="3922" w:author="Janusio" w:date="2018-03-05T00:55:13Z">
        <w:r>
          <w:rPr>
            <w:rFonts w:hint="eastAsia" w:ascii="Times New Roman" w:hAnsi="Times New Roman"/>
            <w:sz w:val="24"/>
            <w:szCs w:val="24"/>
            <w:lang w:val="en-US" w:eastAsia="zh-CN"/>
          </w:rPr>
          <w:t>vm</w:t>
        </w:r>
      </w:ins>
      <w:ins w:id="3923" w:author="Janusio" w:date="2018-03-05T00:55:14Z">
        <w:r>
          <w:rPr>
            <w:rFonts w:hint="eastAsia" w:ascii="Times New Roman" w:hAnsi="Times New Roman"/>
            <w:sz w:val="24"/>
            <w:szCs w:val="24"/>
            <w:lang w:val="en-US" w:eastAsia="zh-CN"/>
          </w:rPr>
          <w:t>和</w:t>
        </w:r>
      </w:ins>
      <w:ins w:id="3924" w:author="Janusio" w:date="2018-03-05T00:55:16Z">
        <w:r>
          <w:rPr>
            <w:rFonts w:hint="eastAsia" w:ascii="Times New Roman" w:hAnsi="Times New Roman"/>
            <w:sz w:val="24"/>
            <w:szCs w:val="24"/>
            <w:lang w:val="en-US" w:eastAsia="zh-CN"/>
          </w:rPr>
          <w:t>vtpm</w:t>
        </w:r>
      </w:ins>
      <w:ins w:id="3925" w:author="Janusio" w:date="2018-03-05T00:55:22Z">
        <w:r>
          <w:rPr>
            <w:rFonts w:hint="eastAsia" w:ascii="Times New Roman" w:hAnsi="Times New Roman"/>
            <w:sz w:val="24"/>
            <w:szCs w:val="24"/>
            <w:lang w:val="en-US" w:eastAsia="zh-CN"/>
          </w:rPr>
          <w:t>启动</w:t>
        </w:r>
      </w:ins>
      <w:ins w:id="3926" w:author="Janusio" w:date="2018-03-05T00:55:29Z">
        <w:r>
          <w:rPr>
            <w:rFonts w:hint="eastAsia" w:ascii="Times New Roman" w:hAnsi="Times New Roman"/>
            <w:sz w:val="24"/>
            <w:szCs w:val="24"/>
            <w:lang w:val="en-US" w:eastAsia="zh-CN"/>
          </w:rPr>
          <w:t>核心</w:t>
        </w:r>
      </w:ins>
      <w:ins w:id="3927" w:author="Janusio" w:date="2018-03-05T00:55:31Z">
        <w:r>
          <w:rPr>
            <w:rFonts w:hint="eastAsia" w:ascii="Times New Roman" w:hAnsi="Times New Roman"/>
            <w:sz w:val="24"/>
            <w:szCs w:val="24"/>
            <w:lang w:val="en-US" w:eastAsia="zh-CN"/>
          </w:rPr>
          <w:t>组件</w:t>
        </w:r>
      </w:ins>
      <w:ins w:id="3928" w:author="Janusio" w:date="2018-03-05T00:55:32Z">
        <w:r>
          <w:rPr>
            <w:rFonts w:hint="eastAsia" w:ascii="Times New Roman" w:hAnsi="Times New Roman"/>
            <w:sz w:val="24"/>
            <w:szCs w:val="24"/>
            <w:lang w:val="en-US" w:eastAsia="zh-CN"/>
          </w:rPr>
          <w:t>的</w:t>
        </w:r>
      </w:ins>
      <w:ins w:id="3929" w:author="Janusio" w:date="2018-03-05T00:55:34Z">
        <w:r>
          <w:rPr>
            <w:rFonts w:hint="eastAsia" w:ascii="Times New Roman" w:hAnsi="Times New Roman"/>
            <w:sz w:val="24"/>
            <w:szCs w:val="24"/>
            <w:lang w:val="en-US" w:eastAsia="zh-CN"/>
          </w:rPr>
          <w:t>列表</w:t>
        </w:r>
      </w:ins>
      <w:ins w:id="3930" w:author="Janusio" w:date="2018-03-05T00:55:36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932" w:author="Janusio" w:date="2018-03-05T00:56:10Z"/>
          <w:rFonts w:hint="eastAsia" w:ascii="Times New Roman" w:hAnsi="Times New Roman"/>
          <w:sz w:val="24"/>
          <w:szCs w:val="24"/>
          <w:lang w:val="en-US" w:eastAsia="zh-CN"/>
        </w:rPr>
        <w:pPrChange w:id="3931" w:author="Janusio" w:date="2018-03-05T01:05:06Z">
          <w:pPr>
            <w:pStyle w:val="24"/>
            <w:spacing w:line="360" w:lineRule="auto"/>
            <w:ind w:firstLine="420" w:firstLineChars="0"/>
          </w:pPr>
        </w:pPrChange>
      </w:pPr>
      <w:ins w:id="3933" w:author="Janusio" w:date="2018-03-05T01:03:48Z">
        <w:r>
          <w:rPr>
            <w:rFonts w:hint="eastAsia" w:ascii="Times New Roman" w:hAnsi="Times New Roman"/>
            <w:sz w:val="24"/>
            <w:szCs w:val="24"/>
            <w:lang w:val="en-US" w:eastAsia="zh-CN"/>
          </w:rPr>
          <w:t>最后</w:t>
        </w:r>
      </w:ins>
      <w:ins w:id="3934" w:author="Janusio" w:date="2018-03-05T01:03:49Z">
        <w:r>
          <w:rPr>
            <w:rFonts w:hint="eastAsia" w:ascii="Times New Roman" w:hAnsi="Times New Roman"/>
            <w:sz w:val="24"/>
            <w:szCs w:val="24"/>
            <w:lang w:val="en-US" w:eastAsia="zh-CN"/>
          </w:rPr>
          <w:t>，</w:t>
        </w:r>
      </w:ins>
      <w:ins w:id="3935" w:author="Janusio" w:date="2018-03-05T01:03:57Z">
        <w:r>
          <w:rPr>
            <w:rFonts w:hint="eastAsia" w:ascii="Times New Roman" w:hAnsi="Times New Roman"/>
            <w:sz w:val="24"/>
            <w:szCs w:val="24"/>
            <w:lang w:val="en-US" w:eastAsia="zh-CN"/>
          </w:rPr>
          <w:t>在/etc/tjp下增加tjp</w:t>
        </w:r>
      </w:ins>
      <w:ins w:id="3936" w:author="Janusio" w:date="2018-03-05T01:03:59Z">
        <w:r>
          <w:rPr>
            <w:rFonts w:hint="eastAsia" w:ascii="Times New Roman" w:hAnsi="Times New Roman"/>
            <w:sz w:val="24"/>
            <w:szCs w:val="24"/>
            <w:lang w:val="en-US" w:eastAsia="zh-CN"/>
          </w:rPr>
          <w:t>-</w:t>
        </w:r>
      </w:ins>
      <w:ins w:id="3937" w:author="Janusio" w:date="2018-03-05T01:04:09Z">
        <w:r>
          <w:rPr>
            <w:rFonts w:hint="eastAsia" w:ascii="Times New Roman" w:hAnsi="Times New Roman"/>
            <w:sz w:val="24"/>
            <w:szCs w:val="24"/>
            <w:lang w:val="en-US" w:eastAsia="zh-CN"/>
          </w:rPr>
          <w:t>update</w:t>
        </w:r>
      </w:ins>
      <w:ins w:id="3938" w:author="Janusio" w:date="2018-03-05T01:04:21Z">
        <w:r>
          <w:rPr>
            <w:rFonts w:hint="eastAsia" w:ascii="Times New Roman" w:hAnsi="Times New Roman"/>
            <w:sz w:val="24"/>
            <w:szCs w:val="24"/>
            <w:lang w:val="en-US" w:eastAsia="zh-CN"/>
          </w:rPr>
          <w:t>-</w:t>
        </w:r>
      </w:ins>
      <w:ins w:id="3939" w:author="Janusio" w:date="2018-03-05T01:04:23Z">
        <w:r>
          <w:rPr>
            <w:rFonts w:hint="eastAsia" w:ascii="Times New Roman" w:hAnsi="Times New Roman"/>
            <w:sz w:val="24"/>
            <w:szCs w:val="24"/>
            <w:lang w:val="en-US" w:eastAsia="zh-CN"/>
          </w:rPr>
          <w:t>os</w:t>
        </w:r>
      </w:ins>
      <w:ins w:id="3940" w:author="Janusio" w:date="2018-03-05T01:04:25Z">
        <w:r>
          <w:rPr>
            <w:rFonts w:hint="eastAsia" w:ascii="Times New Roman" w:hAnsi="Times New Roman"/>
            <w:sz w:val="24"/>
            <w:szCs w:val="24"/>
            <w:lang w:val="en-US" w:eastAsia="zh-CN"/>
          </w:rPr>
          <w:t>-</w:t>
        </w:r>
      </w:ins>
      <w:ins w:id="3941" w:author="Janusio" w:date="2018-03-05T01:04:27Z">
        <w:r>
          <w:rPr>
            <w:rFonts w:hint="eastAsia" w:ascii="Times New Roman" w:hAnsi="Times New Roman"/>
            <w:sz w:val="24"/>
            <w:szCs w:val="24"/>
            <w:lang w:val="en-US" w:eastAsia="zh-CN"/>
          </w:rPr>
          <w:t>hash</w:t>
        </w:r>
      </w:ins>
      <w:ins w:id="3942" w:author="Janusio" w:date="2018-03-05T01:04:33Z">
        <w:r>
          <w:rPr>
            <w:rFonts w:hint="eastAsia" w:ascii="Times New Roman" w:hAnsi="Times New Roman"/>
            <w:sz w:val="24"/>
            <w:szCs w:val="24"/>
            <w:lang w:val="en-US" w:eastAsia="zh-CN"/>
          </w:rPr>
          <w:t>.</w:t>
        </w:r>
      </w:ins>
      <w:ins w:id="3943" w:author="Janusio" w:date="2018-03-05T01:04:34Z">
        <w:r>
          <w:rPr>
            <w:rFonts w:hint="eastAsia" w:ascii="Times New Roman" w:hAnsi="Times New Roman"/>
            <w:sz w:val="24"/>
            <w:szCs w:val="24"/>
            <w:lang w:val="en-US" w:eastAsia="zh-CN"/>
          </w:rPr>
          <w:t>sh</w:t>
        </w:r>
      </w:ins>
      <w:ins w:id="3944" w:author="Janusio" w:date="2018-03-05T01:04:37Z">
        <w:r>
          <w:rPr>
            <w:rFonts w:hint="eastAsia" w:ascii="Times New Roman" w:hAnsi="Times New Roman"/>
            <w:sz w:val="24"/>
            <w:szCs w:val="24"/>
            <w:lang w:val="en-US" w:eastAsia="zh-CN"/>
          </w:rPr>
          <w:t>文件，</w:t>
        </w:r>
      </w:ins>
      <w:ins w:id="3945" w:author="Janusio" w:date="2018-03-05T01:04:41Z">
        <w:r>
          <w:rPr>
            <w:rFonts w:hint="eastAsia" w:ascii="Times New Roman" w:hAnsi="Times New Roman"/>
            <w:sz w:val="24"/>
            <w:szCs w:val="24"/>
            <w:lang w:val="en-US" w:eastAsia="zh-CN"/>
          </w:rPr>
          <w:t>更新</w:t>
        </w:r>
      </w:ins>
      <w:ins w:id="3946" w:author="Janusio" w:date="2018-03-05T01:04:42Z">
        <w:r>
          <w:rPr>
            <w:rFonts w:hint="eastAsia" w:ascii="Times New Roman" w:hAnsi="Times New Roman"/>
            <w:sz w:val="24"/>
            <w:szCs w:val="24"/>
            <w:lang w:val="en-US" w:eastAsia="zh-CN"/>
          </w:rPr>
          <w:t>最新</w:t>
        </w:r>
      </w:ins>
      <w:ins w:id="3947" w:author="Janusio" w:date="2018-03-05T01:04:43Z">
        <w:r>
          <w:rPr>
            <w:rFonts w:hint="eastAsia" w:ascii="Times New Roman" w:hAnsi="Times New Roman"/>
            <w:sz w:val="24"/>
            <w:szCs w:val="24"/>
            <w:lang w:val="en-US" w:eastAsia="zh-CN"/>
          </w:rPr>
          <w:t>的</w:t>
        </w:r>
      </w:ins>
      <w:ins w:id="3948" w:author="Janusio" w:date="2018-03-05T01:04:45Z">
        <w:r>
          <w:rPr>
            <w:rFonts w:hint="eastAsia" w:ascii="Times New Roman" w:hAnsi="Times New Roman"/>
            <w:sz w:val="24"/>
            <w:szCs w:val="24"/>
            <w:lang w:val="en-US" w:eastAsia="zh-CN"/>
          </w:rPr>
          <w:t>官网</w:t>
        </w:r>
      </w:ins>
      <w:ins w:id="3949" w:author="Janusio" w:date="2018-03-05T01:04:50Z">
        <w:r>
          <w:rPr>
            <w:rFonts w:hint="eastAsia" w:ascii="Times New Roman" w:hAnsi="Times New Roman"/>
            <w:sz w:val="24"/>
            <w:szCs w:val="24"/>
            <w:lang w:val="en-US" w:eastAsia="zh-CN"/>
          </w:rPr>
          <w:t>针对</w:t>
        </w:r>
      </w:ins>
      <w:ins w:id="3950" w:author="Janusio" w:date="2018-03-05T01:04:51Z">
        <w:r>
          <w:rPr>
            <w:rFonts w:hint="eastAsia" w:ascii="Times New Roman" w:hAnsi="Times New Roman"/>
            <w:sz w:val="24"/>
            <w:szCs w:val="24"/>
            <w:lang w:val="en-US" w:eastAsia="zh-CN"/>
          </w:rPr>
          <w:t>不同</w:t>
        </w:r>
      </w:ins>
      <w:ins w:id="3951" w:author="Janusio" w:date="2018-03-05T01:04:52Z">
        <w:r>
          <w:rPr>
            <w:rFonts w:hint="eastAsia" w:ascii="Times New Roman" w:hAnsi="Times New Roman"/>
            <w:sz w:val="24"/>
            <w:szCs w:val="24"/>
            <w:lang w:val="en-US" w:eastAsia="zh-CN"/>
          </w:rPr>
          <w:t>版本的</w:t>
        </w:r>
      </w:ins>
      <w:ins w:id="3952" w:author="Janusio" w:date="2018-03-05T01:04:57Z">
        <w:r>
          <w:rPr>
            <w:rFonts w:hint="eastAsia" w:ascii="Times New Roman" w:hAnsi="Times New Roman"/>
            <w:sz w:val="24"/>
            <w:szCs w:val="24"/>
            <w:lang w:val="en-US" w:eastAsia="zh-CN"/>
          </w:rPr>
          <w:t>OS</w:t>
        </w:r>
      </w:ins>
      <w:ins w:id="3953" w:author="Janusio" w:date="2018-03-05T01:04:58Z">
        <w:r>
          <w:rPr>
            <w:rFonts w:hint="eastAsia" w:ascii="Times New Roman" w:hAnsi="Times New Roman"/>
            <w:sz w:val="24"/>
            <w:szCs w:val="24"/>
            <w:lang w:val="en-US" w:eastAsia="zh-CN"/>
          </w:rPr>
          <w:t>的</w:t>
        </w:r>
      </w:ins>
      <w:ins w:id="3954" w:author="Janusio" w:date="2018-03-05T01:04:59Z">
        <w:r>
          <w:rPr>
            <w:rFonts w:hint="eastAsia" w:ascii="Times New Roman" w:hAnsi="Times New Roman"/>
            <w:sz w:val="24"/>
            <w:szCs w:val="24"/>
            <w:lang w:val="en-US" w:eastAsia="zh-CN"/>
          </w:rPr>
          <w:t>hash</w:t>
        </w:r>
      </w:ins>
      <w:ins w:id="3955" w:author="Janusio" w:date="2018-03-05T01:05:00Z">
        <w:r>
          <w:rPr>
            <w:rFonts w:hint="eastAsia" w:ascii="Times New Roman" w:hAnsi="Times New Roman"/>
            <w:sz w:val="24"/>
            <w:szCs w:val="24"/>
            <w:lang w:val="en-US" w:eastAsia="zh-CN"/>
          </w:rPr>
          <w:t>值</w:t>
        </w:r>
      </w:ins>
      <w:ins w:id="3956" w:author="Janusio" w:date="2018-03-05T01:05:01Z">
        <w:r>
          <w:rPr>
            <w:rFonts w:hint="eastAsia" w:ascii="Times New Roman" w:hAnsi="Times New Roman"/>
            <w:sz w:val="24"/>
            <w:szCs w:val="24"/>
            <w:lang w:val="en-US" w:eastAsia="zh-CN"/>
          </w:rPr>
          <w:t>。</w:t>
        </w:r>
      </w:ins>
    </w:p>
    <w:p>
      <w:pPr>
        <w:pStyle w:val="4"/>
        <w:numPr>
          <w:ins w:id="3958" w:author="Janusio" w:date="2018-03-08T00:47:21Z"/>
        </w:numPr>
        <w:spacing w:line="360" w:lineRule="auto"/>
        <w:ind w:firstLine="420" w:firstLineChars="0"/>
        <w:rPr>
          <w:ins w:id="3959" w:author="Janusio" w:date="2018-03-05T00:56:50Z"/>
          <w:rFonts w:hint="eastAsia" w:ascii="Times New Roman" w:hAnsi="Times New Roman" w:eastAsia="黑体"/>
          <w:b/>
          <w:sz w:val="24"/>
          <w:szCs w:val="24"/>
          <w:lang w:val="en-US" w:eastAsia="zh-CN"/>
        </w:rPr>
        <w:pPrChange w:id="3957" w:author="Janusio" w:date="2018-03-08T00:47:21Z">
          <w:pPr>
            <w:pStyle w:val="24"/>
            <w:spacing w:line="360" w:lineRule="auto"/>
            <w:ind w:firstLine="420" w:firstLineChars="0"/>
          </w:pPr>
        </w:pPrChange>
      </w:pPr>
      <w:ins w:id="3960" w:author="Janusio" w:date="2018-03-05T00:56:34Z">
        <w:r>
          <w:rPr>
            <w:rFonts w:hint="eastAsia" w:ascii="Times New Roman" w:hAnsi="Times New Roman" w:eastAsia="黑体"/>
            <w:b/>
            <w:sz w:val="24"/>
            <w:szCs w:val="24"/>
            <w:lang w:val="en-US" w:eastAsia="zh-CN"/>
          </w:rPr>
          <w:t xml:space="preserve">vTPM </w:t>
        </w:r>
      </w:ins>
      <w:ins w:id="3961" w:author="Janusio" w:date="2018-03-05T00:56:38Z">
        <w:r>
          <w:rPr>
            <w:rFonts w:hint="eastAsia" w:ascii="Times New Roman" w:hAnsi="Times New Roman" w:eastAsia="黑体"/>
            <w:b/>
            <w:sz w:val="24"/>
            <w:szCs w:val="24"/>
            <w:lang w:val="en-US" w:eastAsia="zh-CN"/>
          </w:rPr>
          <w:t>Manage</w:t>
        </w:r>
      </w:ins>
      <w:ins w:id="3962" w:author="Janusio" w:date="2018-03-05T00:56:39Z">
        <w:r>
          <w:rPr>
            <w:rFonts w:hint="eastAsia" w:ascii="Times New Roman" w:hAnsi="Times New Roman" w:eastAsia="黑体"/>
            <w:b/>
            <w:sz w:val="24"/>
            <w:szCs w:val="24"/>
            <w:lang w:val="en-US" w:eastAsia="zh-CN"/>
          </w:rPr>
          <w:t>r</w:t>
        </w:r>
      </w:ins>
      <w:ins w:id="3963" w:author="Janusio" w:date="2018-03-05T00:56:47Z">
        <w:r>
          <w:rPr>
            <w:rFonts w:hint="eastAsia" w:ascii="Times New Roman" w:hAnsi="Times New Roman" w:eastAsia="黑体"/>
            <w:b/>
            <w:sz w:val="24"/>
            <w:szCs w:val="24"/>
            <w:lang w:val="en-US" w:eastAsia="zh-CN"/>
          </w:rPr>
          <w:t>的</w:t>
        </w:r>
      </w:ins>
      <w:ins w:id="3964" w:author="Janusio" w:date="2018-03-05T00:56:48Z">
        <w:r>
          <w:rPr>
            <w:rFonts w:hint="eastAsia" w:ascii="Times New Roman" w:hAnsi="Times New Roman" w:eastAsia="黑体"/>
            <w:b/>
            <w:sz w:val="24"/>
            <w:szCs w:val="24"/>
            <w:lang w:val="en-US" w:eastAsia="zh-CN"/>
          </w:rPr>
          <w:t>实现</w:t>
        </w:r>
      </w:ins>
    </w:p>
    <w:p>
      <w:pPr>
        <w:pStyle w:val="24"/>
        <w:numPr>
          <w:ilvl w:val="-1"/>
          <w:numId w:val="0"/>
        </w:numPr>
        <w:spacing w:line="360" w:lineRule="auto"/>
        <w:ind w:firstLine="420" w:firstLineChars="0"/>
        <w:rPr>
          <w:ins w:id="3966" w:author="Janusio" w:date="2018-03-05T00:59:28Z"/>
          <w:rFonts w:hint="eastAsia" w:ascii="Times New Roman" w:hAnsi="Times New Roman"/>
          <w:sz w:val="24"/>
          <w:szCs w:val="24"/>
          <w:lang w:val="en-US" w:eastAsia="zh-CN"/>
        </w:rPr>
        <w:pPrChange w:id="3965" w:author="Janusio" w:date="2018-03-05T00:57:41Z">
          <w:pPr>
            <w:pStyle w:val="24"/>
            <w:spacing w:line="360" w:lineRule="auto"/>
            <w:ind w:firstLine="420" w:firstLineChars="0"/>
          </w:pPr>
        </w:pPrChange>
      </w:pPr>
      <w:ins w:id="3967" w:author="Janusio" w:date="2018-03-05T00:58:19Z">
        <w:r>
          <w:rPr>
            <w:rFonts w:hint="eastAsia" w:ascii="Times New Roman" w:hAnsi="Times New Roman"/>
            <w:sz w:val="24"/>
            <w:szCs w:val="24"/>
            <w:lang w:val="en-US" w:eastAsia="zh-CN"/>
          </w:rPr>
          <w:t>vTPM Manager</w:t>
        </w:r>
      </w:ins>
      <w:ins w:id="3968" w:author="Janusio" w:date="2018-03-05T00:58:25Z">
        <w:r>
          <w:rPr>
            <w:rFonts w:hint="eastAsia" w:ascii="Times New Roman" w:hAnsi="Times New Roman"/>
            <w:sz w:val="24"/>
            <w:szCs w:val="24"/>
            <w:lang w:val="en-US" w:eastAsia="zh-CN"/>
          </w:rPr>
          <w:t>在</w:t>
        </w:r>
      </w:ins>
      <w:ins w:id="3969" w:author="Janusio" w:date="2018-03-05T00:58:27Z">
        <w:r>
          <w:rPr>
            <w:rFonts w:hint="eastAsia" w:ascii="Times New Roman" w:hAnsi="Times New Roman"/>
            <w:sz w:val="24"/>
            <w:szCs w:val="24"/>
            <w:lang w:val="en-US" w:eastAsia="zh-CN"/>
          </w:rPr>
          <w:t>最新的</w:t>
        </w:r>
      </w:ins>
      <w:ins w:id="3970" w:author="Janusio" w:date="2018-03-05T00:58:29Z">
        <w:r>
          <w:rPr>
            <w:rFonts w:hint="eastAsia" w:ascii="Times New Roman" w:hAnsi="Times New Roman"/>
            <w:sz w:val="24"/>
            <w:szCs w:val="24"/>
            <w:lang w:val="en-US" w:eastAsia="zh-CN"/>
          </w:rPr>
          <w:t>Xen</w:t>
        </w:r>
      </w:ins>
      <w:ins w:id="3971" w:author="Janusio" w:date="2018-03-05T00:58:30Z">
        <w:r>
          <w:rPr>
            <w:rFonts w:hint="eastAsia" w:ascii="Times New Roman" w:hAnsi="Times New Roman"/>
            <w:sz w:val="24"/>
            <w:szCs w:val="24"/>
            <w:lang w:val="en-US" w:eastAsia="zh-CN"/>
          </w:rPr>
          <w:t>系统</w:t>
        </w:r>
      </w:ins>
      <w:ins w:id="3972" w:author="Janusio" w:date="2018-03-05T00:58:33Z">
        <w:r>
          <w:rPr>
            <w:rFonts w:hint="eastAsia" w:ascii="Times New Roman" w:hAnsi="Times New Roman"/>
            <w:sz w:val="24"/>
            <w:szCs w:val="24"/>
            <w:lang w:val="en-US" w:eastAsia="zh-CN"/>
          </w:rPr>
          <w:t>中，</w:t>
        </w:r>
      </w:ins>
      <w:ins w:id="3973" w:author="Janusio" w:date="2018-03-05T00:58:37Z">
        <w:r>
          <w:rPr>
            <w:rFonts w:hint="eastAsia" w:ascii="Times New Roman" w:hAnsi="Times New Roman"/>
            <w:sz w:val="24"/>
            <w:szCs w:val="24"/>
            <w:lang w:val="en-US" w:eastAsia="zh-CN"/>
          </w:rPr>
          <w:t>作为</w:t>
        </w:r>
      </w:ins>
      <w:ins w:id="3974" w:author="Janusio" w:date="2018-03-05T00:58:38Z">
        <w:r>
          <w:rPr>
            <w:rFonts w:hint="eastAsia" w:ascii="Times New Roman" w:hAnsi="Times New Roman"/>
            <w:sz w:val="24"/>
            <w:szCs w:val="24"/>
            <w:lang w:val="en-US" w:eastAsia="zh-CN"/>
          </w:rPr>
          <w:t>一个</w:t>
        </w:r>
      </w:ins>
      <w:ins w:id="3975" w:author="Janusio" w:date="2018-03-05T00:58:43Z">
        <w:r>
          <w:rPr>
            <w:rFonts w:hint="eastAsia" w:ascii="Times New Roman" w:hAnsi="Times New Roman"/>
            <w:sz w:val="24"/>
            <w:szCs w:val="24"/>
            <w:lang w:val="en-US" w:eastAsia="zh-CN"/>
          </w:rPr>
          <w:t>轻量级的</w:t>
        </w:r>
      </w:ins>
      <w:ins w:id="3976" w:author="Janusio" w:date="2018-03-05T00:58:46Z">
        <w:r>
          <w:rPr>
            <w:rFonts w:hint="eastAsia" w:ascii="Times New Roman" w:hAnsi="Times New Roman"/>
            <w:sz w:val="24"/>
            <w:szCs w:val="24"/>
            <w:lang w:val="en-US" w:eastAsia="zh-CN"/>
          </w:rPr>
          <w:t>虚拟域</w:t>
        </w:r>
      </w:ins>
      <w:ins w:id="3977" w:author="Janusio" w:date="2018-03-05T00:58:47Z">
        <w:r>
          <w:rPr>
            <w:rFonts w:hint="eastAsia" w:ascii="Times New Roman" w:hAnsi="Times New Roman"/>
            <w:sz w:val="24"/>
            <w:szCs w:val="24"/>
            <w:lang w:val="en-US" w:eastAsia="zh-CN"/>
          </w:rPr>
          <w:t>而存在</w:t>
        </w:r>
      </w:ins>
      <w:ins w:id="3978" w:author="Janusio" w:date="2018-03-05T00:58:48Z">
        <w:r>
          <w:rPr>
            <w:rFonts w:hint="eastAsia" w:ascii="Times New Roman" w:hAnsi="Times New Roman"/>
            <w:sz w:val="24"/>
            <w:szCs w:val="24"/>
            <w:lang w:val="en-US" w:eastAsia="zh-CN"/>
          </w:rPr>
          <w:t>，</w:t>
        </w:r>
      </w:ins>
      <w:ins w:id="3979" w:author="Janusio" w:date="2018-03-05T00:58:50Z">
        <w:r>
          <w:rPr>
            <w:rFonts w:hint="eastAsia" w:ascii="Times New Roman" w:hAnsi="Times New Roman"/>
            <w:sz w:val="24"/>
            <w:szCs w:val="24"/>
            <w:lang w:val="en-US" w:eastAsia="zh-CN"/>
          </w:rPr>
          <w:t>必须</w:t>
        </w:r>
      </w:ins>
      <w:ins w:id="3980" w:author="Janusio" w:date="2018-03-05T00:58:51Z">
        <w:r>
          <w:rPr>
            <w:rFonts w:hint="eastAsia" w:ascii="Times New Roman" w:hAnsi="Times New Roman"/>
            <w:sz w:val="24"/>
            <w:szCs w:val="24"/>
            <w:lang w:val="en-US" w:eastAsia="zh-CN"/>
          </w:rPr>
          <w:t>在</w:t>
        </w:r>
      </w:ins>
      <w:ins w:id="3981" w:author="Janusio" w:date="2018-03-05T00:58:54Z">
        <w:r>
          <w:rPr>
            <w:rFonts w:hint="eastAsia" w:ascii="Times New Roman" w:hAnsi="Times New Roman"/>
            <w:sz w:val="24"/>
            <w:szCs w:val="24"/>
            <w:lang w:val="en-US" w:eastAsia="zh-CN"/>
          </w:rPr>
          <w:t>Domain</w:t>
        </w:r>
      </w:ins>
      <w:ins w:id="3982" w:author="Janusio" w:date="2018-03-05T00:58:57Z">
        <w:r>
          <w:rPr>
            <w:rFonts w:hint="eastAsia" w:ascii="Times New Roman" w:hAnsi="Times New Roman"/>
            <w:sz w:val="24"/>
            <w:szCs w:val="24"/>
            <w:lang w:val="en-US" w:eastAsia="zh-CN"/>
          </w:rPr>
          <w:t>0</w:t>
        </w:r>
      </w:ins>
      <w:ins w:id="3983" w:author="Janusio" w:date="2018-03-05T00:58:59Z">
        <w:r>
          <w:rPr>
            <w:rFonts w:hint="eastAsia" w:ascii="Times New Roman" w:hAnsi="Times New Roman"/>
            <w:sz w:val="24"/>
            <w:szCs w:val="24"/>
            <w:lang w:val="en-US" w:eastAsia="zh-CN"/>
          </w:rPr>
          <w:t>其中</w:t>
        </w:r>
      </w:ins>
      <w:ins w:id="3984" w:author="Janusio" w:date="2018-03-05T00:59:00Z">
        <w:r>
          <w:rPr>
            <w:rFonts w:hint="eastAsia" w:ascii="Times New Roman" w:hAnsi="Times New Roman"/>
            <w:sz w:val="24"/>
            <w:szCs w:val="24"/>
            <w:lang w:val="en-US" w:eastAsia="zh-CN"/>
          </w:rPr>
          <w:t>之后</w:t>
        </w:r>
      </w:ins>
      <w:ins w:id="3985" w:author="Janusio" w:date="2018-03-05T00:59:01Z">
        <w:r>
          <w:rPr>
            <w:rFonts w:hint="eastAsia" w:ascii="Times New Roman" w:hAnsi="Times New Roman"/>
            <w:sz w:val="24"/>
            <w:szCs w:val="24"/>
            <w:lang w:val="en-US" w:eastAsia="zh-CN"/>
          </w:rPr>
          <w:t>，</w:t>
        </w:r>
      </w:ins>
      <w:ins w:id="3986" w:author="Janusio" w:date="2018-03-05T00:59:03Z">
        <w:r>
          <w:rPr>
            <w:rFonts w:hint="eastAsia" w:ascii="Times New Roman" w:hAnsi="Times New Roman"/>
            <w:sz w:val="24"/>
            <w:szCs w:val="24"/>
            <w:lang w:val="en-US" w:eastAsia="zh-CN"/>
          </w:rPr>
          <w:t>所有</w:t>
        </w:r>
      </w:ins>
      <w:ins w:id="3987" w:author="Janusio" w:date="2018-03-05T00:59:05Z">
        <w:r>
          <w:rPr>
            <w:rFonts w:hint="eastAsia" w:ascii="Times New Roman" w:hAnsi="Times New Roman"/>
            <w:sz w:val="24"/>
            <w:szCs w:val="24"/>
            <w:lang w:val="en-US" w:eastAsia="zh-CN"/>
          </w:rPr>
          <w:t>vm</w:t>
        </w:r>
      </w:ins>
      <w:ins w:id="3988" w:author="Janusio" w:date="2018-03-05T00:59:06Z">
        <w:r>
          <w:rPr>
            <w:rFonts w:hint="eastAsia" w:ascii="Times New Roman" w:hAnsi="Times New Roman"/>
            <w:sz w:val="24"/>
            <w:szCs w:val="24"/>
            <w:lang w:val="en-US" w:eastAsia="zh-CN"/>
          </w:rPr>
          <w:t>启动</w:t>
        </w:r>
      </w:ins>
      <w:ins w:id="3989" w:author="Janusio" w:date="2018-03-05T00:59:07Z">
        <w:r>
          <w:rPr>
            <w:rFonts w:hint="eastAsia" w:ascii="Times New Roman" w:hAnsi="Times New Roman"/>
            <w:sz w:val="24"/>
            <w:szCs w:val="24"/>
            <w:lang w:val="en-US" w:eastAsia="zh-CN"/>
          </w:rPr>
          <w:t>之前</w:t>
        </w:r>
      </w:ins>
      <w:ins w:id="3990" w:author="Janusio" w:date="2018-03-05T00:59:09Z">
        <w:r>
          <w:rPr>
            <w:rFonts w:hint="eastAsia" w:ascii="Times New Roman" w:hAnsi="Times New Roman"/>
            <w:sz w:val="24"/>
            <w:szCs w:val="24"/>
            <w:lang w:val="en-US" w:eastAsia="zh-CN"/>
          </w:rPr>
          <w:t>启动</w:t>
        </w:r>
      </w:ins>
      <w:ins w:id="3991" w:author="Janusio" w:date="2018-03-05T00:59:27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993" w:author="Janusio" w:date="2018-03-05T00:58:10Z"/>
          <w:rFonts w:hint="eastAsia" w:ascii="Times New Roman" w:hAnsi="Times New Roman"/>
          <w:sz w:val="24"/>
          <w:szCs w:val="24"/>
          <w:lang w:val="en-US" w:eastAsia="zh-CN"/>
        </w:rPr>
        <w:pPrChange w:id="3992" w:author="Janusio" w:date="2018-03-05T00:57:41Z">
          <w:pPr>
            <w:pStyle w:val="24"/>
            <w:spacing w:line="360" w:lineRule="auto"/>
            <w:ind w:firstLine="420" w:firstLineChars="0"/>
          </w:pPr>
        </w:pPrChange>
      </w:pPr>
      <w:ins w:id="3994" w:author="Janusio" w:date="2018-03-05T00:59:29Z">
        <w:r>
          <w:rPr>
            <w:rFonts w:hint="eastAsia" w:ascii="Times New Roman" w:hAnsi="Times New Roman"/>
            <w:sz w:val="24"/>
            <w:szCs w:val="24"/>
            <w:lang w:val="en-US" w:eastAsia="zh-CN"/>
          </w:rPr>
          <w:t>在</w:t>
        </w:r>
      </w:ins>
      <w:ins w:id="3995" w:author="Janusio" w:date="2018-03-05T00:59:31Z">
        <w:r>
          <w:rPr>
            <w:rFonts w:hint="eastAsia" w:ascii="Times New Roman" w:hAnsi="Times New Roman"/>
            <w:sz w:val="24"/>
            <w:szCs w:val="24"/>
            <w:lang w:val="en-US" w:eastAsia="zh-CN"/>
          </w:rPr>
          <w:t>/</w:t>
        </w:r>
      </w:ins>
      <w:ins w:id="3996" w:author="Janusio" w:date="2018-03-05T00:59:32Z">
        <w:r>
          <w:rPr>
            <w:rFonts w:hint="eastAsia" w:ascii="Times New Roman" w:hAnsi="Times New Roman"/>
            <w:sz w:val="24"/>
            <w:szCs w:val="24"/>
            <w:lang w:val="en-US" w:eastAsia="zh-CN"/>
          </w:rPr>
          <w:t>etc</w:t>
        </w:r>
      </w:ins>
      <w:ins w:id="3997" w:author="Janusio" w:date="2018-03-05T00:59:34Z">
        <w:r>
          <w:rPr>
            <w:rFonts w:hint="eastAsia" w:ascii="Times New Roman" w:hAnsi="Times New Roman"/>
            <w:sz w:val="24"/>
            <w:szCs w:val="24"/>
            <w:lang w:val="en-US" w:eastAsia="zh-CN"/>
          </w:rPr>
          <w:t>/</w:t>
        </w:r>
      </w:ins>
      <w:ins w:id="3998" w:author="Janusio" w:date="2018-03-05T00:59:35Z">
        <w:r>
          <w:rPr>
            <w:rFonts w:hint="eastAsia" w:ascii="Times New Roman" w:hAnsi="Times New Roman"/>
            <w:sz w:val="24"/>
            <w:szCs w:val="24"/>
            <w:lang w:val="en-US" w:eastAsia="zh-CN"/>
          </w:rPr>
          <w:t>tjp</w:t>
        </w:r>
      </w:ins>
      <w:ins w:id="3999" w:author="Janusio" w:date="2018-03-05T00:59:42Z">
        <w:r>
          <w:rPr>
            <w:rFonts w:hint="eastAsia" w:ascii="Times New Roman" w:hAnsi="Times New Roman"/>
            <w:sz w:val="24"/>
            <w:szCs w:val="24"/>
            <w:lang w:val="en-US" w:eastAsia="zh-CN"/>
          </w:rPr>
          <w:t>下</w:t>
        </w:r>
      </w:ins>
      <w:ins w:id="4000" w:author="Janusio" w:date="2018-03-05T00:59:44Z">
        <w:r>
          <w:rPr>
            <w:rFonts w:hint="eastAsia" w:ascii="Times New Roman" w:hAnsi="Times New Roman"/>
            <w:sz w:val="24"/>
            <w:szCs w:val="24"/>
            <w:lang w:val="en-US" w:eastAsia="zh-CN"/>
          </w:rPr>
          <w:t>新增</w:t>
        </w:r>
      </w:ins>
      <w:ins w:id="4001" w:author="Janusio" w:date="2018-03-05T00:59:49Z">
        <w:r>
          <w:rPr>
            <w:rFonts w:hint="eastAsia" w:ascii="Times New Roman" w:hAnsi="Times New Roman"/>
            <w:sz w:val="24"/>
            <w:szCs w:val="24"/>
            <w:lang w:val="en-US" w:eastAsia="zh-CN"/>
          </w:rPr>
          <w:t>轻量级</w:t>
        </w:r>
      </w:ins>
      <w:ins w:id="4002" w:author="Janusio" w:date="2018-03-05T00:59:51Z">
        <w:r>
          <w:rPr>
            <w:rFonts w:hint="eastAsia" w:ascii="Times New Roman" w:hAnsi="Times New Roman"/>
            <w:sz w:val="24"/>
            <w:szCs w:val="24"/>
            <w:lang w:val="en-US" w:eastAsia="zh-CN"/>
          </w:rPr>
          <w:t>域</w:t>
        </w:r>
      </w:ins>
      <w:ins w:id="4003" w:author="Janusio" w:date="2018-03-05T00:59:55Z">
        <w:r>
          <w:rPr>
            <w:rFonts w:hint="eastAsia" w:ascii="Times New Roman" w:hAnsi="Times New Roman"/>
            <w:sz w:val="24"/>
            <w:szCs w:val="24"/>
            <w:lang w:val="en-US" w:eastAsia="zh-CN"/>
          </w:rPr>
          <w:t>vtpm</w:t>
        </w:r>
      </w:ins>
      <w:ins w:id="4004" w:author="Janusio" w:date="2018-03-05T01:00:04Z">
        <w:r>
          <w:rPr>
            <w:rFonts w:hint="eastAsia" w:ascii="Times New Roman" w:hAnsi="Times New Roman"/>
            <w:sz w:val="24"/>
            <w:szCs w:val="24"/>
            <w:lang w:val="en-US" w:eastAsia="zh-CN"/>
          </w:rPr>
          <w:t>m</w:t>
        </w:r>
      </w:ins>
      <w:ins w:id="4005" w:author="Janusio" w:date="2018-03-05T01:00:06Z">
        <w:r>
          <w:rPr>
            <w:rFonts w:hint="eastAsia" w:ascii="Times New Roman" w:hAnsi="Times New Roman"/>
            <w:sz w:val="24"/>
            <w:szCs w:val="24"/>
            <w:lang w:val="en-US" w:eastAsia="zh-CN"/>
          </w:rPr>
          <w:t>gr的</w:t>
        </w:r>
      </w:ins>
      <w:ins w:id="4006" w:author="Janusio" w:date="2018-03-05T01:00:11Z">
        <w:r>
          <w:rPr>
            <w:rFonts w:hint="eastAsia" w:ascii="Times New Roman" w:hAnsi="Times New Roman"/>
            <w:sz w:val="24"/>
            <w:szCs w:val="24"/>
            <w:lang w:val="en-US" w:eastAsia="zh-CN"/>
          </w:rPr>
          <w:t>开机</w:t>
        </w:r>
      </w:ins>
      <w:ins w:id="4007" w:author="Janusio" w:date="2018-03-05T01:00:12Z">
        <w:r>
          <w:rPr>
            <w:rFonts w:hint="eastAsia" w:ascii="Times New Roman" w:hAnsi="Times New Roman"/>
            <w:sz w:val="24"/>
            <w:szCs w:val="24"/>
            <w:lang w:val="en-US" w:eastAsia="zh-CN"/>
          </w:rPr>
          <w:t>启动</w:t>
        </w:r>
      </w:ins>
      <w:ins w:id="4008" w:author="Janusio" w:date="2018-03-05T01:00:14Z">
        <w:r>
          <w:rPr>
            <w:rFonts w:hint="eastAsia" w:ascii="Times New Roman" w:hAnsi="Times New Roman"/>
            <w:sz w:val="24"/>
            <w:szCs w:val="24"/>
            <w:lang w:val="en-US" w:eastAsia="zh-CN"/>
          </w:rPr>
          <w:t>脚本</w:t>
        </w:r>
      </w:ins>
      <w:ins w:id="4009" w:author="Janusio" w:date="2018-03-05T01:00:21Z">
        <w:r>
          <w:rPr>
            <w:rFonts w:hint="eastAsia" w:ascii="Times New Roman" w:hAnsi="Times New Roman"/>
            <w:sz w:val="24"/>
            <w:szCs w:val="24"/>
            <w:lang w:val="en-US" w:eastAsia="zh-CN"/>
          </w:rPr>
          <w:t>vtpmmgr</w:t>
        </w:r>
      </w:ins>
      <w:ins w:id="4010" w:author="Janusio" w:date="2018-03-05T01:00:25Z">
        <w:r>
          <w:rPr>
            <w:rFonts w:hint="eastAsia" w:ascii="Times New Roman" w:hAnsi="Times New Roman"/>
            <w:sz w:val="24"/>
            <w:szCs w:val="24"/>
            <w:lang w:val="en-US" w:eastAsia="zh-CN"/>
          </w:rPr>
          <w:t>-</w:t>
        </w:r>
      </w:ins>
      <w:ins w:id="4011" w:author="Janusio" w:date="2018-03-05T01:00:26Z">
        <w:r>
          <w:rPr>
            <w:rFonts w:hint="eastAsia" w:ascii="Times New Roman" w:hAnsi="Times New Roman"/>
            <w:sz w:val="24"/>
            <w:szCs w:val="24"/>
            <w:lang w:val="en-US" w:eastAsia="zh-CN"/>
          </w:rPr>
          <w:t>run</w:t>
        </w:r>
      </w:ins>
      <w:ins w:id="4012" w:author="Janusio" w:date="2018-03-05T01:00:28Z">
        <w:r>
          <w:rPr>
            <w:rFonts w:hint="eastAsia" w:ascii="Times New Roman" w:hAnsi="Times New Roman"/>
            <w:sz w:val="24"/>
            <w:szCs w:val="24"/>
            <w:lang w:val="en-US" w:eastAsia="zh-CN"/>
          </w:rPr>
          <w:t>.s</w:t>
        </w:r>
      </w:ins>
      <w:ins w:id="4013" w:author="Janusio" w:date="2018-03-05T01:00:29Z">
        <w:r>
          <w:rPr>
            <w:rFonts w:hint="eastAsia" w:ascii="Times New Roman" w:hAnsi="Times New Roman"/>
            <w:sz w:val="24"/>
            <w:szCs w:val="24"/>
            <w:lang w:val="en-US" w:eastAsia="zh-CN"/>
          </w:rPr>
          <w:t>h</w:t>
        </w:r>
      </w:ins>
      <w:ins w:id="4014" w:author="Janusio" w:date="2018-03-05T01:00:33Z">
        <w:r>
          <w:rPr>
            <w:rFonts w:hint="eastAsia" w:ascii="Times New Roman" w:hAnsi="Times New Roman"/>
            <w:sz w:val="24"/>
            <w:szCs w:val="24"/>
            <w:lang w:val="en-US" w:eastAsia="zh-CN"/>
          </w:rPr>
          <w:t>，</w:t>
        </w:r>
      </w:ins>
      <w:ins w:id="4015" w:author="Janusio" w:date="2018-03-05T01:00:35Z">
        <w:r>
          <w:rPr>
            <w:rFonts w:hint="eastAsia" w:ascii="Times New Roman" w:hAnsi="Times New Roman"/>
            <w:sz w:val="24"/>
            <w:szCs w:val="24"/>
            <w:lang w:val="en-US" w:eastAsia="zh-CN"/>
          </w:rPr>
          <w:t>vtpmmgr</w:t>
        </w:r>
      </w:ins>
      <w:ins w:id="4016" w:author="Janusio" w:date="2018-03-05T01:00:38Z">
        <w:r>
          <w:rPr>
            <w:rFonts w:hint="eastAsia" w:ascii="Times New Roman" w:hAnsi="Times New Roman"/>
            <w:sz w:val="24"/>
            <w:szCs w:val="24"/>
            <w:lang w:val="en-US" w:eastAsia="zh-CN"/>
          </w:rPr>
          <w:t>配置</w:t>
        </w:r>
      </w:ins>
      <w:ins w:id="4017" w:author="Janusio" w:date="2018-03-05T01:00:39Z">
        <w:r>
          <w:rPr>
            <w:rFonts w:hint="eastAsia" w:ascii="Times New Roman" w:hAnsi="Times New Roman"/>
            <w:sz w:val="24"/>
            <w:szCs w:val="24"/>
            <w:lang w:val="en-US" w:eastAsia="zh-CN"/>
          </w:rPr>
          <w:t>文件</w:t>
        </w:r>
      </w:ins>
      <w:ins w:id="4018" w:author="Janusio" w:date="2018-03-05T01:00:40Z">
        <w:r>
          <w:rPr>
            <w:rFonts w:hint="eastAsia" w:ascii="Times New Roman" w:hAnsi="Times New Roman"/>
            <w:sz w:val="24"/>
            <w:szCs w:val="24"/>
            <w:lang w:val="en-US" w:eastAsia="zh-CN"/>
          </w:rPr>
          <w:t>如下</w:t>
        </w:r>
      </w:ins>
      <w:ins w:id="4019" w:author="Janusio" w:date="2018-03-05T01:00:41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4021" w:author="Janusio" w:date="2018-03-05T00:57:48Z"/>
          <w:rFonts w:hint="eastAsia" w:ascii="Times New Roman" w:hAnsi="Times New Roman"/>
          <w:sz w:val="24"/>
          <w:szCs w:val="24"/>
          <w:lang w:val="en-US" w:eastAsia="zh-CN"/>
        </w:rPr>
        <w:pPrChange w:id="4020" w:author="Janusio" w:date="2018-03-05T00:57:41Z">
          <w:pPr>
            <w:pStyle w:val="24"/>
            <w:spacing w:line="360" w:lineRule="auto"/>
            <w:ind w:firstLine="420" w:firstLineChars="0"/>
          </w:pPr>
        </w:pPrChange>
      </w:pPr>
      <w:ins w:id="4022" w:author="Janusio" w:date="2018-03-05T00:57:42Z">
        <w:r>
          <w:rPr>
            <w:rFonts w:hint="eastAsia" w:ascii="Times New Roman" w:hAnsi="Times New Roman"/>
            <w:sz w:val="24"/>
            <w:szCs w:val="24"/>
            <w:lang w:val="en-US" w:eastAsia="zh-CN"/>
          </w:rPr>
          <w:t>配置</w:t>
        </w:r>
      </w:ins>
      <w:ins w:id="4023" w:author="Janusio" w:date="2018-03-05T00:57:44Z">
        <w:r>
          <w:rPr>
            <w:rFonts w:hint="eastAsia" w:ascii="Times New Roman" w:hAnsi="Times New Roman"/>
            <w:sz w:val="24"/>
            <w:szCs w:val="24"/>
            <w:lang w:val="en-US" w:eastAsia="zh-CN"/>
          </w:rPr>
          <w:t>文件</w:t>
        </w:r>
      </w:ins>
      <w:ins w:id="4024" w:author="Janusio" w:date="2018-03-05T00:57:45Z">
        <w:r>
          <w:rPr>
            <w:rFonts w:hint="eastAsia" w:ascii="Times New Roman" w:hAnsi="Times New Roman"/>
            <w:sz w:val="24"/>
            <w:szCs w:val="24"/>
            <w:lang w:val="en-US" w:eastAsia="zh-CN"/>
          </w:rPr>
          <w:t>如下</w:t>
        </w:r>
      </w:ins>
      <w:ins w:id="4025" w:author="Janusio" w:date="2018-03-05T00:57:46Z">
        <w:r>
          <w:rPr>
            <w:rFonts w:hint="eastAsia" w:ascii="Times New Roman" w:hAnsi="Times New Roman"/>
            <w:sz w:val="24"/>
            <w:szCs w:val="24"/>
            <w:lang w:val="en-US" w:eastAsia="zh-CN"/>
          </w:rPr>
          <w:t>：</w:t>
        </w:r>
      </w:ins>
    </w:p>
    <w:p>
      <w:pPr>
        <w:pStyle w:val="24"/>
        <w:spacing w:line="360" w:lineRule="auto"/>
        <w:ind w:firstLine="420" w:firstLineChars="0"/>
        <w:rPr>
          <w:ins w:id="4026" w:author="Janusio" w:date="2018-03-05T00:57:49Z"/>
          <w:rFonts w:hint="eastAsia" w:ascii="Times New Roman" w:hAnsi="Times New Roman"/>
          <w:sz w:val="24"/>
          <w:szCs w:val="24"/>
        </w:rPr>
      </w:pPr>
      <w:ins w:id="4027" w:author="Janusio" w:date="2018-03-05T00:57:49Z">
        <w:r>
          <w:rPr>
            <w:rFonts w:hint="eastAsia" w:ascii="Times New Roman" w:hAnsi="Times New Roman"/>
            <w:sz w:val="24"/>
            <w:szCs w:val="24"/>
          </w:rPr>
          <w:t>vtpmmgr.cfg</w:t>
        </w:r>
      </w:ins>
    </w:p>
    <w:p>
      <w:pPr>
        <w:pStyle w:val="24"/>
        <w:spacing w:line="360" w:lineRule="auto"/>
        <w:ind w:firstLine="420" w:firstLineChars="0"/>
        <w:rPr>
          <w:ins w:id="4028" w:author="Janusio" w:date="2018-03-05T00:57:49Z"/>
          <w:rFonts w:hint="eastAsia" w:ascii="Times New Roman" w:hAnsi="Times New Roman"/>
          <w:sz w:val="24"/>
          <w:szCs w:val="24"/>
        </w:rPr>
      </w:pPr>
      <w:ins w:id="4029" w:author="Janusio" w:date="2018-03-05T00:57:49Z">
        <w:r>
          <w:rPr>
            <w:rFonts w:hint="eastAsia" w:ascii="Times New Roman" w:hAnsi="Times New Roman"/>
            <w:sz w:val="24"/>
            <w:szCs w:val="24"/>
          </w:rPr>
          <w:t>name="vtpmmgr"</w:t>
        </w:r>
      </w:ins>
    </w:p>
    <w:p>
      <w:pPr>
        <w:pStyle w:val="24"/>
        <w:spacing w:line="360" w:lineRule="auto"/>
        <w:ind w:firstLine="420" w:firstLineChars="0"/>
        <w:rPr>
          <w:ins w:id="4030" w:author="Janusio" w:date="2018-03-05T00:57:49Z"/>
          <w:rFonts w:hint="eastAsia" w:ascii="Times New Roman" w:hAnsi="Times New Roman"/>
          <w:sz w:val="24"/>
          <w:szCs w:val="24"/>
        </w:rPr>
      </w:pPr>
      <w:ins w:id="4031" w:author="Janusio" w:date="2018-03-05T00:57:49Z">
        <w:r>
          <w:rPr>
            <w:rFonts w:hint="eastAsia" w:ascii="Times New Roman" w:hAnsi="Times New Roman"/>
            <w:sz w:val="24"/>
            <w:szCs w:val="24"/>
          </w:rPr>
          <w:t>Kernel="/usr/lib/xen/boot/vtpmmgr-stubdom.gz"</w:t>
        </w:r>
      </w:ins>
    </w:p>
    <w:p>
      <w:pPr>
        <w:pStyle w:val="24"/>
        <w:spacing w:line="360" w:lineRule="auto"/>
        <w:ind w:firstLine="420" w:firstLineChars="0"/>
        <w:rPr>
          <w:ins w:id="4032" w:author="Janusio" w:date="2018-03-05T00:57:49Z"/>
          <w:rFonts w:hint="eastAsia" w:ascii="Times New Roman" w:hAnsi="Times New Roman"/>
          <w:sz w:val="24"/>
          <w:szCs w:val="24"/>
        </w:rPr>
      </w:pPr>
      <w:ins w:id="4033" w:author="Janusio" w:date="2018-03-05T00:57:49Z">
        <w:r>
          <w:rPr>
            <w:rFonts w:hint="eastAsia" w:ascii="Times New Roman" w:hAnsi="Times New Roman"/>
            <w:sz w:val="24"/>
            <w:szCs w:val="24"/>
          </w:rPr>
          <w:t>extra="tpmlocality=2"</w:t>
        </w:r>
      </w:ins>
    </w:p>
    <w:p>
      <w:pPr>
        <w:pStyle w:val="24"/>
        <w:spacing w:line="360" w:lineRule="auto"/>
        <w:ind w:firstLine="420" w:firstLineChars="0"/>
        <w:rPr>
          <w:ins w:id="4034" w:author="Janusio" w:date="2018-03-05T00:57:49Z"/>
          <w:rFonts w:hint="eastAsia" w:ascii="Times New Roman" w:hAnsi="Times New Roman"/>
          <w:sz w:val="24"/>
          <w:szCs w:val="24"/>
        </w:rPr>
      </w:pPr>
      <w:ins w:id="4035" w:author="Janusio" w:date="2018-03-05T00:57:49Z">
        <w:r>
          <w:rPr>
            <w:rFonts w:hint="eastAsia" w:ascii="Times New Roman" w:hAnsi="Times New Roman"/>
            <w:sz w:val="24"/>
            <w:szCs w:val="24"/>
          </w:rPr>
          <w:t>memory=8</w:t>
        </w:r>
      </w:ins>
    </w:p>
    <w:p>
      <w:pPr>
        <w:pStyle w:val="24"/>
        <w:spacing w:line="360" w:lineRule="auto"/>
        <w:ind w:firstLine="420" w:firstLineChars="0"/>
        <w:rPr>
          <w:ins w:id="4036" w:author="Janusio" w:date="2018-03-05T00:57:49Z"/>
          <w:rFonts w:hint="eastAsia" w:ascii="Times New Roman" w:hAnsi="Times New Roman"/>
          <w:sz w:val="24"/>
          <w:szCs w:val="24"/>
        </w:rPr>
      </w:pPr>
      <w:ins w:id="4037" w:author="Janusio" w:date="2018-03-05T00:57:49Z">
        <w:r>
          <w:rPr>
            <w:rFonts w:hint="eastAsia" w:ascii="Times New Roman" w:hAnsi="Times New Roman"/>
            <w:sz w:val="24"/>
            <w:szCs w:val="24"/>
          </w:rPr>
          <w:t>disk=["file:file://root/xen-images/vtpmmgr-stubdom.img,hda,w"]</w:t>
        </w:r>
      </w:ins>
    </w:p>
    <w:p>
      <w:pPr>
        <w:pStyle w:val="24"/>
        <w:spacing w:line="360" w:lineRule="auto"/>
        <w:ind w:firstLine="420" w:firstLineChars="0"/>
        <w:rPr>
          <w:ins w:id="4038" w:author="Janusio" w:date="2018-03-05T00:57:49Z"/>
          <w:rFonts w:hint="eastAsia" w:ascii="Times New Roman" w:hAnsi="Times New Roman"/>
          <w:sz w:val="24"/>
          <w:szCs w:val="24"/>
        </w:rPr>
      </w:pPr>
      <w:ins w:id="4039" w:author="Janusio" w:date="2018-03-05T00:57:49Z">
        <w:r>
          <w:rPr>
            <w:rFonts w:hint="eastAsia" w:ascii="Times New Roman" w:hAnsi="Times New Roman"/>
            <w:sz w:val="24"/>
            <w:szCs w:val="24"/>
          </w:rPr>
          <w:t>iomem=["fed42,1"]</w:t>
        </w:r>
      </w:ins>
    </w:p>
    <w:p>
      <w:pPr>
        <w:pStyle w:val="24"/>
        <w:spacing w:line="360" w:lineRule="auto"/>
        <w:ind w:firstLine="420" w:firstLineChars="0"/>
        <w:rPr>
          <w:ins w:id="4040" w:author="Janusio" w:date="2018-03-05T00:57:49Z"/>
          <w:rFonts w:hint="eastAsia" w:ascii="Times New Roman" w:hAnsi="Times New Roman"/>
          <w:sz w:val="24"/>
          <w:szCs w:val="24"/>
        </w:rPr>
      </w:pPr>
      <w:ins w:id="4041" w:author="Janusio" w:date="2018-03-05T00:57:49Z">
        <w:r>
          <w:rPr>
            <w:rFonts w:hint="eastAsia" w:ascii="Times New Roman" w:hAnsi="Times New Roman"/>
            <w:sz w:val="24"/>
            <w:szCs w:val="24"/>
          </w:rPr>
          <w:t>……</w:t>
        </w:r>
      </w:ins>
    </w:p>
    <w:p>
      <w:pPr>
        <w:pStyle w:val="24"/>
        <w:spacing w:line="360" w:lineRule="auto"/>
        <w:ind w:firstLine="420" w:firstLineChars="0"/>
        <w:jc w:val="center"/>
        <w:rPr>
          <w:rFonts w:hint="eastAsia" w:ascii="Times New Roman" w:hAnsi="Times New Roman"/>
          <w:sz w:val="24"/>
          <w:szCs w:val="24"/>
        </w:rPr>
        <w:pPrChange w:id="4042" w:author="Janusio" w:date="2018-03-05T00:58:05Z">
          <w:pPr>
            <w:pStyle w:val="24"/>
            <w:spacing w:line="360" w:lineRule="auto"/>
            <w:ind w:firstLine="420" w:firstLineChars="0"/>
          </w:pPr>
        </w:pPrChange>
      </w:pPr>
      <w:ins w:id="4043" w:author="Janusio" w:date="2018-03-05T00:57:49Z">
        <w:r>
          <w:rPr>
            <w:rFonts w:hint="eastAsia" w:ascii="Times New Roman" w:hAnsi="Times New Roman"/>
            <w:sz w:val="22"/>
            <w:szCs w:val="22"/>
            <w:rPrChange w:id="4044" w:author="Janusio" w:date="2018-03-05T00:57:57Z">
              <w:rPr>
                <w:rFonts w:hint="eastAsia" w:ascii="Times New Roman" w:hAnsi="Times New Roman"/>
                <w:sz w:val="24"/>
                <w:szCs w:val="24"/>
              </w:rPr>
            </w:rPrChange>
          </w:rPr>
          <w:t>vTPMManager配置文件部分参数</w:t>
        </w:r>
      </w:ins>
      <w:del w:id="4045" w:author="Janusio" w:date="2018-03-05T00:31:54Z">
        <w:r>
          <w:rPr>
            <w:rFonts w:hint="eastAsia" w:ascii="Times New Roman" w:hAnsi="Times New Roman"/>
            <w:sz w:val="24"/>
            <w:szCs w:val="24"/>
          </w:rPr>
          <w:delText>×××××××××××××××××××××××</w:delText>
        </w:r>
      </w:del>
    </w:p>
    <w:p>
      <w:pPr>
        <w:pStyle w:val="24"/>
        <w:spacing w:line="360" w:lineRule="auto"/>
        <w:ind w:firstLine="420" w:firstLineChars="0"/>
        <w:rPr>
          <w:rFonts w:hint="eastAsia" w:ascii="Times New Roman" w:hAnsi="Times New Roman"/>
          <w:sz w:val="24"/>
          <w:szCs w:val="24"/>
        </w:rPr>
      </w:pPr>
    </w:p>
    <w:p>
      <w:pPr>
        <w:pStyle w:val="3"/>
        <w:numPr>
          <w:ins w:id="4047" w:author="Janusio" w:date="2018-03-07T00:52:19Z"/>
        </w:numPr>
        <w:ind w:firstLine="0" w:firstLineChars="0"/>
        <w:rPr>
          <w:rFonts w:hint="eastAsia" w:ascii="Times New Roman" w:hAnsi="Times New Roman" w:eastAsia="黑体"/>
          <w:b/>
          <w:sz w:val="28"/>
          <w:szCs w:val="28"/>
          <w:lang w:val="en-US" w:eastAsia="zh-CN"/>
        </w:rPr>
        <w:pPrChange w:id="4046" w:author="Janusio" w:date="2018-03-07T00:52:19Z">
          <w:pPr>
            <w:pStyle w:val="24"/>
            <w:ind w:firstLine="0" w:firstLineChars="0"/>
          </w:pPr>
        </w:pPrChange>
      </w:pPr>
      <w:del w:id="4048" w:author="Janusio" w:date="2018-03-07T00:52:24Z">
        <w:r>
          <w:rPr>
            <w:rFonts w:hint="eastAsia" w:ascii="Times New Roman" w:hAnsi="Times New Roman" w:eastAsia="仿宋_GB2312"/>
            <w:b/>
            <w:sz w:val="28"/>
            <w:szCs w:val="28"/>
            <w:lang w:val="en-US" w:eastAsia="zh-CN"/>
          </w:rPr>
          <w:delText>3</w:delText>
        </w:r>
      </w:del>
      <w:del w:id="4049" w:author="Janusio" w:date="2018-03-07T00:52:24Z">
        <w:r>
          <w:rPr>
            <w:rFonts w:hint="eastAsia" w:ascii="Times New Roman" w:hAnsi="Times New Roman" w:eastAsia="仿宋_GB2312"/>
            <w:b/>
            <w:sz w:val="28"/>
            <w:szCs w:val="28"/>
          </w:rPr>
          <w:delText>.</w:delText>
        </w:r>
      </w:del>
      <w:del w:id="4050" w:author="Janusio" w:date="2018-03-07T00:52:24Z">
        <w:r>
          <w:rPr>
            <w:rFonts w:hint="eastAsia" w:ascii="Times New Roman" w:hAnsi="Times New Roman" w:eastAsia="仿宋_GB2312"/>
            <w:b/>
            <w:sz w:val="28"/>
            <w:szCs w:val="28"/>
            <w:lang w:val="en-US" w:eastAsia="zh-CN"/>
          </w:rPr>
          <w:delText>4</w:delText>
        </w:r>
      </w:del>
      <w:del w:id="4051" w:author="Janusio" w:date="2018-03-07T00:52:2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基于Xen的TVP-QT实验</w:t>
      </w:r>
    </w:p>
    <w:p>
      <w:pPr>
        <w:pStyle w:val="24"/>
        <w:spacing w:line="360" w:lineRule="auto"/>
        <w:ind w:firstLine="420" w:firstLineChars="0"/>
        <w:rPr>
          <w:del w:id="4052" w:author="Janusio" w:date="2018-03-05T00:11:05Z"/>
          <w:rFonts w:hint="eastAsia" w:ascii="Times New Roman" w:hAnsi="Times New Roman"/>
          <w:sz w:val="24"/>
          <w:szCs w:val="24"/>
        </w:rPr>
      </w:pPr>
      <w:del w:id="4053" w:author="Janusio" w:date="2018-03-05T00:11:05Z">
        <w:r>
          <w:rPr>
            <w:rFonts w:hint="eastAsia" w:ascii="Times New Roman" w:hAnsi="Times New Roman"/>
            <w:sz w:val="24"/>
            <w:szCs w:val="24"/>
          </w:rPr>
          <w:delText>××××××××××××××××××××××××××××××××××××××××××××××××××××××××××××××××××××××××</w:delText>
        </w:r>
      </w:del>
    </w:p>
    <w:p>
      <w:pPr>
        <w:pStyle w:val="4"/>
        <w:numPr>
          <w:ins w:id="4055" w:author="Janusio" w:date="2018-03-07T00:52:35Z"/>
        </w:numPr>
        <w:spacing w:line="360" w:lineRule="auto"/>
        <w:ind w:firstLine="0" w:firstLineChars="0"/>
        <w:rPr>
          <w:rFonts w:hint="eastAsia" w:ascii="Times New Roman" w:hAnsi="Times New Roman" w:eastAsia="黑体"/>
          <w:b/>
          <w:sz w:val="24"/>
          <w:szCs w:val="24"/>
        </w:rPr>
        <w:pPrChange w:id="4054" w:author="Janusio" w:date="2018-03-07T00:52:35Z">
          <w:pPr>
            <w:pStyle w:val="24"/>
            <w:spacing w:line="360" w:lineRule="auto"/>
            <w:ind w:firstLine="0" w:firstLineChars="0"/>
          </w:pPr>
        </w:pPrChange>
      </w:pPr>
      <w:del w:id="4056" w:author="Janusio" w:date="2018-03-07T00:52:40Z">
        <w:r>
          <w:rPr>
            <w:rStyle w:val="28"/>
            <w:rFonts w:hint="eastAsia" w:ascii="Times New Roman" w:hAnsi="Times New Roman"/>
            <w:b/>
            <w:sz w:val="24"/>
            <w:szCs w:val="24"/>
            <w:lang w:val="en-US" w:eastAsia="zh-CN"/>
            <w:rPrChange w:id="4057" w:author="Janusio" w:date="2018-03-07T00:52:29Z">
              <w:rPr>
                <w:rFonts w:hint="eastAsia" w:ascii="Times New Roman" w:hAnsi="Times New Roman"/>
                <w:sz w:val="24"/>
                <w:szCs w:val="24"/>
                <w:lang w:val="en-US" w:eastAsia="zh-CN"/>
              </w:rPr>
            </w:rPrChange>
          </w:rPr>
          <w:delText>3</w:delText>
        </w:r>
      </w:del>
      <w:del w:id="4058" w:author="Janusio" w:date="2018-03-07T00:52:40Z">
        <w:r>
          <w:rPr>
            <w:rStyle w:val="28"/>
            <w:rFonts w:hint="eastAsia" w:ascii="Times New Roman" w:hAnsi="Times New Roman"/>
            <w:b/>
            <w:sz w:val="24"/>
            <w:szCs w:val="24"/>
            <w:rPrChange w:id="4059" w:author="Janusio" w:date="2018-03-07T00:52:29Z">
              <w:rPr>
                <w:rFonts w:hint="eastAsia" w:ascii="Times New Roman" w:hAnsi="Times New Roman"/>
                <w:sz w:val="24"/>
                <w:szCs w:val="24"/>
              </w:rPr>
            </w:rPrChange>
          </w:rPr>
          <w:delText>.</w:delText>
        </w:r>
      </w:del>
      <w:del w:id="4060" w:author="Janusio" w:date="2018-03-07T00:52:40Z">
        <w:r>
          <w:rPr>
            <w:rStyle w:val="28"/>
            <w:rFonts w:hint="eastAsia" w:ascii="Times New Roman" w:hAnsi="Times New Roman"/>
            <w:b/>
            <w:sz w:val="24"/>
            <w:szCs w:val="24"/>
            <w:lang w:val="en-US" w:eastAsia="zh-CN"/>
            <w:rPrChange w:id="4061" w:author="Janusio" w:date="2018-03-07T00:52:29Z">
              <w:rPr>
                <w:rFonts w:hint="eastAsia" w:ascii="Times New Roman" w:hAnsi="Times New Roman"/>
                <w:sz w:val="24"/>
                <w:szCs w:val="24"/>
                <w:lang w:val="en-US" w:eastAsia="zh-CN"/>
              </w:rPr>
            </w:rPrChange>
          </w:rPr>
          <w:delText>4</w:delText>
        </w:r>
      </w:del>
      <w:del w:id="4062" w:author="Janusio" w:date="2018-03-07T00:52:40Z">
        <w:r>
          <w:rPr>
            <w:rStyle w:val="28"/>
            <w:rFonts w:hint="eastAsia" w:ascii="Times New Roman" w:hAnsi="Times New Roman"/>
            <w:b/>
            <w:sz w:val="24"/>
            <w:szCs w:val="24"/>
            <w:rPrChange w:id="4063" w:author="Janusio" w:date="2018-03-07T00:52:29Z">
              <w:rPr>
                <w:rFonts w:hint="eastAsia" w:ascii="Times New Roman" w:hAnsi="Times New Roman"/>
                <w:sz w:val="24"/>
                <w:szCs w:val="24"/>
              </w:rPr>
            </w:rPrChange>
          </w:rPr>
          <w:delText xml:space="preserve">.1 </w:delText>
        </w:r>
      </w:del>
      <w:r>
        <w:rPr>
          <w:rFonts w:hint="eastAsia" w:ascii="Times New Roman" w:hAnsi="Times New Roman" w:eastAsia="黑体"/>
          <w:b/>
          <w:sz w:val="24"/>
          <w:szCs w:val="24"/>
          <w:lang w:val="en-US" w:eastAsia="zh-CN"/>
        </w:rPr>
        <w:t>实验环境</w:t>
      </w:r>
    </w:p>
    <w:p>
      <w:pPr>
        <w:pStyle w:val="24"/>
        <w:spacing w:line="360" w:lineRule="auto"/>
        <w:ind w:firstLine="420" w:firstLineChars="0"/>
        <w:rPr>
          <w:del w:id="4064" w:author="Janusio" w:date="2018-03-05T00:10:58Z"/>
          <w:rFonts w:hint="eastAsia" w:ascii="Times New Roman" w:hAnsi="Times New Roman"/>
          <w:sz w:val="24"/>
          <w:szCs w:val="24"/>
        </w:rPr>
      </w:pPr>
      <w:del w:id="4065" w:author="Janusio" w:date="2018-03-05T00:10:55Z">
        <w:r>
          <w:rPr>
            <w:rFonts w:hint="eastAsia" w:ascii="Times New Roman" w:hAnsi="Times New Roman"/>
            <w:sz w:val="24"/>
            <w:szCs w:val="24"/>
          </w:rPr>
          <w:delText>××××××××××××××××××××××××××××××××××××××××××××××××××××××××××××××××××××××××</w:delText>
        </w:r>
      </w:del>
      <w:r>
        <w:rPr>
          <w:rFonts w:hint="eastAsia" w:ascii="Times New Roman" w:hAnsi="Times New Roman"/>
          <w:sz w:val="24"/>
          <w:szCs w:val="24"/>
        </w:rPr>
        <w:t>我们</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物理平台(Dom0)和用户虚拟机(DomU-Ubuntu)配置</w:t>
      </w:r>
    </w:p>
    <w:tbl>
      <w:tblPr>
        <w:tblStyle w:val="21"/>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9</w:t>
      </w:r>
      <w:r>
        <w:rPr>
          <w:rFonts w:hint="eastAsia" w:ascii="Times New Roman" w:hAnsi="Times New Roman"/>
          <w:sz w:val="24"/>
          <w:szCs w:val="24"/>
        </w:rPr>
        <w:t>为类型为Ubuntu的用户虚拟机配置：</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DomU-Ubuntu配置部分参数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DomU-Ubuntu </w:t>
      </w:r>
    </w:p>
    <w:p>
      <w:pPr>
        <w:pStyle w:val="24"/>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图</w:t>
      </w:r>
      <w:r>
        <w:rPr>
          <w:rFonts w:hint="eastAsia" w:ascii="Times New Roman" w:hAnsi="Times New Roman"/>
          <w:sz w:val="24"/>
          <w:szCs w:val="24"/>
          <w:lang w:val="en-US" w:eastAsia="zh-CN"/>
        </w:rPr>
        <w:t>10</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 </w:t>
      </w:r>
      <w:r>
        <w:rPr>
          <w:rFonts w:hint="eastAsia" w:ascii="Times New Roman" w:hAnsi="Times New Roman"/>
          <w:sz w:val="24"/>
          <w:szCs w:val="24"/>
        </w:rPr>
        <w:t>Ubuntu vTPM实例配置部分参数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Ubuntu vTPM instance </w:t>
      </w:r>
    </w:p>
    <w:p>
      <w:pPr>
        <w:pStyle w:val="24"/>
        <w:spacing w:line="360" w:lineRule="auto"/>
        <w:ind w:firstLine="420" w:firstLineChars="0"/>
        <w:rPr>
          <w:del w:id="4066" w:author="Janusio" w:date="2018-03-05T01:01:45Z"/>
          <w:rFonts w:hint="eastAsia" w:ascii="Times New Roman" w:hAnsi="Times New Roman"/>
          <w:sz w:val="24"/>
          <w:szCs w:val="24"/>
          <w:lang w:eastAsia="zh-CN"/>
        </w:rPr>
      </w:pPr>
      <w:del w:id="4067" w:author="Janusio" w:date="2018-03-05T01:01:45Z">
        <w:r>
          <w:rPr>
            <w:rFonts w:hint="eastAsia" w:ascii="Times New Roman" w:hAnsi="Times New Roman"/>
            <w:sz w:val="24"/>
            <w:szCs w:val="24"/>
          </w:rPr>
          <w:delText>图1</w:delText>
        </w:r>
      </w:del>
      <w:del w:id="4068" w:author="Janusio" w:date="2018-03-05T01:01:45Z">
        <w:r>
          <w:rPr>
            <w:rFonts w:hint="eastAsia" w:ascii="Times New Roman" w:hAnsi="Times New Roman"/>
            <w:sz w:val="24"/>
            <w:szCs w:val="24"/>
            <w:lang w:val="en-US" w:eastAsia="zh-CN"/>
          </w:rPr>
          <w:delText>1</w:delText>
        </w:r>
      </w:del>
      <w:del w:id="4069" w:author="Janusio" w:date="2018-03-05T01:01:45Z">
        <w:r>
          <w:rPr>
            <w:rFonts w:hint="eastAsia" w:ascii="Times New Roman" w:hAnsi="Times New Roman"/>
            <w:sz w:val="24"/>
            <w:szCs w:val="24"/>
          </w:rPr>
          <w:delText>为vTPMManager域配置文件</w:delText>
        </w:r>
      </w:del>
      <w:del w:id="4070" w:author="Janusio" w:date="2018-03-05T01:01:45Z">
        <w:r>
          <w:rPr>
            <w:rFonts w:hint="eastAsia" w:ascii="Times New Roman" w:hAnsi="Times New Roman"/>
            <w:sz w:val="24"/>
            <w:szCs w:val="24"/>
            <w:lang w:eastAsia="zh-CN"/>
          </w:rPr>
          <w:delText>：</w:delText>
        </w:r>
      </w:del>
    </w:p>
    <w:p>
      <w:pPr>
        <w:pStyle w:val="24"/>
        <w:spacing w:line="360" w:lineRule="auto"/>
        <w:ind w:firstLine="420" w:firstLineChars="0"/>
        <w:rPr>
          <w:del w:id="4071" w:author="Janusio" w:date="2018-03-05T00:57:21Z"/>
          <w:rFonts w:hint="eastAsia" w:ascii="Times New Roman" w:hAnsi="Times New Roman"/>
          <w:sz w:val="24"/>
          <w:szCs w:val="24"/>
        </w:rPr>
      </w:pPr>
      <w:del w:id="4072" w:author="Janusio" w:date="2018-03-05T00:57:21Z">
        <w:r>
          <w:rPr>
            <w:rFonts w:hint="eastAsia" w:ascii="Times New Roman" w:hAnsi="Times New Roman"/>
            <w:sz w:val="24"/>
            <w:szCs w:val="24"/>
          </w:rPr>
          <w:delText>vtpmmgr.cfg</w:delText>
        </w:r>
      </w:del>
    </w:p>
    <w:p>
      <w:pPr>
        <w:pStyle w:val="24"/>
        <w:spacing w:line="360" w:lineRule="auto"/>
        <w:ind w:firstLine="420" w:firstLineChars="0"/>
        <w:rPr>
          <w:del w:id="4073" w:author="Janusio" w:date="2018-03-05T00:57:21Z"/>
          <w:rFonts w:hint="eastAsia" w:ascii="Times New Roman" w:hAnsi="Times New Roman"/>
          <w:sz w:val="24"/>
          <w:szCs w:val="24"/>
        </w:rPr>
      </w:pPr>
      <w:del w:id="4074" w:author="Janusio" w:date="2018-03-05T00:57:21Z">
        <w:r>
          <w:rPr>
            <w:rFonts w:hint="eastAsia" w:ascii="Times New Roman" w:hAnsi="Times New Roman"/>
            <w:sz w:val="24"/>
            <w:szCs w:val="24"/>
          </w:rPr>
          <w:delText>name="vtpmmgr"</w:delText>
        </w:r>
      </w:del>
    </w:p>
    <w:p>
      <w:pPr>
        <w:pStyle w:val="24"/>
        <w:spacing w:line="360" w:lineRule="auto"/>
        <w:ind w:firstLine="420" w:firstLineChars="0"/>
        <w:rPr>
          <w:del w:id="4075" w:author="Janusio" w:date="2018-03-05T00:57:21Z"/>
          <w:rFonts w:hint="eastAsia" w:ascii="Times New Roman" w:hAnsi="Times New Roman"/>
          <w:sz w:val="24"/>
          <w:szCs w:val="24"/>
        </w:rPr>
      </w:pPr>
      <w:del w:id="4076" w:author="Janusio" w:date="2018-03-05T00:57:21Z">
        <w:r>
          <w:rPr>
            <w:rFonts w:hint="eastAsia" w:ascii="Times New Roman" w:hAnsi="Times New Roman"/>
            <w:sz w:val="24"/>
            <w:szCs w:val="24"/>
          </w:rPr>
          <w:delText>Kernel="/usr/lib/xen/boot/vtpmmgr-stubdom.gz"</w:delText>
        </w:r>
      </w:del>
    </w:p>
    <w:p>
      <w:pPr>
        <w:pStyle w:val="24"/>
        <w:spacing w:line="360" w:lineRule="auto"/>
        <w:ind w:firstLine="420" w:firstLineChars="0"/>
        <w:rPr>
          <w:del w:id="4077" w:author="Janusio" w:date="2018-03-05T00:57:21Z"/>
          <w:rFonts w:hint="eastAsia" w:ascii="Times New Roman" w:hAnsi="Times New Roman"/>
          <w:sz w:val="24"/>
          <w:szCs w:val="24"/>
        </w:rPr>
      </w:pPr>
      <w:del w:id="4078" w:author="Janusio" w:date="2018-03-05T00:57:21Z">
        <w:r>
          <w:rPr>
            <w:rFonts w:hint="eastAsia" w:ascii="Times New Roman" w:hAnsi="Times New Roman"/>
            <w:sz w:val="24"/>
            <w:szCs w:val="24"/>
          </w:rPr>
          <w:delText>extra="tpmlocality=2"</w:delText>
        </w:r>
      </w:del>
    </w:p>
    <w:p>
      <w:pPr>
        <w:pStyle w:val="24"/>
        <w:spacing w:line="360" w:lineRule="auto"/>
        <w:ind w:firstLine="420" w:firstLineChars="0"/>
        <w:rPr>
          <w:del w:id="4079" w:author="Janusio" w:date="2018-03-05T00:57:21Z"/>
          <w:rFonts w:hint="eastAsia" w:ascii="Times New Roman" w:hAnsi="Times New Roman"/>
          <w:sz w:val="24"/>
          <w:szCs w:val="24"/>
        </w:rPr>
      </w:pPr>
      <w:del w:id="4080" w:author="Janusio" w:date="2018-03-05T00:57:21Z">
        <w:r>
          <w:rPr>
            <w:rFonts w:hint="eastAsia" w:ascii="Times New Roman" w:hAnsi="Times New Roman"/>
            <w:sz w:val="24"/>
            <w:szCs w:val="24"/>
          </w:rPr>
          <w:delText>memory=8</w:delText>
        </w:r>
      </w:del>
    </w:p>
    <w:p>
      <w:pPr>
        <w:pStyle w:val="24"/>
        <w:spacing w:line="360" w:lineRule="auto"/>
        <w:ind w:firstLine="420" w:firstLineChars="0"/>
        <w:rPr>
          <w:del w:id="4081" w:author="Janusio" w:date="2018-03-05T00:57:21Z"/>
          <w:rFonts w:hint="eastAsia" w:ascii="Times New Roman" w:hAnsi="Times New Roman"/>
          <w:sz w:val="24"/>
          <w:szCs w:val="24"/>
        </w:rPr>
      </w:pPr>
      <w:del w:id="4082" w:author="Janusio" w:date="2018-03-05T00:57:21Z">
        <w:r>
          <w:rPr>
            <w:rFonts w:hint="eastAsia" w:ascii="Times New Roman" w:hAnsi="Times New Roman"/>
            <w:sz w:val="24"/>
            <w:szCs w:val="24"/>
          </w:rPr>
          <w:delText>disk=["file:file://root/xen-images/vtpmmgr-stubdom.img,hda,w"]</w:delText>
        </w:r>
      </w:del>
    </w:p>
    <w:p>
      <w:pPr>
        <w:pStyle w:val="24"/>
        <w:spacing w:line="360" w:lineRule="auto"/>
        <w:ind w:firstLine="420" w:firstLineChars="0"/>
        <w:rPr>
          <w:del w:id="4083" w:author="Janusio" w:date="2018-03-05T00:57:21Z"/>
          <w:rFonts w:hint="eastAsia" w:ascii="Times New Roman" w:hAnsi="Times New Roman"/>
          <w:sz w:val="24"/>
          <w:szCs w:val="24"/>
        </w:rPr>
      </w:pPr>
      <w:del w:id="4084" w:author="Janusio" w:date="2018-03-05T00:57:21Z">
        <w:r>
          <w:rPr>
            <w:rFonts w:hint="eastAsia" w:ascii="Times New Roman" w:hAnsi="Times New Roman"/>
            <w:sz w:val="24"/>
            <w:szCs w:val="24"/>
          </w:rPr>
          <w:delText>iomem=["fed42,1"]</w:delText>
        </w:r>
      </w:del>
    </w:p>
    <w:p>
      <w:pPr>
        <w:pStyle w:val="24"/>
        <w:spacing w:line="360" w:lineRule="auto"/>
        <w:ind w:firstLine="420" w:firstLineChars="0"/>
        <w:rPr>
          <w:del w:id="4085" w:author="Janusio" w:date="2018-03-05T00:57:21Z"/>
          <w:rFonts w:hint="eastAsia" w:ascii="Times New Roman" w:hAnsi="Times New Roman"/>
          <w:sz w:val="24"/>
          <w:szCs w:val="24"/>
        </w:rPr>
      </w:pPr>
      <w:del w:id="4086" w:author="Janusio" w:date="2018-03-05T00:57:21Z">
        <w:r>
          <w:rPr>
            <w:rFonts w:hint="eastAsia" w:ascii="Times New Roman" w:hAnsi="Times New Roman"/>
            <w:sz w:val="24"/>
            <w:szCs w:val="24"/>
          </w:rPr>
          <w:delText>……</w:delText>
        </w:r>
      </w:del>
    </w:p>
    <w:p>
      <w:pPr>
        <w:pStyle w:val="24"/>
        <w:spacing w:line="360" w:lineRule="auto"/>
        <w:ind w:firstLine="420" w:firstLineChars="0"/>
        <w:rPr>
          <w:del w:id="4087" w:author="Janusio" w:date="2018-03-05T00:57:21Z"/>
          <w:rFonts w:hint="eastAsia" w:ascii="Times New Roman" w:hAnsi="Times New Roman"/>
          <w:sz w:val="24"/>
          <w:szCs w:val="24"/>
        </w:rPr>
      </w:pPr>
      <w:del w:id="4088" w:author="Janusio" w:date="2018-03-05T00:57:21Z">
        <w:r>
          <w:rPr>
            <w:rFonts w:hint="eastAsia" w:ascii="Times New Roman" w:hAnsi="Times New Roman"/>
            <w:sz w:val="24"/>
            <w:szCs w:val="24"/>
            <w:lang w:val="en-US" w:eastAsia="zh-CN"/>
          </w:rPr>
          <w:delText xml:space="preserve"> </w:delText>
        </w:r>
      </w:del>
      <w:del w:id="4089" w:author="Janusio" w:date="2018-03-05T00:57:21Z">
        <w:r>
          <w:rPr>
            <w:rFonts w:hint="eastAsia" w:ascii="Times New Roman" w:hAnsi="Times New Roman"/>
            <w:sz w:val="24"/>
            <w:szCs w:val="24"/>
          </w:rPr>
          <w:delText>vTPMManager配置文件部分参数</w:delText>
        </w:r>
      </w:del>
    </w:p>
    <w:p>
      <w:pPr>
        <w:pStyle w:val="24"/>
        <w:spacing w:line="360" w:lineRule="auto"/>
        <w:ind w:firstLine="420" w:firstLineChars="0"/>
        <w:rPr>
          <w:del w:id="4090" w:author="Janusio" w:date="2018-03-05T00:57:21Z"/>
          <w:rFonts w:hint="eastAsia" w:ascii="Times New Roman" w:hAnsi="Times New Roman"/>
          <w:sz w:val="24"/>
          <w:szCs w:val="24"/>
        </w:rPr>
      </w:pPr>
      <w:del w:id="4091" w:author="Janusio" w:date="2018-03-05T00:57:21Z">
        <w:r>
          <w:rPr>
            <w:rFonts w:hint="eastAsia" w:ascii="Times New Roman" w:hAnsi="Times New Roman"/>
            <w:sz w:val="24"/>
            <w:szCs w:val="24"/>
            <w:lang w:val="en-US" w:eastAsia="zh-CN"/>
          </w:rPr>
          <w:delText xml:space="preserve">The Configure of Ubuntu </w:delText>
        </w:r>
      </w:del>
      <w:del w:id="4092" w:author="Janusio" w:date="2018-03-05T00:57:21Z">
        <w:r>
          <w:rPr>
            <w:rFonts w:hint="eastAsia" w:ascii="Times New Roman" w:hAnsi="Times New Roman"/>
            <w:sz w:val="24"/>
            <w:szCs w:val="24"/>
          </w:rPr>
          <w:delText>vTPMManager</w:delText>
        </w:r>
      </w:del>
      <w:del w:id="4093" w:author="Janusio" w:date="2018-03-05T00:57:21Z">
        <w:r>
          <w:rPr>
            <w:rFonts w:hint="eastAsia" w:ascii="Times New Roman" w:hAnsi="Times New Roman"/>
            <w:sz w:val="24"/>
            <w:szCs w:val="24"/>
            <w:lang w:val="en-US" w:eastAsia="zh-CN"/>
          </w:rPr>
          <w:delText xml:space="preserve"> </w:delText>
        </w:r>
      </w:del>
    </w:p>
    <w:p>
      <w:pPr>
        <w:pStyle w:val="4"/>
        <w:numPr>
          <w:ins w:id="4095" w:author="Janusio" w:date="2018-03-07T00:53:11Z"/>
        </w:numPr>
        <w:spacing w:line="360" w:lineRule="auto"/>
        <w:ind w:firstLine="0" w:firstLineChars="0"/>
        <w:rPr>
          <w:rFonts w:hint="eastAsia" w:ascii="Times New Roman" w:hAnsi="Times New Roman" w:eastAsia="黑体"/>
          <w:b/>
          <w:sz w:val="24"/>
          <w:szCs w:val="24"/>
        </w:rPr>
        <w:pPrChange w:id="4094" w:author="Janusio" w:date="2018-03-07T00:53:11Z">
          <w:pPr>
            <w:pStyle w:val="24"/>
            <w:spacing w:line="360" w:lineRule="auto"/>
            <w:ind w:firstLine="0" w:firstLineChars="0"/>
          </w:pPr>
        </w:pPrChange>
      </w:pPr>
      <w:del w:id="4096" w:author="Janusio" w:date="2018-03-07T00:53:16Z">
        <w:r>
          <w:rPr>
            <w:rFonts w:hint="eastAsia" w:ascii="Times New Roman" w:hAnsi="Times New Roman"/>
            <w:sz w:val="24"/>
            <w:szCs w:val="24"/>
            <w:lang w:val="en-US" w:eastAsia="zh-CN"/>
          </w:rPr>
          <w:delText>3</w:delText>
        </w:r>
      </w:del>
      <w:del w:id="4097" w:author="Janusio" w:date="2018-03-07T00:53:16Z">
        <w:r>
          <w:rPr>
            <w:rFonts w:hint="eastAsia" w:ascii="Times New Roman" w:hAnsi="Times New Roman"/>
            <w:sz w:val="24"/>
            <w:szCs w:val="24"/>
          </w:rPr>
          <w:delText>.</w:delText>
        </w:r>
      </w:del>
      <w:del w:id="4098" w:author="Janusio" w:date="2018-03-07T00:53:16Z">
        <w:r>
          <w:rPr>
            <w:rFonts w:hint="eastAsia" w:ascii="Times New Roman" w:hAnsi="Times New Roman"/>
            <w:sz w:val="24"/>
            <w:szCs w:val="24"/>
            <w:lang w:val="en-US" w:eastAsia="zh-CN"/>
          </w:rPr>
          <w:delText>4</w:delText>
        </w:r>
      </w:del>
      <w:del w:id="4099" w:author="Janusio" w:date="2018-03-07T00:53:16Z">
        <w:r>
          <w:rPr>
            <w:rFonts w:hint="eastAsia" w:ascii="Times New Roman" w:hAnsi="Times New Roman"/>
            <w:sz w:val="24"/>
            <w:szCs w:val="24"/>
          </w:rPr>
          <w:delText>.</w:delText>
        </w:r>
      </w:del>
      <w:del w:id="4100" w:author="Janusio" w:date="2018-03-07T00:53:16Z">
        <w:r>
          <w:rPr>
            <w:rFonts w:hint="eastAsia" w:ascii="Times New Roman" w:hAnsi="Times New Roman"/>
            <w:sz w:val="24"/>
            <w:szCs w:val="24"/>
            <w:lang w:val="en-US" w:eastAsia="zh-CN"/>
          </w:rPr>
          <w:delText>2</w:delText>
        </w:r>
      </w:del>
      <w:del w:id="4101" w:author="Janusio" w:date="2018-03-07T00:53: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4"/>
        <w:spacing w:line="360" w:lineRule="auto"/>
        <w:ind w:firstLine="420" w:firstLineChars="0"/>
        <w:rPr>
          <w:del w:id="4102" w:author="Janusio" w:date="2018-03-05T13:39:15Z"/>
          <w:rFonts w:hint="eastAsia" w:ascii="Times New Roman" w:hAnsi="Times New Roman"/>
          <w:sz w:val="24"/>
          <w:szCs w:val="24"/>
        </w:rPr>
      </w:pPr>
      <w:del w:id="4103" w:author="Janusio" w:date="2018-03-05T13:39:15Z">
        <w:r>
          <w:rPr>
            <w:rFonts w:hint="eastAsia" w:ascii="Times New Roman" w:hAnsi="Times New Roman"/>
            <w:sz w:val="24"/>
            <w:szCs w:val="24"/>
          </w:rPr>
          <w:delText>××××××××××××××××××××××××××××××××××××××××××××××××××××××××××××××××××××××××</w:delText>
        </w:r>
      </w:del>
    </w:p>
    <w:p>
      <w:pPr>
        <w:pStyle w:val="24"/>
        <w:numPr>
          <w:ilvl w:val="0"/>
          <w:numId w:val="8"/>
          <w:ins w:id="4105" w:author="Janusio" w:date="2018-03-05T13:39:29Z"/>
        </w:numPr>
        <w:spacing w:line="360" w:lineRule="auto"/>
        <w:ind w:firstLine="420" w:firstLineChars="0"/>
        <w:rPr>
          <w:ins w:id="4106" w:author="Janusio" w:date="2018-03-05T13:39:29Z"/>
          <w:rFonts w:hint="eastAsia" w:ascii="Times New Roman" w:hAnsi="Times New Roman"/>
          <w:sz w:val="24"/>
          <w:szCs w:val="24"/>
          <w:lang w:val="en-US" w:eastAsia="zh-CN"/>
        </w:rPr>
        <w:pPrChange w:id="4104" w:author="Janusio" w:date="2018-03-05T13:39:29Z">
          <w:pPr>
            <w:pStyle w:val="24"/>
            <w:spacing w:line="360" w:lineRule="auto"/>
            <w:ind w:firstLine="420" w:firstLineChars="0"/>
          </w:pPr>
        </w:pPrChange>
      </w:pPr>
      <w:del w:id="4107" w:author="Janusio" w:date="2018-03-05T01:02:39Z">
        <w:r>
          <w:rPr>
            <w:rFonts w:hint="eastAsia" w:ascii="Times New Roman" w:hAnsi="Times New Roman"/>
            <w:sz w:val="24"/>
            <w:szCs w:val="24"/>
            <w:lang w:eastAsia="zh-CN"/>
          </w:rPr>
          <w:delText>（</w:delText>
        </w:r>
      </w:del>
      <w:del w:id="4108" w:author="Janusio" w:date="2018-03-05T01:02:39Z">
        <w:r>
          <w:rPr>
            <w:rFonts w:hint="eastAsia" w:ascii="Times New Roman" w:hAnsi="Times New Roman"/>
            <w:sz w:val="24"/>
            <w:szCs w:val="24"/>
            <w:lang w:val="en-US" w:eastAsia="zh-CN"/>
          </w:rPr>
          <w:delText>1</w:delText>
        </w:r>
      </w:del>
      <w:del w:id="4109" w:author="Janusio" w:date="2018-03-05T01:02:39Z">
        <w:r>
          <w:rPr>
            <w:rFonts w:hint="eastAsia" w:ascii="Times New Roman" w:hAnsi="Times New Roman"/>
            <w:sz w:val="24"/>
            <w:szCs w:val="24"/>
            <w:lang w:eastAsia="zh-CN"/>
          </w:rPr>
          <w:delText>）</w:delText>
        </w:r>
      </w:del>
      <w:ins w:id="4110" w:author="Janusio" w:date="2018-03-05T01:02:23Z">
        <w:r>
          <w:rPr>
            <w:rFonts w:hint="eastAsia" w:ascii="Times New Roman" w:hAnsi="Times New Roman"/>
            <w:sz w:val="24"/>
            <w:szCs w:val="24"/>
            <w:lang w:val="en-US" w:eastAsia="zh-CN"/>
          </w:rPr>
          <w:t>vTPM</w:t>
        </w:r>
      </w:ins>
      <w:ins w:id="4111" w:author="Janusio" w:date="2018-03-05T01:02:24Z">
        <w:r>
          <w:rPr>
            <w:rFonts w:hint="eastAsia" w:ascii="Times New Roman" w:hAnsi="Times New Roman"/>
            <w:sz w:val="24"/>
            <w:szCs w:val="24"/>
            <w:lang w:val="en-US" w:eastAsia="zh-CN"/>
          </w:rPr>
          <w:t>功能</w:t>
        </w:r>
      </w:ins>
      <w:ins w:id="4112" w:author="Janusio" w:date="2018-03-05T01:02:26Z">
        <w:r>
          <w:rPr>
            <w:rFonts w:hint="eastAsia" w:ascii="Times New Roman" w:hAnsi="Times New Roman"/>
            <w:sz w:val="24"/>
            <w:szCs w:val="24"/>
            <w:lang w:val="en-US" w:eastAsia="zh-CN"/>
          </w:rPr>
          <w:t>试验</w:t>
        </w:r>
      </w:ins>
    </w:p>
    <w:p>
      <w:pPr>
        <w:pStyle w:val="24"/>
        <w:numPr>
          <w:ilvl w:val="-1"/>
          <w:numId w:val="0"/>
        </w:numPr>
        <w:spacing w:line="360" w:lineRule="auto"/>
        <w:ind w:firstLine="420" w:firstLineChars="0"/>
        <w:rPr>
          <w:ins w:id="4114" w:author="Janusio" w:date="2018-03-05T01:02:39Z"/>
          <w:rFonts w:hint="eastAsia" w:ascii="Times New Roman" w:hAnsi="Times New Roman"/>
          <w:sz w:val="24"/>
          <w:szCs w:val="24"/>
          <w:lang w:val="en-US" w:eastAsia="zh-CN"/>
        </w:rPr>
        <w:pPrChange w:id="4113" w:author="Janusio" w:date="2018-03-05T13:39:31Z">
          <w:pPr>
            <w:pStyle w:val="24"/>
            <w:spacing w:line="360" w:lineRule="auto"/>
            <w:ind w:firstLine="420" w:firstLineChars="0"/>
          </w:pPr>
        </w:pPrChange>
      </w:pPr>
    </w:p>
    <w:p>
      <w:pPr>
        <w:pStyle w:val="24"/>
        <w:numPr>
          <w:ilvl w:val="0"/>
          <w:numId w:val="8"/>
          <w:ins w:id="4116" w:author="Janusio" w:date="2018-03-05T13:39:34Z"/>
        </w:numPr>
        <w:spacing w:line="360" w:lineRule="auto"/>
        <w:ind w:firstLine="420" w:firstLineChars="0"/>
        <w:rPr>
          <w:ins w:id="4117" w:author="Janusio" w:date="2018-03-05T13:39:34Z"/>
          <w:rFonts w:hint="eastAsia" w:ascii="Times New Roman" w:hAnsi="Times New Roman"/>
          <w:sz w:val="24"/>
          <w:szCs w:val="24"/>
          <w:lang w:val="en-US" w:eastAsia="zh-CN"/>
        </w:rPr>
        <w:pPrChange w:id="4115" w:author="Janusio" w:date="2018-03-05T13:39:34Z">
          <w:pPr>
            <w:pStyle w:val="24"/>
            <w:spacing w:line="360" w:lineRule="auto"/>
            <w:ind w:firstLine="420" w:firstLineChars="0"/>
          </w:pPr>
        </w:pPrChange>
      </w:pPr>
      <w:ins w:id="4118" w:author="Janusio" w:date="2018-03-05T01:03:04Z">
        <w:r>
          <w:rPr>
            <w:rFonts w:hint="eastAsia" w:ascii="Times New Roman" w:hAnsi="Times New Roman"/>
            <w:sz w:val="24"/>
            <w:szCs w:val="24"/>
            <w:lang w:val="en-US" w:eastAsia="zh-CN"/>
          </w:rPr>
          <w:t>可信</w:t>
        </w:r>
      </w:ins>
      <w:ins w:id="4119" w:author="Janusio" w:date="2018-03-05T01:03:06Z">
        <w:r>
          <w:rPr>
            <w:rFonts w:hint="eastAsia" w:ascii="Times New Roman" w:hAnsi="Times New Roman"/>
            <w:sz w:val="24"/>
            <w:szCs w:val="24"/>
            <w:lang w:val="en-US" w:eastAsia="zh-CN"/>
          </w:rPr>
          <w:t>衔接点</w:t>
        </w:r>
      </w:ins>
    </w:p>
    <w:p>
      <w:pPr>
        <w:pStyle w:val="24"/>
        <w:numPr>
          <w:ilvl w:val="-1"/>
          <w:numId w:val="0"/>
        </w:numPr>
        <w:spacing w:line="360" w:lineRule="auto"/>
        <w:ind w:firstLine="420" w:firstLineChars="0"/>
        <w:rPr>
          <w:rFonts w:hint="eastAsia" w:ascii="Times New Roman" w:hAnsi="Times New Roman"/>
          <w:sz w:val="24"/>
          <w:szCs w:val="24"/>
          <w:lang w:val="en-US" w:eastAsia="zh-CN"/>
        </w:rPr>
        <w:pPrChange w:id="4120" w:author="Janusio" w:date="2018-03-05T13:39:36Z">
          <w:pPr>
            <w:pStyle w:val="24"/>
            <w:spacing w:line="360" w:lineRule="auto"/>
            <w:ind w:firstLine="420" w:firstLineChars="0"/>
          </w:pPr>
        </w:pPrChange>
      </w:pPr>
    </w:p>
    <w:p>
      <w:pPr>
        <w:pStyle w:val="4"/>
        <w:numPr>
          <w:ins w:id="4122" w:author="Janusio" w:date="2018-03-08T02:23:00Z"/>
        </w:numPr>
        <w:spacing w:line="360" w:lineRule="auto"/>
        <w:ind w:firstLine="0" w:firstLineChars="0"/>
        <w:rPr>
          <w:rFonts w:hint="eastAsia" w:ascii="Times New Roman" w:hAnsi="Times New Roman" w:eastAsia="黑体"/>
          <w:b/>
          <w:sz w:val="24"/>
          <w:szCs w:val="24"/>
        </w:rPr>
        <w:pPrChange w:id="4121" w:author="Janusio" w:date="2018-03-08T02:23:00Z">
          <w:pPr>
            <w:pStyle w:val="24"/>
            <w:spacing w:line="360" w:lineRule="auto"/>
            <w:ind w:firstLine="0" w:firstLineChars="0"/>
          </w:pPr>
        </w:pPrChange>
      </w:pPr>
      <w:del w:id="4123" w:author="Janusio" w:date="2018-03-08T02:23:08Z">
        <w:r>
          <w:rPr>
            <w:rFonts w:hint="eastAsia" w:ascii="Times New Roman" w:hAnsi="Times New Roman"/>
            <w:sz w:val="24"/>
            <w:szCs w:val="24"/>
            <w:lang w:val="en-US" w:eastAsia="zh-CN"/>
          </w:rPr>
          <w:delText>3</w:delText>
        </w:r>
      </w:del>
      <w:del w:id="4124" w:author="Janusio" w:date="2018-03-08T02:23:08Z">
        <w:r>
          <w:rPr>
            <w:rFonts w:hint="eastAsia" w:ascii="Times New Roman" w:hAnsi="Times New Roman"/>
            <w:sz w:val="24"/>
            <w:szCs w:val="24"/>
          </w:rPr>
          <w:delText>.</w:delText>
        </w:r>
      </w:del>
      <w:del w:id="4125" w:author="Janusio" w:date="2018-03-08T02:23:08Z">
        <w:r>
          <w:rPr>
            <w:rFonts w:hint="eastAsia" w:ascii="Times New Roman" w:hAnsi="Times New Roman"/>
            <w:sz w:val="24"/>
            <w:szCs w:val="24"/>
            <w:lang w:val="en-US" w:eastAsia="zh-CN"/>
          </w:rPr>
          <w:delText>4</w:delText>
        </w:r>
      </w:del>
      <w:del w:id="4126" w:author="Janusio" w:date="2018-03-08T02:23:08Z">
        <w:r>
          <w:rPr>
            <w:rFonts w:hint="eastAsia" w:ascii="Times New Roman" w:hAnsi="Times New Roman"/>
            <w:sz w:val="24"/>
            <w:szCs w:val="24"/>
          </w:rPr>
          <w:delText>.</w:delText>
        </w:r>
      </w:del>
      <w:del w:id="4127" w:author="Janusio" w:date="2018-03-08T02:23:08Z">
        <w:r>
          <w:rPr>
            <w:rFonts w:hint="eastAsia" w:ascii="Times New Roman" w:hAnsi="Times New Roman"/>
            <w:sz w:val="24"/>
            <w:szCs w:val="24"/>
            <w:lang w:val="en-US" w:eastAsia="zh-CN"/>
          </w:rPr>
          <w:delText>3</w:delText>
        </w:r>
      </w:del>
      <w:del w:id="4128" w:author="Janusio" w:date="2018-03-08T02:23:08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性能实验</w:t>
      </w:r>
    </w:p>
    <w:p>
      <w:pPr>
        <w:pStyle w:val="24"/>
        <w:spacing w:line="360" w:lineRule="auto"/>
        <w:ind w:firstLine="420" w:firstLineChars="0"/>
        <w:rPr>
          <w:ins w:id="4129" w:author="Janusio" w:date="2018-03-05T01:06:22Z"/>
          <w:rFonts w:hint="eastAsia" w:ascii="Times New Roman" w:hAnsi="Times New Roman"/>
          <w:sz w:val="24"/>
          <w:szCs w:val="24"/>
          <w:lang w:val="en-US" w:eastAsia="zh-CN"/>
        </w:rPr>
      </w:pPr>
      <w:ins w:id="4130" w:author="Janusio" w:date="2018-03-05T01:05:31Z">
        <w:r>
          <w:rPr>
            <w:rFonts w:hint="eastAsia" w:ascii="Times New Roman" w:hAnsi="Times New Roman"/>
            <w:sz w:val="24"/>
            <w:szCs w:val="24"/>
            <w:lang w:eastAsia="zh-CN"/>
          </w:rPr>
          <w:t>（</w:t>
        </w:r>
      </w:ins>
      <w:ins w:id="4131" w:author="Janusio" w:date="2018-03-05T01:05:32Z">
        <w:r>
          <w:rPr>
            <w:rFonts w:hint="eastAsia" w:ascii="Times New Roman" w:hAnsi="Times New Roman"/>
            <w:sz w:val="24"/>
            <w:szCs w:val="24"/>
            <w:lang w:val="en-US" w:eastAsia="zh-CN"/>
          </w:rPr>
          <w:t>1</w:t>
        </w:r>
      </w:ins>
      <w:ins w:id="4132" w:author="Janusio" w:date="2018-03-05T01:05:31Z">
        <w:r>
          <w:rPr>
            <w:rFonts w:hint="eastAsia" w:ascii="Times New Roman" w:hAnsi="Times New Roman"/>
            <w:sz w:val="24"/>
            <w:szCs w:val="24"/>
            <w:lang w:eastAsia="zh-CN"/>
          </w:rPr>
          <w:t>）</w:t>
        </w:r>
      </w:ins>
      <w:ins w:id="4133" w:author="Janusio" w:date="2018-03-05T01:05:37Z">
        <w:r>
          <w:rPr>
            <w:rFonts w:hint="eastAsia" w:ascii="Times New Roman" w:hAnsi="Times New Roman"/>
            <w:sz w:val="24"/>
            <w:szCs w:val="24"/>
            <w:lang w:val="en-US" w:eastAsia="zh-CN"/>
          </w:rPr>
          <w:t>时间</w:t>
        </w:r>
      </w:ins>
      <w:ins w:id="4134" w:author="Janusio" w:date="2018-03-05T01:05:38Z">
        <w:r>
          <w:rPr>
            <w:rFonts w:hint="eastAsia" w:ascii="Times New Roman" w:hAnsi="Times New Roman"/>
            <w:sz w:val="24"/>
            <w:szCs w:val="24"/>
            <w:lang w:val="en-US" w:eastAsia="zh-CN"/>
          </w:rPr>
          <w:t>开销</w:t>
        </w:r>
      </w:ins>
    </w:p>
    <w:p>
      <w:pPr>
        <w:pStyle w:val="24"/>
        <w:spacing w:line="360" w:lineRule="auto"/>
        <w:ind w:firstLine="420" w:firstLineChars="0"/>
        <w:rPr>
          <w:ins w:id="4135" w:author="Janusio" w:date="2018-03-05T01:05:39Z"/>
          <w:rFonts w:hint="eastAsia" w:ascii="Times New Roman" w:hAnsi="Times New Roman"/>
          <w:sz w:val="24"/>
          <w:szCs w:val="24"/>
          <w:lang w:val="en-US" w:eastAsia="zh-CN"/>
        </w:rPr>
      </w:pPr>
    </w:p>
    <w:p>
      <w:pPr>
        <w:pStyle w:val="24"/>
        <w:spacing w:line="360" w:lineRule="auto"/>
        <w:ind w:firstLine="420" w:firstLineChars="0"/>
        <w:rPr>
          <w:ins w:id="4136" w:author="Janusio" w:date="2018-03-05T01:06:02Z"/>
          <w:rFonts w:hint="eastAsia" w:ascii="Times New Roman" w:hAnsi="Times New Roman"/>
          <w:sz w:val="24"/>
          <w:szCs w:val="24"/>
          <w:lang w:val="en-US" w:eastAsia="zh-CN"/>
        </w:rPr>
      </w:pPr>
      <w:ins w:id="4137" w:author="Janusio" w:date="2018-03-05T01:05:42Z">
        <w:r>
          <w:rPr>
            <w:rFonts w:hint="eastAsia" w:ascii="Times New Roman" w:hAnsi="Times New Roman"/>
            <w:sz w:val="24"/>
            <w:szCs w:val="24"/>
            <w:lang w:val="en-US" w:eastAsia="zh-CN"/>
          </w:rPr>
          <w:t>（</w:t>
        </w:r>
      </w:ins>
      <w:ins w:id="4138" w:author="Janusio" w:date="2018-03-05T01:05:43Z">
        <w:r>
          <w:rPr>
            <w:rFonts w:hint="eastAsia" w:ascii="Times New Roman" w:hAnsi="Times New Roman"/>
            <w:sz w:val="24"/>
            <w:szCs w:val="24"/>
            <w:lang w:val="en-US" w:eastAsia="zh-CN"/>
          </w:rPr>
          <w:t>2</w:t>
        </w:r>
      </w:ins>
      <w:ins w:id="4139" w:author="Janusio" w:date="2018-03-05T01:05:42Z">
        <w:r>
          <w:rPr>
            <w:rFonts w:hint="eastAsia" w:ascii="Times New Roman" w:hAnsi="Times New Roman"/>
            <w:sz w:val="24"/>
            <w:szCs w:val="24"/>
            <w:lang w:val="en-US" w:eastAsia="zh-CN"/>
          </w:rPr>
          <w:t>）</w:t>
        </w:r>
      </w:ins>
      <w:ins w:id="4140" w:author="Janusio" w:date="2018-03-05T01:06:00Z">
        <w:r>
          <w:rPr>
            <w:rFonts w:hint="eastAsia" w:ascii="Times New Roman" w:hAnsi="Times New Roman"/>
            <w:sz w:val="24"/>
            <w:szCs w:val="24"/>
            <w:lang w:val="en-US" w:eastAsia="zh-CN"/>
          </w:rPr>
          <w:t>IO</w:t>
        </w:r>
      </w:ins>
      <w:ins w:id="4141" w:author="Janusio" w:date="2018-03-05T01:06:01Z">
        <w:r>
          <w:rPr>
            <w:rFonts w:hint="eastAsia" w:ascii="Times New Roman" w:hAnsi="Times New Roman"/>
            <w:sz w:val="24"/>
            <w:szCs w:val="24"/>
            <w:lang w:val="en-US" w:eastAsia="zh-CN"/>
          </w:rPr>
          <w:t>测试</w:t>
        </w:r>
      </w:ins>
    </w:p>
    <w:p>
      <w:pPr>
        <w:pStyle w:val="24"/>
        <w:spacing w:line="360" w:lineRule="auto"/>
        <w:ind w:firstLine="420" w:firstLineChars="0"/>
        <w:rPr>
          <w:rFonts w:hint="eastAsia" w:ascii="Times New Roman" w:hAnsi="Times New Roman"/>
          <w:sz w:val="24"/>
          <w:szCs w:val="24"/>
        </w:rPr>
      </w:pPr>
      <w:del w:id="4142" w:author="Janusio" w:date="2018-03-05T01:06:40Z">
        <w:r>
          <w:rPr>
            <w:rFonts w:hint="eastAsia" w:ascii="Times New Roman" w:hAnsi="Times New Roman"/>
            <w:sz w:val="24"/>
            <w:szCs w:val="24"/>
          </w:rPr>
          <w:delText>×</w:delText>
        </w:r>
      </w:del>
      <w:ins w:id="4143" w:author="Janusio" w:date="2018-03-05T01:06:36Z">
        <w:r>
          <w:rPr>
            <w:rFonts w:hint="eastAsia" w:ascii="Times New Roman" w:hAnsi="Times New Roman"/>
            <w:sz w:val="24"/>
            <w:szCs w:val="24"/>
            <w:lang w:val="en-US" w:eastAsia="zh-CN"/>
          </w:rPr>
          <w:t>X</w:t>
        </w:r>
      </w:ins>
      <w:del w:id="4144" w:author="Janusio" w:date="2018-03-05T01:06:20Z">
        <w:r>
          <w:rPr>
            <w:rFonts w:hint="eastAsia" w:ascii="Times New Roman" w:hAnsi="Times New Roman"/>
            <w:sz w:val="24"/>
            <w:szCs w:val="24"/>
          </w:rPr>
          <w:delText>×××××××××××××××××××××××××××××××××××××××××××××××××××××××××××××××××××××××</w:delText>
        </w:r>
      </w:del>
    </w:p>
    <w:p>
      <w:pPr>
        <w:pStyle w:val="3"/>
        <w:numPr>
          <w:ins w:id="4146" w:author="Janusio" w:date="2018-03-08T02:23:12Z"/>
        </w:numPr>
        <w:ind w:firstLine="0" w:firstLineChars="0"/>
        <w:rPr>
          <w:rFonts w:hint="eastAsia" w:ascii="Times New Roman" w:hAnsi="Times New Roman" w:eastAsia="黑体"/>
          <w:b/>
          <w:sz w:val="28"/>
          <w:szCs w:val="28"/>
          <w:lang w:val="en-US" w:eastAsia="zh-CN"/>
        </w:rPr>
        <w:pPrChange w:id="4145" w:author="Janusio" w:date="2018-03-08T02:23:12Z">
          <w:pPr>
            <w:pStyle w:val="24"/>
            <w:ind w:firstLine="0" w:firstLineChars="0"/>
          </w:pPr>
        </w:pPrChange>
      </w:pPr>
      <w:del w:id="4147" w:author="Janusio" w:date="2018-03-08T02:23:14Z">
        <w:r>
          <w:rPr>
            <w:rFonts w:hint="eastAsia" w:ascii="Times New Roman" w:hAnsi="Times New Roman" w:eastAsia="仿宋_GB2312"/>
            <w:b/>
            <w:sz w:val="28"/>
            <w:szCs w:val="28"/>
            <w:lang w:val="en-US" w:eastAsia="zh-CN"/>
          </w:rPr>
          <w:delText>3</w:delText>
        </w:r>
      </w:del>
      <w:del w:id="4148" w:author="Janusio" w:date="2018-03-08T02:23:14Z">
        <w:r>
          <w:rPr>
            <w:rFonts w:hint="eastAsia" w:ascii="Times New Roman" w:hAnsi="Times New Roman" w:eastAsia="仿宋_GB2312"/>
            <w:b/>
            <w:sz w:val="28"/>
            <w:szCs w:val="28"/>
          </w:rPr>
          <w:delText>.</w:delText>
        </w:r>
      </w:del>
      <w:del w:id="4149" w:author="Janusio" w:date="2018-03-08T02:23:14Z">
        <w:r>
          <w:rPr>
            <w:rFonts w:hint="eastAsia" w:ascii="Times New Roman" w:hAnsi="Times New Roman" w:eastAsia="仿宋_GB2312"/>
            <w:b/>
            <w:sz w:val="28"/>
            <w:szCs w:val="28"/>
            <w:lang w:val="en-US" w:eastAsia="zh-CN"/>
          </w:rPr>
          <w:delText>5</w:delText>
        </w:r>
      </w:del>
      <w:del w:id="4150" w:author="Janusio" w:date="2018-03-08T02:23: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ins w:id="4151" w:author="Janusio" w:date="2018-03-05T01:07:01Z"/>
          <w:rFonts w:hint="eastAsia" w:ascii="Times New Roman" w:hAnsi="Times New Roman"/>
          <w:sz w:val="24"/>
          <w:szCs w:val="24"/>
        </w:rPr>
      </w:pPr>
      <w:del w:id="4152" w:author="Janusio" w:date="2018-03-05T01:07:38Z">
        <w:r>
          <w:rPr>
            <w:rFonts w:hint="eastAsia" w:ascii="Times New Roman" w:hAnsi="Times New Roman"/>
            <w:sz w:val="24"/>
            <w:szCs w:val="24"/>
          </w:rPr>
          <w:delText>×</w:delText>
        </w:r>
      </w:del>
      <w:ins w:id="4153" w:author="Janusio" w:date="2018-03-05T01:07:06Z">
        <w:r>
          <w:rPr>
            <w:rFonts w:hint="eastAsia" w:ascii="Times New Roman" w:hAnsi="Times New Roman"/>
            <w:sz w:val="24"/>
            <w:szCs w:val="24"/>
            <w:lang w:val="en-US" w:eastAsia="zh-CN"/>
          </w:rPr>
          <w:t>本章</w:t>
        </w:r>
      </w:ins>
      <w:ins w:id="4154" w:author="Janusio" w:date="2018-03-05T01:07:15Z">
        <w:r>
          <w:rPr>
            <w:rFonts w:hint="eastAsia" w:ascii="Times New Roman" w:hAnsi="Times New Roman"/>
            <w:sz w:val="24"/>
            <w:szCs w:val="24"/>
            <w:lang w:val="en-US" w:eastAsia="zh-CN"/>
          </w:rPr>
          <w:t>通过对</w:t>
        </w:r>
      </w:ins>
      <w:ins w:id="4155" w:author="Janusio" w:date="2018-03-05T01:07:21Z">
        <w:r>
          <w:rPr>
            <w:rFonts w:hint="eastAsia" w:ascii="Times New Roman" w:hAnsi="Times New Roman"/>
            <w:sz w:val="24"/>
            <w:szCs w:val="24"/>
            <w:lang w:val="en-US" w:eastAsia="zh-CN"/>
          </w:rPr>
          <w:t>TVP-QT</w:t>
        </w:r>
      </w:ins>
      <w:ins w:id="4156" w:author="Janusio" w:date="2018-03-05T01:07:25Z">
        <w:r>
          <w:rPr>
            <w:rFonts w:hint="eastAsia" w:ascii="Times New Roman" w:hAnsi="Times New Roman"/>
            <w:sz w:val="24"/>
            <w:szCs w:val="24"/>
            <w:lang w:val="en-US" w:eastAsia="zh-CN"/>
          </w:rPr>
          <w:t>架构的</w:t>
        </w:r>
      </w:ins>
      <w:ins w:id="4157" w:author="Janusio" w:date="2018-03-05T01:07:29Z">
        <w:r>
          <w:rPr>
            <w:rFonts w:hint="eastAsia" w:ascii="Times New Roman" w:hAnsi="Times New Roman"/>
            <w:sz w:val="24"/>
            <w:szCs w:val="24"/>
            <w:lang w:val="en-US" w:eastAsia="zh-CN"/>
          </w:rPr>
          <w:t>描述</w:t>
        </w:r>
      </w:ins>
      <w:ins w:id="4158" w:author="Janusio" w:date="2018-03-05T01:07:35Z">
        <w:r>
          <w:rPr>
            <w:rFonts w:hint="eastAsia" w:ascii="Times New Roman" w:hAnsi="Times New Roman"/>
            <w:sz w:val="24"/>
            <w:szCs w:val="24"/>
            <w:lang w:val="en-US" w:eastAsia="zh-CN"/>
          </w:rPr>
          <w:t>以及</w:t>
        </w:r>
      </w:ins>
      <w:ins w:id="4159" w:author="Janusio" w:date="2018-03-05T01:07:36Z">
        <w:r>
          <w:rPr>
            <w:rFonts w:hint="eastAsia" w:ascii="Times New Roman" w:hAnsi="Times New Roman"/>
            <w:sz w:val="24"/>
            <w:szCs w:val="24"/>
            <w:lang w:val="en-US" w:eastAsia="zh-CN"/>
          </w:rPr>
          <w:t>实现。</w:t>
        </w:r>
      </w:ins>
    </w:p>
    <w:p>
      <w:pPr>
        <w:pStyle w:val="24"/>
        <w:spacing w:line="360" w:lineRule="auto"/>
        <w:ind w:firstLine="420" w:firstLineChars="0"/>
        <w:rPr>
          <w:del w:id="4160" w:author="Janusio" w:date="2018-03-05T01:07:41Z"/>
          <w:rFonts w:hint="eastAsia" w:ascii="Times New Roman" w:hAnsi="Times New Roman"/>
          <w:sz w:val="24"/>
          <w:szCs w:val="24"/>
        </w:rPr>
      </w:pPr>
      <w:del w:id="4161" w:author="Janusio" w:date="2018-03-05T01:07:41Z">
        <w:r>
          <w:rPr>
            <w:rFonts w:hint="eastAsia" w:ascii="Times New Roman" w:hAnsi="Times New Roman"/>
            <w:sz w:val="24"/>
            <w:szCs w:val="24"/>
          </w:rPr>
          <w:delText>×××××××××××××××××××××××××××××××××××××××××××××××××××××××××××××××××××××××</w:delText>
        </w:r>
      </w:del>
    </w:p>
    <w:p>
      <w:pPr>
        <w:pStyle w:val="2"/>
        <w:numPr>
          <w:ins w:id="4163" w:author="Janusio" w:date="2018-03-07T00:53:26Z"/>
        </w:numPr>
        <w:ind w:firstLine="0" w:firstLineChars="0"/>
        <w:rPr>
          <w:rFonts w:hint="eastAsia" w:ascii="Times New Roman" w:hAnsi="Times New Roman" w:eastAsia="仿宋_GB2312"/>
          <w:b/>
          <w:sz w:val="30"/>
          <w:szCs w:val="30"/>
        </w:rPr>
        <w:pPrChange w:id="4162" w:author="Janusio" w:date="2018-03-07T00:53:26Z">
          <w:pPr>
            <w:pStyle w:val="24"/>
            <w:ind w:firstLine="0" w:firstLineChars="0"/>
          </w:pPr>
        </w:pPrChange>
      </w:pPr>
      <w:del w:id="4164" w:author="Janusio" w:date="2018-03-07T00:53:29Z">
        <w:r>
          <w:rPr>
            <w:rFonts w:hint="eastAsia" w:ascii="Times New Roman" w:hAnsi="Times New Roman" w:eastAsia="仿宋_GB2312"/>
            <w:b/>
            <w:sz w:val="30"/>
            <w:szCs w:val="30"/>
            <w:lang w:val="en-US" w:eastAsia="zh-CN"/>
          </w:rPr>
          <w:delText>4</w:delText>
        </w:r>
      </w:del>
      <w:del w:id="4165" w:author="Janusio" w:date="2018-03-07T00:53:29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具有瀑布特征的TVP-QT信任链模型</w:t>
      </w:r>
    </w:p>
    <w:p>
      <w:pPr>
        <w:pStyle w:val="3"/>
        <w:numPr>
          <w:ins w:id="4167" w:author="Janusio" w:date="2018-03-07T00:53:34Z"/>
        </w:numPr>
        <w:ind w:firstLine="0" w:firstLineChars="0"/>
        <w:rPr>
          <w:rFonts w:hint="eastAsia" w:ascii="Times New Roman" w:hAnsi="Times New Roman" w:eastAsia="黑体"/>
          <w:b/>
          <w:sz w:val="28"/>
          <w:szCs w:val="28"/>
          <w:lang w:val="en-US" w:eastAsia="zh-CN"/>
        </w:rPr>
        <w:pPrChange w:id="4166" w:author="Janusio" w:date="2018-03-07T00:53:34Z">
          <w:pPr>
            <w:pStyle w:val="24"/>
            <w:ind w:firstLine="0" w:firstLineChars="0"/>
          </w:pPr>
        </w:pPrChange>
      </w:pPr>
      <w:del w:id="4168" w:author="Janusio" w:date="2018-03-07T00:53:51Z">
        <w:r>
          <w:rPr>
            <w:rFonts w:hint="eastAsia" w:ascii="Times New Roman" w:hAnsi="Times New Roman" w:eastAsia="仿宋_GB2312"/>
            <w:b/>
            <w:sz w:val="28"/>
            <w:szCs w:val="28"/>
            <w:lang w:val="en-US" w:eastAsia="zh-CN"/>
          </w:rPr>
          <w:delText>4</w:delText>
        </w:r>
      </w:del>
      <w:del w:id="4169" w:author="Janusio" w:date="2018-03-07T00:53:51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TVP-QT信任链分析</w:t>
      </w:r>
    </w:p>
    <w:p>
      <w:pPr>
        <w:pStyle w:val="24"/>
        <w:ind w:firstLine="420" w:firstLineChars="0"/>
        <w:rPr>
          <w:del w:id="4170" w:author="Janusio" w:date="2018-03-05T01:07:46Z"/>
          <w:rFonts w:hint="eastAsia" w:ascii="Times New Roman" w:hAnsi="Times New Roman"/>
          <w:sz w:val="24"/>
          <w:szCs w:val="24"/>
        </w:rPr>
      </w:pPr>
      <w:del w:id="4171" w:author="Janusio" w:date="2018-03-05T01:07:46Z">
        <w:r>
          <w:rPr>
            <w:rFonts w:hint="eastAsia" w:ascii="Times New Roman" w:hAnsi="Times New Roman"/>
            <w:sz w:val="24"/>
            <w:szCs w:val="24"/>
          </w:rPr>
          <w:delText>××××××××××××××××××××××××××××××××××××××××××××××××××××××××××××××××××××××××</w:delText>
        </w:r>
      </w:del>
    </w:p>
    <w:p>
      <w:pPr>
        <w:pStyle w:val="4"/>
        <w:numPr>
          <w:ins w:id="4173" w:author="Janusio" w:date="2018-03-07T00:53:59Z"/>
        </w:numPr>
        <w:spacing w:line="360" w:lineRule="auto"/>
        <w:ind w:firstLine="0" w:firstLineChars="0"/>
        <w:rPr>
          <w:rStyle w:val="28"/>
          <w:rFonts w:hint="eastAsia" w:ascii="Times New Roman" w:hAnsi="Times New Roman" w:eastAsia="黑体"/>
          <w:b/>
          <w:sz w:val="24"/>
          <w:szCs w:val="24"/>
          <w:rPrChange w:id="4174" w:author="Janusio" w:date="2018-03-07T00:53:55Z">
            <w:rPr>
              <w:rFonts w:hint="eastAsia" w:ascii="Times New Roman" w:hAnsi="Times New Roman" w:eastAsia="黑体"/>
              <w:b/>
              <w:sz w:val="24"/>
              <w:szCs w:val="24"/>
            </w:rPr>
          </w:rPrChange>
        </w:rPr>
        <w:pPrChange w:id="4172" w:author="Janusio" w:date="2018-03-07T00:53:59Z">
          <w:pPr>
            <w:pStyle w:val="24"/>
            <w:spacing w:line="360" w:lineRule="auto"/>
            <w:ind w:firstLine="0" w:firstLineChars="0"/>
          </w:pPr>
        </w:pPrChange>
      </w:pPr>
      <w:del w:id="4175" w:author="Janusio" w:date="2018-03-07T00:54:08Z">
        <w:r>
          <w:rPr>
            <w:rFonts w:hint="eastAsia" w:ascii="Times New Roman" w:hAnsi="Times New Roman"/>
            <w:sz w:val="24"/>
            <w:szCs w:val="24"/>
            <w:lang w:val="en-US" w:eastAsia="zh-CN"/>
          </w:rPr>
          <w:delText>4</w:delText>
        </w:r>
      </w:del>
      <w:del w:id="4176" w:author="Janusio" w:date="2018-03-07T00:54:08Z">
        <w:r>
          <w:rPr>
            <w:rFonts w:hint="eastAsia" w:ascii="Times New Roman" w:hAnsi="Times New Roman"/>
            <w:sz w:val="24"/>
            <w:szCs w:val="24"/>
          </w:rPr>
          <w:delText>.</w:delText>
        </w:r>
      </w:del>
      <w:del w:id="4177" w:author="Janusio" w:date="2018-03-07T00:54:08Z">
        <w:r>
          <w:rPr>
            <w:rFonts w:hint="eastAsia" w:ascii="Times New Roman" w:hAnsi="Times New Roman"/>
            <w:sz w:val="24"/>
            <w:szCs w:val="24"/>
            <w:lang w:val="en-US" w:eastAsia="zh-CN"/>
          </w:rPr>
          <w:delText>1</w:delText>
        </w:r>
      </w:del>
      <w:del w:id="4178" w:author="Janusio" w:date="2018-03-07T00:54:08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Linux启动分析</w:t>
      </w:r>
    </w:p>
    <w:p>
      <w:pPr>
        <w:ind w:firstLine="420" w:firstLineChars="0"/>
        <w:rPr>
          <w:ins w:id="4180" w:author="Janusio" w:date="2018-03-08T00:52:53Z"/>
          <w:rFonts w:hint="eastAsia"/>
          <w:lang w:val="en-US" w:eastAsia="zh-CN"/>
        </w:rPr>
        <w:pPrChange w:id="4179" w:author="Janusio" w:date="2018-03-08T00:49:49Z">
          <w:pPr>
            <w:pStyle w:val="24"/>
            <w:ind w:firstLine="420" w:firstLineChars="0"/>
          </w:pPr>
        </w:pPrChange>
      </w:pPr>
      <w:ins w:id="4181" w:author="Janusio" w:date="2018-03-08T00:50:22Z">
        <w:r>
          <w:rPr>
            <w:rFonts w:hint="eastAsia"/>
            <w:lang w:val="en-US" w:eastAsia="zh-CN"/>
          </w:rPr>
          <w:t>由</w:t>
        </w:r>
      </w:ins>
      <w:ins w:id="4182" w:author="Janusio" w:date="2018-03-08T00:50:23Z">
        <w:r>
          <w:rPr>
            <w:rFonts w:hint="eastAsia"/>
            <w:lang w:val="en-US" w:eastAsia="zh-CN"/>
          </w:rPr>
          <w:t>本文</w:t>
        </w:r>
      </w:ins>
      <w:ins w:id="4183" w:author="Janusio" w:date="2018-03-08T00:50:32Z">
        <w:r>
          <w:rPr>
            <w:rFonts w:hint="eastAsia"/>
            <w:lang w:val="en-US" w:eastAsia="zh-CN"/>
          </w:rPr>
          <w:t>第2</w:t>
        </w:r>
      </w:ins>
      <w:ins w:id="4184" w:author="Janusio" w:date="2018-03-08T00:50:36Z">
        <w:r>
          <w:rPr>
            <w:rFonts w:hint="eastAsia"/>
            <w:lang w:val="en-US" w:eastAsia="zh-CN"/>
          </w:rPr>
          <w:t>章对</w:t>
        </w:r>
      </w:ins>
      <w:ins w:id="4185" w:author="Janusio" w:date="2018-03-08T00:50:38Z">
        <w:r>
          <w:rPr>
            <w:rFonts w:hint="eastAsia"/>
            <w:lang w:val="en-US" w:eastAsia="zh-CN"/>
          </w:rPr>
          <w:t>信任链的</w:t>
        </w:r>
      </w:ins>
      <w:ins w:id="4186" w:author="Janusio" w:date="2018-03-08T00:50:40Z">
        <w:r>
          <w:rPr>
            <w:rFonts w:hint="eastAsia"/>
            <w:lang w:val="en-US" w:eastAsia="zh-CN"/>
          </w:rPr>
          <w:t>描述</w:t>
        </w:r>
      </w:ins>
      <w:ins w:id="4187" w:author="Janusio" w:date="2018-03-08T00:50:42Z">
        <w:r>
          <w:rPr>
            <w:rFonts w:hint="eastAsia"/>
            <w:lang w:val="en-US" w:eastAsia="zh-CN"/>
          </w:rPr>
          <w:t>可知，</w:t>
        </w:r>
      </w:ins>
      <w:ins w:id="4188" w:author="Janusio" w:date="2018-03-08T00:50:45Z">
        <w:r>
          <w:rPr>
            <w:rFonts w:hint="eastAsia"/>
            <w:lang w:val="en-US" w:eastAsia="zh-CN"/>
          </w:rPr>
          <w:t>针对</w:t>
        </w:r>
      </w:ins>
      <w:ins w:id="4189" w:author="Janusio" w:date="2018-03-08T00:50:49Z">
        <w:r>
          <w:rPr>
            <w:rFonts w:hint="eastAsia"/>
            <w:lang w:val="en-US" w:eastAsia="zh-CN"/>
          </w:rPr>
          <w:t>操作</w:t>
        </w:r>
      </w:ins>
      <w:ins w:id="4190" w:author="Janusio" w:date="2018-03-08T00:50:50Z">
        <w:r>
          <w:rPr>
            <w:rFonts w:hint="eastAsia"/>
            <w:lang w:val="en-US" w:eastAsia="zh-CN"/>
          </w:rPr>
          <w:t>系统进行</w:t>
        </w:r>
      </w:ins>
      <w:ins w:id="4191" w:author="Janusio" w:date="2018-03-08T00:50:51Z">
        <w:r>
          <w:rPr>
            <w:rFonts w:hint="eastAsia"/>
            <w:lang w:val="en-US" w:eastAsia="zh-CN"/>
          </w:rPr>
          <w:t>完整性</w:t>
        </w:r>
      </w:ins>
      <w:ins w:id="4192" w:author="Janusio" w:date="2018-03-08T00:50:53Z">
        <w:r>
          <w:rPr>
            <w:rFonts w:hint="eastAsia"/>
            <w:lang w:val="en-US" w:eastAsia="zh-CN"/>
          </w:rPr>
          <w:t>度量</w:t>
        </w:r>
      </w:ins>
      <w:ins w:id="4193" w:author="Janusio" w:date="2018-03-08T00:50:55Z">
        <w:r>
          <w:rPr>
            <w:rFonts w:hint="eastAsia"/>
            <w:lang w:val="en-US" w:eastAsia="zh-CN"/>
          </w:rPr>
          <w:t>必须</w:t>
        </w:r>
      </w:ins>
      <w:ins w:id="4194" w:author="Janusio" w:date="2018-03-08T00:50:58Z">
        <w:r>
          <w:rPr>
            <w:rFonts w:hint="eastAsia"/>
            <w:lang w:val="en-US" w:eastAsia="zh-CN"/>
          </w:rPr>
          <w:t>考虑</w:t>
        </w:r>
      </w:ins>
      <w:ins w:id="4195" w:author="Janusio" w:date="2018-03-08T00:50:59Z">
        <w:r>
          <w:rPr>
            <w:rFonts w:hint="eastAsia"/>
            <w:lang w:val="en-US" w:eastAsia="zh-CN"/>
          </w:rPr>
          <w:t>到</w:t>
        </w:r>
      </w:ins>
      <w:ins w:id="4196" w:author="Janusio" w:date="2018-03-08T00:51:04Z">
        <w:r>
          <w:rPr>
            <w:rFonts w:hint="eastAsia"/>
            <w:lang w:val="en-US" w:eastAsia="zh-CN"/>
          </w:rPr>
          <w:t>系统</w:t>
        </w:r>
      </w:ins>
      <w:ins w:id="4197" w:author="Janusio" w:date="2018-03-08T00:51:06Z">
        <w:r>
          <w:rPr>
            <w:rFonts w:hint="eastAsia"/>
            <w:lang w:val="en-US" w:eastAsia="zh-CN"/>
          </w:rPr>
          <w:t>运行</w:t>
        </w:r>
      </w:ins>
      <w:ins w:id="4198" w:author="Janusio" w:date="2018-03-08T00:51:07Z">
        <w:r>
          <w:rPr>
            <w:rFonts w:hint="eastAsia"/>
            <w:lang w:val="en-US" w:eastAsia="zh-CN"/>
          </w:rPr>
          <w:t>的</w:t>
        </w:r>
      </w:ins>
      <w:ins w:id="4199" w:author="Janusio" w:date="2018-03-08T00:51:12Z">
        <w:r>
          <w:rPr>
            <w:rFonts w:hint="eastAsia"/>
            <w:lang w:val="en-US" w:eastAsia="zh-CN"/>
          </w:rPr>
          <w:t>所需组件</w:t>
        </w:r>
      </w:ins>
      <w:ins w:id="4200" w:author="Janusio" w:date="2018-03-08T00:51:14Z">
        <w:r>
          <w:rPr>
            <w:rFonts w:hint="eastAsia"/>
            <w:lang w:val="en-US" w:eastAsia="zh-CN"/>
          </w:rPr>
          <w:t>，</w:t>
        </w:r>
      </w:ins>
      <w:ins w:id="4201" w:author="Janusio" w:date="2018-03-08T00:51:16Z">
        <w:r>
          <w:rPr>
            <w:rFonts w:hint="eastAsia"/>
            <w:lang w:val="en-US" w:eastAsia="zh-CN"/>
          </w:rPr>
          <w:t>就</w:t>
        </w:r>
      </w:ins>
      <w:ins w:id="4202" w:author="Janusio" w:date="2018-03-08T00:51:23Z">
        <w:r>
          <w:rPr>
            <w:rFonts w:hint="eastAsia"/>
            <w:lang w:val="en-US" w:eastAsia="zh-CN"/>
          </w:rPr>
          <w:t>必须</w:t>
        </w:r>
      </w:ins>
      <w:ins w:id="4203" w:author="Janusio" w:date="2018-03-08T00:51:42Z">
        <w:r>
          <w:rPr>
            <w:rFonts w:hint="eastAsia"/>
            <w:lang w:val="en-US" w:eastAsia="zh-CN"/>
          </w:rPr>
          <w:t>清楚</w:t>
        </w:r>
      </w:ins>
      <w:ins w:id="4204" w:author="Janusio" w:date="2018-03-08T00:51:44Z">
        <w:r>
          <w:rPr>
            <w:rFonts w:hint="eastAsia"/>
            <w:lang w:val="en-US" w:eastAsia="zh-CN"/>
          </w:rPr>
          <w:t>系统</w:t>
        </w:r>
      </w:ins>
      <w:ins w:id="4205" w:author="Janusio" w:date="2018-03-08T00:51:45Z">
        <w:r>
          <w:rPr>
            <w:rFonts w:hint="eastAsia"/>
            <w:lang w:val="en-US" w:eastAsia="zh-CN"/>
          </w:rPr>
          <w:t>在</w:t>
        </w:r>
      </w:ins>
      <w:ins w:id="4206" w:author="Janusio" w:date="2018-03-08T00:51:46Z">
        <w:r>
          <w:rPr>
            <w:rFonts w:hint="eastAsia"/>
            <w:lang w:val="en-US" w:eastAsia="zh-CN"/>
          </w:rPr>
          <w:t>启动</w:t>
        </w:r>
      </w:ins>
      <w:ins w:id="4207" w:author="Janusio" w:date="2018-03-08T00:51:47Z">
        <w:r>
          <w:rPr>
            <w:rFonts w:hint="eastAsia"/>
            <w:lang w:val="en-US" w:eastAsia="zh-CN"/>
          </w:rPr>
          <w:t>过程</w:t>
        </w:r>
      </w:ins>
      <w:ins w:id="4208" w:author="Janusio" w:date="2018-03-08T00:51:48Z">
        <w:r>
          <w:rPr>
            <w:rFonts w:hint="eastAsia"/>
            <w:lang w:val="en-US" w:eastAsia="zh-CN"/>
          </w:rPr>
          <w:t>的</w:t>
        </w:r>
      </w:ins>
      <w:ins w:id="4209" w:author="Janusio" w:date="2018-03-08T00:51:49Z">
        <w:r>
          <w:rPr>
            <w:rFonts w:hint="eastAsia"/>
            <w:lang w:val="en-US" w:eastAsia="zh-CN"/>
          </w:rPr>
          <w:t>具体</w:t>
        </w:r>
      </w:ins>
      <w:ins w:id="4210" w:author="Janusio" w:date="2018-03-08T00:51:55Z">
        <w:r>
          <w:rPr>
            <w:rFonts w:hint="eastAsia"/>
            <w:lang w:val="en-US" w:eastAsia="zh-CN"/>
          </w:rPr>
          <w:t>流程。</w:t>
        </w:r>
      </w:ins>
      <w:ins w:id="4211" w:author="Janusio" w:date="2018-03-08T00:51:57Z">
        <w:r>
          <w:rPr>
            <w:rFonts w:hint="eastAsia"/>
            <w:lang w:val="en-US" w:eastAsia="zh-CN"/>
          </w:rPr>
          <w:t>因此</w:t>
        </w:r>
      </w:ins>
      <w:ins w:id="4212" w:author="Janusio" w:date="2018-03-08T00:51:59Z">
        <w:r>
          <w:rPr>
            <w:rFonts w:hint="eastAsia"/>
            <w:lang w:val="en-US" w:eastAsia="zh-CN"/>
          </w:rPr>
          <w:t>本节</w:t>
        </w:r>
      </w:ins>
      <w:ins w:id="4213" w:author="Janusio" w:date="2018-03-08T00:52:01Z">
        <w:r>
          <w:rPr>
            <w:rFonts w:hint="eastAsia"/>
            <w:lang w:val="en-US" w:eastAsia="zh-CN"/>
          </w:rPr>
          <w:t>首先</w:t>
        </w:r>
      </w:ins>
      <w:ins w:id="4214" w:author="Janusio" w:date="2018-03-08T00:52:02Z">
        <w:r>
          <w:rPr>
            <w:rFonts w:hint="eastAsia"/>
            <w:lang w:val="en-US" w:eastAsia="zh-CN"/>
          </w:rPr>
          <w:t>针对</w:t>
        </w:r>
      </w:ins>
      <w:ins w:id="4215" w:author="Janusio" w:date="2018-03-08T00:52:07Z">
        <w:r>
          <w:rPr>
            <w:rFonts w:hint="eastAsia"/>
            <w:lang w:val="en-US" w:eastAsia="zh-CN"/>
          </w:rPr>
          <w:t>Linux</w:t>
        </w:r>
      </w:ins>
      <w:ins w:id="4216" w:author="Janusio" w:date="2018-03-08T00:52:08Z">
        <w:r>
          <w:rPr>
            <w:rFonts w:hint="eastAsia"/>
            <w:lang w:val="en-US" w:eastAsia="zh-CN"/>
          </w:rPr>
          <w:t>的</w:t>
        </w:r>
      </w:ins>
      <w:ins w:id="4217" w:author="Janusio" w:date="2018-03-08T00:52:09Z">
        <w:r>
          <w:rPr>
            <w:rFonts w:hint="eastAsia"/>
            <w:lang w:val="en-US" w:eastAsia="zh-CN"/>
          </w:rPr>
          <w:t>启动</w:t>
        </w:r>
      </w:ins>
      <w:ins w:id="4218" w:author="Janusio" w:date="2018-03-08T00:52:13Z">
        <w:r>
          <w:rPr>
            <w:rFonts w:hint="eastAsia"/>
            <w:lang w:val="en-US" w:eastAsia="zh-CN"/>
          </w:rPr>
          <w:t>过程</w:t>
        </w:r>
      </w:ins>
      <w:ins w:id="4219" w:author="Janusio" w:date="2018-03-08T00:52:17Z">
        <w:r>
          <w:rPr>
            <w:rFonts w:hint="eastAsia"/>
            <w:lang w:val="en-US" w:eastAsia="zh-CN"/>
          </w:rPr>
          <w:t>进行</w:t>
        </w:r>
      </w:ins>
      <w:ins w:id="4220" w:author="Janusio" w:date="2018-03-08T00:52:18Z">
        <w:r>
          <w:rPr>
            <w:rFonts w:hint="eastAsia"/>
            <w:lang w:val="en-US" w:eastAsia="zh-CN"/>
          </w:rPr>
          <w:t>分析。</w:t>
        </w:r>
      </w:ins>
      <w:ins w:id="4221" w:author="Janusio" w:date="2018-03-08T00:52:28Z">
        <w:r>
          <w:rPr>
            <w:rFonts w:hint="eastAsia"/>
            <w:lang w:val="en-US" w:eastAsia="zh-CN"/>
          </w:rPr>
          <w:t>简单</w:t>
        </w:r>
      </w:ins>
      <w:ins w:id="4222" w:author="Janusio" w:date="2018-03-08T00:52:29Z">
        <w:r>
          <w:rPr>
            <w:rFonts w:hint="eastAsia"/>
            <w:lang w:val="en-US" w:eastAsia="zh-CN"/>
          </w:rPr>
          <w:t>的</w:t>
        </w:r>
      </w:ins>
      <w:ins w:id="4223" w:author="Janusio" w:date="2018-03-08T00:52:34Z">
        <w:r>
          <w:rPr>
            <w:rFonts w:hint="eastAsia"/>
            <w:lang w:val="en-US" w:eastAsia="zh-CN"/>
          </w:rPr>
          <w:t>Linux</w:t>
        </w:r>
      </w:ins>
      <w:ins w:id="4224" w:author="Janusio" w:date="2018-03-08T00:52:37Z">
        <w:r>
          <w:rPr>
            <w:rFonts w:hint="eastAsia"/>
            <w:lang w:val="en-US" w:eastAsia="zh-CN"/>
          </w:rPr>
          <w:t>系统</w:t>
        </w:r>
      </w:ins>
      <w:ins w:id="4225" w:author="Janusio" w:date="2018-03-08T00:52:38Z">
        <w:r>
          <w:rPr>
            <w:rFonts w:hint="eastAsia"/>
            <w:lang w:val="en-US" w:eastAsia="zh-CN"/>
          </w:rPr>
          <w:t>启动</w:t>
        </w:r>
      </w:ins>
      <w:ins w:id="4226" w:author="Janusio" w:date="2018-03-08T00:52:41Z">
        <w:r>
          <w:rPr>
            <w:rFonts w:hint="eastAsia"/>
            <w:lang w:val="en-US" w:eastAsia="zh-CN"/>
          </w:rPr>
          <w:t>过程</w:t>
        </w:r>
      </w:ins>
      <w:ins w:id="4227" w:author="Janusio" w:date="2018-03-08T00:52:42Z">
        <w:r>
          <w:rPr>
            <w:rFonts w:hint="eastAsia"/>
            <w:lang w:val="en-US" w:eastAsia="zh-CN"/>
          </w:rPr>
          <w:t>可</w:t>
        </w:r>
      </w:ins>
      <w:ins w:id="4228" w:author="Janusio" w:date="2018-03-08T00:52:43Z">
        <w:r>
          <w:rPr>
            <w:rFonts w:hint="eastAsia"/>
            <w:lang w:val="en-US" w:eastAsia="zh-CN"/>
          </w:rPr>
          <w:t>由</w:t>
        </w:r>
      </w:ins>
      <w:ins w:id="4229" w:author="Janusio" w:date="2018-03-08T00:52:45Z">
        <w:r>
          <w:rPr>
            <w:rFonts w:hint="eastAsia"/>
            <w:lang w:val="en-US" w:eastAsia="zh-CN"/>
          </w:rPr>
          <w:t>下图</w:t>
        </w:r>
      </w:ins>
      <w:ins w:id="4230" w:author="Janusio" w:date="2018-03-08T00:52:46Z">
        <w:r>
          <w:rPr>
            <w:rFonts w:hint="eastAsia"/>
            <w:lang w:val="en-US" w:eastAsia="zh-CN"/>
          </w:rPr>
          <w:t>所示</w:t>
        </w:r>
      </w:ins>
      <w:ins w:id="4231" w:author="Janusio" w:date="2018-03-08T00:52:48Z">
        <w:r>
          <w:rPr>
            <w:rFonts w:hint="eastAsia"/>
            <w:lang w:val="en-US" w:eastAsia="zh-CN"/>
          </w:rPr>
          <w:t>：</w:t>
        </w:r>
      </w:ins>
    </w:p>
    <w:p>
      <w:pPr>
        <w:ind w:firstLine="420" w:firstLineChars="0"/>
        <w:rPr>
          <w:ins w:id="4233" w:author="Janusio" w:date="2018-03-08T00:50:15Z"/>
          <w:rFonts w:hint="eastAsia"/>
          <w:lang w:val="en-US" w:eastAsia="zh-CN"/>
        </w:rPr>
        <w:pPrChange w:id="4232" w:author="Janusio" w:date="2018-03-08T00:49:49Z">
          <w:pPr>
            <w:pStyle w:val="24"/>
            <w:ind w:firstLine="420" w:firstLineChars="0"/>
          </w:pPr>
        </w:pPrChange>
      </w:pPr>
      <w:ins w:id="4234" w:author="Janusio" w:date="2018-03-08T00:52:57Z">
        <w:r>
          <w:rPr>
            <w:rFonts w:ascii="宋体" w:hAnsi="宋体" w:eastAsia="宋体" w:cs="宋体"/>
            <w:sz w:val="24"/>
            <w:szCs w:val="24"/>
          </w:rPr>
          <w:drawing>
            <wp:inline distT="0" distB="0" distL="114300" distR="114300">
              <wp:extent cx="2832100" cy="3903345"/>
              <wp:effectExtent l="0" t="0" r="6350" b="1905"/>
              <wp:docPr id="206"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IMG_256"/>
                      <pic:cNvPicPr>
                        <a:picLocks noChangeAspect="1"/>
                      </pic:cNvPicPr>
                    </pic:nvPicPr>
                    <pic:blipFill>
                      <a:blip r:embed="rId22"/>
                      <a:stretch>
                        <a:fillRect/>
                      </a:stretch>
                    </pic:blipFill>
                    <pic:spPr>
                      <a:xfrm>
                        <a:off x="0" y="0"/>
                        <a:ext cx="2832100" cy="3903345"/>
                      </a:xfrm>
                      <a:prstGeom prst="rect">
                        <a:avLst/>
                      </a:prstGeom>
                      <a:noFill/>
                      <a:ln w="9525">
                        <a:noFill/>
                      </a:ln>
                    </pic:spPr>
                  </pic:pic>
                </a:graphicData>
              </a:graphic>
            </wp:inline>
          </w:drawing>
        </w:r>
      </w:ins>
    </w:p>
    <w:p>
      <w:pPr>
        <w:ind w:firstLine="420" w:firstLineChars="0"/>
        <w:rPr>
          <w:ins w:id="4237" w:author="Janusio" w:date="2018-03-08T01:01:08Z"/>
          <w:rFonts w:hint="eastAsia"/>
          <w:lang w:val="en-US" w:eastAsia="zh-CN"/>
        </w:rPr>
        <w:pPrChange w:id="4236" w:author="Janusio" w:date="2018-03-08T00:49:49Z">
          <w:pPr>
            <w:pStyle w:val="24"/>
            <w:ind w:firstLine="420" w:firstLineChars="0"/>
          </w:pPr>
        </w:pPrChange>
      </w:pPr>
      <w:ins w:id="4238" w:author="Janusio" w:date="2018-03-08T00:54:04Z">
        <w:r>
          <w:rPr>
            <w:rFonts w:hint="eastAsia"/>
            <w:lang w:val="en-US" w:eastAsia="zh-CN"/>
          </w:rPr>
          <w:t>从</w:t>
        </w:r>
      </w:ins>
      <w:ins w:id="4239" w:author="Janusio" w:date="2018-03-08T00:54:06Z">
        <w:r>
          <w:rPr>
            <w:rFonts w:hint="eastAsia"/>
            <w:lang w:val="en-US" w:eastAsia="zh-CN"/>
          </w:rPr>
          <w:t>图</w:t>
        </w:r>
      </w:ins>
      <w:ins w:id="4240" w:author="Janusio" w:date="2018-03-08T00:56:48Z">
        <w:r>
          <w:rPr>
            <w:rFonts w:hint="eastAsia"/>
            <w:lang w:val="en-US" w:eastAsia="zh-CN"/>
          </w:rPr>
          <w:t>中</w:t>
        </w:r>
      </w:ins>
      <w:ins w:id="4241" w:author="Janusio" w:date="2018-03-08T00:54:06Z">
        <w:r>
          <w:rPr>
            <w:rFonts w:hint="eastAsia"/>
            <w:lang w:val="en-US" w:eastAsia="zh-CN"/>
          </w:rPr>
          <w:t>可以</w:t>
        </w:r>
      </w:ins>
      <w:ins w:id="4242" w:author="Janusio" w:date="2018-03-08T00:54:15Z">
        <w:r>
          <w:rPr>
            <w:rFonts w:hint="eastAsia"/>
            <w:lang w:val="en-US" w:eastAsia="zh-CN"/>
          </w:rPr>
          <w:t>看出</w:t>
        </w:r>
      </w:ins>
      <w:ins w:id="4243" w:author="Janusio" w:date="2018-03-08T00:54:16Z">
        <w:r>
          <w:rPr>
            <w:rFonts w:hint="eastAsia"/>
            <w:lang w:val="en-US" w:eastAsia="zh-CN"/>
          </w:rPr>
          <w:t>，</w:t>
        </w:r>
      </w:ins>
      <w:ins w:id="4244" w:author="Janusio" w:date="2018-03-08T00:54:29Z">
        <w:r>
          <w:rPr>
            <w:rFonts w:hint="eastAsia"/>
            <w:lang w:val="en-US" w:eastAsia="zh-CN"/>
          </w:rPr>
          <w:t>Linux的</w:t>
        </w:r>
      </w:ins>
      <w:ins w:id="4245" w:author="Janusio" w:date="2018-03-08T00:54:30Z">
        <w:r>
          <w:rPr>
            <w:rFonts w:hint="eastAsia"/>
            <w:lang w:val="en-US" w:eastAsia="zh-CN"/>
          </w:rPr>
          <w:t>启动</w:t>
        </w:r>
      </w:ins>
      <w:ins w:id="4246" w:author="Janusio" w:date="2018-03-08T00:54:32Z">
        <w:r>
          <w:rPr>
            <w:rFonts w:hint="eastAsia"/>
            <w:lang w:val="en-US" w:eastAsia="zh-CN"/>
          </w:rPr>
          <w:t>过程</w:t>
        </w:r>
      </w:ins>
      <w:ins w:id="4247" w:author="Janusio" w:date="2018-03-08T00:54:33Z">
        <w:r>
          <w:rPr>
            <w:rFonts w:hint="eastAsia"/>
            <w:lang w:val="en-US" w:eastAsia="zh-CN"/>
          </w:rPr>
          <w:t>可以</w:t>
        </w:r>
      </w:ins>
      <w:ins w:id="4248" w:author="Janusio" w:date="2018-03-08T00:54:43Z">
        <w:r>
          <w:rPr>
            <w:rFonts w:hint="eastAsia"/>
            <w:lang w:val="en-US" w:eastAsia="zh-CN"/>
          </w:rPr>
          <w:t>大致</w:t>
        </w:r>
      </w:ins>
      <w:ins w:id="4249" w:author="Janusio" w:date="2018-03-08T00:54:46Z">
        <w:r>
          <w:rPr>
            <w:rFonts w:hint="eastAsia"/>
            <w:lang w:val="en-US" w:eastAsia="zh-CN"/>
          </w:rPr>
          <w:t>分为</w:t>
        </w:r>
      </w:ins>
      <w:ins w:id="4250" w:author="Janusio" w:date="2018-03-08T00:54:51Z">
        <w:r>
          <w:rPr>
            <w:rFonts w:hint="eastAsia"/>
            <w:lang w:val="en-US" w:eastAsia="zh-CN"/>
          </w:rPr>
          <w:t>硬件</w:t>
        </w:r>
      </w:ins>
      <w:ins w:id="4251" w:author="Janusio" w:date="2018-03-08T00:54:56Z">
        <w:r>
          <w:rPr>
            <w:rFonts w:hint="eastAsia"/>
            <w:lang w:val="en-US" w:eastAsia="zh-CN"/>
          </w:rPr>
          <w:t>平台启动</w:t>
        </w:r>
      </w:ins>
      <w:ins w:id="4252" w:author="Janusio" w:date="2018-03-08T00:55:00Z">
        <w:r>
          <w:rPr>
            <w:rFonts w:hint="eastAsia"/>
            <w:lang w:val="en-US" w:eastAsia="zh-CN"/>
          </w:rPr>
          <w:t>和</w:t>
        </w:r>
      </w:ins>
      <w:ins w:id="4253" w:author="Janusio" w:date="2018-03-08T00:55:02Z">
        <w:r>
          <w:rPr>
            <w:rFonts w:hint="eastAsia"/>
            <w:lang w:val="en-US" w:eastAsia="zh-CN"/>
          </w:rPr>
          <w:t>操作</w:t>
        </w:r>
      </w:ins>
      <w:ins w:id="4254" w:author="Janusio" w:date="2018-03-08T00:55:06Z">
        <w:r>
          <w:rPr>
            <w:rFonts w:hint="eastAsia"/>
            <w:lang w:val="en-US" w:eastAsia="zh-CN"/>
          </w:rPr>
          <w:t>系统</w:t>
        </w:r>
      </w:ins>
      <w:ins w:id="4255" w:author="Janusio" w:date="2018-03-08T00:55:09Z">
        <w:r>
          <w:rPr>
            <w:rFonts w:hint="eastAsia"/>
            <w:lang w:val="en-US" w:eastAsia="zh-CN"/>
          </w:rPr>
          <w:t>引导</w:t>
        </w:r>
      </w:ins>
      <w:ins w:id="4256" w:author="Janusio" w:date="2018-03-08T00:55:12Z">
        <w:r>
          <w:rPr>
            <w:rFonts w:hint="eastAsia"/>
            <w:lang w:val="en-US" w:eastAsia="zh-CN"/>
          </w:rPr>
          <w:t>两个</w:t>
        </w:r>
      </w:ins>
      <w:ins w:id="4257" w:author="Janusio" w:date="2018-03-08T00:55:14Z">
        <w:r>
          <w:rPr>
            <w:rFonts w:hint="eastAsia"/>
            <w:lang w:val="en-US" w:eastAsia="zh-CN"/>
          </w:rPr>
          <w:t>阶段</w:t>
        </w:r>
      </w:ins>
      <w:ins w:id="4258" w:author="Janusio" w:date="2018-03-08T00:55:15Z">
        <w:r>
          <w:rPr>
            <w:rFonts w:hint="eastAsia"/>
            <w:lang w:val="en-US" w:eastAsia="zh-CN"/>
          </w:rPr>
          <w:t>。</w:t>
        </w:r>
      </w:ins>
      <w:ins w:id="4259" w:author="Janusio" w:date="2018-03-08T00:55:29Z">
        <w:r>
          <w:rPr>
            <w:rFonts w:hint="eastAsia"/>
            <w:lang w:val="en-US" w:eastAsia="zh-CN"/>
          </w:rPr>
          <w:t>每一个</w:t>
        </w:r>
      </w:ins>
      <w:ins w:id="4260" w:author="Janusio" w:date="2018-03-08T00:55:30Z">
        <w:r>
          <w:rPr>
            <w:rFonts w:hint="eastAsia"/>
            <w:lang w:val="en-US" w:eastAsia="zh-CN"/>
          </w:rPr>
          <w:t>阶段</w:t>
        </w:r>
      </w:ins>
      <w:ins w:id="4261" w:author="Janusio" w:date="2018-03-08T00:55:32Z">
        <w:r>
          <w:rPr>
            <w:rFonts w:hint="eastAsia"/>
            <w:lang w:val="en-US" w:eastAsia="zh-CN"/>
          </w:rPr>
          <w:t>都可以</w:t>
        </w:r>
      </w:ins>
      <w:ins w:id="4262" w:author="Janusio" w:date="2018-03-08T00:55:36Z">
        <w:r>
          <w:rPr>
            <w:rFonts w:hint="eastAsia"/>
            <w:lang w:val="en-US" w:eastAsia="zh-CN"/>
          </w:rPr>
          <w:t>细分为</w:t>
        </w:r>
      </w:ins>
      <w:ins w:id="4263" w:author="Janusio" w:date="2018-03-08T00:55:38Z">
        <w:r>
          <w:rPr>
            <w:rFonts w:hint="eastAsia"/>
            <w:lang w:val="en-US" w:eastAsia="zh-CN"/>
          </w:rPr>
          <w:t>不同的</w:t>
        </w:r>
      </w:ins>
      <w:ins w:id="4264" w:author="Janusio" w:date="2018-03-08T00:55:40Z">
        <w:r>
          <w:rPr>
            <w:rFonts w:hint="eastAsia"/>
            <w:lang w:val="en-US" w:eastAsia="zh-CN"/>
          </w:rPr>
          <w:t>子阶段</w:t>
        </w:r>
      </w:ins>
      <w:ins w:id="4265" w:author="Janusio" w:date="2018-03-08T00:55:41Z">
        <w:r>
          <w:rPr>
            <w:rFonts w:hint="eastAsia"/>
            <w:lang w:val="en-US" w:eastAsia="zh-CN"/>
          </w:rPr>
          <w:t>，</w:t>
        </w:r>
      </w:ins>
      <w:ins w:id="4266" w:author="Janusio" w:date="2018-03-08T00:55:42Z">
        <w:r>
          <w:rPr>
            <w:rFonts w:hint="eastAsia"/>
            <w:lang w:val="en-US" w:eastAsia="zh-CN"/>
          </w:rPr>
          <w:t>其中</w:t>
        </w:r>
      </w:ins>
      <w:ins w:id="4267" w:author="Janusio" w:date="2018-03-08T00:55:43Z">
        <w:r>
          <w:rPr>
            <w:rFonts w:hint="eastAsia"/>
            <w:lang w:val="en-US" w:eastAsia="zh-CN"/>
          </w:rPr>
          <w:t>，</w:t>
        </w:r>
      </w:ins>
      <w:ins w:id="4268" w:author="Janusio" w:date="2018-03-08T00:55:50Z">
        <w:r>
          <w:rPr>
            <w:rFonts w:hint="eastAsia"/>
            <w:lang w:val="en-US" w:eastAsia="zh-CN"/>
          </w:rPr>
          <w:t>硬件</w:t>
        </w:r>
      </w:ins>
      <w:ins w:id="4269" w:author="Janusio" w:date="2018-03-08T00:55:52Z">
        <w:r>
          <w:rPr>
            <w:rFonts w:hint="eastAsia"/>
            <w:lang w:val="en-US" w:eastAsia="zh-CN"/>
          </w:rPr>
          <w:t>平台</w:t>
        </w:r>
      </w:ins>
      <w:ins w:id="4270" w:author="Janusio" w:date="2018-03-08T00:55:53Z">
        <w:r>
          <w:rPr>
            <w:rFonts w:hint="eastAsia"/>
            <w:lang w:val="en-US" w:eastAsia="zh-CN"/>
          </w:rPr>
          <w:t>启动</w:t>
        </w:r>
      </w:ins>
      <w:ins w:id="4271" w:author="Janusio" w:date="2018-03-08T00:55:54Z">
        <w:r>
          <w:rPr>
            <w:rFonts w:hint="eastAsia"/>
            <w:lang w:val="en-US" w:eastAsia="zh-CN"/>
          </w:rPr>
          <w:t>阶段</w:t>
        </w:r>
      </w:ins>
      <w:ins w:id="4272" w:author="Janusio" w:date="2018-03-08T00:55:56Z">
        <w:r>
          <w:rPr>
            <w:rFonts w:hint="eastAsia"/>
            <w:lang w:val="en-US" w:eastAsia="zh-CN"/>
          </w:rPr>
          <w:t>可以</w:t>
        </w:r>
      </w:ins>
      <w:ins w:id="4273" w:author="Janusio" w:date="2018-03-08T00:55:58Z">
        <w:r>
          <w:rPr>
            <w:rFonts w:hint="eastAsia"/>
            <w:lang w:val="en-US" w:eastAsia="zh-CN"/>
          </w:rPr>
          <w:t>包含</w:t>
        </w:r>
      </w:ins>
      <w:ins w:id="4274" w:author="Janusio" w:date="2018-03-08T00:57:00Z">
        <w:r>
          <w:rPr>
            <w:rFonts w:hint="eastAsia"/>
            <w:lang w:val="en-US" w:eastAsia="zh-CN"/>
          </w:rPr>
          <w:t>系统</w:t>
        </w:r>
      </w:ins>
      <w:ins w:id="4275" w:author="Janusio" w:date="2018-03-08T00:57:04Z">
        <w:r>
          <w:rPr>
            <w:rFonts w:hint="eastAsia"/>
            <w:lang w:val="en-US" w:eastAsia="zh-CN"/>
          </w:rPr>
          <w:t>加</w:t>
        </w:r>
      </w:ins>
      <w:ins w:id="4276" w:author="Janusio" w:date="2018-03-08T00:57:06Z">
        <w:r>
          <w:rPr>
            <w:rFonts w:hint="eastAsia"/>
            <w:lang w:val="en-US" w:eastAsia="zh-CN"/>
          </w:rPr>
          <w:t>电、</w:t>
        </w:r>
      </w:ins>
      <w:ins w:id="4277" w:author="Janusio" w:date="2018-03-08T00:57:09Z">
        <w:r>
          <w:rPr>
            <w:rFonts w:hint="eastAsia"/>
            <w:lang w:val="en-US" w:eastAsia="zh-CN"/>
          </w:rPr>
          <w:t>BIOS</w:t>
        </w:r>
      </w:ins>
      <w:ins w:id="4278" w:author="Janusio" w:date="2018-03-08T00:57:11Z">
        <w:r>
          <w:rPr>
            <w:rFonts w:hint="eastAsia"/>
            <w:lang w:val="en-US" w:eastAsia="zh-CN"/>
          </w:rPr>
          <w:t>自检</w:t>
        </w:r>
      </w:ins>
      <w:ins w:id="4279" w:author="Janusio" w:date="2018-03-08T00:57:12Z">
        <w:r>
          <w:rPr>
            <w:rFonts w:hint="eastAsia"/>
            <w:lang w:val="en-US" w:eastAsia="zh-CN"/>
          </w:rPr>
          <w:t>（</w:t>
        </w:r>
      </w:ins>
      <w:ins w:id="4280" w:author="Janusio" w:date="2018-03-08T00:57:29Z">
        <w:r>
          <w:rPr>
            <w:rFonts w:hint="eastAsia"/>
            <w:lang w:val="en-US" w:eastAsia="zh-CN"/>
          </w:rPr>
          <w:t>Basic Input / Output System</w:t>
        </w:r>
      </w:ins>
      <w:ins w:id="4281" w:author="Janusio" w:date="2018-03-08T00:57:34Z">
        <w:r>
          <w:rPr>
            <w:rFonts w:hint="eastAsia"/>
            <w:lang w:val="en-US" w:eastAsia="zh-CN"/>
          </w:rPr>
          <w:t>,</w:t>
        </w:r>
      </w:ins>
      <w:ins w:id="4282" w:author="Janusio" w:date="2018-03-08T00:57:35Z">
        <w:r>
          <w:rPr>
            <w:rFonts w:hint="eastAsia"/>
            <w:lang w:val="en-US" w:eastAsia="zh-CN"/>
          </w:rPr>
          <w:t xml:space="preserve"> </w:t>
        </w:r>
      </w:ins>
      <w:ins w:id="4283" w:author="Janusio" w:date="2018-03-08T00:57:37Z">
        <w:r>
          <w:rPr>
            <w:rFonts w:hint="eastAsia"/>
            <w:lang w:val="en-US" w:eastAsia="zh-CN"/>
          </w:rPr>
          <w:t>基本</w:t>
        </w:r>
      </w:ins>
      <w:ins w:id="4284" w:author="Janusio" w:date="2018-03-08T00:57:40Z">
        <w:r>
          <w:rPr>
            <w:rFonts w:hint="eastAsia"/>
            <w:lang w:val="en-US" w:eastAsia="zh-CN"/>
          </w:rPr>
          <w:t>输入</w:t>
        </w:r>
      </w:ins>
      <w:ins w:id="4285" w:author="Janusio" w:date="2018-03-08T00:57:41Z">
        <w:r>
          <w:rPr>
            <w:rFonts w:hint="eastAsia"/>
            <w:lang w:val="en-US" w:eastAsia="zh-CN"/>
          </w:rPr>
          <w:t>输出</w:t>
        </w:r>
      </w:ins>
      <w:ins w:id="4286" w:author="Janusio" w:date="2018-03-08T00:57:42Z">
        <w:r>
          <w:rPr>
            <w:rFonts w:hint="eastAsia"/>
            <w:lang w:val="en-US" w:eastAsia="zh-CN"/>
          </w:rPr>
          <w:t>系统</w:t>
        </w:r>
      </w:ins>
      <w:ins w:id="4287" w:author="Janusio" w:date="2018-03-08T00:57:12Z">
        <w:r>
          <w:rPr>
            <w:rFonts w:hint="eastAsia"/>
            <w:lang w:val="en-US" w:eastAsia="zh-CN"/>
          </w:rPr>
          <w:t>）</w:t>
        </w:r>
      </w:ins>
      <w:ins w:id="4288" w:author="Janusio" w:date="2018-03-08T00:57:45Z">
        <w:r>
          <w:rPr>
            <w:rFonts w:hint="eastAsia"/>
            <w:lang w:val="en-US" w:eastAsia="zh-CN"/>
          </w:rPr>
          <w:t>、</w:t>
        </w:r>
      </w:ins>
      <w:ins w:id="4289" w:author="Janusio" w:date="2018-03-08T00:58:12Z">
        <w:r>
          <w:rPr>
            <w:rFonts w:hint="eastAsia"/>
            <w:lang w:val="en-US" w:eastAsia="zh-CN"/>
          </w:rPr>
          <w:t>主引导</w:t>
        </w:r>
      </w:ins>
      <w:ins w:id="4290" w:author="Janusio" w:date="2018-03-08T00:58:23Z">
        <w:r>
          <w:rPr>
            <w:rFonts w:hint="eastAsia"/>
            <w:lang w:val="en-US" w:eastAsia="zh-CN"/>
          </w:rPr>
          <w:t>扇区</w:t>
        </w:r>
      </w:ins>
      <w:ins w:id="4291" w:author="Janusio" w:date="2018-03-08T00:58:25Z">
        <w:r>
          <w:rPr>
            <w:rFonts w:hint="eastAsia"/>
            <w:lang w:val="en-US" w:eastAsia="zh-CN"/>
          </w:rPr>
          <w:t>MBR</w:t>
        </w:r>
      </w:ins>
      <w:ins w:id="4292" w:author="Janusio" w:date="2018-03-08T00:58:27Z">
        <w:r>
          <w:rPr>
            <w:rFonts w:hint="eastAsia"/>
            <w:lang w:val="en-US" w:eastAsia="zh-CN"/>
          </w:rPr>
          <w:t>或者</w:t>
        </w:r>
      </w:ins>
      <w:ins w:id="4293" w:author="Janusio" w:date="2018-03-08T00:58:35Z">
        <w:r>
          <w:rPr>
            <w:rFonts w:hint="eastAsia"/>
            <w:lang w:val="en-US" w:eastAsia="zh-CN"/>
          </w:rPr>
          <w:t>操作</w:t>
        </w:r>
      </w:ins>
      <w:ins w:id="4294" w:author="Janusio" w:date="2018-03-08T00:58:36Z">
        <w:r>
          <w:rPr>
            <w:rFonts w:hint="eastAsia"/>
            <w:lang w:val="en-US" w:eastAsia="zh-CN"/>
          </w:rPr>
          <w:t>系统</w:t>
        </w:r>
      </w:ins>
      <w:ins w:id="4295" w:author="Janusio" w:date="2018-03-08T00:58:37Z">
        <w:r>
          <w:rPr>
            <w:rFonts w:hint="eastAsia"/>
            <w:lang w:val="en-US" w:eastAsia="zh-CN"/>
          </w:rPr>
          <w:t>加载器</w:t>
        </w:r>
      </w:ins>
      <w:ins w:id="4296" w:author="Janusio" w:date="2018-03-08T00:58:45Z">
        <w:r>
          <w:rPr>
            <w:rFonts w:hint="eastAsia"/>
            <w:lang w:val="en-US" w:eastAsia="zh-CN"/>
          </w:rPr>
          <w:t>（</w:t>
        </w:r>
      </w:ins>
      <w:ins w:id="4297" w:author="Janusio" w:date="2018-03-08T00:58:50Z">
        <w:r>
          <w:rPr>
            <w:rFonts w:hint="eastAsia"/>
            <w:lang w:val="en-US" w:eastAsia="zh-CN"/>
          </w:rPr>
          <w:t>Boot</w:t>
        </w:r>
      </w:ins>
      <w:ins w:id="4298" w:author="Janusio" w:date="2018-03-08T00:58:54Z">
        <w:r>
          <w:rPr>
            <w:rFonts w:hint="eastAsia"/>
            <w:lang w:val="en-US" w:eastAsia="zh-CN"/>
          </w:rPr>
          <w:t>/</w:t>
        </w:r>
      </w:ins>
      <w:ins w:id="4299" w:author="Janusio" w:date="2018-03-08T00:58:56Z">
        <w:r>
          <w:rPr>
            <w:rFonts w:hint="eastAsia"/>
            <w:lang w:val="en-US" w:eastAsia="zh-CN"/>
          </w:rPr>
          <w:t>Gr</w:t>
        </w:r>
      </w:ins>
      <w:ins w:id="4300" w:author="Janusio" w:date="2018-03-08T00:58:57Z">
        <w:r>
          <w:rPr>
            <w:rFonts w:hint="eastAsia"/>
            <w:lang w:val="en-US" w:eastAsia="zh-CN"/>
          </w:rPr>
          <w:t>ub</w:t>
        </w:r>
      </w:ins>
      <w:ins w:id="4301" w:author="Janusio" w:date="2018-03-08T00:58:45Z">
        <w:r>
          <w:rPr>
            <w:rFonts w:hint="eastAsia"/>
            <w:lang w:val="en-US" w:eastAsia="zh-CN"/>
          </w:rPr>
          <w:t>）</w:t>
        </w:r>
      </w:ins>
      <w:ins w:id="4302" w:author="Janusio" w:date="2018-03-08T00:59:04Z">
        <w:r>
          <w:rPr>
            <w:rFonts w:hint="eastAsia"/>
            <w:lang w:val="en-US" w:eastAsia="zh-CN"/>
          </w:rPr>
          <w:t>等</w:t>
        </w:r>
      </w:ins>
      <w:ins w:id="4303" w:author="Janusio" w:date="2018-03-08T00:59:06Z">
        <w:r>
          <w:rPr>
            <w:rFonts w:hint="eastAsia"/>
            <w:lang w:val="en-US" w:eastAsia="zh-CN"/>
          </w:rPr>
          <w:t>。</w:t>
        </w:r>
      </w:ins>
      <w:ins w:id="4304" w:author="Janusio" w:date="2018-03-08T00:59:11Z">
        <w:r>
          <w:rPr>
            <w:rFonts w:hint="eastAsia"/>
            <w:lang w:val="en-US" w:eastAsia="zh-CN"/>
          </w:rPr>
          <w:t>操作系统</w:t>
        </w:r>
      </w:ins>
      <w:ins w:id="4305" w:author="Janusio" w:date="2018-03-08T00:59:13Z">
        <w:r>
          <w:rPr>
            <w:rFonts w:hint="eastAsia"/>
            <w:lang w:val="en-US" w:eastAsia="zh-CN"/>
          </w:rPr>
          <w:t>的</w:t>
        </w:r>
      </w:ins>
      <w:ins w:id="4306" w:author="Janusio" w:date="2018-03-08T00:59:16Z">
        <w:r>
          <w:rPr>
            <w:rFonts w:hint="eastAsia"/>
            <w:lang w:val="en-US" w:eastAsia="zh-CN"/>
          </w:rPr>
          <w:t>引导</w:t>
        </w:r>
      </w:ins>
      <w:ins w:id="4307" w:author="Janusio" w:date="2018-03-08T00:59:19Z">
        <w:r>
          <w:rPr>
            <w:rFonts w:hint="eastAsia"/>
            <w:lang w:val="en-US" w:eastAsia="zh-CN"/>
          </w:rPr>
          <w:t>阶段</w:t>
        </w:r>
      </w:ins>
      <w:ins w:id="4308" w:author="Janusio" w:date="2018-03-08T00:59:21Z">
        <w:r>
          <w:rPr>
            <w:rFonts w:hint="eastAsia"/>
            <w:lang w:val="en-US" w:eastAsia="zh-CN"/>
          </w:rPr>
          <w:t>可以</w:t>
        </w:r>
      </w:ins>
      <w:ins w:id="4309" w:author="Janusio" w:date="2018-03-08T00:59:29Z">
        <w:r>
          <w:rPr>
            <w:rFonts w:hint="eastAsia"/>
            <w:lang w:val="en-US" w:eastAsia="zh-CN"/>
          </w:rPr>
          <w:t>包括</w:t>
        </w:r>
      </w:ins>
      <w:ins w:id="4310" w:author="Janusio" w:date="2018-03-08T01:00:01Z">
        <w:r>
          <w:rPr>
            <w:rFonts w:hint="eastAsia"/>
            <w:lang w:val="en-US" w:eastAsia="zh-CN"/>
          </w:rPr>
          <w:t>Boot</w:t>
        </w:r>
      </w:ins>
      <w:ins w:id="4311" w:author="Janusio" w:date="2018-03-08T01:00:09Z">
        <w:r>
          <w:rPr>
            <w:rFonts w:hint="eastAsia"/>
            <w:lang w:val="en-US" w:eastAsia="zh-CN"/>
          </w:rPr>
          <w:t>或者</w:t>
        </w:r>
      </w:ins>
      <w:ins w:id="4312" w:author="Janusio" w:date="2018-03-08T01:00:13Z">
        <w:r>
          <w:rPr>
            <w:rFonts w:hint="eastAsia"/>
            <w:lang w:val="en-US" w:eastAsia="zh-CN"/>
          </w:rPr>
          <w:t>Grub</w:t>
        </w:r>
      </w:ins>
      <w:ins w:id="4313" w:author="Janusio" w:date="2018-03-08T01:00:14Z">
        <w:r>
          <w:rPr>
            <w:rFonts w:hint="eastAsia"/>
            <w:lang w:val="en-US" w:eastAsia="zh-CN"/>
          </w:rPr>
          <w:t>分析</w:t>
        </w:r>
      </w:ins>
      <w:ins w:id="4314" w:author="Janusio" w:date="2018-03-08T01:00:18Z">
        <w:r>
          <w:rPr>
            <w:rFonts w:hint="eastAsia"/>
            <w:lang w:val="en-US" w:eastAsia="zh-CN"/>
          </w:rPr>
          <w:t>操作</w:t>
        </w:r>
      </w:ins>
      <w:ins w:id="4315" w:author="Janusio" w:date="2018-03-08T01:00:19Z">
        <w:r>
          <w:rPr>
            <w:rFonts w:hint="eastAsia"/>
            <w:lang w:val="en-US" w:eastAsia="zh-CN"/>
          </w:rPr>
          <w:t>系统的</w:t>
        </w:r>
      </w:ins>
      <w:ins w:id="4316" w:author="Janusio" w:date="2018-03-08T01:00:20Z">
        <w:r>
          <w:rPr>
            <w:rFonts w:hint="eastAsia"/>
            <w:lang w:val="en-US" w:eastAsia="zh-CN"/>
          </w:rPr>
          <w:t>引导</w:t>
        </w:r>
      </w:ins>
      <w:ins w:id="4317" w:author="Janusio" w:date="2018-03-08T01:00:23Z">
        <w:r>
          <w:rPr>
            <w:rFonts w:hint="eastAsia"/>
            <w:lang w:val="en-US" w:eastAsia="zh-CN"/>
          </w:rPr>
          <w:t>扇区、</w:t>
        </w:r>
      </w:ins>
      <w:ins w:id="4318" w:author="Janusio" w:date="2018-03-08T01:00:36Z">
        <w:r>
          <w:rPr>
            <w:rFonts w:hint="eastAsia"/>
            <w:lang w:val="en-US" w:eastAsia="zh-CN"/>
          </w:rPr>
          <w:t>初始化</w:t>
        </w:r>
      </w:ins>
      <w:ins w:id="4319" w:author="Janusio" w:date="2018-03-08T01:00:38Z">
        <w:r>
          <w:rPr>
            <w:rFonts w:hint="eastAsia"/>
            <w:lang w:val="en-US" w:eastAsia="zh-CN"/>
          </w:rPr>
          <w:t>引导</w:t>
        </w:r>
      </w:ins>
      <w:ins w:id="4320" w:author="Janusio" w:date="2018-03-08T01:00:41Z">
        <w:r>
          <w:rPr>
            <w:rFonts w:hint="eastAsia"/>
            <w:lang w:val="en-US" w:eastAsia="zh-CN"/>
          </w:rPr>
          <w:t>扇区、</w:t>
        </w:r>
      </w:ins>
      <w:ins w:id="4321" w:author="Janusio" w:date="2018-03-08T01:00:47Z">
        <w:r>
          <w:rPr>
            <w:rFonts w:hint="eastAsia"/>
            <w:lang w:val="en-US" w:eastAsia="zh-CN"/>
          </w:rPr>
          <w:t>调用</w:t>
        </w:r>
      </w:ins>
      <w:ins w:id="4322" w:author="Janusio" w:date="2018-03-08T01:00:50Z">
        <w:r>
          <w:rPr>
            <w:rFonts w:hint="eastAsia"/>
            <w:lang w:val="en-US" w:eastAsia="zh-CN"/>
          </w:rPr>
          <w:t>操作</w:t>
        </w:r>
      </w:ins>
      <w:ins w:id="4323" w:author="Janusio" w:date="2018-03-08T01:00:51Z">
        <w:r>
          <w:rPr>
            <w:rFonts w:hint="eastAsia"/>
            <w:lang w:val="en-US" w:eastAsia="zh-CN"/>
          </w:rPr>
          <w:t>系统</w:t>
        </w:r>
      </w:ins>
      <w:ins w:id="4324" w:author="Janusio" w:date="2018-03-08T01:00:53Z">
        <w:r>
          <w:rPr>
            <w:rFonts w:hint="eastAsia"/>
            <w:lang w:val="en-US" w:eastAsia="zh-CN"/>
          </w:rPr>
          <w:t>加载器</w:t>
        </w:r>
      </w:ins>
      <w:ins w:id="4325" w:author="Janusio" w:date="2018-03-08T01:00:57Z">
        <w:r>
          <w:rPr>
            <w:rFonts w:hint="eastAsia"/>
            <w:lang w:val="en-US" w:eastAsia="zh-CN"/>
          </w:rPr>
          <w:t>（</w:t>
        </w:r>
      </w:ins>
      <w:ins w:id="4326" w:author="Janusio" w:date="2018-03-08T01:01:00Z">
        <w:r>
          <w:rPr>
            <w:rFonts w:hint="eastAsia"/>
            <w:lang w:val="en-US" w:eastAsia="zh-CN"/>
          </w:rPr>
          <w:t>OSLoader</w:t>
        </w:r>
      </w:ins>
      <w:ins w:id="4327" w:author="Janusio" w:date="2018-03-08T01:00:57Z">
        <w:r>
          <w:rPr>
            <w:rFonts w:hint="eastAsia"/>
            <w:lang w:val="en-US" w:eastAsia="zh-CN"/>
          </w:rPr>
          <w:t>）</w:t>
        </w:r>
      </w:ins>
      <w:ins w:id="4328" w:author="Janusio" w:date="2018-03-08T01:01:03Z">
        <w:r>
          <w:rPr>
            <w:rFonts w:hint="eastAsia"/>
            <w:lang w:val="en-US" w:eastAsia="zh-CN"/>
          </w:rPr>
          <w:t>等。</w:t>
        </w:r>
      </w:ins>
      <w:ins w:id="4329" w:author="Janusio" w:date="2018-03-08T01:02:48Z">
        <w:r>
          <w:rPr>
            <w:rFonts w:hint="eastAsia"/>
            <w:lang w:val="en-US" w:eastAsia="zh-CN"/>
          </w:rPr>
          <w:t>每个</w:t>
        </w:r>
      </w:ins>
      <w:ins w:id="4330" w:author="Janusio" w:date="2018-03-08T01:02:49Z">
        <w:r>
          <w:rPr>
            <w:rFonts w:hint="eastAsia"/>
            <w:lang w:val="en-US" w:eastAsia="zh-CN"/>
          </w:rPr>
          <w:t>部分</w:t>
        </w:r>
      </w:ins>
      <w:ins w:id="4331" w:author="Janusio" w:date="2018-03-08T01:02:51Z">
        <w:r>
          <w:rPr>
            <w:rFonts w:hint="eastAsia"/>
            <w:lang w:val="en-US" w:eastAsia="zh-CN"/>
          </w:rPr>
          <w:t>都</w:t>
        </w:r>
      </w:ins>
      <w:ins w:id="4332" w:author="Janusio" w:date="2018-03-08T01:02:52Z">
        <w:r>
          <w:rPr>
            <w:rFonts w:hint="eastAsia"/>
            <w:lang w:val="en-US" w:eastAsia="zh-CN"/>
          </w:rPr>
          <w:t>对</w:t>
        </w:r>
      </w:ins>
      <w:ins w:id="4333" w:author="Janusio" w:date="2018-03-08T01:02:55Z">
        <w:r>
          <w:rPr>
            <w:rFonts w:hint="eastAsia"/>
            <w:lang w:val="en-US" w:eastAsia="zh-CN"/>
          </w:rPr>
          <w:t>自身</w:t>
        </w:r>
      </w:ins>
      <w:ins w:id="4334" w:author="Janusio" w:date="2018-03-08T01:02:56Z">
        <w:r>
          <w:rPr>
            <w:rFonts w:hint="eastAsia"/>
            <w:lang w:val="en-US" w:eastAsia="zh-CN"/>
          </w:rPr>
          <w:t>进行</w:t>
        </w:r>
      </w:ins>
      <w:ins w:id="4335" w:author="Janusio" w:date="2018-03-08T01:02:57Z">
        <w:r>
          <w:rPr>
            <w:rFonts w:hint="eastAsia"/>
            <w:lang w:val="en-US" w:eastAsia="zh-CN"/>
          </w:rPr>
          <w:t>初始化</w:t>
        </w:r>
      </w:ins>
      <w:ins w:id="4336" w:author="Janusio" w:date="2018-03-08T01:02:59Z">
        <w:r>
          <w:rPr>
            <w:rFonts w:hint="eastAsia"/>
            <w:lang w:val="en-US" w:eastAsia="zh-CN"/>
          </w:rPr>
          <w:t>工作，</w:t>
        </w:r>
      </w:ins>
      <w:ins w:id="4337" w:author="Janusio" w:date="2018-03-08T01:03:03Z">
        <w:r>
          <w:rPr>
            <w:rFonts w:hint="eastAsia"/>
            <w:lang w:val="en-US" w:eastAsia="zh-CN"/>
          </w:rPr>
          <w:t>并在</w:t>
        </w:r>
      </w:ins>
      <w:ins w:id="4338" w:author="Janusio" w:date="2018-03-08T01:03:05Z">
        <w:r>
          <w:rPr>
            <w:rFonts w:hint="eastAsia"/>
            <w:lang w:val="en-US" w:eastAsia="zh-CN"/>
          </w:rPr>
          <w:t>完成</w:t>
        </w:r>
      </w:ins>
      <w:ins w:id="4339" w:author="Janusio" w:date="2018-03-08T01:03:07Z">
        <w:r>
          <w:rPr>
            <w:rFonts w:hint="eastAsia"/>
            <w:lang w:val="en-US" w:eastAsia="zh-CN"/>
          </w:rPr>
          <w:t>之后</w:t>
        </w:r>
      </w:ins>
      <w:ins w:id="4340" w:author="Janusio" w:date="2018-03-08T01:03:08Z">
        <w:r>
          <w:rPr>
            <w:rFonts w:hint="eastAsia"/>
            <w:lang w:val="en-US" w:eastAsia="zh-CN"/>
          </w:rPr>
          <w:t>将</w:t>
        </w:r>
      </w:ins>
      <w:ins w:id="4341" w:author="Janusio" w:date="2018-03-08T01:03:11Z">
        <w:r>
          <w:rPr>
            <w:rFonts w:hint="eastAsia"/>
            <w:lang w:val="en-US" w:eastAsia="zh-CN"/>
          </w:rPr>
          <w:t>控制</w:t>
        </w:r>
      </w:ins>
      <w:ins w:id="4342" w:author="Janusio" w:date="2018-03-08T01:03:13Z">
        <w:r>
          <w:rPr>
            <w:rFonts w:hint="eastAsia"/>
            <w:lang w:val="en-US" w:eastAsia="zh-CN"/>
          </w:rPr>
          <w:t>权</w:t>
        </w:r>
      </w:ins>
      <w:ins w:id="4343" w:author="Janusio" w:date="2018-03-08T01:03:15Z">
        <w:r>
          <w:rPr>
            <w:rFonts w:hint="eastAsia"/>
            <w:lang w:val="en-US" w:eastAsia="zh-CN"/>
          </w:rPr>
          <w:t>交给</w:t>
        </w:r>
      </w:ins>
      <w:ins w:id="4344" w:author="Janusio" w:date="2018-03-08T01:03:17Z">
        <w:r>
          <w:rPr>
            <w:rFonts w:hint="eastAsia"/>
            <w:lang w:val="en-US" w:eastAsia="zh-CN"/>
          </w:rPr>
          <w:t>下一</w:t>
        </w:r>
      </w:ins>
      <w:ins w:id="4345" w:author="Janusio" w:date="2018-03-08T01:03:19Z">
        <w:r>
          <w:rPr>
            <w:rFonts w:hint="eastAsia"/>
            <w:lang w:val="en-US" w:eastAsia="zh-CN"/>
          </w:rPr>
          <w:t>流程。</w:t>
        </w:r>
      </w:ins>
    </w:p>
    <w:p>
      <w:pPr>
        <w:ind w:firstLine="420" w:firstLineChars="0"/>
        <w:rPr>
          <w:ins w:id="4347" w:author="Janusio" w:date="2018-03-08T01:01:23Z"/>
          <w:rFonts w:hint="eastAsia"/>
          <w:lang w:val="en-US" w:eastAsia="zh-CN"/>
        </w:rPr>
        <w:pPrChange w:id="4346" w:author="Janusio" w:date="2018-03-08T00:49:49Z">
          <w:pPr>
            <w:pStyle w:val="24"/>
            <w:ind w:firstLine="420" w:firstLineChars="0"/>
          </w:pPr>
        </w:pPrChange>
      </w:pPr>
      <w:ins w:id="4348" w:author="Janusio" w:date="2018-03-08T01:01:10Z">
        <w:r>
          <w:rPr>
            <w:rFonts w:hint="eastAsia"/>
            <w:lang w:val="en-US" w:eastAsia="zh-CN"/>
          </w:rPr>
          <w:t>下面</w:t>
        </w:r>
      </w:ins>
      <w:ins w:id="4349" w:author="Janusio" w:date="2018-03-08T01:01:11Z">
        <w:r>
          <w:rPr>
            <w:rFonts w:hint="eastAsia"/>
            <w:lang w:val="en-US" w:eastAsia="zh-CN"/>
          </w:rPr>
          <w:t>本文</w:t>
        </w:r>
      </w:ins>
      <w:ins w:id="4350" w:author="Janusio" w:date="2018-03-08T01:01:14Z">
        <w:r>
          <w:rPr>
            <w:rFonts w:hint="eastAsia"/>
            <w:lang w:val="en-US" w:eastAsia="zh-CN"/>
          </w:rPr>
          <w:t>将对</w:t>
        </w:r>
      </w:ins>
      <w:ins w:id="4351" w:author="Janusio" w:date="2018-03-08T01:01:16Z">
        <w:r>
          <w:rPr>
            <w:rFonts w:hint="eastAsia"/>
            <w:lang w:val="en-US" w:eastAsia="zh-CN"/>
          </w:rPr>
          <w:t>具体的</w:t>
        </w:r>
      </w:ins>
      <w:ins w:id="4352" w:author="Janusio" w:date="2018-03-08T01:01:17Z">
        <w:r>
          <w:rPr>
            <w:rFonts w:hint="eastAsia"/>
            <w:lang w:val="en-US" w:eastAsia="zh-CN"/>
          </w:rPr>
          <w:t>过程</w:t>
        </w:r>
      </w:ins>
      <w:ins w:id="4353" w:author="Janusio" w:date="2018-03-08T01:01:18Z">
        <w:r>
          <w:rPr>
            <w:rFonts w:hint="eastAsia"/>
            <w:lang w:val="en-US" w:eastAsia="zh-CN"/>
          </w:rPr>
          <w:t>进行</w:t>
        </w:r>
      </w:ins>
      <w:ins w:id="4354" w:author="Janusio" w:date="2018-03-08T01:01:19Z">
        <w:r>
          <w:rPr>
            <w:rFonts w:hint="eastAsia"/>
            <w:lang w:val="en-US" w:eastAsia="zh-CN"/>
          </w:rPr>
          <w:t>详细</w:t>
        </w:r>
      </w:ins>
      <w:ins w:id="4355" w:author="Janusio" w:date="2018-03-08T01:01:21Z">
        <w:r>
          <w:rPr>
            <w:rFonts w:hint="eastAsia"/>
            <w:lang w:val="en-US" w:eastAsia="zh-CN"/>
          </w:rPr>
          <w:t>说明</w:t>
        </w:r>
      </w:ins>
      <w:ins w:id="4356" w:author="Janusio" w:date="2018-03-08T01:01:22Z">
        <w:r>
          <w:rPr>
            <w:rFonts w:hint="eastAsia"/>
            <w:lang w:val="en-US" w:eastAsia="zh-CN"/>
          </w:rPr>
          <w:t>。</w:t>
        </w:r>
      </w:ins>
    </w:p>
    <w:p>
      <w:pPr>
        <w:numPr>
          <w:ilvl w:val="0"/>
          <w:numId w:val="9"/>
          <w:ins w:id="4358" w:author="Janusio" w:date="2018-03-08T01:01:48Z"/>
        </w:numPr>
        <w:ind w:firstLine="420" w:firstLineChars="0"/>
        <w:rPr>
          <w:ins w:id="4359" w:author="Janusio" w:date="2018-03-08T01:01:48Z"/>
          <w:rFonts w:hint="eastAsia"/>
          <w:lang w:val="en-US" w:eastAsia="zh-CN"/>
        </w:rPr>
        <w:pPrChange w:id="4357" w:author="Janusio" w:date="2018-03-08T01:01:48Z">
          <w:pPr>
            <w:pStyle w:val="24"/>
            <w:ind w:firstLine="420" w:firstLineChars="0"/>
          </w:pPr>
        </w:pPrChange>
      </w:pPr>
      <w:ins w:id="4360" w:author="Janusio" w:date="2018-03-08T01:01:46Z">
        <w:r>
          <w:rPr>
            <w:rFonts w:hint="eastAsia"/>
            <w:lang w:val="en-US" w:eastAsia="zh-CN"/>
          </w:rPr>
          <w:t>BIOS</w:t>
        </w:r>
      </w:ins>
      <w:ins w:id="4361" w:author="Janusio" w:date="2018-03-08T01:01:48Z">
        <w:r>
          <w:rPr>
            <w:rFonts w:hint="eastAsia"/>
            <w:lang w:val="en-US" w:eastAsia="zh-CN"/>
          </w:rPr>
          <w:t>自检</w:t>
        </w:r>
      </w:ins>
    </w:p>
    <w:p>
      <w:pPr>
        <w:numPr>
          <w:ilvl w:val="-1"/>
          <w:numId w:val="0"/>
        </w:numPr>
        <w:ind w:firstLine="420" w:firstLineChars="0"/>
        <w:rPr>
          <w:ins w:id="4363" w:author="Janusio" w:date="2018-03-08T01:18:32Z"/>
          <w:rFonts w:hint="eastAsia"/>
          <w:sz w:val="24"/>
          <w:szCs w:val="24"/>
          <w:lang w:val="en-US" w:eastAsia="zh-CN"/>
        </w:rPr>
        <w:pPrChange w:id="4362" w:author="Janusio" w:date="2018-03-08T01:01:49Z">
          <w:pPr>
            <w:pStyle w:val="24"/>
            <w:ind w:firstLine="420" w:firstLineChars="0"/>
          </w:pPr>
        </w:pPrChange>
      </w:pPr>
      <w:ins w:id="4364" w:author="Janusio" w:date="2018-03-08T01:05:09Z">
        <w:r>
          <w:rPr>
            <w:rFonts w:hint="eastAsia"/>
            <w:lang w:val="en-US" w:eastAsia="zh-CN"/>
          </w:rPr>
          <w:t>BIOS</w:t>
        </w:r>
      </w:ins>
      <w:ins w:id="4365" w:author="Janusio" w:date="2018-03-08T01:05:10Z">
        <w:r>
          <w:rPr>
            <w:rFonts w:hint="eastAsia"/>
            <w:lang w:val="en-US" w:eastAsia="zh-CN"/>
          </w:rPr>
          <w:t>的</w:t>
        </w:r>
      </w:ins>
      <w:ins w:id="4366" w:author="Janusio" w:date="2018-03-08T01:05:12Z">
        <w:r>
          <w:rPr>
            <w:rFonts w:hint="eastAsia"/>
            <w:lang w:val="en-US" w:eastAsia="zh-CN"/>
          </w:rPr>
          <w:t>入口</w:t>
        </w:r>
      </w:ins>
      <w:ins w:id="4367" w:author="Janusio" w:date="2018-03-08T01:05:14Z">
        <w:r>
          <w:rPr>
            <w:rFonts w:hint="eastAsia"/>
            <w:lang w:val="en-US" w:eastAsia="zh-CN"/>
          </w:rPr>
          <w:t>指令是</w:t>
        </w:r>
      </w:ins>
      <w:ins w:id="4368" w:author="Janusio" w:date="2018-03-08T01:05:16Z">
        <w:r>
          <w:rPr>
            <w:rFonts w:hint="eastAsia"/>
            <w:lang w:val="en-US" w:eastAsia="zh-CN"/>
          </w:rPr>
          <w:t>计算机</w:t>
        </w:r>
      </w:ins>
      <w:ins w:id="4369" w:author="Janusio" w:date="2018-03-08T01:05:20Z">
        <w:r>
          <w:rPr>
            <w:rFonts w:hint="eastAsia"/>
            <w:lang w:val="en-US" w:eastAsia="zh-CN"/>
          </w:rPr>
          <w:t>CS</w:t>
        </w:r>
      </w:ins>
      <w:ins w:id="4370" w:author="Janusio" w:date="2018-03-08T01:05:21Z">
        <w:r>
          <w:rPr>
            <w:rFonts w:hint="eastAsia"/>
            <w:lang w:val="en-US" w:eastAsia="zh-CN"/>
          </w:rPr>
          <w:t>段</w:t>
        </w:r>
      </w:ins>
      <w:ins w:id="4371" w:author="Janusio" w:date="2018-03-08T01:05:28Z">
        <w:r>
          <w:rPr>
            <w:rFonts w:hint="eastAsia"/>
            <w:lang w:val="en-US" w:eastAsia="zh-CN"/>
          </w:rPr>
          <w:t>寄存器</w:t>
        </w:r>
      </w:ins>
      <w:ins w:id="4372" w:author="Janusio" w:date="2018-03-08T01:05:38Z">
        <w:r>
          <w:rPr>
            <w:rFonts w:hint="eastAsia"/>
            <w:lang w:val="en-US" w:eastAsia="zh-CN"/>
          </w:rPr>
          <w:t>被</w:t>
        </w:r>
      </w:ins>
      <w:ins w:id="4373" w:author="Janusio" w:date="2018-03-08T01:05:41Z">
        <w:r>
          <w:rPr>
            <w:rFonts w:hint="eastAsia"/>
            <w:lang w:val="en-US" w:eastAsia="zh-CN"/>
          </w:rPr>
          <w:t>CPU</w:t>
        </w:r>
      </w:ins>
      <w:ins w:id="4374" w:author="Janusio" w:date="2018-03-08T01:05:44Z">
        <w:r>
          <w:rPr>
            <w:rFonts w:hint="eastAsia"/>
            <w:lang w:val="en-US" w:eastAsia="zh-CN"/>
          </w:rPr>
          <w:t>初始化</w:t>
        </w:r>
      </w:ins>
      <w:ins w:id="4375" w:author="Janusio" w:date="2018-03-08T01:05:46Z">
        <w:r>
          <w:rPr>
            <w:rFonts w:hint="eastAsia"/>
            <w:lang w:val="en-US" w:eastAsia="zh-CN"/>
          </w:rPr>
          <w:t>为</w:t>
        </w:r>
      </w:ins>
      <w:ins w:id="4376" w:author="Janusio" w:date="2018-03-08T01:05:48Z">
        <w:r>
          <w:rPr>
            <w:rFonts w:hint="eastAsia"/>
            <w:lang w:val="en-US" w:eastAsia="zh-CN"/>
          </w:rPr>
          <w:t>FFFFH</w:t>
        </w:r>
      </w:ins>
      <w:ins w:id="4377" w:author="Janusio" w:date="2018-03-08T01:05:51Z">
        <w:r>
          <w:rPr>
            <w:rFonts w:hint="eastAsia"/>
            <w:lang w:val="en-US" w:eastAsia="zh-CN"/>
          </w:rPr>
          <w:t>周</w:t>
        </w:r>
      </w:ins>
      <w:ins w:id="4378" w:author="Janusio" w:date="2018-03-08T01:05:53Z">
        <w:r>
          <w:rPr>
            <w:rFonts w:hint="eastAsia"/>
            <w:lang w:val="en-US" w:eastAsia="zh-CN"/>
          </w:rPr>
          <w:t>执行的</w:t>
        </w:r>
      </w:ins>
      <w:ins w:id="4379" w:author="Janusio" w:date="2018-03-08T01:05:54Z">
        <w:r>
          <w:rPr>
            <w:rFonts w:hint="eastAsia"/>
            <w:lang w:val="en-US" w:eastAsia="zh-CN"/>
          </w:rPr>
          <w:t>CS</w:t>
        </w:r>
      </w:ins>
      <w:ins w:id="4380" w:author="Janusio" w:date="2018-03-08T01:06:00Z">
        <w:r>
          <w:rPr>
            <w:rFonts w:hint="eastAsia"/>
            <w:lang w:val="en-US" w:eastAsia="zh-CN"/>
          </w:rPr>
          <w:t>:</w:t>
        </w:r>
      </w:ins>
      <w:ins w:id="4381" w:author="Janusio" w:date="2018-03-08T01:06:01Z">
        <w:r>
          <w:rPr>
            <w:rFonts w:hint="eastAsia"/>
            <w:lang w:val="en-US" w:eastAsia="zh-CN"/>
          </w:rPr>
          <w:t>IP</w:t>
        </w:r>
      </w:ins>
      <w:ins w:id="4382" w:author="Janusio" w:date="2018-03-08T01:06:03Z">
        <w:r>
          <w:rPr>
            <w:rFonts w:hint="eastAsia"/>
            <w:lang w:val="en-US" w:eastAsia="zh-CN"/>
          </w:rPr>
          <w:t>指令</w:t>
        </w:r>
      </w:ins>
      <w:ins w:id="4383" w:author="Janusio" w:date="2018-03-08T01:09:40Z">
        <w:r>
          <w:rPr>
            <w:rFonts w:hint="eastAsia"/>
            <w:lang w:val="en-US" w:eastAsia="zh-CN"/>
          </w:rPr>
          <w:t>，</w:t>
        </w:r>
      </w:ins>
      <w:ins w:id="4384" w:author="Janusio" w:date="2018-03-08T01:09:41Z">
        <w:r>
          <w:rPr>
            <w:rFonts w:hint="eastAsia"/>
            <w:lang w:val="en-US" w:eastAsia="zh-CN"/>
          </w:rPr>
          <w:t>之后</w:t>
        </w:r>
      </w:ins>
      <w:ins w:id="4385" w:author="Janusio" w:date="2018-03-08T01:09:43Z">
        <w:r>
          <w:rPr>
            <w:rFonts w:hint="eastAsia"/>
            <w:lang w:val="en-US" w:eastAsia="zh-CN"/>
          </w:rPr>
          <w:t>对</w:t>
        </w:r>
      </w:ins>
      <w:ins w:id="4386" w:author="Janusio" w:date="2018-03-08T01:09:45Z">
        <w:r>
          <w:rPr>
            <w:rFonts w:hint="eastAsia"/>
            <w:lang w:val="en-US" w:eastAsia="zh-CN"/>
          </w:rPr>
          <w:t>平台</w:t>
        </w:r>
      </w:ins>
      <w:ins w:id="4387" w:author="Janusio" w:date="2018-03-08T01:09:46Z">
        <w:r>
          <w:rPr>
            <w:rFonts w:hint="eastAsia"/>
            <w:lang w:val="en-US" w:eastAsia="zh-CN"/>
          </w:rPr>
          <w:t>的</w:t>
        </w:r>
      </w:ins>
      <w:ins w:id="4388" w:author="Janusio" w:date="2018-03-08T01:09:49Z">
        <w:r>
          <w:rPr>
            <w:rFonts w:hint="eastAsia"/>
            <w:lang w:val="en-US" w:eastAsia="zh-CN"/>
          </w:rPr>
          <w:t>硬件设备</w:t>
        </w:r>
      </w:ins>
      <w:ins w:id="4389" w:author="Janusio" w:date="2018-03-08T01:09:50Z">
        <w:r>
          <w:rPr>
            <w:rFonts w:hint="eastAsia"/>
            <w:lang w:val="en-US" w:eastAsia="zh-CN"/>
          </w:rPr>
          <w:t>进行</w:t>
        </w:r>
      </w:ins>
      <w:ins w:id="4390" w:author="Janusio" w:date="2018-03-08T01:09:53Z">
        <w:r>
          <w:rPr>
            <w:rFonts w:hint="eastAsia"/>
            <w:lang w:val="en-US" w:eastAsia="zh-CN"/>
          </w:rPr>
          <w:t>初始化和</w:t>
        </w:r>
      </w:ins>
      <w:ins w:id="4391" w:author="Janusio" w:date="2018-03-08T01:09:54Z">
        <w:r>
          <w:rPr>
            <w:rFonts w:hint="eastAsia"/>
            <w:lang w:val="en-US" w:eastAsia="zh-CN"/>
          </w:rPr>
          <w:t>启动</w:t>
        </w:r>
      </w:ins>
      <w:ins w:id="4392" w:author="Janusio" w:date="2018-03-08T01:09:55Z">
        <w:r>
          <w:rPr>
            <w:rFonts w:hint="eastAsia"/>
            <w:lang w:val="en-US" w:eastAsia="zh-CN"/>
          </w:rPr>
          <w:t>。</w:t>
        </w:r>
      </w:ins>
      <w:ins w:id="4393" w:author="Janusio" w:date="2018-03-08T01:09:56Z">
        <w:r>
          <w:rPr>
            <w:rFonts w:hint="eastAsia"/>
            <w:lang w:val="en-US" w:eastAsia="zh-CN"/>
          </w:rPr>
          <w:t>其中</w:t>
        </w:r>
      </w:ins>
      <w:ins w:id="4394" w:author="Janusio" w:date="2018-03-08T01:09:58Z">
        <w:r>
          <w:rPr>
            <w:rFonts w:hint="eastAsia"/>
            <w:lang w:val="en-US" w:eastAsia="zh-CN"/>
          </w:rPr>
          <w:t>BI</w:t>
        </w:r>
      </w:ins>
      <w:ins w:id="4395" w:author="Janusio" w:date="2018-03-08T01:10:02Z">
        <w:r>
          <w:rPr>
            <w:rFonts w:hint="eastAsia"/>
            <w:lang w:val="en-US" w:eastAsia="zh-CN"/>
          </w:rPr>
          <w:t>OS</w:t>
        </w:r>
      </w:ins>
      <w:ins w:id="4396" w:author="Janusio" w:date="2018-03-08T01:10:03Z">
        <w:r>
          <w:rPr>
            <w:rFonts w:hint="eastAsia"/>
            <w:lang w:val="en-US" w:eastAsia="zh-CN"/>
          </w:rPr>
          <w:t>的</w:t>
        </w:r>
      </w:ins>
      <w:ins w:id="4397" w:author="Janusio" w:date="2018-03-08T01:10:04Z">
        <w:r>
          <w:rPr>
            <w:rFonts w:hint="eastAsia"/>
            <w:lang w:val="en-US" w:eastAsia="zh-CN"/>
          </w:rPr>
          <w:t>功能</w:t>
        </w:r>
      </w:ins>
      <w:ins w:id="4398" w:author="Janusio" w:date="2018-03-08T01:10:09Z">
        <w:r>
          <w:rPr>
            <w:rFonts w:hint="eastAsia"/>
            <w:lang w:val="en-US" w:eastAsia="zh-CN"/>
          </w:rPr>
          <w:t>由</w:t>
        </w:r>
      </w:ins>
      <w:ins w:id="4399" w:author="Janusio" w:date="2018-03-08T01:10:11Z">
        <w:r>
          <w:rPr>
            <w:rFonts w:hint="eastAsia"/>
            <w:lang w:val="en-US" w:eastAsia="zh-CN"/>
          </w:rPr>
          <w:t>POST</w:t>
        </w:r>
      </w:ins>
      <w:ins w:id="4400" w:author="Janusio" w:date="2018-03-08T01:10:16Z">
        <w:r>
          <w:rPr>
            <w:rFonts w:hint="eastAsia"/>
            <w:lang w:val="en-US" w:eastAsia="zh-CN"/>
          </w:rPr>
          <w:t>码</w:t>
        </w:r>
      </w:ins>
      <w:ins w:id="4401" w:author="Janusio" w:date="2018-03-08T01:10:18Z">
        <w:r>
          <w:rPr>
            <w:rFonts w:hint="eastAsia"/>
            <w:lang w:val="en-US" w:eastAsia="zh-CN"/>
          </w:rPr>
          <w:t>（</w:t>
        </w:r>
      </w:ins>
      <w:ins w:id="4402" w:author="Janusio" w:date="2018-03-08T01:10:38Z">
        <w:r>
          <w:rPr>
            <w:rFonts w:hint="eastAsia"/>
            <w:lang w:val="en-US" w:eastAsia="zh-CN"/>
          </w:rPr>
          <w:t>Power-on self test</w:t>
        </w:r>
      </w:ins>
      <w:ins w:id="4403" w:author="Janusio" w:date="2018-03-08T01:10:18Z">
        <w:r>
          <w:rPr>
            <w:rFonts w:hint="eastAsia"/>
            <w:lang w:val="en-US" w:eastAsia="zh-CN"/>
          </w:rPr>
          <w:t>）</w:t>
        </w:r>
      </w:ins>
      <w:ins w:id="4404" w:author="Janusio" w:date="2018-03-08T01:10:41Z">
        <w:r>
          <w:rPr>
            <w:rFonts w:hint="eastAsia"/>
            <w:lang w:val="en-US" w:eastAsia="zh-CN"/>
          </w:rPr>
          <w:t>和</w:t>
        </w:r>
      </w:ins>
      <w:ins w:id="4405" w:author="Janusio" w:date="2018-03-08T01:10:46Z">
        <w:r>
          <w:rPr>
            <w:rFonts w:hint="eastAsia"/>
            <w:lang w:val="en-US" w:eastAsia="zh-CN"/>
          </w:rPr>
          <w:t>Runtime</w:t>
        </w:r>
      </w:ins>
      <w:ins w:id="4406" w:author="Janusio" w:date="2018-03-08T01:10:49Z">
        <w:r>
          <w:rPr>
            <w:rFonts w:hint="eastAsia"/>
            <w:lang w:val="en-US" w:eastAsia="zh-CN"/>
          </w:rPr>
          <w:t>服务</w:t>
        </w:r>
      </w:ins>
      <w:ins w:id="4407" w:author="Janusio" w:date="2018-03-08T01:10:52Z">
        <w:r>
          <w:rPr>
            <w:rFonts w:hint="eastAsia"/>
            <w:lang w:val="en-US" w:eastAsia="zh-CN"/>
          </w:rPr>
          <w:t>两部分</w:t>
        </w:r>
      </w:ins>
      <w:ins w:id="4408" w:author="Janusio" w:date="2018-03-08T01:10:54Z">
        <w:r>
          <w:rPr>
            <w:rFonts w:hint="eastAsia"/>
            <w:lang w:val="en-US" w:eastAsia="zh-CN"/>
          </w:rPr>
          <w:t>组成</w:t>
        </w:r>
      </w:ins>
      <w:ins w:id="4409" w:author="Janusio" w:date="2018-03-08T01:10:55Z">
        <w:r>
          <w:rPr>
            <w:rFonts w:hint="eastAsia"/>
            <w:lang w:val="en-US" w:eastAsia="zh-CN"/>
          </w:rPr>
          <w:t>。</w:t>
        </w:r>
      </w:ins>
      <w:ins w:id="4410" w:author="Janusio" w:date="2018-03-08T01:11:02Z">
        <w:r>
          <w:rPr>
            <w:rFonts w:hint="eastAsia"/>
            <w:lang w:val="en-US" w:eastAsia="zh-CN"/>
          </w:rPr>
          <w:t>POST</w:t>
        </w:r>
      </w:ins>
      <w:ins w:id="4411" w:author="Janusio" w:date="2018-03-08T01:11:07Z">
        <w:r>
          <w:rPr>
            <w:rFonts w:hint="eastAsia"/>
            <w:lang w:val="en-US" w:eastAsia="zh-CN"/>
          </w:rPr>
          <w:t>码</w:t>
        </w:r>
      </w:ins>
      <w:ins w:id="4412" w:author="Janusio" w:date="2018-03-08T01:11:09Z">
        <w:r>
          <w:rPr>
            <w:rFonts w:hint="eastAsia"/>
            <w:lang w:val="en-US" w:eastAsia="zh-CN"/>
          </w:rPr>
          <w:t>主要</w:t>
        </w:r>
      </w:ins>
      <w:ins w:id="4413" w:author="Janusio" w:date="2018-03-08T01:11:10Z">
        <w:r>
          <w:rPr>
            <w:rFonts w:hint="eastAsia"/>
            <w:lang w:val="en-US" w:eastAsia="zh-CN"/>
          </w:rPr>
          <w:t>负责</w:t>
        </w:r>
      </w:ins>
      <w:ins w:id="4414" w:author="Janusio" w:date="2018-03-08T01:11:15Z">
        <w:r>
          <w:rPr>
            <w:rFonts w:hint="eastAsia"/>
            <w:lang w:val="en-US" w:eastAsia="zh-CN"/>
          </w:rPr>
          <w:t>检测</w:t>
        </w:r>
      </w:ins>
      <w:ins w:id="4415" w:author="Janusio" w:date="2018-03-08T01:11:17Z">
        <w:r>
          <w:rPr>
            <w:rFonts w:hint="eastAsia"/>
            <w:lang w:val="en-US" w:eastAsia="zh-CN"/>
          </w:rPr>
          <w:t>CPU</w:t>
        </w:r>
      </w:ins>
      <w:ins w:id="4416" w:author="Janusio" w:date="2018-03-08T01:11:18Z">
        <w:r>
          <w:rPr>
            <w:rFonts w:hint="eastAsia"/>
            <w:lang w:val="en-US" w:eastAsia="zh-CN"/>
          </w:rPr>
          <w:t>、</w:t>
        </w:r>
      </w:ins>
      <w:ins w:id="4417" w:author="Janusio" w:date="2018-03-08T01:11:21Z">
        <w:r>
          <w:rPr>
            <w:rFonts w:hint="eastAsia"/>
            <w:lang w:val="en-US" w:eastAsia="zh-CN"/>
          </w:rPr>
          <w:t>内存、</w:t>
        </w:r>
      </w:ins>
      <w:ins w:id="4418" w:author="Janusio" w:date="2018-03-08T01:11:25Z">
        <w:r>
          <w:rPr>
            <w:rFonts w:hint="eastAsia"/>
            <w:lang w:val="en-US" w:eastAsia="zh-CN"/>
          </w:rPr>
          <w:t>显卡</w:t>
        </w:r>
      </w:ins>
      <w:ins w:id="4419" w:author="Janusio" w:date="2018-03-08T01:11:26Z">
        <w:r>
          <w:rPr>
            <w:rFonts w:hint="eastAsia"/>
            <w:lang w:val="en-US" w:eastAsia="zh-CN"/>
          </w:rPr>
          <w:t>、</w:t>
        </w:r>
      </w:ins>
      <w:ins w:id="4420" w:author="Janusio" w:date="2018-03-08T01:11:27Z">
        <w:r>
          <w:rPr>
            <w:rFonts w:hint="eastAsia"/>
            <w:lang w:val="en-US" w:eastAsia="zh-CN"/>
          </w:rPr>
          <w:t>IO</w:t>
        </w:r>
      </w:ins>
      <w:ins w:id="4421" w:author="Janusio" w:date="2018-03-08T01:11:29Z">
        <w:r>
          <w:rPr>
            <w:rFonts w:hint="eastAsia"/>
            <w:lang w:val="en-US" w:eastAsia="zh-CN"/>
          </w:rPr>
          <w:t>设备</w:t>
        </w:r>
      </w:ins>
      <w:ins w:id="4422" w:author="Janusio" w:date="2018-03-08T01:11:35Z">
        <w:r>
          <w:rPr>
            <w:rFonts w:hint="eastAsia"/>
            <w:lang w:val="en-US" w:eastAsia="zh-CN"/>
          </w:rPr>
          <w:t>是否</w:t>
        </w:r>
      </w:ins>
      <w:ins w:id="4423" w:author="Janusio" w:date="2018-03-08T01:11:36Z">
        <w:r>
          <w:rPr>
            <w:rFonts w:hint="eastAsia"/>
            <w:lang w:val="en-US" w:eastAsia="zh-CN"/>
          </w:rPr>
          <w:t>可以</w:t>
        </w:r>
      </w:ins>
      <w:ins w:id="4424" w:author="Janusio" w:date="2018-03-08T01:11:38Z">
        <w:r>
          <w:rPr>
            <w:rFonts w:hint="eastAsia"/>
            <w:lang w:val="en-US" w:eastAsia="zh-CN"/>
          </w:rPr>
          <w:t>正常</w:t>
        </w:r>
      </w:ins>
      <w:ins w:id="4425" w:author="Janusio" w:date="2018-03-08T01:11:39Z">
        <w:r>
          <w:rPr>
            <w:rFonts w:hint="eastAsia"/>
            <w:lang w:val="en-US" w:eastAsia="zh-CN"/>
          </w:rPr>
          <w:t>工作，</w:t>
        </w:r>
      </w:ins>
      <w:ins w:id="4426" w:author="Janusio" w:date="2018-03-08T01:11:44Z">
        <w:r>
          <w:rPr>
            <w:rFonts w:hint="eastAsia"/>
            <w:lang w:val="en-US" w:eastAsia="zh-CN"/>
          </w:rPr>
          <w:t>比如</w:t>
        </w:r>
      </w:ins>
      <w:ins w:id="4427" w:author="Janusio" w:date="2018-03-08T01:11:47Z">
        <w:r>
          <w:rPr>
            <w:rFonts w:hint="eastAsia"/>
            <w:lang w:val="en-US" w:eastAsia="zh-CN"/>
          </w:rPr>
          <w:t>一旦</w:t>
        </w:r>
      </w:ins>
      <w:ins w:id="4428" w:author="Janusio" w:date="2018-03-08T01:11:49Z">
        <w:r>
          <w:rPr>
            <w:rFonts w:hint="eastAsia"/>
            <w:lang w:val="en-US" w:eastAsia="zh-CN"/>
          </w:rPr>
          <w:t>发现</w:t>
        </w:r>
      </w:ins>
      <w:ins w:id="4429" w:author="Janusio" w:date="2018-03-08T01:11:55Z">
        <w:r>
          <w:rPr>
            <w:rFonts w:hint="eastAsia"/>
            <w:lang w:val="en-US" w:eastAsia="zh-CN"/>
          </w:rPr>
          <w:t>计算机</w:t>
        </w:r>
      </w:ins>
      <w:ins w:id="4430" w:author="Janusio" w:date="2018-03-08T01:11:56Z">
        <w:r>
          <w:rPr>
            <w:rFonts w:hint="eastAsia"/>
            <w:lang w:val="en-US" w:eastAsia="zh-CN"/>
          </w:rPr>
          <w:t>内存</w:t>
        </w:r>
      </w:ins>
      <w:ins w:id="4431" w:author="Janusio" w:date="2018-03-08T01:12:03Z">
        <w:r>
          <w:rPr>
            <w:rFonts w:hint="eastAsia"/>
            <w:lang w:val="en-US" w:eastAsia="zh-CN"/>
          </w:rPr>
          <w:t>松动</w:t>
        </w:r>
      </w:ins>
      <w:ins w:id="4432" w:author="Janusio" w:date="2018-03-08T01:12:06Z">
        <w:r>
          <w:rPr>
            <w:rFonts w:hint="eastAsia"/>
            <w:lang w:val="en-US" w:eastAsia="zh-CN"/>
          </w:rPr>
          <w:t>则</w:t>
        </w:r>
      </w:ins>
      <w:ins w:id="4433" w:author="Janusio" w:date="2018-03-08T01:12:08Z">
        <w:r>
          <w:rPr>
            <w:rFonts w:hint="eastAsia"/>
            <w:lang w:val="en-US" w:eastAsia="zh-CN"/>
          </w:rPr>
          <w:t>BIOS</w:t>
        </w:r>
      </w:ins>
      <w:ins w:id="4434" w:author="Janusio" w:date="2018-03-08T01:12:10Z">
        <w:r>
          <w:rPr>
            <w:rFonts w:hint="eastAsia"/>
            <w:lang w:val="en-US" w:eastAsia="zh-CN"/>
          </w:rPr>
          <w:t>阶段</w:t>
        </w:r>
      </w:ins>
      <w:ins w:id="4435" w:author="Janusio" w:date="2018-03-08T01:12:17Z">
        <w:r>
          <w:rPr>
            <w:rFonts w:hint="eastAsia"/>
            <w:lang w:val="en-US" w:eastAsia="zh-CN"/>
          </w:rPr>
          <w:t>就会</w:t>
        </w:r>
      </w:ins>
      <w:ins w:id="4436" w:author="Janusio" w:date="2018-03-08T01:12:20Z">
        <w:r>
          <w:rPr>
            <w:rFonts w:hint="eastAsia"/>
            <w:lang w:val="en-US" w:eastAsia="zh-CN"/>
          </w:rPr>
          <w:t>报</w:t>
        </w:r>
      </w:ins>
      <w:ins w:id="4437" w:author="Janusio" w:date="2018-03-08T01:12:22Z">
        <w:r>
          <w:rPr>
            <w:rFonts w:hint="eastAsia"/>
            <w:lang w:val="en-US" w:eastAsia="zh-CN"/>
          </w:rPr>
          <w:t>出</w:t>
        </w:r>
      </w:ins>
      <w:ins w:id="4438" w:author="Janusio" w:date="2018-03-08T01:12:23Z">
        <w:r>
          <w:rPr>
            <w:rFonts w:hint="eastAsia"/>
            <w:lang w:val="en-US" w:eastAsia="zh-CN"/>
          </w:rPr>
          <w:t>内存</w:t>
        </w:r>
      </w:ins>
      <w:ins w:id="4439" w:author="Janusio" w:date="2018-03-08T01:12:24Z">
        <w:r>
          <w:rPr>
            <w:rFonts w:hint="eastAsia"/>
            <w:lang w:val="en-US" w:eastAsia="zh-CN"/>
          </w:rPr>
          <w:t>错误</w:t>
        </w:r>
      </w:ins>
      <w:ins w:id="4440" w:author="Janusio" w:date="2018-03-08T01:12:26Z">
        <w:r>
          <w:rPr>
            <w:rFonts w:hint="eastAsia"/>
            <w:lang w:val="en-US" w:eastAsia="zh-CN"/>
          </w:rPr>
          <w:t>，</w:t>
        </w:r>
      </w:ins>
      <w:ins w:id="4441" w:author="Janusio" w:date="2018-03-08T01:12:33Z">
        <w:r>
          <w:rPr>
            <w:rFonts w:hint="eastAsia"/>
            <w:lang w:val="en-US" w:eastAsia="zh-CN"/>
          </w:rPr>
          <w:t>计算机</w:t>
        </w:r>
      </w:ins>
      <w:ins w:id="4442" w:author="Janusio" w:date="2018-03-08T01:12:35Z">
        <w:r>
          <w:rPr>
            <w:rFonts w:hint="eastAsia"/>
            <w:lang w:val="en-US" w:eastAsia="zh-CN"/>
          </w:rPr>
          <w:t>就会</w:t>
        </w:r>
      </w:ins>
      <w:ins w:id="4443" w:author="Janusio" w:date="2018-03-08T01:12:41Z">
        <w:r>
          <w:rPr>
            <w:rFonts w:hint="eastAsia"/>
            <w:lang w:val="en-US" w:eastAsia="zh-CN"/>
          </w:rPr>
          <w:t>无法</w:t>
        </w:r>
      </w:ins>
      <w:ins w:id="4444" w:author="Janusio" w:date="2018-03-08T01:12:42Z">
        <w:r>
          <w:rPr>
            <w:rFonts w:hint="eastAsia"/>
            <w:lang w:val="en-US" w:eastAsia="zh-CN"/>
          </w:rPr>
          <w:t>启动</w:t>
        </w:r>
      </w:ins>
      <w:ins w:id="4445" w:author="Janusio" w:date="2018-03-08T01:13:21Z">
        <w:r>
          <w:rPr>
            <w:rFonts w:hint="eastAsia"/>
            <w:lang w:val="en-US" w:eastAsia="zh-CN"/>
          </w:rPr>
          <w:t>。</w:t>
        </w:r>
      </w:ins>
      <w:ins w:id="4446" w:author="Janusio" w:date="2018-03-08T01:13:24Z">
        <w:r>
          <w:rPr>
            <w:rFonts w:hint="eastAsia"/>
            <w:lang w:val="en-US" w:eastAsia="zh-CN"/>
          </w:rPr>
          <w:t>之后</w:t>
        </w:r>
      </w:ins>
      <w:ins w:id="4447" w:author="Janusio" w:date="2018-03-08T01:13:26Z">
        <w:r>
          <w:rPr>
            <w:rFonts w:hint="eastAsia"/>
            <w:lang w:val="en-US" w:eastAsia="zh-CN"/>
          </w:rPr>
          <w:t>POST</w:t>
        </w:r>
      </w:ins>
      <w:ins w:id="4448" w:author="Janusio" w:date="2018-03-08T01:13:27Z">
        <w:r>
          <w:rPr>
            <w:rFonts w:hint="eastAsia"/>
            <w:lang w:val="en-US" w:eastAsia="zh-CN"/>
          </w:rPr>
          <w:t>码</w:t>
        </w:r>
      </w:ins>
      <w:ins w:id="4449" w:author="Janusio" w:date="2018-03-08T01:13:29Z">
        <w:r>
          <w:rPr>
            <w:rFonts w:hint="eastAsia"/>
            <w:lang w:val="en-US" w:eastAsia="zh-CN"/>
          </w:rPr>
          <w:t>会被</w:t>
        </w:r>
      </w:ins>
      <w:ins w:id="4450" w:author="Janusio" w:date="2018-03-08T01:13:33Z">
        <w:r>
          <w:rPr>
            <w:rFonts w:hint="eastAsia"/>
            <w:lang w:val="en-US" w:eastAsia="zh-CN"/>
          </w:rPr>
          <w:t>清楚，</w:t>
        </w:r>
      </w:ins>
      <w:ins w:id="4451" w:author="Janusio" w:date="2018-03-08T01:13:38Z">
        <w:r>
          <w:rPr>
            <w:rFonts w:hint="eastAsia"/>
            <w:lang w:val="en-US" w:eastAsia="zh-CN"/>
          </w:rPr>
          <w:t>BIOS</w:t>
        </w:r>
      </w:ins>
      <w:ins w:id="4452" w:author="Janusio" w:date="2018-03-08T01:13:40Z">
        <w:r>
          <w:rPr>
            <w:rFonts w:hint="eastAsia"/>
            <w:lang w:val="en-US" w:eastAsia="zh-CN"/>
          </w:rPr>
          <w:t>开始执行</w:t>
        </w:r>
      </w:ins>
      <w:ins w:id="4453" w:author="Janusio" w:date="2018-03-08T01:13:43Z">
        <w:r>
          <w:rPr>
            <w:rFonts w:hint="eastAsia"/>
            <w:lang w:val="en-US" w:eastAsia="zh-CN"/>
          </w:rPr>
          <w:t>一段</w:t>
        </w:r>
      </w:ins>
      <w:ins w:id="4454" w:author="Janusio" w:date="2018-03-08T01:13:46Z">
        <w:r>
          <w:rPr>
            <w:rFonts w:hint="eastAsia"/>
            <w:lang w:val="en-US" w:eastAsia="zh-CN"/>
          </w:rPr>
          <w:t>程序</w:t>
        </w:r>
      </w:ins>
      <w:ins w:id="4455" w:author="Janusio" w:date="2018-03-08T01:13:56Z">
        <w:r>
          <w:rPr>
            <w:rFonts w:hint="eastAsia"/>
            <w:lang w:val="en-US" w:eastAsia="zh-CN"/>
          </w:rPr>
          <w:t>来</w:t>
        </w:r>
      </w:ins>
      <w:ins w:id="4456" w:author="Janusio" w:date="2018-03-08T01:14:05Z">
        <w:r>
          <w:rPr>
            <w:rFonts w:hint="eastAsia"/>
            <w:lang w:val="en-US" w:eastAsia="zh-CN"/>
          </w:rPr>
          <w:t>枚举</w:t>
        </w:r>
      </w:ins>
      <w:ins w:id="4457" w:author="Janusio" w:date="2018-03-08T01:14:09Z">
        <w:r>
          <w:rPr>
            <w:rFonts w:hint="eastAsia"/>
            <w:lang w:val="en-US" w:eastAsia="zh-CN"/>
          </w:rPr>
          <w:t>本地的</w:t>
        </w:r>
      </w:ins>
      <w:ins w:id="4458" w:author="Janusio" w:date="2018-03-08T01:14:11Z">
        <w:r>
          <w:rPr>
            <w:rFonts w:hint="eastAsia"/>
            <w:lang w:val="en-US" w:eastAsia="zh-CN"/>
          </w:rPr>
          <w:t>设备</w:t>
        </w:r>
      </w:ins>
      <w:ins w:id="4459" w:author="Janusio" w:date="2018-03-08T01:14:12Z">
        <w:r>
          <w:rPr>
            <w:rFonts w:hint="eastAsia"/>
            <w:lang w:val="en-US" w:eastAsia="zh-CN"/>
          </w:rPr>
          <w:t>列表</w:t>
        </w:r>
      </w:ins>
      <w:ins w:id="4460" w:author="Janusio" w:date="2018-03-08T01:14:14Z">
        <w:r>
          <w:rPr>
            <w:rFonts w:hint="eastAsia"/>
            <w:lang w:val="en-US" w:eastAsia="zh-CN"/>
          </w:rPr>
          <w:t>并对其</w:t>
        </w:r>
      </w:ins>
      <w:ins w:id="4461" w:author="Janusio" w:date="2018-03-08T01:14:16Z">
        <w:r>
          <w:rPr>
            <w:rFonts w:hint="eastAsia"/>
            <w:lang w:val="en-US" w:eastAsia="zh-CN"/>
          </w:rPr>
          <w:t>进行</w:t>
        </w:r>
      </w:ins>
      <w:ins w:id="4462" w:author="Janusio" w:date="2018-03-08T01:14:18Z">
        <w:r>
          <w:rPr>
            <w:rFonts w:hint="eastAsia"/>
            <w:lang w:val="en-US" w:eastAsia="zh-CN"/>
          </w:rPr>
          <w:t>初始化。</w:t>
        </w:r>
      </w:ins>
      <w:ins w:id="4463" w:author="Janusio" w:date="2018-03-08T01:14:30Z">
        <w:r>
          <w:rPr>
            <w:rFonts w:hint="eastAsia"/>
            <w:lang w:val="en-US" w:eastAsia="zh-CN"/>
          </w:rPr>
          <w:t>可以</w:t>
        </w:r>
      </w:ins>
      <w:ins w:id="4464" w:author="Janusio" w:date="2018-03-08T01:14:31Z">
        <w:r>
          <w:rPr>
            <w:rFonts w:hint="eastAsia"/>
            <w:lang w:val="en-US" w:eastAsia="zh-CN"/>
          </w:rPr>
          <w:t>按照</w:t>
        </w:r>
      </w:ins>
      <w:ins w:id="4465" w:author="Janusio" w:date="2018-03-08T01:14:33Z">
        <w:r>
          <w:rPr>
            <w:rFonts w:hint="eastAsia"/>
            <w:lang w:val="en-US" w:eastAsia="zh-CN"/>
          </w:rPr>
          <w:t>BIOS</w:t>
        </w:r>
      </w:ins>
      <w:ins w:id="4466" w:author="Janusio" w:date="2018-03-08T01:14:36Z">
        <w:r>
          <w:rPr>
            <w:rFonts w:hint="eastAsia"/>
            <w:lang w:val="en-US" w:eastAsia="zh-CN"/>
          </w:rPr>
          <w:t>中</w:t>
        </w:r>
      </w:ins>
      <w:ins w:id="4467" w:author="Janusio" w:date="2018-03-08T01:14:38Z">
        <w:r>
          <w:rPr>
            <w:rFonts w:hint="eastAsia"/>
            <w:lang w:val="en-US" w:eastAsia="zh-CN"/>
          </w:rPr>
          <w:t>设置的</w:t>
        </w:r>
      </w:ins>
      <w:ins w:id="4468" w:author="Janusio" w:date="2018-03-08T01:14:40Z">
        <w:r>
          <w:rPr>
            <w:rFonts w:hint="eastAsia"/>
            <w:lang w:val="en-US" w:eastAsia="zh-CN"/>
          </w:rPr>
          <w:t>系统</w:t>
        </w:r>
      </w:ins>
      <w:ins w:id="4469" w:author="Janusio" w:date="2018-03-08T01:14:41Z">
        <w:r>
          <w:rPr>
            <w:rFonts w:hint="eastAsia"/>
            <w:lang w:val="en-US" w:eastAsia="zh-CN"/>
          </w:rPr>
          <w:t>启动</w:t>
        </w:r>
      </w:ins>
      <w:ins w:id="4470" w:author="Janusio" w:date="2018-03-08T01:14:42Z">
        <w:r>
          <w:rPr>
            <w:rFonts w:hint="eastAsia"/>
            <w:lang w:val="en-US" w:eastAsia="zh-CN"/>
          </w:rPr>
          <w:t>顺序</w:t>
        </w:r>
      </w:ins>
      <w:ins w:id="4471" w:author="Janusio" w:date="2018-03-08T01:14:43Z">
        <w:r>
          <w:rPr>
            <w:rFonts w:hint="eastAsia"/>
            <w:lang w:val="en-US" w:eastAsia="zh-CN"/>
          </w:rPr>
          <w:t>来</w:t>
        </w:r>
      </w:ins>
      <w:ins w:id="4472" w:author="Janusio" w:date="2018-03-08T01:14:53Z">
        <w:r>
          <w:rPr>
            <w:rFonts w:hint="eastAsia"/>
            <w:lang w:val="en-US" w:eastAsia="zh-CN"/>
          </w:rPr>
          <w:t>搜索</w:t>
        </w:r>
      </w:ins>
      <w:ins w:id="4473" w:author="Janusio" w:date="2018-03-08T01:14:55Z">
        <w:r>
          <w:rPr>
            <w:rFonts w:hint="eastAsia"/>
            <w:lang w:val="en-US" w:eastAsia="zh-CN"/>
          </w:rPr>
          <w:t>系统</w:t>
        </w:r>
      </w:ins>
      <w:ins w:id="4474" w:author="Janusio" w:date="2018-03-08T01:14:56Z">
        <w:r>
          <w:rPr>
            <w:rFonts w:hint="eastAsia"/>
            <w:lang w:val="en-US" w:eastAsia="zh-CN"/>
          </w:rPr>
          <w:t>启动的</w:t>
        </w:r>
      </w:ins>
      <w:ins w:id="4475" w:author="Janusio" w:date="2018-03-08T01:14:58Z">
        <w:r>
          <w:rPr>
            <w:rFonts w:hint="eastAsia"/>
            <w:lang w:val="en-US" w:eastAsia="zh-CN"/>
          </w:rPr>
          <w:t>所需</w:t>
        </w:r>
      </w:ins>
      <w:ins w:id="4476" w:author="Janusio" w:date="2018-03-08T01:14:59Z">
        <w:r>
          <w:rPr>
            <w:rFonts w:hint="eastAsia"/>
            <w:lang w:val="en-US" w:eastAsia="zh-CN"/>
          </w:rPr>
          <w:t>的</w:t>
        </w:r>
      </w:ins>
      <w:ins w:id="4477" w:author="Janusio" w:date="2018-03-08T01:15:00Z">
        <w:r>
          <w:rPr>
            <w:rFonts w:hint="eastAsia"/>
            <w:lang w:val="en-US" w:eastAsia="zh-CN"/>
          </w:rPr>
          <w:t>驱动</w:t>
        </w:r>
      </w:ins>
      <w:ins w:id="4478" w:author="Janusio" w:date="2018-03-08T01:15:01Z">
        <w:r>
          <w:rPr>
            <w:rFonts w:hint="eastAsia"/>
            <w:lang w:val="en-US" w:eastAsia="zh-CN"/>
          </w:rPr>
          <w:t>，</w:t>
        </w:r>
      </w:ins>
      <w:ins w:id="4479" w:author="Janusio" w:date="2018-03-08T01:15:02Z">
        <w:r>
          <w:rPr>
            <w:rFonts w:hint="eastAsia"/>
            <w:lang w:val="en-US" w:eastAsia="zh-CN"/>
          </w:rPr>
          <w:t>比如</w:t>
        </w:r>
      </w:ins>
      <w:ins w:id="4480" w:author="Janusio" w:date="2018-03-08T01:15:05Z">
        <w:r>
          <w:rPr>
            <w:rFonts w:hint="eastAsia"/>
            <w:lang w:val="en-US" w:eastAsia="zh-CN"/>
          </w:rPr>
          <w:t>硬盘</w:t>
        </w:r>
      </w:ins>
      <w:ins w:id="4481" w:author="Janusio" w:date="2018-03-08T01:15:07Z">
        <w:r>
          <w:rPr>
            <w:rFonts w:hint="eastAsia"/>
            <w:lang w:val="en-US" w:eastAsia="zh-CN"/>
          </w:rPr>
          <w:t>、</w:t>
        </w:r>
      </w:ins>
      <w:ins w:id="4482" w:author="Janusio" w:date="2018-03-08T01:15:10Z">
        <w:r>
          <w:rPr>
            <w:rFonts w:hint="eastAsia"/>
            <w:lang w:val="en-US" w:eastAsia="zh-CN"/>
          </w:rPr>
          <w:t>光盘</w:t>
        </w:r>
      </w:ins>
      <w:ins w:id="4483" w:author="Janusio" w:date="2018-03-08T01:15:11Z">
        <w:r>
          <w:rPr>
            <w:rFonts w:hint="eastAsia"/>
            <w:lang w:val="en-US" w:eastAsia="zh-CN"/>
          </w:rPr>
          <w:t>等。</w:t>
        </w:r>
      </w:ins>
      <w:ins w:id="4484" w:author="Janusio" w:date="2018-03-08T01:15:15Z">
        <w:r>
          <w:rPr>
            <w:rFonts w:hint="eastAsia"/>
            <w:lang w:val="en-US" w:eastAsia="zh-CN"/>
          </w:rPr>
          <w:t>如果</w:t>
        </w:r>
      </w:ins>
      <w:ins w:id="4485" w:author="Janusio" w:date="2018-03-08T01:15:16Z">
        <w:r>
          <w:rPr>
            <w:rFonts w:hint="eastAsia"/>
            <w:lang w:val="en-US" w:eastAsia="zh-CN"/>
          </w:rPr>
          <w:t>选择</w:t>
        </w:r>
      </w:ins>
      <w:ins w:id="4486" w:author="Janusio" w:date="2018-03-08T01:15:21Z">
        <w:r>
          <w:rPr>
            <w:rFonts w:hint="eastAsia"/>
            <w:lang w:val="en-US" w:eastAsia="zh-CN"/>
          </w:rPr>
          <w:t>以</w:t>
        </w:r>
      </w:ins>
      <w:ins w:id="4487" w:author="Janusio" w:date="2018-03-08T01:15:23Z">
        <w:r>
          <w:rPr>
            <w:rFonts w:hint="eastAsia"/>
            <w:lang w:val="en-US" w:eastAsia="zh-CN"/>
          </w:rPr>
          <w:t>硬盘</w:t>
        </w:r>
      </w:ins>
      <w:ins w:id="4488" w:author="Janusio" w:date="2018-03-08T01:15:24Z">
        <w:r>
          <w:rPr>
            <w:rFonts w:hint="eastAsia"/>
            <w:lang w:val="en-US" w:eastAsia="zh-CN"/>
          </w:rPr>
          <w:t>启动</w:t>
        </w:r>
      </w:ins>
      <w:ins w:id="4489" w:author="Janusio" w:date="2018-03-08T01:15:25Z">
        <w:r>
          <w:rPr>
            <w:rFonts w:hint="eastAsia"/>
            <w:lang w:val="en-US" w:eastAsia="zh-CN"/>
          </w:rPr>
          <w:t>，</w:t>
        </w:r>
      </w:ins>
      <w:ins w:id="4490" w:author="Janusio" w:date="2018-03-08T01:15:30Z">
        <w:r>
          <w:rPr>
            <w:rFonts w:hint="eastAsia"/>
            <w:lang w:val="en-US" w:eastAsia="zh-CN"/>
          </w:rPr>
          <w:t>则</w:t>
        </w:r>
      </w:ins>
      <w:ins w:id="4491" w:author="Janusio" w:date="2018-03-08T01:15:32Z">
        <w:r>
          <w:rPr>
            <w:rFonts w:hint="eastAsia"/>
            <w:lang w:val="en-US" w:eastAsia="zh-CN"/>
          </w:rPr>
          <w:t>BI</w:t>
        </w:r>
      </w:ins>
      <w:ins w:id="4492" w:author="Janusio" w:date="2018-03-08T01:15:34Z">
        <w:r>
          <w:rPr>
            <w:rFonts w:hint="eastAsia"/>
            <w:lang w:val="en-US" w:eastAsia="zh-CN"/>
          </w:rPr>
          <w:t>OS</w:t>
        </w:r>
      </w:ins>
      <w:ins w:id="4493" w:author="Janusio" w:date="2018-03-08T01:15:36Z">
        <w:r>
          <w:rPr>
            <w:rFonts w:hint="eastAsia"/>
            <w:lang w:val="en-US" w:eastAsia="zh-CN"/>
          </w:rPr>
          <w:t>会</w:t>
        </w:r>
      </w:ins>
      <w:ins w:id="4494" w:author="Janusio" w:date="2018-03-08T01:15:38Z">
        <w:r>
          <w:rPr>
            <w:rFonts w:hint="eastAsia"/>
            <w:lang w:val="en-US" w:eastAsia="zh-CN"/>
          </w:rPr>
          <w:t>读取</w:t>
        </w:r>
      </w:ins>
      <w:ins w:id="4495" w:author="Janusio" w:date="2018-03-08T01:15:39Z">
        <w:r>
          <w:rPr>
            <w:rFonts w:hint="eastAsia"/>
            <w:lang w:val="en-US" w:eastAsia="zh-CN"/>
          </w:rPr>
          <w:t>位于</w:t>
        </w:r>
      </w:ins>
      <w:ins w:id="4496" w:author="Janusio" w:date="2018-03-08T01:15:45Z">
        <w:r>
          <w:rPr>
            <w:rFonts w:hint="eastAsia"/>
            <w:lang w:val="en-US" w:eastAsia="zh-CN"/>
          </w:rPr>
          <w:t>硬盘</w:t>
        </w:r>
      </w:ins>
      <w:ins w:id="4497" w:author="Janusio" w:date="2018-03-08T01:15:56Z">
        <w:r>
          <w:rPr>
            <w:rFonts w:hint="eastAsia" w:ascii="Times New Roman" w:hAnsi="Times New Roman"/>
            <w:sz w:val="24"/>
            <w:szCs w:val="24"/>
          </w:rPr>
          <w:t>0柱面、0磁头、1扇区</w:t>
        </w:r>
      </w:ins>
      <w:ins w:id="4498" w:author="Janusio" w:date="2018-03-08T01:16:01Z">
        <w:r>
          <w:rPr>
            <w:rFonts w:hint="eastAsia"/>
            <w:sz w:val="24"/>
            <w:szCs w:val="24"/>
            <w:lang w:val="en-US" w:eastAsia="zh-CN"/>
          </w:rPr>
          <w:t>的</w:t>
        </w:r>
      </w:ins>
      <w:ins w:id="4499" w:author="Janusio" w:date="2018-03-08T01:16:06Z">
        <w:r>
          <w:rPr>
            <w:rFonts w:hint="eastAsia"/>
            <w:sz w:val="24"/>
            <w:szCs w:val="24"/>
            <w:lang w:val="en-US" w:eastAsia="zh-CN"/>
          </w:rPr>
          <w:t>第一个</w:t>
        </w:r>
      </w:ins>
      <w:ins w:id="4500" w:author="Janusio" w:date="2018-03-08T01:16:07Z">
        <w:r>
          <w:rPr>
            <w:rFonts w:hint="eastAsia"/>
            <w:sz w:val="24"/>
            <w:szCs w:val="24"/>
            <w:lang w:val="en-US" w:eastAsia="zh-CN"/>
          </w:rPr>
          <w:t>扇区</w:t>
        </w:r>
      </w:ins>
      <w:ins w:id="4501" w:author="Janusio" w:date="2018-03-08T01:16:12Z">
        <w:r>
          <w:rPr>
            <w:rFonts w:hint="eastAsia"/>
            <w:sz w:val="24"/>
            <w:szCs w:val="24"/>
            <w:lang w:val="en-US" w:eastAsia="zh-CN"/>
          </w:rPr>
          <w:t>MBR</w:t>
        </w:r>
      </w:ins>
      <w:ins w:id="4502" w:author="Janusio" w:date="2018-03-08T01:16:41Z">
        <w:r>
          <w:rPr>
            <w:rFonts w:hint="eastAsia"/>
            <w:sz w:val="24"/>
            <w:szCs w:val="24"/>
            <w:lang w:val="en-US" w:eastAsia="zh-CN"/>
          </w:rPr>
          <w:t>，</w:t>
        </w:r>
      </w:ins>
      <w:ins w:id="4503" w:author="Janusio" w:date="2018-03-08T01:16:43Z">
        <w:r>
          <w:rPr>
            <w:rFonts w:hint="eastAsia"/>
            <w:sz w:val="24"/>
            <w:szCs w:val="24"/>
            <w:lang w:val="en-US" w:eastAsia="zh-CN"/>
          </w:rPr>
          <w:t>并</w:t>
        </w:r>
      </w:ins>
      <w:ins w:id="4504" w:author="Janusio" w:date="2018-03-08T01:16:45Z">
        <w:r>
          <w:rPr>
            <w:rFonts w:hint="eastAsia"/>
            <w:sz w:val="24"/>
            <w:szCs w:val="24"/>
            <w:lang w:val="en-US" w:eastAsia="zh-CN"/>
          </w:rPr>
          <w:t>加载</w:t>
        </w:r>
      </w:ins>
      <w:ins w:id="4505" w:author="Janusio" w:date="2018-03-08T01:16:49Z">
        <w:r>
          <w:rPr>
            <w:rFonts w:hint="eastAsia"/>
            <w:sz w:val="24"/>
            <w:szCs w:val="24"/>
            <w:lang w:val="en-US" w:eastAsia="zh-CN"/>
          </w:rPr>
          <w:t>MBR的</w:t>
        </w:r>
      </w:ins>
      <w:ins w:id="4506" w:author="Janusio" w:date="2018-03-08T01:16:53Z">
        <w:r>
          <w:rPr>
            <w:rFonts w:hint="eastAsia"/>
            <w:sz w:val="24"/>
            <w:szCs w:val="24"/>
            <w:lang w:val="en-US" w:eastAsia="zh-CN"/>
          </w:rPr>
          <w:t>BootLoader</w:t>
        </w:r>
      </w:ins>
      <w:ins w:id="4507" w:author="Janusio" w:date="2018-03-08T01:16:57Z">
        <w:r>
          <w:rPr>
            <w:rFonts w:hint="eastAsia"/>
            <w:sz w:val="24"/>
            <w:szCs w:val="24"/>
            <w:lang w:val="en-US" w:eastAsia="zh-CN"/>
          </w:rPr>
          <w:t>到</w:t>
        </w:r>
      </w:ins>
      <w:ins w:id="4508" w:author="Janusio" w:date="2018-03-08T01:16:58Z">
        <w:r>
          <w:rPr>
            <w:rFonts w:hint="eastAsia"/>
            <w:sz w:val="24"/>
            <w:szCs w:val="24"/>
            <w:lang w:val="en-US" w:eastAsia="zh-CN"/>
          </w:rPr>
          <w:t>CS</w:t>
        </w:r>
      </w:ins>
      <w:ins w:id="4509" w:author="Janusio" w:date="2018-03-08T01:17:04Z">
        <w:r>
          <w:rPr>
            <w:rFonts w:hint="eastAsia"/>
            <w:sz w:val="24"/>
            <w:szCs w:val="24"/>
            <w:lang w:val="en-US" w:eastAsia="zh-CN"/>
          </w:rPr>
          <w:t>:</w:t>
        </w:r>
      </w:ins>
      <w:ins w:id="4510" w:author="Janusio" w:date="2018-03-08T01:17:05Z">
        <w:r>
          <w:rPr>
            <w:rFonts w:hint="eastAsia"/>
            <w:sz w:val="24"/>
            <w:szCs w:val="24"/>
            <w:lang w:val="en-US" w:eastAsia="zh-CN"/>
          </w:rPr>
          <w:t>IP</w:t>
        </w:r>
      </w:ins>
      <w:ins w:id="4511" w:author="Janusio" w:date="2018-03-08T01:17:08Z">
        <w:r>
          <w:rPr>
            <w:rFonts w:hint="eastAsia"/>
            <w:sz w:val="24"/>
            <w:szCs w:val="24"/>
            <w:lang w:val="en-US" w:eastAsia="zh-CN"/>
          </w:rPr>
          <w:t>=</w:t>
        </w:r>
      </w:ins>
      <w:ins w:id="4512" w:author="Janusio" w:date="2018-03-08T01:17:16Z">
        <w:r>
          <w:rPr>
            <w:rFonts w:hint="eastAsia" w:ascii="Times New Roman" w:hAnsi="Times New Roman"/>
            <w:sz w:val="24"/>
            <w:szCs w:val="24"/>
          </w:rPr>
          <w:t>OOOOH:7COOH</w:t>
        </w:r>
      </w:ins>
      <w:ins w:id="4513" w:author="Janusio" w:date="2018-03-08T01:17:54Z">
        <w:r>
          <w:rPr>
            <w:rFonts w:hint="eastAsia"/>
            <w:sz w:val="24"/>
            <w:szCs w:val="24"/>
            <w:lang w:eastAsia="zh-CN"/>
          </w:rPr>
          <w:t>。</w:t>
        </w:r>
      </w:ins>
      <w:ins w:id="4514" w:author="Janusio" w:date="2018-03-08T01:17:57Z">
        <w:r>
          <w:rPr>
            <w:rFonts w:hint="eastAsia"/>
            <w:sz w:val="24"/>
            <w:szCs w:val="24"/>
            <w:lang w:val="en-US" w:eastAsia="zh-CN"/>
          </w:rPr>
          <w:t>然后</w:t>
        </w:r>
      </w:ins>
      <w:ins w:id="4515" w:author="Janusio" w:date="2018-03-08T01:18:01Z">
        <w:r>
          <w:rPr>
            <w:rFonts w:hint="eastAsia"/>
            <w:sz w:val="24"/>
            <w:szCs w:val="24"/>
            <w:lang w:val="en-US" w:eastAsia="zh-CN"/>
          </w:rPr>
          <w:t>将系统</w:t>
        </w:r>
      </w:ins>
      <w:ins w:id="4516" w:author="Janusio" w:date="2018-03-08T01:18:02Z">
        <w:r>
          <w:rPr>
            <w:rFonts w:hint="eastAsia"/>
            <w:sz w:val="24"/>
            <w:szCs w:val="24"/>
            <w:lang w:val="en-US" w:eastAsia="zh-CN"/>
          </w:rPr>
          <w:t>启动</w:t>
        </w:r>
      </w:ins>
      <w:ins w:id="4517" w:author="Janusio" w:date="2018-03-08T01:18:03Z">
        <w:r>
          <w:rPr>
            <w:rFonts w:hint="eastAsia"/>
            <w:sz w:val="24"/>
            <w:szCs w:val="24"/>
            <w:lang w:val="en-US" w:eastAsia="zh-CN"/>
          </w:rPr>
          <w:t>的</w:t>
        </w:r>
      </w:ins>
      <w:ins w:id="4518" w:author="Janusio" w:date="2018-03-08T01:18:05Z">
        <w:r>
          <w:rPr>
            <w:rFonts w:hint="eastAsia"/>
            <w:sz w:val="24"/>
            <w:szCs w:val="24"/>
            <w:lang w:val="en-US" w:eastAsia="zh-CN"/>
          </w:rPr>
          <w:t>控制器</w:t>
        </w:r>
      </w:ins>
      <w:ins w:id="4519" w:author="Janusio" w:date="2018-03-08T01:18:07Z">
        <w:r>
          <w:rPr>
            <w:rFonts w:hint="eastAsia"/>
            <w:sz w:val="24"/>
            <w:szCs w:val="24"/>
            <w:lang w:val="en-US" w:eastAsia="zh-CN"/>
          </w:rPr>
          <w:t>交个</w:t>
        </w:r>
      </w:ins>
      <w:ins w:id="4520" w:author="Janusio" w:date="2018-03-08T01:18:09Z">
        <w:r>
          <w:rPr>
            <w:rFonts w:hint="eastAsia"/>
            <w:sz w:val="24"/>
            <w:szCs w:val="24"/>
            <w:lang w:val="en-US" w:eastAsia="zh-CN"/>
          </w:rPr>
          <w:t>MBR</w:t>
        </w:r>
      </w:ins>
      <w:ins w:id="4521" w:author="Janusio" w:date="2018-03-08T01:18:22Z">
        <w:r>
          <w:rPr>
            <w:rFonts w:hint="eastAsia"/>
            <w:sz w:val="24"/>
            <w:szCs w:val="24"/>
            <w:lang w:val="en-US" w:eastAsia="zh-CN"/>
          </w:rPr>
          <w:t>。</w:t>
        </w:r>
      </w:ins>
      <w:ins w:id="4522" w:author="Janusio" w:date="2018-03-08T01:18:24Z">
        <w:r>
          <w:rPr>
            <w:rFonts w:hint="eastAsia"/>
            <w:sz w:val="24"/>
            <w:szCs w:val="24"/>
            <w:lang w:val="en-US" w:eastAsia="zh-CN"/>
          </w:rPr>
          <w:t>进行</w:t>
        </w:r>
      </w:ins>
      <w:ins w:id="4523" w:author="Janusio" w:date="2018-03-08T01:18:26Z">
        <w:r>
          <w:rPr>
            <w:rFonts w:hint="eastAsia"/>
            <w:sz w:val="24"/>
            <w:szCs w:val="24"/>
            <w:lang w:val="en-US" w:eastAsia="zh-CN"/>
          </w:rPr>
          <w:t>下一步</w:t>
        </w:r>
      </w:ins>
      <w:ins w:id="4524" w:author="Janusio" w:date="2018-03-08T01:18:27Z">
        <w:r>
          <w:rPr>
            <w:rFonts w:hint="eastAsia"/>
            <w:sz w:val="24"/>
            <w:szCs w:val="24"/>
            <w:lang w:val="en-US" w:eastAsia="zh-CN"/>
          </w:rPr>
          <w:t>的</w:t>
        </w:r>
      </w:ins>
      <w:ins w:id="4525" w:author="Janusio" w:date="2018-03-08T01:18:30Z">
        <w:r>
          <w:rPr>
            <w:rFonts w:hint="eastAsia"/>
            <w:sz w:val="24"/>
            <w:szCs w:val="24"/>
            <w:lang w:val="en-US" w:eastAsia="zh-CN"/>
          </w:rPr>
          <w:t>系统</w:t>
        </w:r>
      </w:ins>
      <w:ins w:id="4526" w:author="Janusio" w:date="2018-03-08T01:18:31Z">
        <w:r>
          <w:rPr>
            <w:rFonts w:hint="eastAsia"/>
            <w:sz w:val="24"/>
            <w:szCs w:val="24"/>
            <w:lang w:val="en-US" w:eastAsia="zh-CN"/>
          </w:rPr>
          <w:t>引导</w:t>
        </w:r>
      </w:ins>
      <w:ins w:id="4527" w:author="Janusio" w:date="2018-03-08T01:18:32Z">
        <w:r>
          <w:rPr>
            <w:rFonts w:hint="eastAsia"/>
            <w:sz w:val="24"/>
            <w:szCs w:val="24"/>
            <w:lang w:val="en-US" w:eastAsia="zh-CN"/>
          </w:rPr>
          <w:t>。</w:t>
        </w:r>
      </w:ins>
    </w:p>
    <w:p>
      <w:pPr>
        <w:numPr>
          <w:ilvl w:val="0"/>
          <w:numId w:val="9"/>
          <w:ins w:id="4529" w:author="Janusio" w:date="2018-03-08T01:18:48Z"/>
        </w:numPr>
        <w:ind w:firstLine="480" w:firstLineChars="200"/>
        <w:rPr>
          <w:ins w:id="4530" w:author="Janusio" w:date="2018-03-08T01:18:48Z"/>
          <w:rFonts w:hint="eastAsia"/>
          <w:sz w:val="24"/>
          <w:szCs w:val="24"/>
          <w:lang w:val="en-US" w:eastAsia="zh-CN"/>
        </w:rPr>
        <w:pPrChange w:id="4528" w:author="Janusio" w:date="2018-03-08T01:18:48Z">
          <w:pPr>
            <w:pStyle w:val="24"/>
            <w:ind w:firstLine="420" w:firstLineChars="0"/>
          </w:pPr>
        </w:pPrChange>
      </w:pPr>
      <w:ins w:id="4531" w:author="Janusio" w:date="2018-03-08T01:18:46Z">
        <w:r>
          <w:rPr>
            <w:rFonts w:hint="eastAsia"/>
            <w:sz w:val="24"/>
            <w:szCs w:val="24"/>
            <w:lang w:val="en-US" w:eastAsia="zh-CN"/>
          </w:rPr>
          <w:t>MBR</w:t>
        </w:r>
      </w:ins>
    </w:p>
    <w:p>
      <w:pPr>
        <w:ind w:firstLine="420" w:firstLineChars="0"/>
        <w:rPr>
          <w:del w:id="4533" w:author="Janusio" w:date="2018-03-08T01:21:25Z"/>
          <w:rFonts w:hint="eastAsia"/>
        </w:rPr>
        <w:pPrChange w:id="4532" w:author="Janusio" w:date="2018-03-08T00:49:49Z">
          <w:pPr>
            <w:pStyle w:val="24"/>
            <w:ind w:firstLine="420" w:firstLineChars="0"/>
          </w:pPr>
        </w:pPrChange>
      </w:pPr>
      <w:del w:id="4534" w:author="Janusio" w:date="2018-03-08T01:21:25Z">
        <w:r>
          <w:rPr>
            <w:rFonts w:hint="eastAsia"/>
          </w:rPr>
          <w:delText>×××××××××××××××××××××××××××××××××××××××××××××××××××××××××××××××××××××××××××××  要进行操作系统启动的完整性度量，首先需要清楚启动流程。对任何一个操作系统而言，总体上来说，其启动过程主要分为两个阶段:硬件平台启动阶段和操作系统引导阶段。其中，硬件平台启动阶段包含系统平台加电、BIOS(基本输入输出系统)自检、对平台硬件的度量和启动、BIOS将控制权转交给Boot(通常是主引导扇区MBR，也可能是操作系统加载器，如Grub或者Lilo)等几个步骤。操作系统的引导阶段则包括Boot分析操作系统的引导扇区并移交控制权、操作系统引导扇区执行初始化工作并调入操作系统加载器OSLoader,  OS Loader加载操作系统内核等几个步骤。</w:delText>
        </w:r>
      </w:del>
    </w:p>
    <w:p>
      <w:pPr>
        <w:pStyle w:val="24"/>
        <w:spacing w:beforeLines="0" w:afterLines="0" w:line="360" w:lineRule="auto"/>
        <w:ind w:firstLine="420" w:firstLineChars="0"/>
        <w:rPr>
          <w:ins w:id="4536" w:author="Janusio" w:date="2018-03-08T02:04:15Z"/>
          <w:rFonts w:hint="eastAsia" w:ascii="Times New Roman" w:hAnsi="Times New Roman"/>
          <w:sz w:val="24"/>
          <w:szCs w:val="24"/>
          <w:lang w:val="en-US" w:eastAsia="zh-CN"/>
        </w:rPr>
        <w:pPrChange w:id="4535" w:author="Janusio" w:date="2018-03-05T01:08:03Z">
          <w:pPr>
            <w:pStyle w:val="24"/>
            <w:ind w:firstLine="420" w:firstLineChars="0"/>
          </w:pPr>
        </w:pPrChange>
      </w:pPr>
      <w:del w:id="4537" w:author="Janusio" w:date="2018-03-08T01:21:25Z">
        <w:r>
          <w:rPr>
            <w:rFonts w:hint="eastAsia" w:ascii="Times New Roman" w:hAnsi="Times New Roman"/>
            <w:sz w:val="24"/>
            <w:szCs w:val="24"/>
          </w:rPr>
          <w:delText xml:space="preserve"> 可信计算平台上Linux的启动步骤如下:    ①开机初始化BIOS。在计算机中CS段寄存器会被CPU设为FFFFH，并且还会对其它的寄存器做出清零的操作，随后执行CS : IP处的指令。该处的指令实际上是BIOS的入口指令。之后BIOS进行自检，并对平台其他硬件设备进行启动和初始化的工作。    ② BIOS搜寻磁盘的主引导扇区MBR (Master Boot Record)，位于硬盘的0柱面、0磁头、1扇区，并把 MBR的BootLoade:调至内存的CS:IP=OOOOH:7COOH处。MBR共512字节，分为两个部分:第一部分是Pre-Boot部分，占446字节;第二部分是磁盘分区表信息，占64字节。最后两个字节是硬盘有效标志(SSAA)的标志。如图3-11所示。    ③</w:delText>
        </w:r>
      </w:del>
      <w:r>
        <w:rPr>
          <w:rFonts w:hint="eastAsia" w:ascii="Times New Roman" w:hAnsi="Times New Roman"/>
          <w:sz w:val="24"/>
          <w:szCs w:val="24"/>
        </w:rPr>
        <w:t>BIOS把控制权转交给MBR</w:t>
      </w:r>
      <w:del w:id="4538" w:author="Janusio" w:date="2018-03-08T01:21:58Z">
        <w:r>
          <w:rPr>
            <w:rFonts w:hint="eastAsia" w:ascii="Times New Roman" w:hAnsi="Times New Roman"/>
            <w:sz w:val="24"/>
            <w:szCs w:val="24"/>
            <w:lang w:val="en-US"/>
          </w:rPr>
          <w:delText xml:space="preserve"> </w:delText>
        </w:r>
      </w:del>
      <w:ins w:id="4539" w:author="Janusio" w:date="2018-03-08T01:22:01Z">
        <w:r>
          <w:rPr>
            <w:rFonts w:hint="eastAsia" w:ascii="Times New Roman" w:hAnsi="Times New Roman"/>
            <w:sz w:val="24"/>
            <w:szCs w:val="24"/>
            <w:lang w:val="en-US" w:eastAsia="zh-CN"/>
          </w:rPr>
          <w:t>（</w:t>
        </w:r>
      </w:ins>
      <w:ins w:id="4540" w:author="Janusio" w:date="2018-03-08T01:22:06Z">
        <w:r>
          <w:rPr>
            <w:rFonts w:hint="eastAsia" w:ascii="Times New Roman" w:hAnsi="Times New Roman"/>
            <w:sz w:val="24"/>
            <w:szCs w:val="24"/>
            <w:lang w:val="en-US" w:eastAsia="zh-CN"/>
          </w:rPr>
          <w:t>Master Boot Record</w:t>
        </w:r>
      </w:ins>
      <w:ins w:id="4541" w:author="Janusio" w:date="2018-03-08T01:22:01Z">
        <w:r>
          <w:rPr>
            <w:rFonts w:hint="eastAsia" w:ascii="Times New Roman" w:hAnsi="Times New Roman"/>
            <w:sz w:val="24"/>
            <w:szCs w:val="24"/>
            <w:lang w:val="en-US" w:eastAsia="zh-CN"/>
          </w:rPr>
          <w:t>）</w:t>
        </w:r>
      </w:ins>
      <w:del w:id="4542" w:author="Janusio" w:date="2018-03-08T01:21:32Z">
        <w:r>
          <w:rPr>
            <w:rFonts w:hint="eastAsia" w:ascii="Times New Roman" w:hAnsi="Times New Roman"/>
            <w:sz w:val="24"/>
            <w:szCs w:val="24"/>
          </w:rPr>
          <w:delText>o M</w:delText>
        </w:r>
      </w:del>
      <w:ins w:id="4543" w:author="Janusio" w:date="2018-03-08T01:21:32Z">
        <w:r>
          <w:rPr>
            <w:rFonts w:hint="eastAsia" w:ascii="Times New Roman" w:hAnsi="Times New Roman"/>
            <w:sz w:val="24"/>
            <w:szCs w:val="24"/>
            <w:lang w:eastAsia="zh-CN"/>
          </w:rPr>
          <w:t>。</w:t>
        </w:r>
      </w:ins>
      <w:ins w:id="4544" w:author="Janusio" w:date="2018-03-08T01:21:36Z">
        <w:r>
          <w:rPr>
            <w:rFonts w:hint="eastAsia" w:ascii="Times New Roman" w:hAnsi="Times New Roman"/>
            <w:sz w:val="24"/>
            <w:szCs w:val="24"/>
            <w:lang w:val="en-US" w:eastAsia="zh-CN"/>
          </w:rPr>
          <w:t>M</w:t>
        </w:r>
      </w:ins>
      <w:r>
        <w:rPr>
          <w:rFonts w:hint="eastAsia" w:ascii="Times New Roman" w:hAnsi="Times New Roman"/>
          <w:sz w:val="24"/>
          <w:szCs w:val="24"/>
        </w:rPr>
        <w:t>BR将</w:t>
      </w:r>
      <w:ins w:id="4545" w:author="Janusio" w:date="2018-03-08T01:22:28Z">
        <w:r>
          <w:rPr>
            <w:rFonts w:hint="eastAsia" w:ascii="Times New Roman" w:hAnsi="Times New Roman"/>
            <w:sz w:val="24"/>
            <w:szCs w:val="24"/>
          </w:rPr>
          <w:t>由三个部分组成，主引导程序(Bootloader)、 硬盘分区表DPT（Disk Partition table）和硬盘有效标志（55AA），</w:t>
        </w:r>
      </w:ins>
      <w:ins w:id="4546" w:author="Janusio" w:date="2018-03-08T01:23:15Z">
        <w:r>
          <w:rPr>
            <w:rFonts w:hint="eastAsia" w:ascii="Times New Roman" w:hAnsi="Times New Roman"/>
            <w:sz w:val="24"/>
            <w:szCs w:val="24"/>
            <w:lang w:val="en-US" w:eastAsia="zh-CN"/>
          </w:rPr>
          <w:t>MBR</w:t>
        </w:r>
      </w:ins>
      <w:ins w:id="4547" w:author="Janusio" w:date="2018-03-08T01:23:16Z">
        <w:r>
          <w:rPr>
            <w:rFonts w:hint="eastAsia" w:ascii="Times New Roman" w:hAnsi="Times New Roman"/>
            <w:sz w:val="24"/>
            <w:szCs w:val="24"/>
            <w:lang w:val="en-US" w:eastAsia="zh-CN"/>
          </w:rPr>
          <w:t>将</w:t>
        </w:r>
      </w:ins>
      <w:r>
        <w:rPr>
          <w:rFonts w:hint="eastAsia" w:ascii="Times New Roman" w:hAnsi="Times New Roman"/>
          <w:sz w:val="24"/>
          <w:szCs w:val="24"/>
        </w:rPr>
        <w:t>分析内部的</w:t>
      </w:r>
      <w:del w:id="4548" w:author="Janusio" w:date="2018-03-08T01:23:25Z">
        <w:r>
          <w:rPr>
            <w:rFonts w:hint="eastAsia" w:ascii="Times New Roman" w:hAnsi="Times New Roman"/>
            <w:sz w:val="24"/>
            <w:szCs w:val="24"/>
          </w:rPr>
          <w:delText>磁盘分</w:delText>
        </w:r>
      </w:del>
      <w:del w:id="4549" w:author="Janusio" w:date="2018-03-08T01:23:24Z">
        <w:r>
          <w:rPr>
            <w:rFonts w:hint="eastAsia" w:ascii="Times New Roman" w:hAnsi="Times New Roman"/>
            <w:sz w:val="24"/>
            <w:szCs w:val="24"/>
          </w:rPr>
          <w:delText>区表(Di</w:delText>
        </w:r>
      </w:del>
      <w:del w:id="4550" w:author="Janusio" w:date="2018-03-08T01:23:23Z">
        <w:r>
          <w:rPr>
            <w:rFonts w:hint="eastAsia" w:ascii="Times New Roman" w:hAnsi="Times New Roman"/>
            <w:sz w:val="24"/>
            <w:szCs w:val="24"/>
          </w:rPr>
          <w:delText>sk Par</w:delText>
        </w:r>
      </w:del>
      <w:del w:id="4551" w:author="Janusio" w:date="2018-03-08T01:23:22Z">
        <w:r>
          <w:rPr>
            <w:rFonts w:hint="eastAsia" w:ascii="Times New Roman" w:hAnsi="Times New Roman"/>
            <w:sz w:val="24"/>
            <w:szCs w:val="24"/>
          </w:rPr>
          <w:delText>tition</w:delText>
        </w:r>
      </w:del>
      <w:del w:id="4552" w:author="Janusio" w:date="2018-03-08T01:23:21Z">
        <w:r>
          <w:rPr>
            <w:rFonts w:hint="eastAsia" w:ascii="Times New Roman" w:hAnsi="Times New Roman"/>
            <w:sz w:val="24"/>
            <w:szCs w:val="24"/>
          </w:rPr>
          <w:delText xml:space="preserve"> Tabl</w:delText>
        </w:r>
      </w:del>
      <w:del w:id="4553" w:author="Janusio" w:date="2018-03-08T01:23:20Z">
        <w:r>
          <w:rPr>
            <w:rFonts w:hint="eastAsia" w:ascii="Times New Roman" w:hAnsi="Times New Roman"/>
            <w:sz w:val="24"/>
            <w:szCs w:val="24"/>
          </w:rPr>
          <w:delText>e</w:delText>
        </w:r>
      </w:del>
      <w:r>
        <w:rPr>
          <w:rFonts w:hint="eastAsia" w:ascii="Times New Roman" w:hAnsi="Times New Roman"/>
          <w:sz w:val="24"/>
          <w:szCs w:val="24"/>
        </w:rPr>
        <w:t>DPT</w:t>
      </w:r>
      <w:del w:id="4554" w:author="Janusio" w:date="2018-03-08T01:23:28Z">
        <w:r>
          <w:rPr>
            <w:rFonts w:hint="eastAsia" w:ascii="Times New Roman" w:hAnsi="Times New Roman"/>
            <w:sz w:val="24"/>
            <w:szCs w:val="24"/>
          </w:rPr>
          <w:delText>)</w:delText>
        </w:r>
      </w:del>
      <w:r>
        <w:rPr>
          <w:rFonts w:hint="eastAsia" w:ascii="Times New Roman" w:hAnsi="Times New Roman"/>
          <w:sz w:val="24"/>
          <w:szCs w:val="24"/>
        </w:rPr>
        <w:t>，</w:t>
      </w:r>
      <w:ins w:id="4555" w:author="Janusio" w:date="2018-03-08T01:23:47Z">
        <w:r>
          <w:rPr>
            <w:rFonts w:hint="eastAsia" w:ascii="Times New Roman" w:hAnsi="Times New Roman"/>
            <w:sz w:val="24"/>
            <w:szCs w:val="24"/>
            <w:lang w:val="en-US" w:eastAsia="zh-CN"/>
          </w:rPr>
          <w:t>得到</w:t>
        </w:r>
      </w:ins>
      <w:ins w:id="4556" w:author="Janusio" w:date="2018-03-08T01:24:12Z">
        <w:r>
          <w:rPr>
            <w:rFonts w:hint="eastAsia" w:ascii="Times New Roman" w:hAnsi="Times New Roman"/>
            <w:sz w:val="24"/>
            <w:szCs w:val="24"/>
            <w:lang w:val="en-US" w:eastAsia="zh-CN"/>
          </w:rPr>
          <w:t>操作系统</w:t>
        </w:r>
      </w:ins>
      <w:ins w:id="4557" w:author="Janusio" w:date="2018-03-08T01:24:13Z">
        <w:r>
          <w:rPr>
            <w:rFonts w:hint="eastAsia" w:ascii="Times New Roman" w:hAnsi="Times New Roman"/>
            <w:sz w:val="24"/>
            <w:szCs w:val="24"/>
            <w:lang w:val="en-US" w:eastAsia="zh-CN"/>
          </w:rPr>
          <w:t>所在的</w:t>
        </w:r>
      </w:ins>
      <w:ins w:id="4558" w:author="Janusio" w:date="2018-03-08T01:24:16Z">
        <w:r>
          <w:rPr>
            <w:rFonts w:hint="eastAsia" w:ascii="Times New Roman" w:hAnsi="Times New Roman"/>
            <w:sz w:val="24"/>
            <w:szCs w:val="24"/>
            <w:lang w:val="en-US" w:eastAsia="zh-CN"/>
          </w:rPr>
          <w:t>磁盘</w:t>
        </w:r>
      </w:ins>
      <w:ins w:id="4559" w:author="Janusio" w:date="2018-03-08T01:24:19Z">
        <w:r>
          <w:rPr>
            <w:rFonts w:hint="eastAsia" w:ascii="Times New Roman" w:hAnsi="Times New Roman"/>
            <w:sz w:val="24"/>
            <w:szCs w:val="24"/>
            <w:lang w:val="en-US" w:eastAsia="zh-CN"/>
          </w:rPr>
          <w:t>分区</w:t>
        </w:r>
      </w:ins>
      <w:ins w:id="4560" w:author="Janusio" w:date="2018-03-08T01:24:27Z">
        <w:r>
          <w:rPr>
            <w:rFonts w:hint="eastAsia" w:ascii="Times New Roman" w:hAnsi="Times New Roman"/>
            <w:sz w:val="24"/>
            <w:szCs w:val="24"/>
            <w:lang w:val="en-US" w:eastAsia="zh-CN"/>
          </w:rPr>
          <w:t>和</w:t>
        </w:r>
      </w:ins>
      <w:ins w:id="4561" w:author="Janusio" w:date="2018-03-08T01:24:28Z">
        <w:r>
          <w:rPr>
            <w:rFonts w:hint="eastAsia" w:ascii="Times New Roman" w:hAnsi="Times New Roman"/>
            <w:sz w:val="24"/>
            <w:szCs w:val="24"/>
            <w:lang w:val="en-US" w:eastAsia="zh-CN"/>
          </w:rPr>
          <w:t>具体</w:t>
        </w:r>
      </w:ins>
      <w:ins w:id="4562" w:author="Janusio" w:date="2018-03-08T01:24:29Z">
        <w:r>
          <w:rPr>
            <w:rFonts w:hint="eastAsia" w:ascii="Times New Roman" w:hAnsi="Times New Roman"/>
            <w:sz w:val="24"/>
            <w:szCs w:val="24"/>
            <w:lang w:val="en-US" w:eastAsia="zh-CN"/>
          </w:rPr>
          <w:t>的</w:t>
        </w:r>
      </w:ins>
      <w:ins w:id="4563" w:author="Janusio" w:date="2018-03-08T01:24:40Z">
        <w:r>
          <w:rPr>
            <w:rFonts w:hint="eastAsia" w:ascii="Times New Roman" w:hAnsi="Times New Roman"/>
            <w:sz w:val="24"/>
            <w:szCs w:val="24"/>
            <w:lang w:val="en-US" w:eastAsia="zh-CN"/>
          </w:rPr>
          <w:t>引导</w:t>
        </w:r>
      </w:ins>
      <w:ins w:id="4564" w:author="Janusio" w:date="2018-03-08T01:24:41Z">
        <w:r>
          <w:rPr>
            <w:rFonts w:hint="eastAsia" w:ascii="Times New Roman" w:hAnsi="Times New Roman"/>
            <w:sz w:val="24"/>
            <w:szCs w:val="24"/>
            <w:lang w:val="en-US" w:eastAsia="zh-CN"/>
          </w:rPr>
          <w:t>扇区</w:t>
        </w:r>
      </w:ins>
      <w:ins w:id="4565" w:author="Janusio" w:date="2018-03-08T01:24:45Z">
        <w:r>
          <w:rPr>
            <w:rFonts w:hint="eastAsia" w:ascii="Times New Roman" w:hAnsi="Times New Roman"/>
            <w:sz w:val="24"/>
            <w:szCs w:val="24"/>
            <w:lang w:val="en-US" w:eastAsia="zh-CN"/>
          </w:rPr>
          <w:t>，</w:t>
        </w:r>
      </w:ins>
      <w:ins w:id="4566" w:author="Janusio" w:date="2018-03-08T01:24:49Z">
        <w:r>
          <w:rPr>
            <w:rFonts w:hint="eastAsia" w:ascii="Times New Roman" w:hAnsi="Times New Roman"/>
            <w:sz w:val="24"/>
            <w:szCs w:val="24"/>
            <w:lang w:val="en-US" w:eastAsia="zh-CN"/>
          </w:rPr>
          <w:t>然后</w:t>
        </w:r>
      </w:ins>
      <w:ins w:id="4567" w:author="Janusio" w:date="2018-03-08T01:24:51Z">
        <w:r>
          <w:rPr>
            <w:rFonts w:hint="eastAsia" w:ascii="Times New Roman" w:hAnsi="Times New Roman"/>
            <w:sz w:val="24"/>
            <w:szCs w:val="24"/>
            <w:lang w:val="en-US" w:eastAsia="zh-CN"/>
          </w:rPr>
          <w:t>将</w:t>
        </w:r>
      </w:ins>
      <w:ins w:id="4568" w:author="Janusio" w:date="2018-03-08T01:24:54Z">
        <w:r>
          <w:rPr>
            <w:rFonts w:hint="eastAsia" w:ascii="Times New Roman" w:hAnsi="Times New Roman"/>
            <w:sz w:val="24"/>
            <w:szCs w:val="24"/>
            <w:lang w:val="en-US" w:eastAsia="zh-CN"/>
          </w:rPr>
          <w:t>控制权</w:t>
        </w:r>
      </w:ins>
      <w:ins w:id="4569" w:author="Janusio" w:date="2018-03-08T01:24:56Z">
        <w:r>
          <w:rPr>
            <w:rFonts w:hint="eastAsia" w:ascii="Times New Roman" w:hAnsi="Times New Roman"/>
            <w:sz w:val="24"/>
            <w:szCs w:val="24"/>
            <w:lang w:val="en-US" w:eastAsia="zh-CN"/>
          </w:rPr>
          <w:t>交给</w:t>
        </w:r>
      </w:ins>
      <w:ins w:id="4570" w:author="Janusio" w:date="2018-03-08T01:24:57Z">
        <w:r>
          <w:rPr>
            <w:rFonts w:hint="eastAsia" w:ascii="Times New Roman" w:hAnsi="Times New Roman"/>
            <w:sz w:val="24"/>
            <w:szCs w:val="24"/>
            <w:lang w:val="en-US" w:eastAsia="zh-CN"/>
          </w:rPr>
          <w:t>引导</w:t>
        </w:r>
      </w:ins>
      <w:ins w:id="4571" w:author="Janusio" w:date="2018-03-08T01:24:59Z">
        <w:r>
          <w:rPr>
            <w:rFonts w:hint="eastAsia" w:ascii="Times New Roman" w:hAnsi="Times New Roman"/>
            <w:sz w:val="24"/>
            <w:szCs w:val="24"/>
            <w:lang w:val="en-US" w:eastAsia="zh-CN"/>
          </w:rPr>
          <w:t>扇区</w:t>
        </w:r>
      </w:ins>
      <w:ins w:id="4572" w:author="Janusio" w:date="2018-03-08T01:26:17Z">
        <w:r>
          <w:rPr>
            <w:rFonts w:hint="eastAsia" w:ascii="Times New Roman" w:hAnsi="Times New Roman"/>
            <w:sz w:val="24"/>
            <w:szCs w:val="24"/>
            <w:lang w:val="en-US" w:eastAsia="zh-CN"/>
          </w:rPr>
          <w:t>。</w:t>
        </w:r>
      </w:ins>
    </w:p>
    <w:p>
      <w:pPr>
        <w:pStyle w:val="24"/>
        <w:spacing w:beforeLines="0" w:afterLines="0" w:line="360" w:lineRule="auto"/>
        <w:ind w:firstLine="420" w:firstLineChars="0"/>
        <w:rPr>
          <w:ins w:id="4574" w:author="Janusio" w:date="2018-03-08T01:26:18Z"/>
          <w:rFonts w:hint="eastAsia" w:ascii="Times New Roman" w:hAnsi="Times New Roman"/>
          <w:sz w:val="24"/>
          <w:szCs w:val="24"/>
          <w:lang w:val="en-US" w:eastAsia="zh-CN"/>
        </w:rPr>
        <w:pPrChange w:id="4573" w:author="Janusio" w:date="2018-03-05T01:08:03Z">
          <w:pPr>
            <w:pStyle w:val="24"/>
            <w:ind w:firstLine="420" w:firstLineChars="0"/>
          </w:pPr>
        </w:pPrChange>
      </w:pPr>
      <w:ins w:id="4575" w:author="Janusio" w:date="2018-03-08T02:04:17Z">
        <w:r>
          <w:rPr>
            <w:rFonts w:ascii="宋体" w:hAnsi="宋体" w:eastAsia="宋体" w:cs="宋体"/>
            <w:sz w:val="24"/>
            <w:szCs w:val="24"/>
          </w:rPr>
          <w:drawing>
            <wp:inline distT="0" distB="0" distL="114300" distR="114300">
              <wp:extent cx="3401060" cy="2319020"/>
              <wp:effectExtent l="0" t="0" r="8890" b="5080"/>
              <wp:docPr id="209"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IMG_256"/>
                      <pic:cNvPicPr>
                        <a:picLocks noChangeAspect="1"/>
                      </pic:cNvPicPr>
                    </pic:nvPicPr>
                    <pic:blipFill>
                      <a:blip r:embed="rId23"/>
                      <a:stretch>
                        <a:fillRect/>
                      </a:stretch>
                    </pic:blipFill>
                    <pic:spPr>
                      <a:xfrm>
                        <a:off x="0" y="0"/>
                        <a:ext cx="3401060" cy="2319020"/>
                      </a:xfrm>
                      <a:prstGeom prst="rect">
                        <a:avLst/>
                      </a:prstGeom>
                      <a:noFill/>
                      <a:ln w="9525">
                        <a:noFill/>
                      </a:ln>
                    </pic:spPr>
                  </pic:pic>
                </a:graphicData>
              </a:graphic>
            </wp:inline>
          </w:drawing>
        </w:r>
      </w:ins>
    </w:p>
    <w:p>
      <w:pPr>
        <w:pStyle w:val="24"/>
        <w:numPr>
          <w:ilvl w:val="0"/>
          <w:numId w:val="9"/>
          <w:ins w:id="4578" w:author="Janusio" w:date="2018-03-08T01:26:40Z"/>
        </w:numPr>
        <w:spacing w:beforeLines="0" w:afterLines="0" w:line="360" w:lineRule="auto"/>
        <w:ind w:firstLine="480" w:firstLineChars="200"/>
        <w:rPr>
          <w:ins w:id="4579" w:author="Janusio" w:date="2018-03-08T01:26:40Z"/>
          <w:rFonts w:hint="eastAsia" w:ascii="Times New Roman" w:hAnsi="Times New Roman"/>
          <w:sz w:val="24"/>
          <w:szCs w:val="24"/>
          <w:lang w:val="en-US" w:eastAsia="zh-CN"/>
        </w:rPr>
        <w:pPrChange w:id="4577" w:author="Janusio" w:date="2018-03-08T01:26:40Z">
          <w:pPr>
            <w:pStyle w:val="24"/>
            <w:ind w:firstLine="420" w:firstLineChars="0"/>
          </w:pPr>
        </w:pPrChange>
      </w:pPr>
      <w:ins w:id="4580" w:author="Janusio" w:date="2018-03-08T01:26:39Z">
        <w:r>
          <w:rPr>
            <w:rFonts w:hint="eastAsia" w:ascii="Times New Roman" w:hAnsi="Times New Roman"/>
            <w:sz w:val="24"/>
            <w:szCs w:val="24"/>
            <w:lang w:val="en-US" w:eastAsia="zh-CN"/>
          </w:rPr>
          <w:t>内核</w:t>
        </w:r>
      </w:ins>
      <w:ins w:id="4581" w:author="Janusio" w:date="2018-03-08T01:36:55Z">
        <w:r>
          <w:rPr>
            <w:rFonts w:hint="eastAsia" w:ascii="Times New Roman" w:hAnsi="Times New Roman"/>
            <w:sz w:val="24"/>
            <w:szCs w:val="24"/>
            <w:lang w:val="en-US" w:eastAsia="zh-CN"/>
          </w:rPr>
          <w:t>加载</w:t>
        </w:r>
      </w:ins>
    </w:p>
    <w:p>
      <w:pPr>
        <w:pStyle w:val="24"/>
        <w:numPr>
          <w:ilvl w:val="-1"/>
          <w:numId w:val="0"/>
        </w:numPr>
        <w:spacing w:beforeLines="0" w:afterLines="0" w:line="360" w:lineRule="auto"/>
        <w:ind w:firstLine="420" w:firstLineChars="0"/>
        <w:rPr>
          <w:ins w:id="4583" w:author="Janusio" w:date="2018-03-08T01:35:53Z"/>
          <w:rFonts w:hint="eastAsia" w:ascii="Times New Roman" w:hAnsi="Times New Roman"/>
          <w:sz w:val="24"/>
          <w:szCs w:val="24"/>
          <w:lang w:val="en-US" w:eastAsia="zh-CN"/>
        </w:rPr>
        <w:pPrChange w:id="4582" w:author="Janusio" w:date="2018-03-08T01:26:41Z">
          <w:pPr>
            <w:pStyle w:val="24"/>
            <w:ind w:firstLine="420" w:firstLineChars="0"/>
          </w:pPr>
        </w:pPrChange>
      </w:pPr>
      <w:ins w:id="4584" w:author="Janusio" w:date="2018-03-08T01:27:29Z">
        <w:r>
          <w:rPr>
            <w:rFonts w:hint="eastAsia" w:ascii="Times New Roman" w:hAnsi="Times New Roman"/>
            <w:sz w:val="24"/>
            <w:szCs w:val="24"/>
            <w:lang w:val="en-US" w:eastAsia="zh-CN"/>
          </w:rPr>
          <w:t>引导</w:t>
        </w:r>
      </w:ins>
      <w:ins w:id="4585" w:author="Janusio" w:date="2018-03-08T01:27:31Z">
        <w:r>
          <w:rPr>
            <w:rFonts w:hint="eastAsia" w:ascii="Times New Roman" w:hAnsi="Times New Roman"/>
            <w:sz w:val="24"/>
            <w:szCs w:val="24"/>
            <w:lang w:val="en-US" w:eastAsia="zh-CN"/>
          </w:rPr>
          <w:t>扇区</w:t>
        </w:r>
      </w:ins>
      <w:ins w:id="4586" w:author="Janusio" w:date="2018-03-08T01:28:14Z">
        <w:r>
          <w:rPr>
            <w:rFonts w:hint="eastAsia" w:ascii="Times New Roman" w:hAnsi="Times New Roman"/>
            <w:sz w:val="24"/>
            <w:szCs w:val="24"/>
            <w:lang w:val="en-US" w:eastAsia="zh-CN"/>
          </w:rPr>
          <w:t>会解析</w:t>
        </w:r>
      </w:ins>
      <w:ins w:id="4587" w:author="Janusio" w:date="2018-03-08T01:28:35Z">
        <w:r>
          <w:rPr>
            <w:rFonts w:hint="eastAsia" w:ascii="Times New Roman" w:hAnsi="Times New Roman"/>
            <w:sz w:val="24"/>
            <w:szCs w:val="24"/>
            <w:lang w:val="en-US" w:eastAsia="zh-CN"/>
          </w:rPr>
          <w:t>grub的配置文件/boot/grub/grub.conf</w:t>
        </w:r>
      </w:ins>
      <w:ins w:id="4588" w:author="Janusio" w:date="2018-03-08T01:28:37Z">
        <w:r>
          <w:rPr>
            <w:rFonts w:hint="eastAsia" w:ascii="Times New Roman" w:hAnsi="Times New Roman"/>
            <w:sz w:val="24"/>
            <w:szCs w:val="24"/>
            <w:lang w:val="en-US" w:eastAsia="zh-CN"/>
          </w:rPr>
          <w:t>，</w:t>
        </w:r>
      </w:ins>
      <w:ins w:id="4589" w:author="Janusio" w:date="2018-03-08T01:28:43Z">
        <w:r>
          <w:rPr>
            <w:rFonts w:hint="eastAsia" w:ascii="Times New Roman" w:hAnsi="Times New Roman"/>
            <w:sz w:val="24"/>
            <w:szCs w:val="24"/>
            <w:lang w:val="en-US" w:eastAsia="zh-CN"/>
          </w:rPr>
          <w:t>然后</w:t>
        </w:r>
      </w:ins>
      <w:ins w:id="4590" w:author="Janusio" w:date="2018-03-08T01:28:45Z">
        <w:r>
          <w:rPr>
            <w:rFonts w:hint="eastAsia" w:ascii="Times New Roman" w:hAnsi="Times New Roman"/>
            <w:sz w:val="24"/>
            <w:szCs w:val="24"/>
            <w:lang w:val="en-US" w:eastAsia="zh-CN"/>
          </w:rPr>
          <w:t>将</w:t>
        </w:r>
      </w:ins>
      <w:ins w:id="4591" w:author="Janusio" w:date="2018-03-08T01:28:48Z">
        <w:r>
          <w:rPr>
            <w:rFonts w:hint="eastAsia" w:ascii="Times New Roman" w:hAnsi="Times New Roman"/>
            <w:sz w:val="24"/>
            <w:szCs w:val="24"/>
            <w:lang w:val="en-US" w:eastAsia="zh-CN"/>
          </w:rPr>
          <w:t>系统</w:t>
        </w:r>
      </w:ins>
      <w:ins w:id="4592" w:author="Janusio" w:date="2018-03-08T01:28:50Z">
        <w:r>
          <w:rPr>
            <w:rFonts w:hint="eastAsia" w:ascii="Times New Roman" w:hAnsi="Times New Roman"/>
            <w:sz w:val="24"/>
            <w:szCs w:val="24"/>
            <w:lang w:val="en-US" w:eastAsia="zh-CN"/>
          </w:rPr>
          <w:t>启动的</w:t>
        </w:r>
      </w:ins>
      <w:ins w:id="4593" w:author="Janusio" w:date="2018-03-08T01:28:53Z">
        <w:r>
          <w:rPr>
            <w:rFonts w:hint="eastAsia" w:ascii="Times New Roman" w:hAnsi="Times New Roman"/>
            <w:sz w:val="24"/>
            <w:szCs w:val="24"/>
            <w:lang w:val="en-US" w:eastAsia="zh-CN"/>
          </w:rPr>
          <w:t>控制</w:t>
        </w:r>
      </w:ins>
      <w:ins w:id="4594" w:author="Janusio" w:date="2018-03-08T01:28:55Z">
        <w:r>
          <w:rPr>
            <w:rFonts w:hint="eastAsia" w:ascii="Times New Roman" w:hAnsi="Times New Roman"/>
            <w:sz w:val="24"/>
            <w:szCs w:val="24"/>
            <w:lang w:val="en-US" w:eastAsia="zh-CN"/>
          </w:rPr>
          <w:t>权</w:t>
        </w:r>
      </w:ins>
      <w:ins w:id="4595" w:author="Janusio" w:date="2018-03-08T01:28:58Z">
        <w:r>
          <w:rPr>
            <w:rFonts w:hint="eastAsia" w:ascii="Times New Roman" w:hAnsi="Times New Roman"/>
            <w:sz w:val="24"/>
            <w:szCs w:val="24"/>
            <w:lang w:val="en-US" w:eastAsia="zh-CN"/>
          </w:rPr>
          <w:t>交给</w:t>
        </w:r>
      </w:ins>
      <w:ins w:id="4596" w:author="Janusio" w:date="2018-03-08T01:29:02Z">
        <w:r>
          <w:rPr>
            <w:rFonts w:hint="eastAsia" w:ascii="Times New Roman" w:hAnsi="Times New Roman"/>
            <w:sz w:val="24"/>
            <w:szCs w:val="24"/>
            <w:lang w:val="en-US" w:eastAsia="zh-CN"/>
          </w:rPr>
          <w:t>OSLoader</w:t>
        </w:r>
      </w:ins>
      <w:ins w:id="4597" w:author="Janusio" w:date="2018-03-08T01:29:09Z">
        <w:r>
          <w:rPr>
            <w:rFonts w:hint="eastAsia" w:ascii="Times New Roman" w:hAnsi="Times New Roman"/>
            <w:sz w:val="24"/>
            <w:szCs w:val="24"/>
            <w:lang w:val="en-US" w:eastAsia="zh-CN"/>
          </w:rPr>
          <w:t>，</w:t>
        </w:r>
      </w:ins>
      <w:ins w:id="4598" w:author="Janusio" w:date="2018-03-08T01:29:14Z">
        <w:r>
          <w:rPr>
            <w:rFonts w:hint="eastAsia" w:ascii="Times New Roman" w:hAnsi="Times New Roman"/>
            <w:sz w:val="24"/>
            <w:szCs w:val="24"/>
            <w:lang w:val="en-US" w:eastAsia="zh-CN"/>
          </w:rPr>
          <w:t>将</w:t>
        </w:r>
      </w:ins>
      <w:ins w:id="4599" w:author="Janusio" w:date="2018-03-08T01:29:15Z">
        <w:r>
          <w:rPr>
            <w:rFonts w:hint="eastAsia" w:ascii="Times New Roman" w:hAnsi="Times New Roman"/>
            <w:sz w:val="24"/>
            <w:szCs w:val="24"/>
            <w:lang w:val="en-US" w:eastAsia="zh-CN"/>
          </w:rPr>
          <w:t>内核</w:t>
        </w:r>
      </w:ins>
      <w:ins w:id="4600" w:author="Janusio" w:date="2018-03-08T01:29:17Z">
        <w:r>
          <w:rPr>
            <w:rFonts w:hint="eastAsia" w:ascii="Times New Roman" w:hAnsi="Times New Roman"/>
            <w:sz w:val="24"/>
            <w:szCs w:val="24"/>
            <w:lang w:val="en-US" w:eastAsia="zh-CN"/>
          </w:rPr>
          <w:t>镜像</w:t>
        </w:r>
      </w:ins>
      <w:ins w:id="4601" w:author="Janusio" w:date="2018-03-08T01:29:19Z">
        <w:r>
          <w:rPr>
            <w:rFonts w:hint="eastAsia" w:ascii="Times New Roman" w:hAnsi="Times New Roman"/>
            <w:sz w:val="24"/>
            <w:szCs w:val="24"/>
            <w:lang w:val="en-US" w:eastAsia="zh-CN"/>
          </w:rPr>
          <w:t>加载</w:t>
        </w:r>
      </w:ins>
      <w:ins w:id="4602" w:author="Janusio" w:date="2018-03-08T01:29:20Z">
        <w:r>
          <w:rPr>
            <w:rFonts w:hint="eastAsia" w:ascii="Times New Roman" w:hAnsi="Times New Roman"/>
            <w:sz w:val="24"/>
            <w:szCs w:val="24"/>
            <w:lang w:val="en-US" w:eastAsia="zh-CN"/>
          </w:rPr>
          <w:t>到</w:t>
        </w:r>
      </w:ins>
      <w:ins w:id="4603" w:author="Janusio" w:date="2018-03-08T01:29:26Z">
        <w:r>
          <w:rPr>
            <w:rFonts w:hint="eastAsia" w:ascii="Times New Roman" w:hAnsi="Times New Roman"/>
            <w:sz w:val="24"/>
            <w:szCs w:val="24"/>
            <w:lang w:val="en-US" w:eastAsia="zh-CN"/>
          </w:rPr>
          <w:t>内存中</w:t>
        </w:r>
      </w:ins>
      <w:ins w:id="4604" w:author="Janusio" w:date="2018-03-08T01:29:31Z">
        <w:r>
          <w:rPr>
            <w:rFonts w:hint="eastAsia" w:ascii="Times New Roman" w:hAnsi="Times New Roman"/>
            <w:sz w:val="24"/>
            <w:szCs w:val="24"/>
            <w:lang w:val="en-US" w:eastAsia="zh-CN"/>
          </w:rPr>
          <w:t>完成</w:t>
        </w:r>
      </w:ins>
      <w:ins w:id="4605" w:author="Janusio" w:date="2018-03-08T01:29:33Z">
        <w:r>
          <w:rPr>
            <w:rFonts w:hint="eastAsia" w:ascii="Times New Roman" w:hAnsi="Times New Roman"/>
            <w:sz w:val="24"/>
            <w:szCs w:val="24"/>
            <w:lang w:val="en-US" w:eastAsia="zh-CN"/>
          </w:rPr>
          <w:t>操作</w:t>
        </w:r>
      </w:ins>
      <w:ins w:id="4606" w:author="Janusio" w:date="2018-03-08T01:29:34Z">
        <w:r>
          <w:rPr>
            <w:rFonts w:hint="eastAsia" w:ascii="Times New Roman" w:hAnsi="Times New Roman"/>
            <w:sz w:val="24"/>
            <w:szCs w:val="24"/>
            <w:lang w:val="en-US" w:eastAsia="zh-CN"/>
          </w:rPr>
          <w:t>系统</w:t>
        </w:r>
      </w:ins>
      <w:ins w:id="4607" w:author="Janusio" w:date="2018-03-08T01:29:35Z">
        <w:r>
          <w:rPr>
            <w:rFonts w:hint="eastAsia" w:ascii="Times New Roman" w:hAnsi="Times New Roman"/>
            <w:sz w:val="24"/>
            <w:szCs w:val="24"/>
            <w:lang w:val="en-US" w:eastAsia="zh-CN"/>
          </w:rPr>
          <w:t>核心</w:t>
        </w:r>
      </w:ins>
      <w:ins w:id="4608" w:author="Janusio" w:date="2018-03-08T01:29:36Z">
        <w:r>
          <w:rPr>
            <w:rFonts w:hint="eastAsia" w:ascii="Times New Roman" w:hAnsi="Times New Roman"/>
            <w:sz w:val="24"/>
            <w:szCs w:val="24"/>
            <w:lang w:val="en-US" w:eastAsia="zh-CN"/>
          </w:rPr>
          <w:t>内容</w:t>
        </w:r>
      </w:ins>
      <w:ins w:id="4609" w:author="Janusio" w:date="2018-03-08T01:29:37Z">
        <w:r>
          <w:rPr>
            <w:rFonts w:hint="eastAsia" w:ascii="Times New Roman" w:hAnsi="Times New Roman"/>
            <w:sz w:val="24"/>
            <w:szCs w:val="24"/>
            <w:lang w:val="en-US" w:eastAsia="zh-CN"/>
          </w:rPr>
          <w:t>的</w:t>
        </w:r>
      </w:ins>
      <w:ins w:id="4610" w:author="Janusio" w:date="2018-03-08T01:29:38Z">
        <w:r>
          <w:rPr>
            <w:rFonts w:hint="eastAsia" w:ascii="Times New Roman" w:hAnsi="Times New Roman"/>
            <w:sz w:val="24"/>
            <w:szCs w:val="24"/>
            <w:lang w:val="en-US" w:eastAsia="zh-CN"/>
          </w:rPr>
          <w:t>加载。</w:t>
        </w:r>
      </w:ins>
      <w:ins w:id="4611" w:author="Janusio" w:date="2018-03-08T01:30:49Z">
        <w:r>
          <w:rPr>
            <w:rFonts w:hint="eastAsia" w:ascii="Times New Roman" w:hAnsi="Times New Roman"/>
            <w:sz w:val="24"/>
            <w:szCs w:val="24"/>
            <w:lang w:val="en-US" w:eastAsia="zh-CN"/>
          </w:rPr>
          <w:t>在</w:t>
        </w:r>
      </w:ins>
      <w:ins w:id="4612" w:author="Janusio" w:date="2018-03-08T01:30:51Z">
        <w:r>
          <w:rPr>
            <w:rFonts w:hint="eastAsia" w:ascii="Times New Roman" w:hAnsi="Times New Roman"/>
            <w:sz w:val="24"/>
            <w:szCs w:val="24"/>
            <w:lang w:val="en-US" w:eastAsia="zh-CN"/>
          </w:rPr>
          <w:t>汇编</w:t>
        </w:r>
      </w:ins>
      <w:ins w:id="4613" w:author="Janusio" w:date="2018-03-08T01:30:52Z">
        <w:r>
          <w:rPr>
            <w:rFonts w:hint="eastAsia" w:ascii="Times New Roman" w:hAnsi="Times New Roman"/>
            <w:sz w:val="24"/>
            <w:szCs w:val="24"/>
            <w:lang w:val="en-US" w:eastAsia="zh-CN"/>
          </w:rPr>
          <w:t>的</w:t>
        </w:r>
      </w:ins>
      <w:ins w:id="4614" w:author="Janusio" w:date="2018-03-08T01:30:53Z">
        <w:r>
          <w:rPr>
            <w:rFonts w:hint="eastAsia" w:ascii="Times New Roman" w:hAnsi="Times New Roman"/>
            <w:sz w:val="24"/>
            <w:szCs w:val="24"/>
            <w:lang w:val="en-US" w:eastAsia="zh-CN"/>
          </w:rPr>
          <w:t>角度</w:t>
        </w:r>
      </w:ins>
      <w:ins w:id="4615" w:author="Janusio" w:date="2018-03-08T01:30:54Z">
        <w:r>
          <w:rPr>
            <w:rFonts w:hint="eastAsia" w:ascii="Times New Roman" w:hAnsi="Times New Roman"/>
            <w:sz w:val="24"/>
            <w:szCs w:val="24"/>
            <w:lang w:val="en-US" w:eastAsia="zh-CN"/>
          </w:rPr>
          <w:t>上，</w:t>
        </w:r>
      </w:ins>
      <w:ins w:id="4616" w:author="Janusio" w:date="2018-03-08T01:31:08Z">
        <w:r>
          <w:rPr>
            <w:rFonts w:hint="eastAsia" w:ascii="Times New Roman" w:hAnsi="Times New Roman"/>
            <w:sz w:val="24"/>
            <w:szCs w:val="24"/>
            <w:lang w:val="en-US" w:eastAsia="zh-CN"/>
          </w:rPr>
          <w:t>引导扇区</w:t>
        </w:r>
      </w:ins>
      <w:ins w:id="4617" w:author="Janusio" w:date="2018-03-08T01:31:11Z">
        <w:r>
          <w:rPr>
            <w:rFonts w:hint="eastAsia" w:ascii="Times New Roman" w:hAnsi="Times New Roman"/>
            <w:sz w:val="24"/>
            <w:szCs w:val="24"/>
            <w:lang w:val="en-US" w:eastAsia="zh-CN"/>
          </w:rPr>
          <w:t>获得</w:t>
        </w:r>
      </w:ins>
      <w:ins w:id="4618" w:author="Janusio" w:date="2018-03-08T01:31:13Z">
        <w:r>
          <w:rPr>
            <w:rFonts w:hint="eastAsia" w:ascii="Times New Roman" w:hAnsi="Times New Roman"/>
            <w:sz w:val="24"/>
            <w:szCs w:val="24"/>
            <w:lang w:val="en-US" w:eastAsia="zh-CN"/>
          </w:rPr>
          <w:t>控制权</w:t>
        </w:r>
      </w:ins>
      <w:ins w:id="4619" w:author="Janusio" w:date="2018-03-08T01:31:17Z">
        <w:r>
          <w:rPr>
            <w:rFonts w:hint="eastAsia" w:ascii="Times New Roman" w:hAnsi="Times New Roman"/>
            <w:sz w:val="24"/>
            <w:szCs w:val="24"/>
            <w:lang w:val="en-US" w:eastAsia="zh-CN"/>
          </w:rPr>
          <w:t>时</w:t>
        </w:r>
      </w:ins>
      <w:ins w:id="4620" w:author="Janusio" w:date="2018-03-08T01:31:18Z">
        <w:r>
          <w:rPr>
            <w:rFonts w:hint="eastAsia" w:ascii="Times New Roman" w:hAnsi="Times New Roman"/>
            <w:sz w:val="24"/>
            <w:szCs w:val="24"/>
            <w:lang w:val="en-US" w:eastAsia="zh-CN"/>
          </w:rPr>
          <w:t>，</w:t>
        </w:r>
      </w:ins>
      <w:ins w:id="4621" w:author="Janusio" w:date="2018-03-08T01:31:47Z">
        <w:r>
          <w:rPr>
            <w:rFonts w:hint="eastAsia" w:ascii="Times New Roman" w:hAnsi="Times New Roman"/>
            <w:sz w:val="24"/>
            <w:szCs w:val="24"/>
            <w:lang w:val="en-US" w:eastAsia="zh-CN"/>
          </w:rPr>
          <w:t>Linux</w:t>
        </w:r>
      </w:ins>
      <w:ins w:id="4622" w:author="Janusio" w:date="2018-03-08T01:31:48Z">
        <w:r>
          <w:rPr>
            <w:rFonts w:hint="eastAsia" w:ascii="Times New Roman" w:hAnsi="Times New Roman"/>
            <w:sz w:val="24"/>
            <w:szCs w:val="24"/>
            <w:lang w:val="en-US" w:eastAsia="zh-CN"/>
          </w:rPr>
          <w:t>中的</w:t>
        </w:r>
      </w:ins>
      <w:ins w:id="4623" w:author="Janusio" w:date="2018-03-08T01:31:50Z">
        <w:r>
          <w:rPr>
            <w:rFonts w:hint="eastAsia" w:ascii="Times New Roman" w:hAnsi="Times New Roman"/>
            <w:sz w:val="24"/>
            <w:szCs w:val="24"/>
            <w:lang w:val="en-US" w:eastAsia="zh-CN"/>
          </w:rPr>
          <w:t>汇编</w:t>
        </w:r>
      </w:ins>
      <w:ins w:id="4624" w:author="Janusio" w:date="2018-03-08T01:31:51Z">
        <w:r>
          <w:rPr>
            <w:rFonts w:hint="eastAsia" w:ascii="Times New Roman" w:hAnsi="Times New Roman"/>
            <w:sz w:val="24"/>
            <w:szCs w:val="24"/>
            <w:lang w:val="en-US" w:eastAsia="zh-CN"/>
          </w:rPr>
          <w:t>程序</w:t>
        </w:r>
      </w:ins>
      <w:ins w:id="4625" w:author="Janusio" w:date="2018-03-08T01:31:58Z">
        <w:r>
          <w:rPr>
            <w:rFonts w:hint="eastAsia" w:ascii="Times New Roman" w:hAnsi="Times New Roman"/>
            <w:sz w:val="24"/>
            <w:szCs w:val="24"/>
          </w:rPr>
          <w:t>bootsect.S</w:t>
        </w:r>
      </w:ins>
      <w:ins w:id="4626" w:author="Janusio" w:date="2018-03-08T01:32:04Z">
        <w:r>
          <w:rPr>
            <w:rFonts w:hint="eastAsia" w:ascii="Times New Roman" w:hAnsi="Times New Roman"/>
            <w:sz w:val="24"/>
            <w:szCs w:val="24"/>
            <w:lang w:val="en-US" w:eastAsia="zh-CN"/>
          </w:rPr>
          <w:t>会</w:t>
        </w:r>
      </w:ins>
      <w:ins w:id="4627" w:author="Janusio" w:date="2018-03-08T01:32:08Z">
        <w:r>
          <w:rPr>
            <w:rFonts w:hint="eastAsia" w:ascii="Times New Roman" w:hAnsi="Times New Roman"/>
            <w:sz w:val="24"/>
            <w:szCs w:val="24"/>
            <w:lang w:val="en-US" w:eastAsia="zh-CN"/>
          </w:rPr>
          <w:t>自动</w:t>
        </w:r>
      </w:ins>
      <w:ins w:id="4628" w:author="Janusio" w:date="2018-03-08T01:32:15Z">
        <w:r>
          <w:rPr>
            <w:rFonts w:hint="eastAsia" w:ascii="Times New Roman" w:hAnsi="Times New Roman"/>
            <w:sz w:val="24"/>
            <w:szCs w:val="24"/>
            <w:lang w:val="en-US" w:eastAsia="zh-CN"/>
          </w:rPr>
          <w:t>生成</w:t>
        </w:r>
      </w:ins>
      <w:ins w:id="4629" w:author="Janusio" w:date="2018-03-08T01:32:18Z">
        <w:r>
          <w:rPr>
            <w:rFonts w:hint="eastAsia" w:ascii="Times New Roman" w:hAnsi="Times New Roman"/>
            <w:sz w:val="24"/>
            <w:szCs w:val="24"/>
            <w:lang w:val="en-US" w:eastAsia="zh-CN"/>
          </w:rPr>
          <w:t>一组</w:t>
        </w:r>
      </w:ins>
      <w:ins w:id="4630" w:author="Janusio" w:date="2018-03-08T01:32:21Z">
        <w:r>
          <w:rPr>
            <w:rFonts w:hint="eastAsia" w:ascii="Times New Roman" w:hAnsi="Times New Roman"/>
            <w:sz w:val="24"/>
            <w:szCs w:val="24"/>
            <w:lang w:val="en-US" w:eastAsia="zh-CN"/>
          </w:rPr>
          <w:t>二进制</w:t>
        </w:r>
      </w:ins>
      <w:ins w:id="4631" w:author="Janusio" w:date="2018-03-08T01:32:23Z">
        <w:r>
          <w:rPr>
            <w:rFonts w:hint="eastAsia" w:ascii="Times New Roman" w:hAnsi="Times New Roman"/>
            <w:sz w:val="24"/>
            <w:szCs w:val="24"/>
            <w:lang w:val="en-US" w:eastAsia="zh-CN"/>
          </w:rPr>
          <w:t>代码</w:t>
        </w:r>
      </w:ins>
      <w:ins w:id="4632" w:author="Janusio" w:date="2018-03-08T01:32:25Z">
        <w:r>
          <w:rPr>
            <w:rFonts w:hint="eastAsia" w:ascii="Times New Roman" w:hAnsi="Times New Roman"/>
            <w:sz w:val="24"/>
            <w:szCs w:val="24"/>
            <w:lang w:val="en-US" w:eastAsia="zh-CN"/>
          </w:rPr>
          <w:t>并存储在</w:t>
        </w:r>
      </w:ins>
      <w:ins w:id="4633" w:author="Janusio" w:date="2018-03-08T01:32:29Z">
        <w:r>
          <w:rPr>
            <w:rFonts w:hint="eastAsia" w:ascii="Times New Roman" w:hAnsi="Times New Roman"/>
            <w:sz w:val="24"/>
            <w:szCs w:val="24"/>
            <w:lang w:val="en-US" w:eastAsia="zh-CN"/>
          </w:rPr>
          <w:t>引导</w:t>
        </w:r>
      </w:ins>
      <w:ins w:id="4634" w:author="Janusio" w:date="2018-03-08T01:32:34Z">
        <w:r>
          <w:rPr>
            <w:rFonts w:hint="eastAsia" w:ascii="Times New Roman" w:hAnsi="Times New Roman"/>
            <w:sz w:val="24"/>
            <w:szCs w:val="24"/>
            <w:lang w:val="en-US" w:eastAsia="zh-CN"/>
          </w:rPr>
          <w:t>扇区</w:t>
        </w:r>
      </w:ins>
      <w:ins w:id="4635" w:author="Janusio" w:date="2018-03-08T01:32:56Z">
        <w:r>
          <w:rPr>
            <w:rFonts w:hint="eastAsia" w:ascii="Times New Roman" w:hAnsi="Times New Roman"/>
            <w:sz w:val="24"/>
            <w:szCs w:val="24"/>
            <w:lang w:val="en-US" w:eastAsia="zh-CN"/>
          </w:rPr>
          <w:t>。</w:t>
        </w:r>
      </w:ins>
      <w:ins w:id="4636" w:author="Janusio" w:date="2018-03-08T01:33:04Z">
        <w:r>
          <w:rPr>
            <w:rFonts w:hint="eastAsia" w:ascii="Times New Roman" w:hAnsi="Times New Roman"/>
            <w:sz w:val="24"/>
            <w:szCs w:val="24"/>
            <w:lang w:val="en-US" w:eastAsia="zh-CN"/>
          </w:rPr>
          <w:t>启动</w:t>
        </w:r>
      </w:ins>
      <w:ins w:id="4637" w:author="Janusio" w:date="2018-03-08T01:33:06Z">
        <w:r>
          <w:rPr>
            <w:rFonts w:hint="eastAsia" w:ascii="Times New Roman" w:hAnsi="Times New Roman"/>
            <w:sz w:val="24"/>
            <w:szCs w:val="24"/>
            <w:lang w:val="en-US" w:eastAsia="zh-CN"/>
          </w:rPr>
          <w:t>内核</w:t>
        </w:r>
      </w:ins>
      <w:ins w:id="4638" w:author="Janusio" w:date="2018-03-08T01:33:12Z">
        <w:r>
          <w:rPr>
            <w:rFonts w:hint="eastAsia" w:ascii="Times New Roman" w:hAnsi="Times New Roman"/>
            <w:sz w:val="24"/>
            <w:szCs w:val="24"/>
            <w:lang w:val="en-US" w:eastAsia="zh-CN"/>
          </w:rPr>
          <w:t>过程</w:t>
        </w:r>
      </w:ins>
      <w:ins w:id="4639" w:author="Janusio" w:date="2018-03-08T01:33:14Z">
        <w:r>
          <w:rPr>
            <w:rFonts w:hint="eastAsia" w:ascii="Times New Roman" w:hAnsi="Times New Roman"/>
            <w:sz w:val="24"/>
            <w:szCs w:val="24"/>
            <w:lang w:val="en-US" w:eastAsia="zh-CN"/>
          </w:rPr>
          <w:t>中，</w:t>
        </w:r>
      </w:ins>
      <w:ins w:id="4640" w:author="Janusio" w:date="2018-03-08T01:33:36Z">
        <w:r>
          <w:rPr>
            <w:rFonts w:hint="eastAsia" w:ascii="Times New Roman" w:hAnsi="Times New Roman"/>
            <w:sz w:val="24"/>
            <w:szCs w:val="24"/>
          </w:rPr>
          <w:t>setup. S</w:t>
        </w:r>
      </w:ins>
      <w:ins w:id="4641" w:author="Janusio" w:date="2018-03-08T01:33:40Z">
        <w:r>
          <w:rPr>
            <w:rFonts w:hint="eastAsia" w:ascii="Times New Roman" w:hAnsi="Times New Roman"/>
            <w:sz w:val="24"/>
            <w:szCs w:val="24"/>
            <w:lang w:val="en-US" w:eastAsia="zh-CN"/>
          </w:rPr>
          <w:t>会</w:t>
        </w:r>
      </w:ins>
      <w:ins w:id="4642" w:author="Janusio" w:date="2018-03-08T01:33:52Z">
        <w:r>
          <w:rPr>
            <w:rFonts w:hint="eastAsia" w:ascii="Times New Roman" w:hAnsi="Times New Roman"/>
            <w:sz w:val="24"/>
            <w:szCs w:val="24"/>
            <w:lang w:val="en-US" w:eastAsia="zh-CN"/>
          </w:rPr>
          <w:t>检查</w:t>
        </w:r>
      </w:ins>
      <w:ins w:id="4643" w:author="Janusio" w:date="2018-03-08T01:33:54Z">
        <w:r>
          <w:rPr>
            <w:rFonts w:hint="eastAsia" w:ascii="Times New Roman" w:hAnsi="Times New Roman"/>
            <w:sz w:val="24"/>
            <w:szCs w:val="24"/>
            <w:lang w:val="en-US" w:eastAsia="zh-CN"/>
          </w:rPr>
          <w:t>分配到</w:t>
        </w:r>
      </w:ins>
      <w:ins w:id="4644" w:author="Janusio" w:date="2018-03-08T01:33:59Z">
        <w:r>
          <w:rPr>
            <w:rFonts w:hint="eastAsia" w:ascii="Times New Roman" w:hAnsi="Times New Roman"/>
            <w:sz w:val="24"/>
            <w:szCs w:val="24"/>
            <w:lang w:val="en-US" w:eastAsia="zh-CN"/>
          </w:rPr>
          <w:t>内存的</w:t>
        </w:r>
      </w:ins>
      <w:ins w:id="4645" w:author="Janusio" w:date="2018-03-08T01:34:04Z">
        <w:r>
          <w:rPr>
            <w:rFonts w:hint="eastAsia" w:ascii="Times New Roman" w:hAnsi="Times New Roman"/>
            <w:sz w:val="24"/>
            <w:szCs w:val="24"/>
            <w:lang w:val="en-US" w:eastAsia="zh-CN"/>
          </w:rPr>
          <w:t>内核</w:t>
        </w:r>
      </w:ins>
      <w:ins w:id="4646" w:author="Janusio" w:date="2018-03-08T01:34:06Z">
        <w:r>
          <w:rPr>
            <w:rFonts w:hint="eastAsia" w:ascii="Times New Roman" w:hAnsi="Times New Roman"/>
            <w:sz w:val="24"/>
            <w:szCs w:val="24"/>
            <w:lang w:val="en-US" w:eastAsia="zh-CN"/>
          </w:rPr>
          <w:t>镜像</w:t>
        </w:r>
      </w:ins>
      <w:ins w:id="4647" w:author="Janusio" w:date="2018-03-08T01:34:07Z">
        <w:r>
          <w:rPr>
            <w:rFonts w:hint="eastAsia" w:ascii="Times New Roman" w:hAnsi="Times New Roman"/>
            <w:sz w:val="24"/>
            <w:szCs w:val="24"/>
            <w:lang w:val="en-US" w:eastAsia="zh-CN"/>
          </w:rPr>
          <w:t>代码</w:t>
        </w:r>
      </w:ins>
      <w:ins w:id="4648" w:author="Janusio" w:date="2018-03-08T01:34:16Z">
        <w:r>
          <w:rPr>
            <w:rFonts w:hint="eastAsia" w:ascii="Times New Roman" w:hAnsi="Times New Roman"/>
            <w:sz w:val="24"/>
            <w:szCs w:val="24"/>
            <w:lang w:val="en-US" w:eastAsia="zh-CN"/>
          </w:rPr>
          <w:t>是否</w:t>
        </w:r>
      </w:ins>
      <w:ins w:id="4649" w:author="Janusio" w:date="2018-03-08T01:34:18Z">
        <w:r>
          <w:rPr>
            <w:rFonts w:hint="eastAsia" w:ascii="Times New Roman" w:hAnsi="Times New Roman"/>
            <w:sz w:val="24"/>
            <w:szCs w:val="24"/>
            <w:lang w:val="en-US" w:eastAsia="zh-CN"/>
          </w:rPr>
          <w:t>正常，</w:t>
        </w:r>
      </w:ins>
      <w:ins w:id="4650" w:author="Janusio" w:date="2018-03-08T01:34:20Z">
        <w:r>
          <w:rPr>
            <w:rFonts w:hint="eastAsia" w:ascii="Times New Roman" w:hAnsi="Times New Roman"/>
            <w:sz w:val="24"/>
            <w:szCs w:val="24"/>
            <w:lang w:val="en-US" w:eastAsia="zh-CN"/>
          </w:rPr>
          <w:t>如果</w:t>
        </w:r>
      </w:ins>
      <w:ins w:id="4651" w:author="Janusio" w:date="2018-03-08T01:34:23Z">
        <w:r>
          <w:rPr>
            <w:rFonts w:hint="eastAsia" w:ascii="Times New Roman" w:hAnsi="Times New Roman"/>
            <w:sz w:val="24"/>
            <w:szCs w:val="24"/>
            <w:lang w:val="en-US" w:eastAsia="zh-CN"/>
          </w:rPr>
          <w:t>代码</w:t>
        </w:r>
      </w:ins>
      <w:ins w:id="4652" w:author="Janusio" w:date="2018-03-08T01:34:27Z">
        <w:r>
          <w:rPr>
            <w:rFonts w:hint="eastAsia" w:ascii="Times New Roman" w:hAnsi="Times New Roman"/>
            <w:sz w:val="24"/>
            <w:szCs w:val="24"/>
            <w:lang w:val="en-US" w:eastAsia="zh-CN"/>
          </w:rPr>
          <w:t>正确</w:t>
        </w:r>
      </w:ins>
      <w:ins w:id="4653" w:author="Janusio" w:date="2018-03-08T01:34:50Z">
        <w:r>
          <w:rPr>
            <w:rFonts w:hint="eastAsia" w:ascii="Times New Roman" w:hAnsi="Times New Roman"/>
            <w:sz w:val="24"/>
            <w:szCs w:val="24"/>
            <w:lang w:val="en-US" w:eastAsia="zh-CN"/>
          </w:rPr>
          <w:t>，</w:t>
        </w:r>
      </w:ins>
      <w:ins w:id="4654" w:author="Janusio" w:date="2018-03-08T01:34:51Z">
        <w:r>
          <w:rPr>
            <w:rFonts w:hint="eastAsia" w:ascii="Times New Roman" w:hAnsi="Times New Roman"/>
            <w:sz w:val="24"/>
            <w:szCs w:val="24"/>
            <w:lang w:val="en-US" w:eastAsia="zh-CN"/>
          </w:rPr>
          <w:t>则</w:t>
        </w:r>
      </w:ins>
      <w:ins w:id="4655" w:author="Janusio" w:date="2018-03-08T01:34:53Z">
        <w:r>
          <w:rPr>
            <w:rFonts w:hint="eastAsia" w:ascii="Times New Roman" w:hAnsi="Times New Roman"/>
            <w:sz w:val="24"/>
            <w:szCs w:val="24"/>
            <w:lang w:val="en-US" w:eastAsia="zh-CN"/>
          </w:rPr>
          <w:t>利用</w:t>
        </w:r>
      </w:ins>
      <w:ins w:id="4656" w:author="Janusio" w:date="2018-03-08T01:34:55Z">
        <w:r>
          <w:rPr>
            <w:rFonts w:hint="eastAsia" w:ascii="Times New Roman" w:hAnsi="Times New Roman"/>
            <w:sz w:val="24"/>
            <w:szCs w:val="24"/>
            <w:lang w:val="en-US" w:eastAsia="zh-CN"/>
          </w:rPr>
          <w:t>BIOS</w:t>
        </w:r>
      </w:ins>
      <w:ins w:id="4657" w:author="Janusio" w:date="2018-03-08T01:34:58Z">
        <w:r>
          <w:rPr>
            <w:rFonts w:hint="eastAsia" w:ascii="Times New Roman" w:hAnsi="Times New Roman"/>
            <w:sz w:val="24"/>
            <w:szCs w:val="24"/>
            <w:lang w:val="en-US" w:eastAsia="zh-CN"/>
          </w:rPr>
          <w:t>终端</w:t>
        </w:r>
      </w:ins>
      <w:ins w:id="4658" w:author="Janusio" w:date="2018-03-08T01:34:59Z">
        <w:r>
          <w:rPr>
            <w:rFonts w:hint="eastAsia" w:ascii="Times New Roman" w:hAnsi="Times New Roman"/>
            <w:sz w:val="24"/>
            <w:szCs w:val="24"/>
            <w:lang w:val="en-US" w:eastAsia="zh-CN"/>
          </w:rPr>
          <w:t>进行</w:t>
        </w:r>
      </w:ins>
      <w:ins w:id="4659" w:author="Janusio" w:date="2018-03-08T01:35:01Z">
        <w:r>
          <w:rPr>
            <w:rFonts w:hint="eastAsia" w:ascii="Times New Roman" w:hAnsi="Times New Roman"/>
            <w:sz w:val="24"/>
            <w:szCs w:val="24"/>
            <w:lang w:val="en-US" w:eastAsia="zh-CN"/>
          </w:rPr>
          <w:t>对</w:t>
        </w:r>
      </w:ins>
      <w:ins w:id="4660" w:author="Janusio" w:date="2018-03-08T01:35:02Z">
        <w:r>
          <w:rPr>
            <w:rFonts w:hint="eastAsia" w:ascii="Times New Roman" w:hAnsi="Times New Roman"/>
            <w:sz w:val="24"/>
            <w:szCs w:val="24"/>
            <w:lang w:val="en-US" w:eastAsia="zh-CN"/>
          </w:rPr>
          <w:t>内存</w:t>
        </w:r>
      </w:ins>
      <w:ins w:id="4661" w:author="Janusio" w:date="2018-03-08T01:35:04Z">
        <w:r>
          <w:rPr>
            <w:rFonts w:hint="eastAsia" w:ascii="Times New Roman" w:hAnsi="Times New Roman"/>
            <w:sz w:val="24"/>
            <w:szCs w:val="24"/>
            <w:lang w:val="en-US" w:eastAsia="zh-CN"/>
          </w:rPr>
          <w:t>信息</w:t>
        </w:r>
      </w:ins>
      <w:ins w:id="4662" w:author="Janusio" w:date="2018-03-08T01:35:22Z">
        <w:r>
          <w:rPr>
            <w:rFonts w:hint="eastAsia" w:ascii="Times New Roman" w:hAnsi="Times New Roman"/>
            <w:sz w:val="24"/>
            <w:szCs w:val="24"/>
            <w:lang w:val="en-US" w:eastAsia="zh-CN"/>
          </w:rPr>
          <w:t>、</w:t>
        </w:r>
      </w:ins>
      <w:ins w:id="4663" w:author="Janusio" w:date="2018-03-08T01:35:14Z">
        <w:r>
          <w:rPr>
            <w:rFonts w:hint="eastAsia" w:ascii="Times New Roman" w:hAnsi="Times New Roman"/>
            <w:sz w:val="24"/>
            <w:szCs w:val="24"/>
            <w:lang w:val="en-US" w:eastAsia="zh-CN"/>
          </w:rPr>
          <w:t>显示器</w:t>
        </w:r>
      </w:ins>
      <w:ins w:id="4664" w:author="Janusio" w:date="2018-03-08T01:35:15Z">
        <w:r>
          <w:rPr>
            <w:rFonts w:hint="eastAsia" w:ascii="Times New Roman" w:hAnsi="Times New Roman"/>
            <w:sz w:val="24"/>
            <w:szCs w:val="24"/>
            <w:lang w:val="en-US" w:eastAsia="zh-CN"/>
          </w:rPr>
          <w:t>、</w:t>
        </w:r>
      </w:ins>
      <w:ins w:id="4665" w:author="Janusio" w:date="2018-03-08T01:35:33Z">
        <w:r>
          <w:rPr>
            <w:rFonts w:hint="eastAsia" w:ascii="Times New Roman" w:hAnsi="Times New Roman"/>
            <w:sz w:val="24"/>
            <w:szCs w:val="24"/>
            <w:lang w:val="en-US" w:eastAsia="zh-CN"/>
          </w:rPr>
          <w:t>硬盘</w:t>
        </w:r>
      </w:ins>
      <w:ins w:id="4666" w:author="Janusio" w:date="2018-03-08T01:35:34Z">
        <w:r>
          <w:rPr>
            <w:rFonts w:hint="eastAsia" w:ascii="Times New Roman" w:hAnsi="Times New Roman"/>
            <w:sz w:val="24"/>
            <w:szCs w:val="24"/>
            <w:lang w:val="en-US" w:eastAsia="zh-CN"/>
          </w:rPr>
          <w:t>信息的</w:t>
        </w:r>
      </w:ins>
      <w:ins w:id="4667" w:author="Janusio" w:date="2018-03-08T01:35:36Z">
        <w:r>
          <w:rPr>
            <w:rFonts w:hint="eastAsia" w:ascii="Times New Roman" w:hAnsi="Times New Roman"/>
            <w:sz w:val="24"/>
            <w:szCs w:val="24"/>
            <w:lang w:val="en-US" w:eastAsia="zh-CN"/>
          </w:rPr>
          <w:t>读取。</w:t>
        </w:r>
      </w:ins>
      <w:ins w:id="4668" w:author="Janusio" w:date="2018-03-08T01:35:38Z">
        <w:r>
          <w:rPr>
            <w:rFonts w:hint="eastAsia" w:ascii="Times New Roman" w:hAnsi="Times New Roman"/>
            <w:sz w:val="24"/>
            <w:szCs w:val="24"/>
            <w:lang w:val="en-US" w:eastAsia="zh-CN"/>
          </w:rPr>
          <w:t>然后</w:t>
        </w:r>
      </w:ins>
      <w:ins w:id="4669" w:author="Janusio" w:date="2018-03-08T01:35:40Z">
        <w:r>
          <w:rPr>
            <w:rFonts w:hint="eastAsia" w:ascii="Times New Roman" w:hAnsi="Times New Roman"/>
            <w:sz w:val="24"/>
            <w:szCs w:val="24"/>
            <w:lang w:val="en-US" w:eastAsia="zh-CN"/>
          </w:rPr>
          <w:t>CPU</w:t>
        </w:r>
      </w:ins>
      <w:ins w:id="4670" w:author="Janusio" w:date="2018-03-08T01:35:41Z">
        <w:r>
          <w:rPr>
            <w:rFonts w:hint="eastAsia" w:ascii="Times New Roman" w:hAnsi="Times New Roman"/>
            <w:sz w:val="24"/>
            <w:szCs w:val="24"/>
            <w:lang w:val="en-US" w:eastAsia="zh-CN"/>
          </w:rPr>
          <w:t>进行</w:t>
        </w:r>
      </w:ins>
      <w:ins w:id="4671" w:author="Janusio" w:date="2018-03-08T01:35:43Z">
        <w:r>
          <w:rPr>
            <w:rFonts w:hint="eastAsia" w:ascii="Times New Roman" w:hAnsi="Times New Roman"/>
            <w:sz w:val="24"/>
            <w:szCs w:val="24"/>
            <w:lang w:val="en-US" w:eastAsia="zh-CN"/>
          </w:rPr>
          <w:t>保护</w:t>
        </w:r>
      </w:ins>
      <w:ins w:id="4672" w:author="Janusio" w:date="2018-03-08T01:35:44Z">
        <w:r>
          <w:rPr>
            <w:rFonts w:hint="eastAsia" w:ascii="Times New Roman" w:hAnsi="Times New Roman"/>
            <w:sz w:val="24"/>
            <w:szCs w:val="24"/>
            <w:lang w:val="en-US" w:eastAsia="zh-CN"/>
          </w:rPr>
          <w:t>模式</w:t>
        </w:r>
      </w:ins>
      <w:ins w:id="4673" w:author="Janusio" w:date="2018-03-08T01:36:09Z">
        <w:r>
          <w:rPr>
            <w:rFonts w:hint="eastAsia" w:ascii="Times New Roman" w:hAnsi="Times New Roman"/>
            <w:sz w:val="24"/>
            <w:szCs w:val="24"/>
            <w:lang w:val="en-US" w:eastAsia="zh-CN"/>
          </w:rPr>
          <w:t>。</w:t>
        </w:r>
      </w:ins>
    </w:p>
    <w:p>
      <w:pPr>
        <w:pStyle w:val="24"/>
        <w:numPr>
          <w:ilvl w:val="-1"/>
          <w:numId w:val="0"/>
        </w:numPr>
        <w:spacing w:beforeLines="0" w:afterLines="0" w:line="360" w:lineRule="auto"/>
        <w:ind w:firstLine="420" w:firstLineChars="0"/>
        <w:rPr>
          <w:del w:id="4675" w:author="Janusio" w:date="2018-03-08T01:35:48Z"/>
          <w:rFonts w:hint="eastAsia" w:ascii="Times New Roman" w:hAnsi="Times New Roman"/>
          <w:sz w:val="24"/>
          <w:szCs w:val="24"/>
        </w:rPr>
        <w:pPrChange w:id="4674" w:author="Janusio" w:date="2018-03-08T01:26:41Z">
          <w:pPr>
            <w:pStyle w:val="24"/>
            <w:ind w:firstLine="420" w:firstLineChars="0"/>
          </w:pPr>
        </w:pPrChange>
      </w:pPr>
      <w:ins w:id="4676" w:author="Janusio" w:date="2018-03-08T01:35:57Z">
        <w:r>
          <w:rPr>
            <w:rFonts w:hint="eastAsia" w:ascii="Times New Roman" w:hAnsi="Times New Roman"/>
            <w:sz w:val="24"/>
            <w:szCs w:val="24"/>
            <w:lang w:val="en-US" w:eastAsia="zh-CN"/>
          </w:rPr>
          <w:t>（</w:t>
        </w:r>
      </w:ins>
      <w:ins w:id="4677" w:author="Janusio" w:date="2018-03-08T01:35:59Z">
        <w:r>
          <w:rPr>
            <w:rFonts w:hint="eastAsia" w:ascii="Times New Roman" w:hAnsi="Times New Roman"/>
            <w:sz w:val="24"/>
            <w:szCs w:val="24"/>
            <w:lang w:val="en-US" w:eastAsia="zh-CN"/>
          </w:rPr>
          <w:t>4</w:t>
        </w:r>
      </w:ins>
      <w:ins w:id="4678" w:author="Janusio" w:date="2018-03-08T01:35:57Z">
        <w:r>
          <w:rPr>
            <w:rFonts w:hint="eastAsia" w:ascii="Times New Roman" w:hAnsi="Times New Roman"/>
            <w:sz w:val="24"/>
            <w:szCs w:val="24"/>
            <w:lang w:val="en-US" w:eastAsia="zh-CN"/>
          </w:rPr>
          <w:t>）</w:t>
        </w:r>
      </w:ins>
      <w:ins w:id="4679" w:author="Janusio" w:date="2018-03-08T01:36:01Z">
        <w:r>
          <w:rPr>
            <w:rFonts w:hint="eastAsia" w:ascii="Times New Roman" w:hAnsi="Times New Roman"/>
            <w:sz w:val="24"/>
            <w:szCs w:val="24"/>
            <w:lang w:val="en-US" w:eastAsia="zh-CN"/>
          </w:rPr>
          <w:t>系统</w:t>
        </w:r>
      </w:ins>
      <w:ins w:id="4680" w:author="Janusio" w:date="2018-03-08T01:36:03Z">
        <w:r>
          <w:rPr>
            <w:rFonts w:hint="eastAsia" w:ascii="Times New Roman" w:hAnsi="Times New Roman"/>
            <w:sz w:val="24"/>
            <w:szCs w:val="24"/>
            <w:lang w:val="en-US" w:eastAsia="zh-CN"/>
          </w:rPr>
          <w:t>启动</w:t>
        </w:r>
      </w:ins>
      <w:del w:id="4681" w:author="Janusio" w:date="2018-03-08T01:35:48Z">
        <w:r>
          <w:rPr>
            <w:rFonts w:hint="eastAsia" w:ascii="Times New Roman" w:hAnsi="Times New Roman"/>
            <w:sz w:val="24"/>
            <w:szCs w:val="24"/>
          </w:rPr>
          <w:delText>根据分区表信息来分析需要被度量的操作系统位于哪个磁盘的分区，并在这个分区的引导扇区的哪个地址，随后将控制权转交给引导扇区。</w:delText>
        </w:r>
      </w:del>
    </w:p>
    <w:p>
      <w:pPr>
        <w:pStyle w:val="24"/>
        <w:spacing w:beforeLines="0" w:afterLines="0" w:line="360" w:lineRule="auto"/>
        <w:ind w:firstLine="420" w:firstLineChars="0"/>
        <w:rPr>
          <w:del w:id="4683" w:author="Janusio" w:date="2018-03-08T01:35:48Z"/>
          <w:rFonts w:hint="eastAsia" w:ascii="Times New Roman" w:hAnsi="Times New Roman"/>
          <w:sz w:val="24"/>
          <w:szCs w:val="24"/>
        </w:rPr>
        <w:pPrChange w:id="4682" w:author="Janusio" w:date="2018-03-08T01:25:16Z">
          <w:pPr>
            <w:pStyle w:val="24"/>
            <w:ind w:firstLine="420" w:firstLineChars="0"/>
          </w:pPr>
        </w:pPrChange>
      </w:pPr>
      <w:del w:id="4684" w:author="Janusio" w:date="2018-03-08T01:35:48Z">
        <w:r>
          <w:rPr>
            <w:rFonts w:hint="eastAsia" w:ascii="Times New Roman" w:hAnsi="Times New Roman"/>
            <w:sz w:val="24"/>
            <w:szCs w:val="24"/>
          </w:rPr>
          <w:delText xml:space="preserve"> </w:delText>
        </w:r>
      </w:del>
    </w:p>
    <w:p>
      <w:pPr>
        <w:pStyle w:val="24"/>
        <w:spacing w:beforeLines="0" w:afterLines="0" w:line="360" w:lineRule="auto"/>
        <w:ind w:firstLine="420" w:firstLineChars="0"/>
        <w:rPr>
          <w:del w:id="4686" w:author="Janusio" w:date="2018-03-08T01:35:48Z"/>
        </w:rPr>
        <w:pPrChange w:id="4685" w:author="Janusio" w:date="2018-03-08T01:25:16Z">
          <w:pPr>
            <w:pStyle w:val="24"/>
            <w:ind w:firstLine="420" w:firstLineChars="0"/>
          </w:pPr>
        </w:pPrChange>
      </w:pPr>
      <w:del w:id="4687" w:author="Janusio" w:date="2018-03-08T01:35:48Z">
        <w:r>
          <w:rPr/>
          <w:drawing>
            <wp:inline distT="0" distB="0" distL="114300" distR="114300">
              <wp:extent cx="4390390" cy="3037840"/>
              <wp:effectExtent l="0" t="0" r="1016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4390390" cy="3037840"/>
                      </a:xfrm>
                      <a:prstGeom prst="rect">
                        <a:avLst/>
                      </a:prstGeom>
                      <a:noFill/>
                      <a:ln w="9525">
                        <a:noFill/>
                      </a:ln>
                    </pic:spPr>
                  </pic:pic>
                </a:graphicData>
              </a:graphic>
            </wp:inline>
          </w:drawing>
        </w:r>
      </w:del>
    </w:p>
    <w:p>
      <w:pPr>
        <w:pStyle w:val="24"/>
        <w:spacing w:beforeLines="0" w:afterLines="0" w:line="360" w:lineRule="auto"/>
        <w:ind w:firstLine="420" w:firstLineChars="0"/>
        <w:rPr>
          <w:rFonts w:hint="eastAsia" w:ascii="Times New Roman" w:hAnsi="Times New Roman"/>
          <w:sz w:val="24"/>
          <w:szCs w:val="24"/>
          <w:lang w:val="en-US" w:eastAsia="zh-CN"/>
        </w:rPr>
        <w:pPrChange w:id="4689" w:author="Janusio" w:date="2018-03-05T01:08:31Z">
          <w:pPr>
            <w:pStyle w:val="24"/>
            <w:ind w:firstLine="420" w:firstLineChars="0"/>
          </w:pPr>
        </w:pPrChange>
      </w:pPr>
      <w:del w:id="4690" w:author="Janusio" w:date="2018-03-08T01:35:48Z">
        <w:r>
          <w:rPr>
            <w:rFonts w:hint="eastAsia" w:ascii="Times New Roman" w:hAnsi="Times New Roman"/>
            <w:sz w:val="24"/>
            <w:szCs w:val="24"/>
          </w:rPr>
          <w:delText>④引导扇区首先需要执行初始化工作，然后转交控制权给操作系统加载器OSLoader，并加载操作系统内核直到全部加载完成操作系统的核心内容。    在实际的应用中如果用户选择了某一操作系统并进行启动，Grub首先找到该操作系统的引导扇区并交出控制权。以Linux为例，其中bootsect. S文件是一种实模式下运行的汇编程序，在汇编后自动生成一组二进制的代码，并将其存储在操作系统的引导扇区中。Grub向bootsect. S移交控制权，并加载核心系统和setup. S o setup. S检查己调入内存的内核代码是否正确。如果检测的结果显示代码正确，其可以利用BIOS中断来实现对内存信息、设置显示器基本模式和硬盘信息的读取，然后，准备让CPU进入</w:delText>
        </w:r>
      </w:del>
      <w:del w:id="4691" w:author="Janusio" w:date="2018-03-08T01:35:48Z">
        <w:r>
          <w:rPr>
            <w:rFonts w:hint="eastAsia" w:ascii="Times New Roman" w:hAnsi="Times New Roman"/>
            <w:sz w:val="24"/>
            <w:szCs w:val="24"/>
            <w:lang w:val="en-US" w:eastAsia="zh-CN"/>
          </w:rPr>
          <w:delText>保护模式。</w:delText>
        </w:r>
      </w:del>
    </w:p>
    <w:p>
      <w:pPr>
        <w:pStyle w:val="24"/>
        <w:spacing w:beforeLines="0" w:afterLines="0" w:line="360" w:lineRule="auto"/>
        <w:ind w:firstLine="420" w:firstLineChars="0"/>
        <w:rPr>
          <w:ins w:id="4693" w:author="Janusio" w:date="2018-03-08T01:36:21Z"/>
          <w:rFonts w:hint="eastAsia" w:ascii="Times New Roman" w:hAnsi="Times New Roman"/>
          <w:sz w:val="24"/>
          <w:szCs w:val="24"/>
          <w:lang w:val="en-US" w:eastAsia="zh-CN"/>
        </w:rPr>
        <w:pPrChange w:id="4692" w:author="Janusio" w:date="2018-03-05T01:08:31Z">
          <w:pPr>
            <w:pStyle w:val="24"/>
            <w:ind w:firstLine="420" w:firstLineChars="0"/>
          </w:pPr>
        </w:pPrChange>
      </w:pPr>
      <w:ins w:id="4694" w:author="Janusio" w:date="2018-03-08T01:36:58Z">
        <w:r>
          <w:rPr>
            <w:rFonts w:hint="eastAsia" w:ascii="Times New Roman" w:hAnsi="Times New Roman"/>
            <w:sz w:val="24"/>
            <w:szCs w:val="24"/>
            <w:lang w:val="en-US" w:eastAsia="zh-CN"/>
          </w:rPr>
          <w:t>内核</w:t>
        </w:r>
      </w:ins>
      <w:ins w:id="4695" w:author="Janusio" w:date="2018-03-08T01:37:01Z">
        <w:r>
          <w:rPr>
            <w:rFonts w:hint="eastAsia" w:ascii="Times New Roman" w:hAnsi="Times New Roman"/>
            <w:sz w:val="24"/>
            <w:szCs w:val="24"/>
            <w:lang w:val="en-US" w:eastAsia="zh-CN"/>
          </w:rPr>
          <w:t>加载</w:t>
        </w:r>
      </w:ins>
      <w:ins w:id="4696" w:author="Janusio" w:date="2018-03-08T01:37:27Z">
        <w:r>
          <w:rPr>
            <w:rFonts w:hint="eastAsia" w:ascii="Times New Roman" w:hAnsi="Times New Roman"/>
            <w:sz w:val="24"/>
            <w:szCs w:val="24"/>
            <w:lang w:val="en-US" w:eastAsia="zh-CN"/>
          </w:rPr>
          <w:t>完成</w:t>
        </w:r>
      </w:ins>
      <w:ins w:id="4697" w:author="Janusio" w:date="2018-03-08T01:37:28Z">
        <w:r>
          <w:rPr>
            <w:rFonts w:hint="eastAsia" w:ascii="Times New Roman" w:hAnsi="Times New Roman"/>
            <w:sz w:val="24"/>
            <w:szCs w:val="24"/>
            <w:lang w:val="en-US" w:eastAsia="zh-CN"/>
          </w:rPr>
          <w:t>后</w:t>
        </w:r>
      </w:ins>
      <w:ins w:id="4698" w:author="Janusio" w:date="2018-03-08T01:37:03Z">
        <w:r>
          <w:rPr>
            <w:rFonts w:hint="eastAsia" w:ascii="Times New Roman" w:hAnsi="Times New Roman"/>
            <w:sz w:val="24"/>
            <w:szCs w:val="24"/>
            <w:lang w:val="en-US" w:eastAsia="zh-CN"/>
          </w:rPr>
          <w:t>，</w:t>
        </w:r>
      </w:ins>
      <w:ins w:id="4699" w:author="Janusio" w:date="2018-03-08T01:37:22Z">
        <w:r>
          <w:rPr>
            <w:rFonts w:hint="eastAsia" w:ascii="Times New Roman" w:hAnsi="Times New Roman"/>
            <w:sz w:val="24"/>
            <w:szCs w:val="24"/>
            <w:lang w:val="en-US" w:eastAsia="zh-CN"/>
          </w:rPr>
          <w:t>会</w:t>
        </w:r>
      </w:ins>
      <w:ins w:id="4700" w:author="Janusio" w:date="2018-03-08T01:37:33Z">
        <w:r>
          <w:rPr>
            <w:rFonts w:hint="eastAsia" w:ascii="Times New Roman" w:hAnsi="Times New Roman"/>
            <w:sz w:val="24"/>
            <w:szCs w:val="24"/>
            <w:lang w:val="en-US" w:eastAsia="zh-CN"/>
          </w:rPr>
          <w:t>将</w:t>
        </w:r>
      </w:ins>
      <w:ins w:id="4701" w:author="Janusio" w:date="2018-03-08T01:37:53Z">
        <w:r>
          <w:rPr>
            <w:rFonts w:hint="eastAsia" w:ascii="Times New Roman" w:hAnsi="Times New Roman"/>
            <w:sz w:val="24"/>
            <w:szCs w:val="24"/>
            <w:lang w:val="en-US" w:eastAsia="zh-CN"/>
          </w:rPr>
          <w:t>计算机</w:t>
        </w:r>
      </w:ins>
      <w:ins w:id="4702" w:author="Janusio" w:date="2018-03-08T01:37:55Z">
        <w:r>
          <w:rPr>
            <w:rFonts w:hint="eastAsia" w:ascii="Times New Roman" w:hAnsi="Times New Roman"/>
            <w:sz w:val="24"/>
            <w:szCs w:val="24"/>
            <w:lang w:val="en-US" w:eastAsia="zh-CN"/>
          </w:rPr>
          <w:t>硬件</w:t>
        </w:r>
      </w:ins>
      <w:ins w:id="4703" w:author="Janusio" w:date="2018-03-08T01:37:57Z">
        <w:r>
          <w:rPr>
            <w:rFonts w:hint="eastAsia" w:ascii="Times New Roman" w:hAnsi="Times New Roman"/>
            <w:sz w:val="24"/>
            <w:szCs w:val="24"/>
            <w:lang w:val="en-US" w:eastAsia="zh-CN"/>
          </w:rPr>
          <w:t>和</w:t>
        </w:r>
      </w:ins>
      <w:ins w:id="4704" w:author="Janusio" w:date="2018-03-08T01:38:02Z">
        <w:r>
          <w:rPr>
            <w:rFonts w:hint="eastAsia" w:ascii="Times New Roman" w:hAnsi="Times New Roman"/>
            <w:sz w:val="24"/>
            <w:szCs w:val="24"/>
            <w:lang w:val="en-US" w:eastAsia="zh-CN"/>
          </w:rPr>
          <w:t>相关的</w:t>
        </w:r>
      </w:ins>
      <w:ins w:id="4705" w:author="Janusio" w:date="2018-03-08T01:38:05Z">
        <w:r>
          <w:rPr>
            <w:rFonts w:hint="eastAsia" w:ascii="Times New Roman" w:hAnsi="Times New Roman"/>
            <w:sz w:val="24"/>
            <w:szCs w:val="24"/>
            <w:lang w:val="en-US" w:eastAsia="zh-CN"/>
          </w:rPr>
          <w:t>驱动</w:t>
        </w:r>
      </w:ins>
      <w:ins w:id="4706" w:author="Janusio" w:date="2018-03-08T01:38:11Z">
        <w:r>
          <w:rPr>
            <w:rFonts w:hint="eastAsia" w:ascii="Times New Roman" w:hAnsi="Times New Roman"/>
            <w:sz w:val="24"/>
            <w:szCs w:val="24"/>
            <w:lang w:val="en-US" w:eastAsia="zh-CN"/>
          </w:rPr>
          <w:t>实现</w:t>
        </w:r>
      </w:ins>
      <w:ins w:id="4707" w:author="Janusio" w:date="2018-03-08T01:38:14Z">
        <w:r>
          <w:rPr>
            <w:rFonts w:hint="eastAsia" w:ascii="Times New Roman" w:hAnsi="Times New Roman"/>
            <w:sz w:val="24"/>
            <w:szCs w:val="24"/>
            <w:lang w:val="en-US" w:eastAsia="zh-CN"/>
          </w:rPr>
          <w:t>初始化</w:t>
        </w:r>
      </w:ins>
      <w:ins w:id="4708" w:author="Janusio" w:date="2018-03-08T01:38:16Z">
        <w:r>
          <w:rPr>
            <w:rFonts w:hint="eastAsia" w:ascii="Times New Roman" w:hAnsi="Times New Roman"/>
            <w:sz w:val="24"/>
            <w:szCs w:val="24"/>
            <w:lang w:val="en-US" w:eastAsia="zh-CN"/>
          </w:rPr>
          <w:t>操作</w:t>
        </w:r>
      </w:ins>
      <w:ins w:id="4709" w:author="Janusio" w:date="2018-03-08T01:38:50Z">
        <w:r>
          <w:rPr>
            <w:rFonts w:hint="eastAsia" w:ascii="Times New Roman" w:hAnsi="Times New Roman"/>
            <w:sz w:val="24"/>
            <w:szCs w:val="24"/>
            <w:lang w:val="en-US" w:eastAsia="zh-CN"/>
          </w:rPr>
          <w:t>，</w:t>
        </w:r>
      </w:ins>
      <w:ins w:id="4710" w:author="Janusio" w:date="2018-03-08T01:38:27Z">
        <w:r>
          <w:rPr>
            <w:rFonts w:hint="eastAsia" w:ascii="Times New Roman" w:hAnsi="Times New Roman"/>
            <w:sz w:val="24"/>
            <w:szCs w:val="24"/>
            <w:lang w:val="en-US" w:eastAsia="zh-CN"/>
          </w:rPr>
          <w:t>并</w:t>
        </w:r>
      </w:ins>
      <w:ins w:id="4711" w:author="Janusio" w:date="2018-03-08T01:38:55Z">
        <w:r>
          <w:rPr>
            <w:rFonts w:hint="eastAsia" w:ascii="Times New Roman" w:hAnsi="Times New Roman"/>
            <w:sz w:val="24"/>
            <w:szCs w:val="24"/>
            <w:lang w:val="en-US" w:eastAsia="zh-CN"/>
          </w:rPr>
          <w:t>读取</w:t>
        </w:r>
      </w:ins>
      <w:ins w:id="4712" w:author="Janusio" w:date="2018-03-08T01:38:34Z">
        <w:r>
          <w:rPr>
            <w:rFonts w:hint="eastAsia" w:ascii="Times New Roman" w:hAnsi="Times New Roman"/>
            <w:sz w:val="24"/>
            <w:szCs w:val="24"/>
            <w:lang w:val="en-US" w:eastAsia="zh-CN"/>
          </w:rPr>
          <w:t>initrd</w:t>
        </w:r>
      </w:ins>
      <w:ins w:id="4713" w:author="Janusio" w:date="2018-03-08T01:38:36Z">
        <w:r>
          <w:rPr>
            <w:rFonts w:hint="eastAsia" w:ascii="Times New Roman" w:hAnsi="Times New Roman"/>
            <w:sz w:val="24"/>
            <w:szCs w:val="24"/>
            <w:lang w:val="en-US" w:eastAsia="zh-CN"/>
          </w:rPr>
          <w:t>，</w:t>
        </w:r>
      </w:ins>
      <w:ins w:id="4714" w:author="Janusio" w:date="2018-03-08T01:38:40Z">
        <w:r>
          <w:rPr>
            <w:rFonts w:hint="eastAsia" w:ascii="Times New Roman" w:hAnsi="Times New Roman"/>
            <w:sz w:val="24"/>
            <w:szCs w:val="24"/>
            <w:lang w:val="en-US" w:eastAsia="zh-CN"/>
          </w:rPr>
          <w:t>完成</w:t>
        </w:r>
      </w:ins>
      <w:ins w:id="4715" w:author="Janusio" w:date="2018-03-08T01:38:42Z">
        <w:r>
          <w:rPr>
            <w:rFonts w:hint="eastAsia" w:ascii="Times New Roman" w:hAnsi="Times New Roman"/>
            <w:sz w:val="24"/>
            <w:szCs w:val="24"/>
            <w:lang w:val="en-US" w:eastAsia="zh-CN"/>
          </w:rPr>
          <w:t>加载</w:t>
        </w:r>
      </w:ins>
      <w:ins w:id="4716" w:author="Janusio" w:date="2018-03-08T01:38:44Z">
        <w:r>
          <w:rPr>
            <w:rFonts w:hint="eastAsia" w:ascii="Times New Roman" w:hAnsi="Times New Roman"/>
            <w:sz w:val="24"/>
            <w:szCs w:val="24"/>
            <w:lang w:val="en-US" w:eastAsia="zh-CN"/>
          </w:rPr>
          <w:t>驱动</w:t>
        </w:r>
      </w:ins>
      <w:ins w:id="4717" w:author="Janusio" w:date="2018-03-08T01:38:46Z">
        <w:r>
          <w:rPr>
            <w:rFonts w:hint="eastAsia" w:ascii="Times New Roman" w:hAnsi="Times New Roman"/>
            <w:sz w:val="24"/>
            <w:szCs w:val="24"/>
            <w:lang w:val="en-US" w:eastAsia="zh-CN"/>
          </w:rPr>
          <w:t>模块</w:t>
        </w:r>
      </w:ins>
      <w:ins w:id="4718" w:author="Janusio" w:date="2018-03-08T01:38:47Z">
        <w:r>
          <w:rPr>
            <w:rFonts w:hint="eastAsia" w:ascii="Times New Roman" w:hAnsi="Times New Roman"/>
            <w:sz w:val="24"/>
            <w:szCs w:val="24"/>
            <w:lang w:val="en-US" w:eastAsia="zh-CN"/>
          </w:rPr>
          <w:t>。</w:t>
        </w:r>
      </w:ins>
      <w:ins w:id="4719" w:author="Janusio" w:date="2018-03-08T01:39:11Z">
        <w:r>
          <w:rPr>
            <w:rFonts w:hint="eastAsia" w:ascii="Times New Roman" w:hAnsi="Times New Roman"/>
            <w:sz w:val="24"/>
            <w:szCs w:val="24"/>
            <w:lang w:val="en-US" w:eastAsia="zh-CN"/>
          </w:rPr>
          <w:t>随后</w:t>
        </w:r>
      </w:ins>
      <w:ins w:id="4720" w:author="Janusio" w:date="2018-03-08T01:39:13Z">
        <w:r>
          <w:rPr>
            <w:rFonts w:hint="eastAsia" w:ascii="Times New Roman" w:hAnsi="Times New Roman"/>
            <w:sz w:val="24"/>
            <w:szCs w:val="24"/>
            <w:lang w:val="en-US" w:eastAsia="zh-CN"/>
          </w:rPr>
          <w:t>执行</w:t>
        </w:r>
      </w:ins>
      <w:ins w:id="4721" w:author="Janusio" w:date="2018-03-08T01:39:15Z">
        <w:r>
          <w:rPr>
            <w:rFonts w:hint="eastAsia" w:ascii="Times New Roman" w:hAnsi="Times New Roman"/>
            <w:sz w:val="24"/>
            <w:szCs w:val="24"/>
            <w:lang w:val="en-US" w:eastAsia="zh-CN"/>
          </w:rPr>
          <w:t>根文件</w:t>
        </w:r>
      </w:ins>
      <w:ins w:id="4722" w:author="Janusio" w:date="2018-03-08T01:39:16Z">
        <w:r>
          <w:rPr>
            <w:rFonts w:hint="eastAsia" w:ascii="Times New Roman" w:hAnsi="Times New Roman"/>
            <w:sz w:val="24"/>
            <w:szCs w:val="24"/>
            <w:lang w:val="en-US" w:eastAsia="zh-CN"/>
          </w:rPr>
          <w:t>系统</w:t>
        </w:r>
      </w:ins>
      <w:ins w:id="4723" w:author="Janusio" w:date="2018-03-08T01:39:18Z">
        <w:r>
          <w:rPr>
            <w:rFonts w:hint="eastAsia" w:ascii="Times New Roman" w:hAnsi="Times New Roman"/>
            <w:sz w:val="24"/>
            <w:szCs w:val="24"/>
            <w:lang w:val="en-US" w:eastAsia="zh-CN"/>
          </w:rPr>
          <w:t>中的</w:t>
        </w:r>
      </w:ins>
      <w:ins w:id="4724" w:author="Janusio" w:date="2018-03-08T01:39:20Z">
        <w:r>
          <w:rPr>
            <w:rFonts w:hint="eastAsia" w:ascii="Times New Roman" w:hAnsi="Times New Roman"/>
            <w:sz w:val="24"/>
            <w:szCs w:val="24"/>
            <w:lang w:val="en-US" w:eastAsia="zh-CN"/>
          </w:rPr>
          <w:t>init</w:t>
        </w:r>
      </w:ins>
      <w:ins w:id="4725" w:author="Janusio" w:date="2018-03-08T01:39:22Z">
        <w:r>
          <w:rPr>
            <w:rFonts w:hint="eastAsia" w:ascii="Times New Roman" w:hAnsi="Times New Roman"/>
            <w:sz w:val="24"/>
            <w:szCs w:val="24"/>
            <w:lang w:val="en-US" w:eastAsia="zh-CN"/>
          </w:rPr>
          <w:t>进程</w:t>
        </w:r>
      </w:ins>
      <w:ins w:id="4726" w:author="Janusio" w:date="2018-03-08T01:39:25Z">
        <w:r>
          <w:rPr>
            <w:rFonts w:hint="eastAsia" w:ascii="Times New Roman" w:hAnsi="Times New Roman"/>
            <w:sz w:val="24"/>
            <w:szCs w:val="24"/>
            <w:lang w:val="en-US" w:eastAsia="zh-CN"/>
          </w:rPr>
          <w:t>，</w:t>
        </w:r>
      </w:ins>
      <w:ins w:id="4727" w:author="Janusio" w:date="2018-03-08T01:39:31Z">
        <w:r>
          <w:rPr>
            <w:rFonts w:hint="eastAsia" w:ascii="Times New Roman" w:hAnsi="Times New Roman"/>
            <w:sz w:val="24"/>
            <w:szCs w:val="24"/>
            <w:lang w:val="en-US" w:eastAsia="zh-CN"/>
          </w:rPr>
          <w:t>也就是</w:t>
        </w:r>
      </w:ins>
      <w:ins w:id="4728" w:author="Janusio" w:date="2018-03-08T01:39:34Z">
        <w:r>
          <w:rPr>
            <w:rFonts w:hint="eastAsia" w:ascii="Times New Roman" w:hAnsi="Times New Roman"/>
            <w:sz w:val="24"/>
            <w:szCs w:val="24"/>
            <w:lang w:val="en-US" w:eastAsia="zh-CN"/>
          </w:rPr>
          <w:t>系统</w:t>
        </w:r>
      </w:ins>
      <w:ins w:id="4729" w:author="Janusio" w:date="2018-03-08T01:39:35Z">
        <w:r>
          <w:rPr>
            <w:rFonts w:hint="eastAsia" w:ascii="Times New Roman" w:hAnsi="Times New Roman"/>
            <w:sz w:val="24"/>
            <w:szCs w:val="24"/>
            <w:lang w:val="en-US" w:eastAsia="zh-CN"/>
          </w:rPr>
          <w:t>启动</w:t>
        </w:r>
      </w:ins>
      <w:ins w:id="4730" w:author="Janusio" w:date="2018-03-08T01:39:37Z">
        <w:r>
          <w:rPr>
            <w:rFonts w:hint="eastAsia" w:ascii="Times New Roman" w:hAnsi="Times New Roman"/>
            <w:sz w:val="24"/>
            <w:szCs w:val="24"/>
            <w:lang w:val="en-US" w:eastAsia="zh-CN"/>
          </w:rPr>
          <w:t>的</w:t>
        </w:r>
      </w:ins>
      <w:ins w:id="4731" w:author="Janusio" w:date="2018-03-08T01:39:38Z">
        <w:r>
          <w:rPr>
            <w:rFonts w:hint="eastAsia" w:ascii="Times New Roman" w:hAnsi="Times New Roman"/>
            <w:sz w:val="24"/>
            <w:szCs w:val="24"/>
            <w:lang w:val="en-US" w:eastAsia="zh-CN"/>
          </w:rPr>
          <w:t>第一个</w:t>
        </w:r>
      </w:ins>
      <w:ins w:id="4732" w:author="Janusio" w:date="2018-03-08T01:39:39Z">
        <w:r>
          <w:rPr>
            <w:rFonts w:hint="eastAsia" w:ascii="Times New Roman" w:hAnsi="Times New Roman"/>
            <w:sz w:val="24"/>
            <w:szCs w:val="24"/>
            <w:lang w:val="en-US" w:eastAsia="zh-CN"/>
          </w:rPr>
          <w:t>进程</w:t>
        </w:r>
      </w:ins>
      <w:ins w:id="4733" w:author="Janusio" w:date="2018-03-08T01:39:51Z">
        <w:r>
          <w:rPr>
            <w:rFonts w:hint="eastAsia" w:ascii="Times New Roman" w:hAnsi="Times New Roman"/>
            <w:sz w:val="24"/>
            <w:szCs w:val="24"/>
            <w:lang w:val="en-US" w:eastAsia="zh-CN"/>
          </w:rPr>
          <w:t>。</w:t>
        </w:r>
      </w:ins>
      <w:ins w:id="4734" w:author="Janusio" w:date="2018-03-08T01:40:07Z">
        <w:r>
          <w:rPr>
            <w:rFonts w:hint="eastAsia" w:ascii="Times New Roman" w:hAnsi="Times New Roman"/>
            <w:sz w:val="24"/>
            <w:szCs w:val="24"/>
            <w:lang w:val="en-US" w:eastAsia="zh-CN"/>
          </w:rPr>
          <w:t>i</w:t>
        </w:r>
      </w:ins>
      <w:ins w:id="4735" w:author="Janusio" w:date="2018-03-08T01:40:01Z">
        <w:r>
          <w:rPr>
            <w:rFonts w:hint="eastAsia" w:ascii="Times New Roman" w:hAnsi="Times New Roman"/>
            <w:sz w:val="24"/>
            <w:szCs w:val="24"/>
            <w:lang w:val="en-US" w:eastAsia="zh-CN"/>
          </w:rPr>
          <w:t>nit</w:t>
        </w:r>
      </w:ins>
      <w:ins w:id="4736" w:author="Janusio" w:date="2018-03-08T01:40:02Z">
        <w:r>
          <w:rPr>
            <w:rFonts w:hint="eastAsia" w:ascii="Times New Roman" w:hAnsi="Times New Roman"/>
            <w:sz w:val="24"/>
            <w:szCs w:val="24"/>
            <w:lang w:val="en-US" w:eastAsia="zh-CN"/>
          </w:rPr>
          <w:t>进程是</w:t>
        </w:r>
      </w:ins>
      <w:ins w:id="4737" w:author="Janusio" w:date="2018-03-08T01:40:11Z">
        <w:r>
          <w:rPr>
            <w:rFonts w:hint="eastAsia" w:ascii="Times New Roman" w:hAnsi="Times New Roman"/>
            <w:sz w:val="24"/>
            <w:szCs w:val="24"/>
            <w:lang w:val="en-US" w:eastAsia="zh-CN"/>
          </w:rPr>
          <w:t>系统</w:t>
        </w:r>
      </w:ins>
      <w:ins w:id="4738" w:author="Janusio" w:date="2018-03-08T01:40:14Z">
        <w:r>
          <w:rPr>
            <w:rFonts w:hint="eastAsia" w:ascii="Times New Roman" w:hAnsi="Times New Roman"/>
            <w:sz w:val="24"/>
            <w:szCs w:val="24"/>
            <w:lang w:val="en-US" w:eastAsia="zh-CN"/>
          </w:rPr>
          <w:t>运行的</w:t>
        </w:r>
      </w:ins>
      <w:ins w:id="4739" w:author="Janusio" w:date="2018-03-08T01:40:16Z">
        <w:r>
          <w:rPr>
            <w:rFonts w:hint="eastAsia" w:ascii="Times New Roman" w:hAnsi="Times New Roman"/>
            <w:sz w:val="24"/>
            <w:szCs w:val="24"/>
            <w:lang w:val="en-US" w:eastAsia="zh-CN"/>
          </w:rPr>
          <w:t>第一个</w:t>
        </w:r>
      </w:ins>
      <w:ins w:id="4740" w:author="Janusio" w:date="2018-03-08T01:40:18Z">
        <w:r>
          <w:rPr>
            <w:rFonts w:hint="eastAsia" w:ascii="Times New Roman" w:hAnsi="Times New Roman"/>
            <w:sz w:val="24"/>
            <w:szCs w:val="24"/>
            <w:lang w:val="en-US" w:eastAsia="zh-CN"/>
          </w:rPr>
          <w:t>进程</w:t>
        </w:r>
      </w:ins>
      <w:ins w:id="4741" w:author="Janusio" w:date="2018-03-08T01:40:31Z">
        <w:r>
          <w:rPr>
            <w:rFonts w:hint="eastAsia" w:ascii="Times New Roman" w:hAnsi="Times New Roman"/>
            <w:sz w:val="24"/>
            <w:szCs w:val="24"/>
            <w:lang w:val="en-US" w:eastAsia="zh-CN"/>
          </w:rPr>
          <w:t>，</w:t>
        </w:r>
      </w:ins>
      <w:ins w:id="4742" w:author="Janusio" w:date="2018-03-08T01:40:32Z">
        <w:r>
          <w:rPr>
            <w:rFonts w:hint="eastAsia" w:ascii="Times New Roman" w:hAnsi="Times New Roman"/>
            <w:sz w:val="24"/>
            <w:szCs w:val="24"/>
            <w:lang w:val="en-US" w:eastAsia="zh-CN"/>
          </w:rPr>
          <w:t>其他</w:t>
        </w:r>
      </w:ins>
      <w:ins w:id="4743" w:author="Janusio" w:date="2018-03-08T01:40:35Z">
        <w:r>
          <w:rPr>
            <w:rFonts w:hint="eastAsia" w:ascii="Times New Roman" w:hAnsi="Times New Roman"/>
            <w:sz w:val="24"/>
            <w:szCs w:val="24"/>
            <w:lang w:val="en-US" w:eastAsia="zh-CN"/>
          </w:rPr>
          <w:t>进程</w:t>
        </w:r>
      </w:ins>
      <w:ins w:id="4744" w:author="Janusio" w:date="2018-03-08T01:40:36Z">
        <w:r>
          <w:rPr>
            <w:rFonts w:hint="eastAsia" w:ascii="Times New Roman" w:hAnsi="Times New Roman"/>
            <w:sz w:val="24"/>
            <w:szCs w:val="24"/>
            <w:lang w:val="en-US" w:eastAsia="zh-CN"/>
          </w:rPr>
          <w:t>可以</w:t>
        </w:r>
      </w:ins>
      <w:ins w:id="4745" w:author="Janusio" w:date="2018-03-08T01:40:38Z">
        <w:r>
          <w:rPr>
            <w:rFonts w:hint="eastAsia" w:ascii="Times New Roman" w:hAnsi="Times New Roman"/>
            <w:sz w:val="24"/>
            <w:szCs w:val="24"/>
            <w:lang w:val="en-US" w:eastAsia="zh-CN"/>
          </w:rPr>
          <w:t>通过</w:t>
        </w:r>
      </w:ins>
      <w:ins w:id="4746" w:author="Janusio" w:date="2018-03-08T01:40:52Z">
        <w:r>
          <w:rPr>
            <w:rFonts w:hint="eastAsia" w:ascii="Times New Roman" w:hAnsi="Times New Roman"/>
            <w:sz w:val="24"/>
            <w:szCs w:val="24"/>
            <w:lang w:val="en-US" w:eastAsia="zh-CN"/>
          </w:rPr>
          <w:t>fork</w:t>
        </w:r>
      </w:ins>
      <w:ins w:id="4747" w:author="Janusio" w:date="2018-03-08T01:40:55Z">
        <w:r>
          <w:rPr>
            <w:rFonts w:hint="eastAsia" w:ascii="Times New Roman" w:hAnsi="Times New Roman"/>
            <w:sz w:val="24"/>
            <w:szCs w:val="24"/>
            <w:lang w:val="en-US" w:eastAsia="zh-CN"/>
          </w:rPr>
          <w:t>该</w:t>
        </w:r>
      </w:ins>
      <w:ins w:id="4748" w:author="Janusio" w:date="2018-03-08T01:40:57Z">
        <w:r>
          <w:rPr>
            <w:rFonts w:hint="eastAsia" w:ascii="Times New Roman" w:hAnsi="Times New Roman"/>
            <w:sz w:val="24"/>
            <w:szCs w:val="24"/>
            <w:lang w:val="en-US" w:eastAsia="zh-CN"/>
          </w:rPr>
          <w:t>进程的</w:t>
        </w:r>
      </w:ins>
      <w:ins w:id="4749" w:author="Janusio" w:date="2018-03-08T01:40:59Z">
        <w:r>
          <w:rPr>
            <w:rFonts w:hint="eastAsia" w:ascii="Times New Roman" w:hAnsi="Times New Roman"/>
            <w:sz w:val="24"/>
            <w:szCs w:val="24"/>
            <w:lang w:val="en-US" w:eastAsia="zh-CN"/>
          </w:rPr>
          <w:t>方式</w:t>
        </w:r>
      </w:ins>
      <w:ins w:id="4750" w:author="Janusio" w:date="2018-03-08T01:41:00Z">
        <w:r>
          <w:rPr>
            <w:rFonts w:hint="eastAsia" w:ascii="Times New Roman" w:hAnsi="Times New Roman"/>
            <w:sz w:val="24"/>
            <w:szCs w:val="24"/>
            <w:lang w:val="en-US" w:eastAsia="zh-CN"/>
          </w:rPr>
          <w:t>启动</w:t>
        </w:r>
      </w:ins>
      <w:ins w:id="4751" w:author="Janusio" w:date="2018-03-08T01:41:12Z">
        <w:r>
          <w:rPr>
            <w:rFonts w:hint="eastAsia" w:ascii="Times New Roman" w:hAnsi="Times New Roman"/>
            <w:sz w:val="24"/>
            <w:szCs w:val="24"/>
            <w:lang w:val="en-US" w:eastAsia="zh-CN"/>
          </w:rPr>
          <w:t>。</w:t>
        </w:r>
      </w:ins>
      <w:ins w:id="4752" w:author="Janusio" w:date="2018-03-08T01:43:29Z">
        <w:r>
          <w:rPr>
            <w:rFonts w:hint="eastAsia" w:ascii="Times New Roman" w:hAnsi="Times New Roman"/>
            <w:sz w:val="24"/>
            <w:szCs w:val="24"/>
            <w:lang w:val="en-US" w:eastAsia="zh-CN"/>
          </w:rPr>
          <w:t>当</w:t>
        </w:r>
      </w:ins>
      <w:ins w:id="4753" w:author="Janusio" w:date="2018-03-08T01:43:34Z">
        <w:r>
          <w:rPr>
            <w:rFonts w:hint="eastAsia" w:ascii="Times New Roman" w:hAnsi="Times New Roman"/>
            <w:sz w:val="24"/>
            <w:szCs w:val="24"/>
            <w:lang w:val="en-US" w:eastAsia="zh-CN"/>
          </w:rPr>
          <w:t>init</w:t>
        </w:r>
      </w:ins>
      <w:ins w:id="4754" w:author="Janusio" w:date="2018-03-08T01:43:29Z">
        <w:r>
          <w:rPr>
            <w:rFonts w:hint="eastAsia" w:ascii="Times New Roman" w:hAnsi="Times New Roman"/>
            <w:sz w:val="24"/>
            <w:szCs w:val="24"/>
            <w:lang w:val="en-US" w:eastAsia="zh-CN"/>
          </w:rPr>
          <w:t>接管了系统的控制权先之后，它首先会去读取/etc/inittab文件来执行相应的</w:t>
        </w:r>
      </w:ins>
      <w:ins w:id="4755" w:author="Janusio" w:date="2018-03-08T01:44:39Z">
        <w:r>
          <w:rPr>
            <w:rFonts w:hint="eastAsia" w:ascii="Times New Roman" w:hAnsi="Times New Roman"/>
            <w:sz w:val="24"/>
            <w:szCs w:val="24"/>
            <w:lang w:val="en-US" w:eastAsia="zh-CN"/>
          </w:rPr>
          <w:t>系统初始化脚本(/etc/rc.d/rc.sysinit)</w:t>
        </w:r>
      </w:ins>
      <w:ins w:id="4756" w:author="Janusio" w:date="2018-03-08T01:43:29Z">
        <w:r>
          <w:rPr>
            <w:rFonts w:hint="eastAsia" w:ascii="Times New Roman" w:hAnsi="Times New Roman"/>
            <w:sz w:val="24"/>
            <w:szCs w:val="24"/>
            <w:lang w:val="en-US" w:eastAsia="zh-CN"/>
          </w:rPr>
          <w:t>进行系统初始化，如设置键盘、字体，装载模块，设置网络等。</w:t>
        </w:r>
      </w:ins>
      <w:ins w:id="4757" w:author="Janusio" w:date="2018-03-08T01:45:07Z">
        <w:r>
          <w:rPr>
            <w:rFonts w:hint="eastAsia" w:ascii="Times New Roman" w:hAnsi="Times New Roman"/>
            <w:sz w:val="24"/>
            <w:szCs w:val="24"/>
            <w:lang w:val="en-US" w:eastAsia="zh-CN"/>
          </w:rPr>
          <w:t>当/etc/rc.d/rc.sysinit执行完后，</w:t>
        </w:r>
      </w:ins>
      <w:ins w:id="4758" w:author="Janusio" w:date="2018-03-08T01:45:33Z">
        <w:r>
          <w:rPr>
            <w:rFonts w:hint="eastAsia" w:ascii="Times New Roman" w:hAnsi="Times New Roman"/>
            <w:sz w:val="24"/>
            <w:szCs w:val="24"/>
            <w:lang w:val="en-US" w:eastAsia="zh-CN"/>
          </w:rPr>
          <w:t>执行/etc/rc.d/rc脚本</w:t>
        </w:r>
      </w:ins>
      <w:ins w:id="4759" w:author="Janusio" w:date="2018-03-08T01:45:07Z">
        <w:r>
          <w:rPr>
            <w:rFonts w:hint="eastAsia" w:ascii="Times New Roman" w:hAnsi="Times New Roman"/>
            <w:sz w:val="24"/>
            <w:szCs w:val="24"/>
            <w:lang w:val="en-US" w:eastAsia="zh-CN"/>
          </w:rPr>
          <w:t>启动系统所需要的各种服务</w:t>
        </w:r>
      </w:ins>
      <w:ins w:id="4760" w:author="Janusio" w:date="2018-03-08T01:45:48Z">
        <w:r>
          <w:rPr>
            <w:rFonts w:hint="eastAsia" w:ascii="Times New Roman" w:hAnsi="Times New Roman"/>
            <w:sz w:val="24"/>
            <w:szCs w:val="24"/>
            <w:lang w:val="en-US" w:eastAsia="zh-CN"/>
          </w:rPr>
          <w:t>，</w:t>
        </w:r>
      </w:ins>
      <w:ins w:id="4761" w:author="Janusio" w:date="2018-03-08T01:45:40Z">
        <w:r>
          <w:rPr>
            <w:rFonts w:hint="eastAsia" w:ascii="Times New Roman" w:hAnsi="Times New Roman"/>
            <w:sz w:val="24"/>
            <w:szCs w:val="24"/>
            <w:lang w:val="en-US" w:eastAsia="zh-CN"/>
          </w:rPr>
          <w:t>系统就可以顺利工作</w:t>
        </w:r>
      </w:ins>
      <w:ins w:id="4762" w:author="Janusio" w:date="2018-03-08T01:45:52Z">
        <w:r>
          <w:rPr>
            <w:rFonts w:hint="eastAsia" w:ascii="Times New Roman" w:hAnsi="Times New Roman"/>
            <w:sz w:val="24"/>
            <w:szCs w:val="24"/>
            <w:lang w:val="en-US" w:eastAsia="zh-CN"/>
          </w:rPr>
          <w:t>。</w:t>
        </w:r>
      </w:ins>
    </w:p>
    <w:p>
      <w:pPr>
        <w:pStyle w:val="24"/>
        <w:numPr>
          <w:ilvl w:val="-1"/>
          <w:numId w:val="0"/>
        </w:numPr>
        <w:spacing w:beforeLines="0" w:afterLines="0" w:line="360" w:lineRule="auto"/>
        <w:ind w:firstLine="420" w:firstLineChars="0"/>
        <w:rPr>
          <w:ins w:id="4764" w:author="Janusio" w:date="2018-03-08T01:41:42Z"/>
          <w:rFonts w:hint="eastAsia" w:ascii="Times New Roman" w:hAnsi="Times New Roman"/>
          <w:sz w:val="24"/>
          <w:szCs w:val="24"/>
          <w:lang w:val="en-US" w:eastAsia="zh-CN"/>
        </w:rPr>
        <w:pPrChange w:id="4763" w:author="Janusio" w:date="2018-03-08T01:41:54Z">
          <w:pPr>
            <w:pStyle w:val="24"/>
            <w:ind w:firstLine="420" w:firstLineChars="0"/>
          </w:pPr>
        </w:pPrChange>
      </w:pPr>
      <w:ins w:id="4765" w:author="Janusio" w:date="2018-03-08T01:41:48Z">
        <w:r>
          <w:rPr>
            <w:rFonts w:hint="eastAsia" w:ascii="Times New Roman" w:hAnsi="Times New Roman"/>
            <w:sz w:val="24"/>
            <w:szCs w:val="24"/>
            <w:lang w:val="en-US" w:eastAsia="zh-CN"/>
          </w:rPr>
          <w:t>（</w:t>
        </w:r>
      </w:ins>
      <w:ins w:id="4766" w:author="Janusio" w:date="2018-03-08T01:41:58Z">
        <w:r>
          <w:rPr>
            <w:rFonts w:hint="eastAsia" w:ascii="Times New Roman" w:hAnsi="Times New Roman"/>
            <w:sz w:val="24"/>
            <w:szCs w:val="24"/>
            <w:lang w:val="en-US" w:eastAsia="zh-CN"/>
          </w:rPr>
          <w:t>5</w:t>
        </w:r>
      </w:ins>
      <w:ins w:id="4767" w:author="Janusio" w:date="2018-03-08T01:41:48Z">
        <w:r>
          <w:rPr>
            <w:rFonts w:hint="eastAsia" w:ascii="Times New Roman" w:hAnsi="Times New Roman"/>
            <w:sz w:val="24"/>
            <w:szCs w:val="24"/>
            <w:lang w:val="en-US" w:eastAsia="zh-CN"/>
          </w:rPr>
          <w:t>）</w:t>
        </w:r>
      </w:ins>
      <w:ins w:id="4768" w:author="Janusio" w:date="2018-03-08T01:41:41Z">
        <w:r>
          <w:rPr>
            <w:rFonts w:hint="eastAsia" w:ascii="Times New Roman" w:hAnsi="Times New Roman"/>
            <w:sz w:val="24"/>
            <w:szCs w:val="24"/>
            <w:lang w:val="en-US" w:eastAsia="zh-CN"/>
          </w:rPr>
          <w:t>登录</w:t>
        </w:r>
      </w:ins>
      <w:ins w:id="4769" w:author="Janusio" w:date="2018-03-08T01:41:42Z">
        <w:r>
          <w:rPr>
            <w:rFonts w:hint="eastAsia" w:ascii="Times New Roman" w:hAnsi="Times New Roman"/>
            <w:sz w:val="24"/>
            <w:szCs w:val="24"/>
            <w:lang w:val="en-US" w:eastAsia="zh-CN"/>
          </w:rPr>
          <w:t>系统</w:t>
        </w:r>
      </w:ins>
    </w:p>
    <w:p>
      <w:pPr>
        <w:pStyle w:val="24"/>
        <w:numPr>
          <w:ilvl w:val="0"/>
          <w:numId w:val="9"/>
          <w:ins w:id="4771" w:author="Janusio" w:date="2018-03-08T01:41:42Z"/>
        </w:numPr>
        <w:spacing w:beforeLines="0" w:afterLines="0" w:line="360" w:lineRule="auto"/>
        <w:ind w:firstLine="480" w:firstLineChars="200"/>
        <w:rPr>
          <w:del w:id="4772" w:author="Janusio" w:date="2018-03-08T01:41:23Z"/>
          <w:rFonts w:hint="eastAsia" w:ascii="Times New Roman" w:hAnsi="Times New Roman"/>
          <w:sz w:val="24"/>
          <w:szCs w:val="24"/>
          <w:lang w:val="en-US" w:eastAsia="zh-CN"/>
        </w:rPr>
        <w:pPrChange w:id="4770" w:author="Janusio" w:date="2018-03-08T01:41:42Z">
          <w:pPr>
            <w:pStyle w:val="24"/>
            <w:ind w:firstLine="420" w:firstLineChars="0"/>
          </w:pPr>
        </w:pPrChange>
      </w:pPr>
      <w:del w:id="4773" w:author="Janusio" w:date="2018-03-08T01:41:23Z">
        <w:r>
          <w:rPr>
            <w:rFonts w:hint="eastAsia" w:ascii="Times New Roman" w:hAnsi="Times New Roman"/>
            <w:sz w:val="24"/>
            <w:szCs w:val="24"/>
            <w:lang w:val="en-US" w:eastAsia="zh-CN"/>
          </w:rPr>
          <w:delText xml:space="preserve">    再经过一系列复杂的操作，当Linux核心加载完成后，它将对计算机的硬件和相关设备驱动执行初始化操作，随后将会在后台运行init进程。在系统的运行过程中第一个进程就是init进程，该进程是计算机系统中其它进程的起点，所有其他进程都是由init逐步调用“fork”系统得到的。Init在运行时将使用到//etc/initta b和//etc/rc.d这两个重要的引导配置文件。Inittab是对系统不同启动进程的一种描述，它能够将初始化中系统内部因为不同级别而分别进行的启动进行描述。在系统中整个启动级别有7级，其中最低一级是0级，最高的是6级，并与//etc/rc.d下的目录一一对应。</w:delText>
        </w:r>
      </w:del>
    </w:p>
    <w:p>
      <w:pPr>
        <w:pStyle w:val="24"/>
        <w:spacing w:beforeLines="0" w:afterLines="0" w:line="360" w:lineRule="auto"/>
        <w:ind w:firstLine="420" w:firstLineChars="0"/>
        <w:rPr>
          <w:rFonts w:hint="eastAsia" w:ascii="Times New Roman" w:hAnsi="Times New Roman"/>
          <w:sz w:val="24"/>
          <w:szCs w:val="24"/>
          <w:lang w:val="en-US" w:eastAsia="zh-CN"/>
        </w:rPr>
        <w:pPrChange w:id="4774" w:author="Janusio" w:date="2018-03-05T01:08:31Z">
          <w:pPr>
            <w:pStyle w:val="24"/>
            <w:ind w:firstLine="420" w:firstLineChars="0"/>
          </w:pPr>
        </w:pPrChange>
      </w:pPr>
      <w:r>
        <w:rPr>
          <w:rFonts w:hint="eastAsia" w:ascii="Times New Roman" w:hAnsi="Times New Roman"/>
          <w:sz w:val="24"/>
          <w:szCs w:val="24"/>
          <w:lang w:val="en-US" w:eastAsia="zh-CN"/>
        </w:rPr>
        <w:t>之后，由mingetty进行login操作。最后，当用户成功登录，在用户界面出现shell的时候，用户就可以使用操作系统了。</w:t>
      </w:r>
      <w:del w:id="4775" w:author="Janusio" w:date="2018-03-08T01:46:02Z">
        <w:r>
          <w:rPr>
            <w:rFonts w:hint="eastAsia" w:ascii="Times New Roman" w:hAnsi="Times New Roman"/>
            <w:sz w:val="24"/>
            <w:szCs w:val="24"/>
            <w:lang w:val="en-US" w:eastAsia="zh-CN"/>
          </w:rPr>
          <w:delText>l</w:delText>
        </w:r>
      </w:del>
      <w:ins w:id="4776" w:author="Janusio" w:date="2018-03-08T01:46:05Z">
        <w:r>
          <w:rPr>
            <w:rFonts w:hint="eastAsia" w:ascii="Times New Roman" w:hAnsi="Times New Roman"/>
            <w:sz w:val="24"/>
            <w:szCs w:val="24"/>
            <w:lang w:val="en-US" w:eastAsia="zh-CN"/>
          </w:rPr>
          <w:t>L</w:t>
        </w:r>
      </w:ins>
      <w:r>
        <w:rPr>
          <w:rFonts w:hint="eastAsia" w:ascii="Times New Roman" w:hAnsi="Times New Roman"/>
          <w:sz w:val="24"/>
          <w:szCs w:val="24"/>
          <w:lang w:val="en-US" w:eastAsia="zh-CN"/>
        </w:rPr>
        <w:t>inux启动</w:t>
      </w:r>
      <w:ins w:id="4777" w:author="Janusio" w:date="2018-03-08T01:46:13Z">
        <w:r>
          <w:rPr>
            <w:rFonts w:hint="eastAsia" w:ascii="Times New Roman" w:hAnsi="Times New Roman"/>
            <w:sz w:val="24"/>
            <w:szCs w:val="24"/>
            <w:lang w:val="en-US" w:eastAsia="zh-CN"/>
          </w:rPr>
          <w:t>详细的</w:t>
        </w:r>
      </w:ins>
      <w:r>
        <w:rPr>
          <w:rFonts w:hint="eastAsia" w:ascii="Times New Roman" w:hAnsi="Times New Roman"/>
          <w:sz w:val="24"/>
          <w:szCs w:val="24"/>
          <w:lang w:val="en-US" w:eastAsia="zh-CN"/>
        </w:rPr>
        <w:t>流程如图</w:t>
      </w:r>
      <w:del w:id="4778" w:author="Janusio" w:date="2018-03-08T01:46:17Z">
        <w:r>
          <w:rPr>
            <w:rFonts w:hint="eastAsia" w:ascii="Times New Roman" w:hAnsi="Times New Roman"/>
            <w:sz w:val="24"/>
            <w:szCs w:val="24"/>
            <w:lang w:val="en-US" w:eastAsia="zh-CN"/>
          </w:rPr>
          <w:delText>3-12</w:delText>
        </w:r>
      </w:del>
      <w:r>
        <w:rPr>
          <w:rFonts w:hint="eastAsia" w:ascii="Times New Roman" w:hAnsi="Times New Roman"/>
          <w:sz w:val="24"/>
          <w:szCs w:val="24"/>
          <w:lang w:val="en-US" w:eastAsia="zh-CN"/>
        </w:rPr>
        <w:t>所示。</w:t>
      </w:r>
    </w:p>
    <w:p>
      <w:pPr>
        <w:pStyle w:val="24"/>
        <w:ind w:firstLine="420" w:firstLineChars="0"/>
        <w:rPr>
          <w:rFonts w:hint="eastAsia" w:ascii="Times New Roman" w:hAnsi="Times New Roman"/>
          <w:sz w:val="24"/>
          <w:szCs w:val="24"/>
          <w:lang w:val="en-US" w:eastAsia="zh-CN"/>
        </w:rPr>
      </w:pPr>
      <w:ins w:id="4779" w:author="Janusio" w:date="2018-03-08T01:53:55Z">
        <w:r>
          <w:rPr>
            <w:rFonts w:ascii="宋体" w:hAnsi="宋体" w:eastAsia="宋体" w:cs="宋体"/>
            <w:sz w:val="24"/>
            <w:szCs w:val="24"/>
          </w:rPr>
          <w:drawing>
            <wp:inline distT="0" distB="0" distL="114300" distR="114300">
              <wp:extent cx="5553075" cy="7315200"/>
              <wp:effectExtent l="0" t="0" r="9525" b="0"/>
              <wp:docPr id="208"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IMG_256"/>
                      <pic:cNvPicPr>
                        <a:picLocks noChangeAspect="1"/>
                      </pic:cNvPicPr>
                    </pic:nvPicPr>
                    <pic:blipFill>
                      <a:blip r:embed="rId25"/>
                      <a:stretch>
                        <a:fillRect/>
                      </a:stretch>
                    </pic:blipFill>
                    <pic:spPr>
                      <a:xfrm>
                        <a:off x="0" y="0"/>
                        <a:ext cx="5553075" cy="7315200"/>
                      </a:xfrm>
                      <a:prstGeom prst="rect">
                        <a:avLst/>
                      </a:prstGeom>
                      <a:noFill/>
                      <a:ln w="9525">
                        <a:noFill/>
                      </a:ln>
                    </pic:spPr>
                  </pic:pic>
                </a:graphicData>
              </a:graphic>
            </wp:inline>
          </w:drawing>
        </w:r>
      </w:ins>
      <w:del w:id="4781" w:author="Janusio" w:date="2018-03-08T01:54:01Z">
        <w:r>
          <w:rPr/>
          <w:drawing>
            <wp:inline distT="0" distB="0" distL="114300" distR="114300">
              <wp:extent cx="5628640" cy="8218805"/>
              <wp:effectExtent l="0" t="0" r="1016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6"/>
                      <a:stretch>
                        <a:fillRect/>
                      </a:stretch>
                    </pic:blipFill>
                    <pic:spPr>
                      <a:xfrm>
                        <a:off x="0" y="0"/>
                        <a:ext cx="5628640" cy="8218805"/>
                      </a:xfrm>
                      <a:prstGeom prst="rect">
                        <a:avLst/>
                      </a:prstGeom>
                      <a:noFill/>
                      <a:ln w="9525">
                        <a:noFill/>
                      </a:ln>
                    </pic:spPr>
                  </pic:pic>
                </a:graphicData>
              </a:graphic>
            </wp:inline>
          </w:drawing>
        </w:r>
      </w:del>
    </w:p>
    <w:p>
      <w:pPr>
        <w:pStyle w:val="24"/>
        <w:ind w:firstLine="420" w:firstLineChars="0"/>
        <w:rPr>
          <w:rFonts w:hint="eastAsia" w:ascii="Times New Roman" w:hAnsi="Times New Roman"/>
          <w:sz w:val="24"/>
          <w:szCs w:val="24"/>
          <w:lang w:val="en-US" w:eastAsia="zh-CN"/>
        </w:rPr>
      </w:pPr>
    </w:p>
    <w:p>
      <w:pPr>
        <w:pStyle w:val="4"/>
        <w:numPr>
          <w:ins w:id="4784" w:author="Janusio" w:date="2018-03-08T02:07:50Z"/>
        </w:numPr>
        <w:ind w:left="0" w:leftChars="0" w:firstLine="0" w:firstLineChars="0"/>
        <w:rPr>
          <w:rFonts w:hint="eastAsia" w:ascii="Times New Roman" w:hAnsi="Times New Roman" w:eastAsia="黑体"/>
          <w:b/>
          <w:sz w:val="24"/>
          <w:szCs w:val="24"/>
        </w:rPr>
        <w:pPrChange w:id="4783" w:author="Janusio" w:date="2018-03-08T02:07:50Z">
          <w:pPr>
            <w:pStyle w:val="24"/>
            <w:ind w:left="0" w:leftChars="0" w:firstLine="0" w:firstLineChars="0"/>
          </w:pPr>
        </w:pPrChange>
      </w:pPr>
      <w:del w:id="4785" w:author="Janusio" w:date="2018-03-08T02:07:53Z">
        <w:r>
          <w:rPr>
            <w:rFonts w:hint="eastAsia" w:ascii="Times New Roman" w:hAnsi="Times New Roman"/>
            <w:sz w:val="24"/>
            <w:szCs w:val="24"/>
            <w:lang w:val="en-US" w:eastAsia="zh-CN"/>
          </w:rPr>
          <w:delText>4</w:delText>
        </w:r>
      </w:del>
      <w:del w:id="4786" w:author="Janusio" w:date="2018-03-08T02:07:53Z">
        <w:r>
          <w:rPr>
            <w:rFonts w:hint="eastAsia" w:ascii="Times New Roman" w:hAnsi="Times New Roman"/>
            <w:sz w:val="24"/>
            <w:szCs w:val="24"/>
          </w:rPr>
          <w:delText>.</w:delText>
        </w:r>
      </w:del>
      <w:del w:id="4787" w:author="Janusio" w:date="2018-03-08T02:07:53Z">
        <w:r>
          <w:rPr>
            <w:rFonts w:hint="eastAsia" w:ascii="Times New Roman" w:hAnsi="Times New Roman"/>
            <w:sz w:val="24"/>
            <w:szCs w:val="24"/>
            <w:lang w:val="en-US" w:eastAsia="zh-CN"/>
          </w:rPr>
          <w:delText>1</w:delText>
        </w:r>
      </w:del>
      <w:del w:id="4788" w:author="Janusio" w:date="2018-03-08T02:07:53Z">
        <w:r>
          <w:rPr>
            <w:rFonts w:hint="eastAsia" w:ascii="Times New Roman" w:hAnsi="Times New Roman"/>
            <w:sz w:val="24"/>
            <w:szCs w:val="24"/>
          </w:rPr>
          <w:delText>.</w:delText>
        </w:r>
      </w:del>
      <w:del w:id="4789" w:author="Janusio" w:date="2018-03-08T02:07:53Z">
        <w:r>
          <w:rPr>
            <w:rFonts w:hint="eastAsia" w:ascii="Times New Roman" w:hAnsi="Times New Roman"/>
            <w:sz w:val="24"/>
            <w:szCs w:val="24"/>
            <w:lang w:val="en-US" w:eastAsia="zh-CN"/>
          </w:rPr>
          <w:delText>2</w:delText>
        </w:r>
      </w:del>
      <w:del w:id="4790" w:author="Janusio" w:date="2018-03-08T02:07:53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Linux启动可信度量因素及内容分析</w:t>
      </w:r>
    </w:p>
    <w:p>
      <w:pPr>
        <w:spacing w:line="360" w:lineRule="auto"/>
        <w:ind w:firstLine="420" w:firstLineChars="0"/>
        <w:rPr>
          <w:ins w:id="4792" w:author="Janusio" w:date="2018-03-08T02:01:54Z"/>
          <w:rFonts w:hint="eastAsia"/>
          <w:lang w:val="en-US" w:eastAsia="zh-CN"/>
        </w:rPr>
        <w:pPrChange w:id="4791" w:author="Janusio" w:date="2018-03-08T01:57:42Z">
          <w:pPr>
            <w:pStyle w:val="24"/>
            <w:spacing w:line="360" w:lineRule="auto"/>
            <w:ind w:firstLine="420" w:firstLineChars="0"/>
          </w:pPr>
        </w:pPrChange>
      </w:pPr>
      <w:ins w:id="4793" w:author="Janusio" w:date="2018-03-08T01:58:27Z">
        <w:r>
          <w:rPr>
            <w:rFonts w:hint="eastAsia"/>
            <w:lang w:val="en-US" w:eastAsia="zh-CN"/>
          </w:rPr>
          <w:t>可信</w:t>
        </w:r>
      </w:ins>
      <w:ins w:id="4794" w:author="Janusio" w:date="2018-03-08T01:58:35Z">
        <w:r>
          <w:rPr>
            <w:rFonts w:hint="eastAsia"/>
            <w:lang w:val="en-US" w:eastAsia="zh-CN"/>
          </w:rPr>
          <w:t>虚拟</w:t>
        </w:r>
      </w:ins>
      <w:ins w:id="4795" w:author="Janusio" w:date="2018-03-08T01:58:37Z">
        <w:r>
          <w:rPr>
            <w:rFonts w:hint="eastAsia"/>
            <w:lang w:val="en-US" w:eastAsia="zh-CN"/>
          </w:rPr>
          <w:t>平台</w:t>
        </w:r>
      </w:ins>
      <w:ins w:id="4796" w:author="Janusio" w:date="2018-03-08T01:58:38Z">
        <w:r>
          <w:rPr>
            <w:rFonts w:hint="eastAsia"/>
            <w:lang w:val="en-US" w:eastAsia="zh-CN"/>
          </w:rPr>
          <w:t>上</w:t>
        </w:r>
      </w:ins>
      <w:ins w:id="4797" w:author="Janusio" w:date="2018-03-08T01:58:40Z">
        <w:r>
          <w:rPr>
            <w:rFonts w:hint="eastAsia"/>
            <w:lang w:val="en-US" w:eastAsia="zh-CN"/>
          </w:rPr>
          <w:t>不仅仅</w:t>
        </w:r>
      </w:ins>
      <w:ins w:id="4798" w:author="Janusio" w:date="2018-03-08T01:58:42Z">
        <w:r>
          <w:rPr>
            <w:rFonts w:hint="eastAsia"/>
            <w:lang w:val="en-US" w:eastAsia="zh-CN"/>
          </w:rPr>
          <w:t>有</w:t>
        </w:r>
      </w:ins>
      <w:ins w:id="4799" w:author="Janusio" w:date="2018-03-08T01:58:43Z">
        <w:r>
          <w:rPr>
            <w:rFonts w:hint="eastAsia"/>
            <w:lang w:val="en-US" w:eastAsia="zh-CN"/>
          </w:rPr>
          <w:t>作为</w:t>
        </w:r>
      </w:ins>
      <w:ins w:id="4800" w:author="Janusio" w:date="2018-03-08T01:58:47Z">
        <w:r>
          <w:rPr>
            <w:rFonts w:hint="eastAsia"/>
            <w:lang w:val="en-US" w:eastAsia="zh-CN"/>
          </w:rPr>
          <w:t>底层</w:t>
        </w:r>
      </w:ins>
      <w:ins w:id="4801" w:author="Janusio" w:date="2018-03-08T01:58:49Z">
        <w:r>
          <w:rPr>
            <w:rFonts w:hint="eastAsia"/>
            <w:lang w:val="en-US" w:eastAsia="zh-CN"/>
          </w:rPr>
          <w:t>服务器的</w:t>
        </w:r>
      </w:ins>
      <w:ins w:id="4802" w:author="Janusio" w:date="2018-03-08T01:58:51Z">
        <w:r>
          <w:rPr>
            <w:rFonts w:hint="eastAsia"/>
            <w:lang w:val="en-US" w:eastAsia="zh-CN"/>
          </w:rPr>
          <w:t>Linux</w:t>
        </w:r>
      </w:ins>
      <w:ins w:id="4803" w:author="Janusio" w:date="2018-03-08T01:58:53Z">
        <w:r>
          <w:rPr>
            <w:rFonts w:hint="eastAsia"/>
            <w:lang w:val="en-US" w:eastAsia="zh-CN"/>
          </w:rPr>
          <w:t>主机</w:t>
        </w:r>
      </w:ins>
      <w:ins w:id="4804" w:author="Janusio" w:date="2018-03-08T01:58:55Z">
        <w:r>
          <w:rPr>
            <w:rFonts w:hint="eastAsia"/>
            <w:lang w:val="en-US" w:eastAsia="zh-CN"/>
          </w:rPr>
          <w:t>，</w:t>
        </w:r>
      </w:ins>
      <w:ins w:id="4805" w:author="Janusio" w:date="2018-03-08T01:58:56Z">
        <w:r>
          <w:rPr>
            <w:rFonts w:hint="eastAsia"/>
            <w:lang w:val="en-US" w:eastAsia="zh-CN"/>
          </w:rPr>
          <w:t>也存在</w:t>
        </w:r>
      </w:ins>
      <w:ins w:id="4806" w:author="Janusio" w:date="2018-03-08T01:58:57Z">
        <w:r>
          <w:rPr>
            <w:rFonts w:hint="eastAsia"/>
            <w:lang w:val="en-US" w:eastAsia="zh-CN"/>
          </w:rPr>
          <w:t>着</w:t>
        </w:r>
      </w:ins>
      <w:ins w:id="4807" w:author="Janusio" w:date="2018-03-08T01:58:58Z">
        <w:r>
          <w:rPr>
            <w:rFonts w:hint="eastAsia"/>
            <w:lang w:val="en-US" w:eastAsia="zh-CN"/>
          </w:rPr>
          <w:t>作为</w:t>
        </w:r>
      </w:ins>
      <w:ins w:id="4808" w:author="Janusio" w:date="2018-03-08T01:58:59Z">
        <w:r>
          <w:rPr>
            <w:rFonts w:hint="eastAsia"/>
            <w:lang w:val="en-US" w:eastAsia="zh-CN"/>
          </w:rPr>
          <w:t>虚拟机</w:t>
        </w:r>
      </w:ins>
      <w:ins w:id="4809" w:author="Janusio" w:date="2018-03-08T01:59:00Z">
        <w:r>
          <w:rPr>
            <w:rFonts w:hint="eastAsia"/>
            <w:lang w:val="en-US" w:eastAsia="zh-CN"/>
          </w:rPr>
          <w:t>的</w:t>
        </w:r>
      </w:ins>
      <w:ins w:id="4810" w:author="Janusio" w:date="2018-03-08T01:59:11Z">
        <w:r>
          <w:rPr>
            <w:rFonts w:hint="eastAsia"/>
            <w:lang w:val="en-US" w:eastAsia="zh-CN"/>
          </w:rPr>
          <w:t>Linux</w:t>
        </w:r>
      </w:ins>
      <w:ins w:id="4811" w:author="Janusio" w:date="2018-03-08T01:59:14Z">
        <w:r>
          <w:rPr>
            <w:rFonts w:hint="eastAsia"/>
            <w:lang w:val="en-US" w:eastAsia="zh-CN"/>
          </w:rPr>
          <w:t>操作</w:t>
        </w:r>
      </w:ins>
      <w:ins w:id="4812" w:author="Janusio" w:date="2018-03-08T01:59:15Z">
        <w:r>
          <w:rPr>
            <w:rFonts w:hint="eastAsia"/>
            <w:lang w:val="en-US" w:eastAsia="zh-CN"/>
          </w:rPr>
          <w:t>系统</w:t>
        </w:r>
      </w:ins>
      <w:ins w:id="4813" w:author="Janusio" w:date="2018-03-08T02:00:34Z">
        <w:r>
          <w:rPr>
            <w:rFonts w:hint="eastAsia"/>
            <w:lang w:val="en-US" w:eastAsia="zh-CN"/>
          </w:rPr>
          <w:t>，</w:t>
        </w:r>
      </w:ins>
      <w:ins w:id="4814" w:author="Janusio" w:date="2018-03-08T02:00:06Z">
        <w:r>
          <w:rPr>
            <w:rFonts w:hint="eastAsia"/>
            <w:lang w:val="en-US" w:eastAsia="zh-CN"/>
          </w:rPr>
          <w:t>所以</w:t>
        </w:r>
      </w:ins>
      <w:ins w:id="4815" w:author="Janusio" w:date="2018-03-08T02:00:08Z">
        <w:r>
          <w:rPr>
            <w:rFonts w:hint="eastAsia"/>
            <w:lang w:val="en-US" w:eastAsia="zh-CN"/>
          </w:rPr>
          <w:t>确定</w:t>
        </w:r>
      </w:ins>
      <w:ins w:id="4816" w:author="Janusio" w:date="2018-03-08T02:00:14Z">
        <w:r>
          <w:rPr>
            <w:rFonts w:hint="eastAsia"/>
            <w:lang w:val="en-US" w:eastAsia="zh-CN"/>
          </w:rPr>
          <w:t>Linux</w:t>
        </w:r>
      </w:ins>
      <w:ins w:id="4817" w:author="Janusio" w:date="2018-03-08T02:00:15Z">
        <w:r>
          <w:rPr>
            <w:rFonts w:hint="eastAsia"/>
            <w:lang w:val="en-US" w:eastAsia="zh-CN"/>
          </w:rPr>
          <w:t>启动</w:t>
        </w:r>
      </w:ins>
      <w:ins w:id="4818" w:author="Janusio" w:date="2018-03-08T02:00:17Z">
        <w:r>
          <w:rPr>
            <w:rFonts w:hint="eastAsia"/>
            <w:lang w:val="en-US" w:eastAsia="zh-CN"/>
          </w:rPr>
          <w:t>时的</w:t>
        </w:r>
      </w:ins>
      <w:ins w:id="4819" w:author="Janusio" w:date="2018-03-08T02:00:18Z">
        <w:r>
          <w:rPr>
            <w:rFonts w:hint="eastAsia"/>
            <w:lang w:val="en-US" w:eastAsia="zh-CN"/>
          </w:rPr>
          <w:t>可信</w:t>
        </w:r>
      </w:ins>
      <w:ins w:id="4820" w:author="Janusio" w:date="2018-03-08T02:00:19Z">
        <w:r>
          <w:rPr>
            <w:rFonts w:hint="eastAsia"/>
            <w:lang w:val="en-US" w:eastAsia="zh-CN"/>
          </w:rPr>
          <w:t>度量</w:t>
        </w:r>
      </w:ins>
      <w:ins w:id="4821" w:author="Janusio" w:date="2018-03-08T02:00:21Z">
        <w:r>
          <w:rPr>
            <w:rFonts w:hint="eastAsia"/>
            <w:lang w:val="en-US" w:eastAsia="zh-CN"/>
          </w:rPr>
          <w:t>因素和</w:t>
        </w:r>
      </w:ins>
      <w:ins w:id="4822" w:author="Janusio" w:date="2018-03-08T02:00:22Z">
        <w:r>
          <w:rPr>
            <w:rFonts w:hint="eastAsia"/>
            <w:lang w:val="en-US" w:eastAsia="zh-CN"/>
          </w:rPr>
          <w:t>内容</w:t>
        </w:r>
      </w:ins>
      <w:ins w:id="4823" w:author="Janusio" w:date="2018-03-08T02:00:23Z">
        <w:r>
          <w:rPr>
            <w:rFonts w:hint="eastAsia"/>
            <w:lang w:val="en-US" w:eastAsia="zh-CN"/>
          </w:rPr>
          <w:t>十分</w:t>
        </w:r>
      </w:ins>
      <w:ins w:id="4824" w:author="Janusio" w:date="2018-03-08T02:00:25Z">
        <w:r>
          <w:rPr>
            <w:rFonts w:hint="eastAsia"/>
            <w:lang w:val="en-US" w:eastAsia="zh-CN"/>
          </w:rPr>
          <w:t>有必要</w:t>
        </w:r>
      </w:ins>
      <w:ins w:id="4825" w:author="Janusio" w:date="2018-03-08T02:00:27Z">
        <w:r>
          <w:rPr>
            <w:rFonts w:hint="eastAsia"/>
            <w:lang w:val="en-US" w:eastAsia="zh-CN"/>
          </w:rPr>
          <w:t>。</w:t>
        </w:r>
      </w:ins>
      <w:ins w:id="4826" w:author="Janusio" w:date="2018-03-08T01:59:16Z">
        <w:r>
          <w:rPr>
            <w:rFonts w:hint="eastAsia"/>
            <w:lang w:val="en-US" w:eastAsia="zh-CN"/>
          </w:rPr>
          <w:t>在</w:t>
        </w:r>
      </w:ins>
      <w:ins w:id="4827" w:author="Janusio" w:date="2018-03-08T01:59:18Z">
        <w:r>
          <w:rPr>
            <w:rFonts w:hint="eastAsia"/>
            <w:lang w:val="en-US" w:eastAsia="zh-CN"/>
          </w:rPr>
          <w:t>分析</w:t>
        </w:r>
      </w:ins>
      <w:ins w:id="4828" w:author="Janusio" w:date="2018-03-08T01:59:19Z">
        <w:r>
          <w:rPr>
            <w:rFonts w:hint="eastAsia"/>
            <w:lang w:val="en-US" w:eastAsia="zh-CN"/>
          </w:rPr>
          <w:t>了</w:t>
        </w:r>
      </w:ins>
      <w:ins w:id="4829" w:author="Janusio" w:date="2018-03-08T01:59:21Z">
        <w:r>
          <w:rPr>
            <w:rFonts w:hint="eastAsia"/>
            <w:lang w:val="en-US" w:eastAsia="zh-CN"/>
          </w:rPr>
          <w:t>Linux</w:t>
        </w:r>
      </w:ins>
      <w:ins w:id="4830" w:author="Janusio" w:date="2018-03-08T01:59:22Z">
        <w:r>
          <w:rPr>
            <w:rFonts w:hint="eastAsia"/>
            <w:lang w:val="en-US" w:eastAsia="zh-CN"/>
          </w:rPr>
          <w:t>启动</w:t>
        </w:r>
      </w:ins>
      <w:ins w:id="4831" w:author="Janusio" w:date="2018-03-08T01:59:23Z">
        <w:r>
          <w:rPr>
            <w:rFonts w:hint="eastAsia"/>
            <w:lang w:val="en-US" w:eastAsia="zh-CN"/>
          </w:rPr>
          <w:t>的</w:t>
        </w:r>
      </w:ins>
      <w:ins w:id="4832" w:author="Janusio" w:date="2018-03-08T01:59:24Z">
        <w:r>
          <w:rPr>
            <w:rFonts w:hint="eastAsia"/>
            <w:lang w:val="en-US" w:eastAsia="zh-CN"/>
          </w:rPr>
          <w:t>流程</w:t>
        </w:r>
      </w:ins>
      <w:ins w:id="4833" w:author="Janusio" w:date="2018-03-08T01:59:25Z">
        <w:r>
          <w:rPr>
            <w:rFonts w:hint="eastAsia"/>
            <w:lang w:val="en-US" w:eastAsia="zh-CN"/>
          </w:rPr>
          <w:t>后</w:t>
        </w:r>
      </w:ins>
      <w:ins w:id="4834" w:author="Janusio" w:date="2018-03-08T01:59:26Z">
        <w:r>
          <w:rPr>
            <w:rFonts w:hint="eastAsia"/>
            <w:lang w:val="en-US" w:eastAsia="zh-CN"/>
          </w:rPr>
          <w:t>，</w:t>
        </w:r>
      </w:ins>
      <w:ins w:id="4835" w:author="Janusio" w:date="2018-03-08T01:59:27Z">
        <w:r>
          <w:rPr>
            <w:rFonts w:hint="eastAsia"/>
            <w:lang w:val="en-US" w:eastAsia="zh-CN"/>
          </w:rPr>
          <w:t>本文</w:t>
        </w:r>
      </w:ins>
      <w:ins w:id="4836" w:author="Janusio" w:date="2018-03-08T01:59:28Z">
        <w:r>
          <w:rPr>
            <w:rFonts w:hint="eastAsia"/>
            <w:lang w:val="en-US" w:eastAsia="zh-CN"/>
          </w:rPr>
          <w:t>将对</w:t>
        </w:r>
      </w:ins>
      <w:ins w:id="4837" w:author="Janusio" w:date="2018-03-08T01:59:37Z">
        <w:r>
          <w:rPr>
            <w:rFonts w:hint="eastAsia"/>
            <w:lang w:val="en-US" w:eastAsia="zh-CN"/>
          </w:rPr>
          <w:t>Linux</w:t>
        </w:r>
      </w:ins>
      <w:ins w:id="4838" w:author="Janusio" w:date="2018-03-08T01:59:39Z">
        <w:r>
          <w:rPr>
            <w:rFonts w:hint="eastAsia"/>
            <w:lang w:val="en-US" w:eastAsia="zh-CN"/>
          </w:rPr>
          <w:t>启动</w:t>
        </w:r>
      </w:ins>
      <w:ins w:id="4839" w:author="Janusio" w:date="2018-03-08T01:59:40Z">
        <w:r>
          <w:rPr>
            <w:rFonts w:hint="eastAsia"/>
            <w:lang w:val="en-US" w:eastAsia="zh-CN"/>
          </w:rPr>
          <w:t>过程</w:t>
        </w:r>
      </w:ins>
      <w:ins w:id="4840" w:author="Janusio" w:date="2018-03-08T01:59:42Z">
        <w:r>
          <w:rPr>
            <w:rFonts w:hint="eastAsia"/>
            <w:lang w:val="en-US" w:eastAsia="zh-CN"/>
          </w:rPr>
          <w:t>中需要</w:t>
        </w:r>
      </w:ins>
      <w:ins w:id="4841" w:author="Janusio" w:date="2018-03-08T01:59:45Z">
        <w:r>
          <w:rPr>
            <w:rFonts w:hint="eastAsia"/>
            <w:lang w:val="en-US" w:eastAsia="zh-CN"/>
          </w:rPr>
          <w:t>被</w:t>
        </w:r>
      </w:ins>
      <w:ins w:id="4842" w:author="Janusio" w:date="2018-03-08T01:59:47Z">
        <w:r>
          <w:rPr>
            <w:rFonts w:hint="eastAsia"/>
            <w:lang w:val="en-US" w:eastAsia="zh-CN"/>
          </w:rPr>
          <w:t>完整性</w:t>
        </w:r>
      </w:ins>
      <w:ins w:id="4843" w:author="Janusio" w:date="2018-03-08T01:59:48Z">
        <w:r>
          <w:rPr>
            <w:rFonts w:hint="eastAsia"/>
            <w:lang w:val="en-US" w:eastAsia="zh-CN"/>
          </w:rPr>
          <w:t>度量</w:t>
        </w:r>
      </w:ins>
      <w:ins w:id="4844" w:author="Janusio" w:date="2018-03-08T01:59:49Z">
        <w:r>
          <w:rPr>
            <w:rFonts w:hint="eastAsia"/>
            <w:lang w:val="en-US" w:eastAsia="zh-CN"/>
          </w:rPr>
          <w:t>的</w:t>
        </w:r>
      </w:ins>
      <w:ins w:id="4845" w:author="Janusio" w:date="2018-03-08T01:59:50Z">
        <w:r>
          <w:rPr>
            <w:rFonts w:hint="eastAsia"/>
            <w:lang w:val="en-US" w:eastAsia="zh-CN"/>
          </w:rPr>
          <w:t>因素和</w:t>
        </w:r>
      </w:ins>
      <w:ins w:id="4846" w:author="Janusio" w:date="2018-03-08T01:59:51Z">
        <w:r>
          <w:rPr>
            <w:rFonts w:hint="eastAsia"/>
            <w:lang w:val="en-US" w:eastAsia="zh-CN"/>
          </w:rPr>
          <w:t>内容</w:t>
        </w:r>
      </w:ins>
      <w:ins w:id="4847" w:author="Janusio" w:date="2018-03-08T01:59:52Z">
        <w:r>
          <w:rPr>
            <w:rFonts w:hint="eastAsia"/>
            <w:lang w:val="en-US" w:eastAsia="zh-CN"/>
          </w:rPr>
          <w:t>进行</w:t>
        </w:r>
      </w:ins>
      <w:ins w:id="4848" w:author="Janusio" w:date="2018-03-08T01:59:53Z">
        <w:r>
          <w:rPr>
            <w:rFonts w:hint="eastAsia"/>
            <w:lang w:val="en-US" w:eastAsia="zh-CN"/>
          </w:rPr>
          <w:t>分析</w:t>
        </w:r>
      </w:ins>
      <w:ins w:id="4849" w:author="Janusio" w:date="2018-03-08T01:59:55Z">
        <w:r>
          <w:rPr>
            <w:rFonts w:hint="eastAsia"/>
            <w:lang w:val="en-US" w:eastAsia="zh-CN"/>
          </w:rPr>
          <w:t>。</w:t>
        </w:r>
      </w:ins>
    </w:p>
    <w:p>
      <w:pPr>
        <w:spacing w:line="360" w:lineRule="auto"/>
        <w:ind w:firstLine="420" w:firstLineChars="0"/>
        <w:rPr>
          <w:ins w:id="4851" w:author="Janusio" w:date="2018-03-08T01:58:14Z"/>
          <w:rFonts w:hint="eastAsia"/>
        </w:rPr>
        <w:pPrChange w:id="4850" w:author="Janusio" w:date="2018-03-08T01:57:42Z">
          <w:pPr>
            <w:pStyle w:val="24"/>
            <w:spacing w:line="360" w:lineRule="auto"/>
            <w:ind w:firstLine="420" w:firstLineChars="0"/>
          </w:pPr>
        </w:pPrChange>
      </w:pPr>
      <w:ins w:id="4852" w:author="Janusio" w:date="2018-03-08T02:02:00Z">
        <w:r>
          <w:rPr>
            <w:rFonts w:hint="eastAsia"/>
            <w:lang w:eastAsia="zh-CN"/>
          </w:rPr>
          <w:t>（</w:t>
        </w:r>
      </w:ins>
      <w:ins w:id="4853" w:author="Janusio" w:date="2018-03-08T02:02:04Z">
        <w:r>
          <w:rPr>
            <w:rFonts w:hint="eastAsia"/>
            <w:lang w:val="en-US" w:eastAsia="zh-CN"/>
          </w:rPr>
          <w:t>1</w:t>
        </w:r>
      </w:ins>
      <w:ins w:id="4854" w:author="Janusio" w:date="2018-03-08T02:02:00Z">
        <w:r>
          <w:rPr>
            <w:rFonts w:hint="eastAsia"/>
            <w:lang w:eastAsia="zh-CN"/>
          </w:rPr>
          <w:t>）</w:t>
        </w:r>
      </w:ins>
      <w:ins w:id="4855" w:author="Janusio" w:date="2018-03-08T02:02:15Z">
        <w:r>
          <w:rPr>
            <w:rFonts w:hint="eastAsia"/>
            <w:lang w:val="en-US" w:eastAsia="zh-CN"/>
          </w:rPr>
          <w:t>完整</w:t>
        </w:r>
      </w:ins>
      <w:ins w:id="4856" w:author="Janusio" w:date="2018-03-08T02:02:17Z">
        <w:r>
          <w:rPr>
            <w:rFonts w:hint="eastAsia"/>
            <w:lang w:val="en-US" w:eastAsia="zh-CN"/>
          </w:rPr>
          <w:t>性</w:t>
        </w:r>
      </w:ins>
      <w:ins w:id="4857" w:author="Janusio" w:date="2018-03-08T02:02:18Z">
        <w:r>
          <w:rPr>
            <w:rFonts w:hint="eastAsia"/>
            <w:lang w:val="en-US" w:eastAsia="zh-CN"/>
          </w:rPr>
          <w:t>度量</w:t>
        </w:r>
      </w:ins>
      <w:ins w:id="4858" w:author="Janusio" w:date="2018-03-08T02:02:19Z">
        <w:r>
          <w:rPr>
            <w:rFonts w:hint="eastAsia"/>
            <w:lang w:val="en-US" w:eastAsia="zh-CN"/>
          </w:rPr>
          <w:t>因素</w:t>
        </w:r>
      </w:ins>
      <w:del w:id="4859" w:author="Janusio" w:date="2018-03-08T01:58:14Z">
        <w:r>
          <w:rPr>
            <w:rFonts w:hint="eastAsia"/>
          </w:rPr>
          <w:delText xml:space="preserve"> </w:delText>
        </w:r>
      </w:del>
    </w:p>
    <w:p>
      <w:pPr>
        <w:spacing w:line="360" w:lineRule="auto"/>
        <w:ind w:firstLine="420" w:firstLineChars="0"/>
        <w:rPr>
          <w:del w:id="4861" w:author="Janusio" w:date="2018-03-08T02:01:25Z"/>
          <w:rFonts w:hint="eastAsia"/>
        </w:rPr>
        <w:pPrChange w:id="4860" w:author="Janusio" w:date="2018-03-08T01:57:42Z">
          <w:pPr>
            <w:pStyle w:val="24"/>
            <w:spacing w:line="360" w:lineRule="auto"/>
            <w:ind w:firstLine="420" w:firstLineChars="0"/>
          </w:pPr>
        </w:pPrChange>
      </w:pPr>
      <w:del w:id="4862" w:author="Janusio" w:date="2018-03-08T02:01:25Z">
        <w:r>
          <w:rPr>
            <w:rFonts w:hint="eastAsia"/>
          </w:rPr>
          <w:delText xml:space="preserve">在研究了Linux启动流程之后，还需要分析对Linux启动流程进行完整性度量时二虑的因素。主要为Linux启动过程的完整性。    </w:delText>
        </w:r>
      </w:del>
    </w:p>
    <w:p>
      <w:pPr>
        <w:spacing w:line="360" w:lineRule="auto"/>
        <w:ind w:firstLine="420" w:firstLineChars="0"/>
        <w:rPr>
          <w:rFonts w:hint="eastAsia"/>
        </w:rPr>
        <w:pPrChange w:id="4863" w:author="Janusio" w:date="2018-03-08T01:57:42Z">
          <w:pPr>
            <w:pStyle w:val="24"/>
            <w:spacing w:line="360" w:lineRule="auto"/>
            <w:ind w:firstLine="420" w:firstLineChars="0"/>
          </w:pPr>
        </w:pPrChange>
      </w:pPr>
      <w:r>
        <w:rPr>
          <w:rFonts w:hint="eastAsia"/>
        </w:rPr>
        <w:t>单个组件的完整性</w:t>
      </w:r>
      <w:del w:id="4864" w:author="Janusio" w:date="2018-03-08T02:01:30Z">
        <w:r>
          <w:rPr>
            <w:rFonts w:hint="eastAsia"/>
          </w:rPr>
          <w:delText>:</w:delText>
        </w:r>
      </w:del>
      <w:ins w:id="4865" w:author="Janusio" w:date="2018-03-08T02:01:30Z">
        <w:r>
          <w:rPr>
            <w:rFonts w:hint="eastAsia"/>
            <w:lang w:eastAsia="zh-CN"/>
          </w:rPr>
          <w:t>：</w:t>
        </w:r>
      </w:ins>
      <w:r>
        <w:rPr>
          <w:rFonts w:hint="eastAsia"/>
        </w:rPr>
        <w:t xml:space="preserve">其目的主要是防止组件被破坏、感染病毒、植入木马等。    </w:t>
      </w:r>
    </w:p>
    <w:p>
      <w:pPr>
        <w:spacing w:line="360" w:lineRule="auto"/>
        <w:ind w:firstLine="420" w:firstLineChars="0"/>
        <w:rPr>
          <w:ins w:id="4867" w:author="Janusio" w:date="2018-03-08T02:02:26Z"/>
          <w:rFonts w:hint="eastAsia"/>
        </w:rPr>
        <w:pPrChange w:id="4866" w:author="Janusio" w:date="2018-03-08T01:57:42Z">
          <w:pPr>
            <w:pStyle w:val="24"/>
            <w:spacing w:line="360" w:lineRule="auto"/>
            <w:ind w:firstLine="420" w:firstLineChars="0"/>
          </w:pPr>
        </w:pPrChange>
      </w:pPr>
      <w:r>
        <w:rPr>
          <w:rFonts w:hint="eastAsia"/>
        </w:rPr>
        <w:t>过程所需组件的完整性</w:t>
      </w:r>
      <w:del w:id="4868" w:author="Janusio" w:date="2018-03-08T02:01:33Z">
        <w:r>
          <w:rPr>
            <w:rFonts w:hint="eastAsia"/>
          </w:rPr>
          <w:delText>:</w:delText>
        </w:r>
      </w:del>
      <w:ins w:id="4869" w:author="Janusio" w:date="2018-03-08T02:01:33Z">
        <w:r>
          <w:rPr>
            <w:rFonts w:hint="eastAsia"/>
            <w:lang w:eastAsia="zh-CN"/>
          </w:rPr>
          <w:t>：</w:t>
        </w:r>
      </w:ins>
      <w:r>
        <w:rPr>
          <w:rFonts w:hint="eastAsia"/>
        </w:rPr>
        <w: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lang w:val="en-US" w:eastAsia="zh-CN"/>
        </w:rPr>
        <w:t>保证</w:t>
      </w:r>
      <w:r>
        <w:rPr>
          <w:rFonts w:hint="eastAsia"/>
        </w:rPr>
        <w:t>的。</w:t>
      </w:r>
    </w:p>
    <w:p>
      <w:pPr>
        <w:spacing w:line="360" w:lineRule="auto"/>
        <w:ind w:firstLine="420" w:firstLineChars="0"/>
        <w:rPr>
          <w:rFonts w:hint="eastAsia"/>
        </w:rPr>
        <w:pPrChange w:id="4870" w:author="Janusio" w:date="2018-03-08T01:57:42Z">
          <w:pPr>
            <w:pStyle w:val="24"/>
            <w:spacing w:line="360" w:lineRule="auto"/>
            <w:ind w:firstLine="420" w:firstLineChars="0"/>
          </w:pPr>
        </w:pPrChange>
      </w:pPr>
      <w:ins w:id="4871" w:author="Janusio" w:date="2018-03-08T02:02:32Z">
        <w:r>
          <w:rPr>
            <w:rFonts w:hint="eastAsia"/>
            <w:lang w:eastAsia="zh-CN"/>
          </w:rPr>
          <w:t>（</w:t>
        </w:r>
      </w:ins>
      <w:ins w:id="4872" w:author="Janusio" w:date="2018-03-08T02:02:34Z">
        <w:r>
          <w:rPr>
            <w:rFonts w:hint="eastAsia"/>
            <w:lang w:val="en-US" w:eastAsia="zh-CN"/>
          </w:rPr>
          <w:t>2</w:t>
        </w:r>
      </w:ins>
      <w:ins w:id="4873" w:author="Janusio" w:date="2018-03-08T02:02:32Z">
        <w:r>
          <w:rPr>
            <w:rFonts w:hint="eastAsia"/>
            <w:lang w:eastAsia="zh-CN"/>
          </w:rPr>
          <w:t>）</w:t>
        </w:r>
      </w:ins>
      <w:ins w:id="4874" w:author="Janusio" w:date="2018-03-08T02:02:32Z">
        <w:r>
          <w:rPr>
            <w:rFonts w:hint="eastAsia"/>
            <w:lang w:val="en-US" w:eastAsia="zh-CN"/>
          </w:rPr>
          <w:t>完整性度量</w:t>
        </w:r>
      </w:ins>
      <w:ins w:id="4875" w:author="Janusio" w:date="2018-03-08T02:02:39Z">
        <w:r>
          <w:rPr>
            <w:rFonts w:hint="eastAsia"/>
            <w:lang w:val="en-US" w:eastAsia="zh-CN"/>
          </w:rPr>
          <w:t>内容</w:t>
        </w:r>
      </w:ins>
    </w:p>
    <w:p>
      <w:pPr>
        <w:spacing w:line="360" w:lineRule="auto"/>
        <w:ind w:firstLine="420" w:firstLineChars="0"/>
        <w:rPr>
          <w:ins w:id="4877" w:author="Janusio" w:date="2018-03-08T02:02:49Z"/>
          <w:rFonts w:hint="eastAsia"/>
        </w:rPr>
        <w:pPrChange w:id="4876" w:author="Janusio" w:date="2018-03-08T01:57:42Z">
          <w:pPr>
            <w:pStyle w:val="24"/>
            <w:spacing w:line="360" w:lineRule="auto"/>
            <w:ind w:firstLine="420" w:firstLineChars="0"/>
          </w:pPr>
        </w:pPrChange>
      </w:pPr>
      <w:r>
        <w:rPr>
          <w:rFonts w:hint="eastAsia"/>
        </w:rPr>
        <w:t xml:space="preserve"> 分析了Linux启动过程和对启动过程进行完整性度量需要考虑的因素的基础上，就可以确定Linux启动流程需要进行完整性度量的内容了。</w:t>
      </w:r>
    </w:p>
    <w:p>
      <w:pPr>
        <w:spacing w:line="360" w:lineRule="auto"/>
        <w:ind w:firstLine="420" w:firstLineChars="0"/>
        <w:rPr>
          <w:del w:id="4879" w:author="Janusio" w:date="2018-03-08T02:02:48Z"/>
          <w:rFonts w:hint="eastAsia"/>
        </w:rPr>
        <w:pPrChange w:id="4878" w:author="Janusio" w:date="2018-03-08T01:57:42Z">
          <w:pPr>
            <w:pStyle w:val="24"/>
            <w:spacing w:line="360" w:lineRule="auto"/>
            <w:ind w:firstLine="420" w:firstLineChars="0"/>
          </w:pPr>
        </w:pPrChange>
      </w:pPr>
      <w:del w:id="4880" w:author="Janusio" w:date="2018-03-08T02:02:48Z">
        <w:r>
          <w:rPr>
            <w:rFonts w:hint="eastAsia"/>
          </w:rPr>
          <w:delText xml:space="preserve">    </w:delText>
        </w:r>
      </w:del>
    </w:p>
    <w:p>
      <w:pPr>
        <w:numPr>
          <w:ilvl w:val="0"/>
          <w:numId w:val="10"/>
        </w:numPr>
        <w:spacing w:line="360" w:lineRule="auto"/>
        <w:ind w:firstLine="420" w:firstLineChars="0"/>
        <w:rPr>
          <w:rFonts w:hint="eastAsia"/>
        </w:rPr>
        <w:pPrChange w:id="4881" w:author="Janusio" w:date="2018-03-08T01:57:42Z">
          <w:pPr>
            <w:pStyle w:val="24"/>
            <w:numPr>
              <w:ilvl w:val="0"/>
              <w:numId w:val="10"/>
            </w:numPr>
            <w:spacing w:line="360" w:lineRule="auto"/>
            <w:ind w:firstLine="420" w:firstLineChars="0"/>
          </w:pPr>
        </w:pPrChange>
      </w:pPr>
      <w:r>
        <w:rPr>
          <w:rFonts w:hint="eastAsia"/>
        </w:rPr>
        <w:t>主引导扇区MBR。当BIOS自检完毕，在检</w:t>
      </w:r>
      <w:del w:id="4882" w:author="Janusio" w:date="2018-03-08T02:02:59Z">
        <w:r>
          <w:rPr>
            <w:rFonts w:hint="eastAsia"/>
            <w:lang w:val="en-US"/>
          </w:rPr>
          <w:delText>aJ}}</w:delText>
        </w:r>
      </w:del>
      <w:ins w:id="4883" w:author="Janusio" w:date="2018-03-08T02:03:00Z">
        <w:r>
          <w:rPr>
            <w:rFonts w:hint="eastAsia"/>
            <w:lang w:val="en-US" w:eastAsia="zh-CN"/>
          </w:rPr>
          <w:t>测</w:t>
        </w:r>
      </w:ins>
      <w:r>
        <w:rPr>
          <w:rFonts w:hint="eastAsia"/>
        </w:rPr>
        <w:t xml:space="preserve">和重置平台的其他硬件设备之后，将会把控制权转交给MBR。在MBR中有预启动代码和磁盘分区表等一系列重要信息，所以需要对其加以保护。    </w:t>
      </w:r>
    </w:p>
    <w:p>
      <w:pPr>
        <w:numPr>
          <w:ilvl w:val="0"/>
          <w:numId w:val="10"/>
        </w:numPr>
        <w:tabs>
          <w:tab w:val="clear" w:pos="312"/>
        </w:tabs>
        <w:spacing w:line="360" w:lineRule="auto"/>
        <w:ind w:left="0" w:leftChars="0" w:firstLine="420" w:firstLineChars="0"/>
        <w:rPr>
          <w:del w:id="4885" w:author="Janusio" w:date="2018-03-08T02:03:11Z"/>
          <w:rFonts w:hint="eastAsia"/>
        </w:rPr>
        <w:pPrChange w:id="4884" w:author="Janusio" w:date="2018-03-08T02:03:11Z">
          <w:pPr>
            <w:pStyle w:val="24"/>
            <w:numPr>
              <w:ilvl w:val="0"/>
              <w:numId w:val="10"/>
            </w:numPr>
            <w:tabs>
              <w:tab w:val="clear" w:pos="312"/>
            </w:tabs>
            <w:spacing w:line="360" w:lineRule="auto"/>
            <w:ind w:left="0" w:leftChars="0" w:firstLine="420" w:firstLineChars="0"/>
          </w:pPr>
        </w:pPrChange>
      </w:pPr>
      <w:r>
        <w:rPr>
          <w:rFonts w:hint="eastAsia"/>
        </w:rPr>
        <w:t>Grub引导系统。</w:t>
      </w:r>
      <w:del w:id="4886" w:author="Janusio" w:date="2018-03-08T02:03:09Z">
        <w:r>
          <w:rPr>
            <w:rFonts w:hint="eastAsia"/>
          </w:rPr>
          <w:delText xml:space="preserve">Grub通常分为以下三个阶段。  </w:delText>
        </w:r>
      </w:del>
      <w:del w:id="4887" w:author="Janusio" w:date="2018-03-08T02:03:10Z">
        <w:r>
          <w:rPr>
            <w:rFonts w:hint="eastAsia"/>
          </w:rPr>
          <w:delText xml:space="preserve"> </w:delText>
        </w:r>
      </w:del>
      <w:del w:id="4888" w:author="Janusio" w:date="2018-03-08T02:03:11Z">
        <w:r>
          <w:rPr>
            <w:rFonts w:hint="eastAsia"/>
          </w:rPr>
          <w:delText xml:space="preserve"> </w:delText>
        </w:r>
      </w:del>
    </w:p>
    <w:p>
      <w:pPr>
        <w:numPr>
          <w:ilvl w:val="0"/>
          <w:numId w:val="0"/>
        </w:numPr>
        <w:spacing w:line="360" w:lineRule="auto"/>
        <w:ind w:firstLine="420" w:firstLineChars="0"/>
        <w:rPr>
          <w:del w:id="4890" w:author="Janusio" w:date="2018-03-08T02:03:25Z"/>
          <w:rFonts w:hint="eastAsia"/>
        </w:rPr>
        <w:pPrChange w:id="4889" w:author="Janusio" w:date="2018-03-08T02:03:25Z">
          <w:pPr>
            <w:pStyle w:val="24"/>
            <w:numPr>
              <w:ilvl w:val="0"/>
              <w:numId w:val="0"/>
            </w:numPr>
            <w:spacing w:line="360" w:lineRule="auto"/>
            <w:ind w:firstLine="420" w:firstLineChars="0"/>
          </w:pPr>
        </w:pPrChange>
      </w:pPr>
      <w:r>
        <w:rPr>
          <w:rFonts w:hint="eastAsia"/>
        </w:rPr>
        <w:t>stagel: stagel会被直接的写入MBR中，这样计算机设备在启动时一旦对硬件的安全性检测完毕以后就会将系统的控制权转到GRUB中。</w:t>
      </w:r>
      <w:del w:id="4891" w:author="Janusio" w:date="2018-03-08T02:03:23Z">
        <w:r>
          <w:rPr>
            <w:rFonts w:hint="eastAsia"/>
          </w:rPr>
          <w:delText xml:space="preserve">stage 1随后则会被BIOS加到Ox7c00处并在这一处执行跳转操作。Stage 1  C /stage 1 /start. S)所需完成的任务很简单，仅仅只需要将0头磁盘的0道中的第二扇区的内容读到内存中即可。而0头0道2扇区内容是/stage2/start. S编译后512字节，它是stage2或者stagel-5的入口。在这一过程中stagel不具备对文件系统的识别功能。    </w:delText>
        </w:r>
      </w:del>
    </w:p>
    <w:p>
      <w:pPr>
        <w:numPr>
          <w:ilvl w:val="0"/>
          <w:numId w:val="0"/>
        </w:numPr>
        <w:spacing w:line="360" w:lineRule="auto"/>
        <w:ind w:firstLine="420" w:firstLineChars="0"/>
        <w:rPr>
          <w:del w:id="4893" w:author="Janusio" w:date="2018-03-08T02:03:30Z"/>
          <w:rFonts w:hint="eastAsia"/>
        </w:rPr>
        <w:pPrChange w:id="4892" w:author="Janusio" w:date="2018-03-08T02:03:30Z">
          <w:pPr>
            <w:pStyle w:val="24"/>
            <w:numPr>
              <w:ilvl w:val="0"/>
              <w:numId w:val="0"/>
            </w:numPr>
            <w:spacing w:line="360" w:lineRule="auto"/>
            <w:ind w:firstLine="420" w:firstLineChars="0"/>
          </w:pPr>
        </w:pPrChange>
      </w:pPr>
      <w:r>
        <w:rPr>
          <w:rFonts w:hint="eastAsia"/>
        </w:rPr>
        <w:t>stage2也是必须具有的，通常它存放在某个文件系统中。stage2是Grub的核心，基本上所有的Grub功能都是由stage2实现的。</w:t>
      </w:r>
      <w:del w:id="4894" w:author="Janusio" w:date="2018-03-08T02:03:29Z">
        <w:r>
          <w:rPr>
            <w:rFonts w:hint="eastAsia"/>
          </w:rPr>
          <w:delText xml:space="preserve">    </w:delText>
        </w:r>
      </w:del>
    </w:p>
    <w:p>
      <w:pPr>
        <w:numPr>
          <w:ilvl w:val="0"/>
          <w:numId w:val="0"/>
        </w:numPr>
        <w:spacing w:line="360" w:lineRule="auto"/>
        <w:ind w:firstLine="420" w:firstLineChars="0"/>
        <w:rPr>
          <w:rFonts w:hint="eastAsia"/>
        </w:rPr>
        <w:pPrChange w:id="4895" w:author="Janusio" w:date="2018-03-08T02:03:30Z">
          <w:pPr>
            <w:pStyle w:val="24"/>
            <w:numPr>
              <w:ilvl w:val="0"/>
              <w:numId w:val="0"/>
            </w:numPr>
            <w:spacing w:line="360" w:lineRule="auto"/>
            <w:ind w:firstLine="420" w:firstLineChars="0"/>
          </w:pPr>
        </w:pPrChange>
      </w:pPr>
      <w:r>
        <w:rPr>
          <w:rFonts w:hint="eastAsia"/>
        </w:rPr>
        <w:t>stagel-5是可选的，它介于stage 1和stage2之间，当stagel不能够识别stage2所在的文件系统的时候，就会调用stagel-5来识别文件系统以便加载stage2 0</w:t>
      </w:r>
      <w:r>
        <w:rPr>
          <w:rFonts w:hint="eastAsia"/>
          <w:lang w:eastAsia="zh-CN"/>
        </w:rPr>
        <w:t>。</w:t>
      </w:r>
      <w:r>
        <w:rPr>
          <w:rFonts w:hint="eastAsia"/>
        </w:rPr>
        <w:t>因此，Grub的实际运行流程是stager stagel-5 (optional)一stage2。这三部分都要度</w:t>
      </w:r>
      <w:r>
        <w:rPr>
          <w:rFonts w:hint="eastAsia"/>
          <w:lang w:val="en-US" w:eastAsia="zh-CN"/>
        </w:rPr>
        <w:t>量</w:t>
      </w:r>
      <w:r>
        <w:rPr>
          <w:rFonts w:hint="eastAsia"/>
        </w:rPr>
        <w:t xml:space="preserve">。    </w:t>
      </w:r>
    </w:p>
    <w:p>
      <w:pPr>
        <w:numPr>
          <w:ilvl w:val="0"/>
          <w:numId w:val="0"/>
        </w:numPr>
        <w:spacing w:line="360" w:lineRule="auto"/>
        <w:ind w:firstLine="420" w:firstLineChars="0"/>
        <w:rPr>
          <w:del w:id="4897" w:author="Janusio" w:date="2018-03-08T02:04:52Z"/>
          <w:rFonts w:hint="eastAsia"/>
        </w:rPr>
        <w:pPrChange w:id="4896" w:author="Janusio" w:date="2018-03-08T02:04:43Z">
          <w:pPr>
            <w:pStyle w:val="24"/>
            <w:numPr>
              <w:ilvl w:val="0"/>
              <w:numId w:val="0"/>
            </w:numPr>
            <w:spacing w:line="360" w:lineRule="auto"/>
            <w:ind w:firstLine="420" w:firstLineChars="0"/>
          </w:pPr>
        </w:pPrChange>
      </w:pPr>
      <w:del w:id="4898" w:author="Janusio" w:date="2018-03-08T02:04:38Z">
        <w:r>
          <w:rPr>
            <w:rFonts w:hint="eastAsia"/>
          </w:rPr>
          <w:delText>(3)</w:delText>
        </w:r>
      </w:del>
      <w:r>
        <w:rPr>
          <w:rFonts w:hint="eastAsia"/>
        </w:rPr>
        <w:t>操作系统内核。内核的引导流程至少应包括两个内核启动的关键文件:initrd和vmlinuz。</w:t>
      </w:r>
    </w:p>
    <w:p>
      <w:pPr>
        <w:spacing w:line="360" w:lineRule="auto"/>
        <w:ind w:firstLine="420" w:firstLineChars="0"/>
        <w:rPr>
          <w:del w:id="4900" w:author="Janusio" w:date="2018-03-08T02:05:13Z"/>
          <w:rFonts w:hint="eastAsia"/>
          <w:lang w:eastAsia="zh-CN"/>
        </w:rPr>
        <w:pPrChange w:id="4899" w:author="Janusio" w:date="2018-03-08T02:05:09Z">
          <w:pPr>
            <w:pStyle w:val="24"/>
            <w:spacing w:line="360" w:lineRule="auto"/>
            <w:ind w:firstLine="420" w:firstLineChars="0"/>
          </w:pPr>
        </w:pPrChange>
      </w:pPr>
      <w:del w:id="4901" w:author="Janusio" w:date="2018-03-08T02:04:52Z">
        <w:r>
          <w:rPr>
            <w:rFonts w:hint="eastAsia"/>
          </w:rPr>
          <w:delText xml:space="preserve">①initrd </w:delText>
        </w:r>
      </w:del>
      <w:del w:id="4902" w:author="Janusio" w:date="2018-03-08T02:04:52Z">
        <w:r>
          <w:rPr>
            <w:rFonts w:hint="eastAsia"/>
            <w:lang w:eastAsia="zh-CN"/>
          </w:rPr>
          <w:delText>。</w:delText>
        </w:r>
      </w:del>
      <w:del w:id="4903" w:author="Janusio" w:date="2018-03-08T02:04:52Z">
        <w:r>
          <w:rPr>
            <w:rFonts w:hint="eastAsia"/>
          </w:rPr>
          <w:delText>initrd是“initial ram disk”的简称。</w:delText>
        </w:r>
      </w:del>
      <w:r>
        <w:rPr>
          <w:rFonts w:hint="eastAsia"/>
        </w:rPr>
        <w:t>initrd是Linux在系统引导过程中使用的一个临时根文件系统，用来临时把硬件引导到实际内核vmilnuz能够接管并继续引导</w:t>
      </w:r>
      <w:r>
        <w:rPr>
          <w:rFonts w:hint="eastAsia"/>
          <w:lang w:eastAsia="zh-CN"/>
        </w:rPr>
        <w:t>。</w:t>
      </w:r>
      <w:del w:id="4904" w:author="Janusio" w:date="2018-03-08T02:05:07Z">
        <w:r>
          <w:rPr>
            <w:rFonts w:hint="eastAsia"/>
            <w:lang w:eastAsia="zh-CN"/>
          </w:rPr>
          <w:delText>的状态。本质上initrd就是一个带有根文件系统的虚拟RAM盘，里面包含了根目录“/”以及其他目录，比如bin, dev, proc, sbin, sys等Linux启动时必需的目录。通常，Linux内核挂载真正的根文件系统是使用initrd来进行挂载的，挂载完成后把initrd从内存中卸载掉，因此，</w:delText>
        </w:r>
      </w:del>
      <w:r>
        <w:rPr>
          <w:rFonts w:hint="eastAsia"/>
          <w:lang w:eastAsia="zh-CN"/>
        </w:rPr>
        <w:t>initrd是一个过渡性质的处理过程。</w:t>
      </w:r>
    </w:p>
    <w:p>
      <w:pPr>
        <w:spacing w:line="360" w:lineRule="auto"/>
        <w:ind w:firstLine="420" w:firstLineChars="0"/>
        <w:rPr>
          <w:del w:id="4906" w:author="Janusio" w:date="2018-03-08T02:05:24Z"/>
          <w:rFonts w:hint="eastAsia"/>
          <w:lang w:eastAsia="zh-CN"/>
        </w:rPr>
        <w:pPrChange w:id="4905" w:author="Janusio" w:date="2018-03-08T02:05:09Z">
          <w:pPr>
            <w:pStyle w:val="24"/>
            <w:spacing w:line="360" w:lineRule="auto"/>
            <w:ind w:firstLine="420" w:firstLineChars="0"/>
          </w:pPr>
        </w:pPrChange>
      </w:pPr>
      <w:del w:id="4907" w:author="Janusio" w:date="2018-03-08T02:05:13Z">
        <w:r>
          <w:rPr>
            <w:rFonts w:hint="eastAsia"/>
            <w:lang w:eastAsia="zh-CN"/>
          </w:rPr>
          <w:delText xml:space="preserve">②vmlinuz o </w:delText>
        </w:r>
      </w:del>
      <w:r>
        <w:rPr>
          <w:rFonts w:hint="eastAsia"/>
          <w:lang w:eastAsia="zh-CN"/>
        </w:rPr>
        <w:t>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t>
      </w:r>
      <w:del w:id="4908" w:author="Janusio" w:date="2018-03-08T02:05:24Z">
        <w:r>
          <w:rPr>
            <w:rFonts w:hint="eastAsia"/>
            <w:lang w:eastAsia="zh-CN"/>
          </w:rPr>
          <w:delText xml:space="preserve">    </w:delText>
        </w:r>
      </w:del>
    </w:p>
    <w:p>
      <w:pPr>
        <w:spacing w:line="360" w:lineRule="auto"/>
        <w:ind w:firstLine="420" w:firstLineChars="0"/>
        <w:rPr>
          <w:rFonts w:hint="eastAsia"/>
          <w:lang w:eastAsia="zh-CN"/>
        </w:rPr>
        <w:pPrChange w:id="4909" w:author="Janusio" w:date="2018-03-08T01:57:42Z">
          <w:pPr>
            <w:pStyle w:val="24"/>
            <w:spacing w:line="360" w:lineRule="auto"/>
            <w:ind w:firstLine="420" w:firstLineChars="0"/>
          </w:pPr>
        </w:pPrChange>
      </w:pPr>
      <w:del w:id="4910" w:author="Janusio" w:date="2018-03-08T02:05:24Z">
        <w:r>
          <w:rPr>
            <w:rFonts w:hint="eastAsia"/>
            <w:lang w:eastAsia="zh-CN"/>
          </w:rPr>
          <w:delText xml:space="preserve">Vmlinuz首先被misc_c中定义的函数decompresses kernel{)解压到地址Ox10flflOfl。然后，当CPU跳转到Ox1fl时，将执行“archili3861 kernelllead_ S”中的startup 3 2 0startup一2是vmlinuz的入口，经过startup_ 32，将会跳转到start_  kernel()函数。start一ernel()在“initlmain. c”中被定义。Start一ernel{)调用一系列初始化函数，建立Linux核心环境。当startes kernel()执行完毕，基本的Linux核心环境就建立完成了。      </w:delText>
        </w:r>
      </w:del>
    </w:p>
    <w:p>
      <w:pPr>
        <w:numPr>
          <w:ilvl w:val="0"/>
          <w:numId w:val="0"/>
        </w:numPr>
        <w:spacing w:line="360" w:lineRule="auto"/>
        <w:ind w:firstLine="420" w:firstLineChars="0"/>
        <w:rPr>
          <w:rFonts w:hint="eastAsia"/>
          <w:lang w:eastAsia="zh-CN"/>
        </w:rPr>
        <w:pPrChange w:id="4911" w:author="Janusio" w:date="2018-03-08T01:57:42Z">
          <w:pPr>
            <w:pStyle w:val="24"/>
            <w:numPr>
              <w:ilvl w:val="0"/>
              <w:numId w:val="0"/>
            </w:numPr>
            <w:spacing w:line="360" w:lineRule="auto"/>
            <w:ind w:firstLine="420" w:firstLineChars="0"/>
          </w:pPr>
        </w:pPrChange>
      </w:pPr>
      <w:del w:id="4912" w:author="Janusio" w:date="2018-03-08T02:05:28Z">
        <w:r>
          <w:rPr>
            <w:rFonts w:hint="eastAsia"/>
            <w:lang w:eastAsia="zh-CN"/>
          </w:rPr>
          <w:delText>（</w:delText>
        </w:r>
      </w:del>
      <w:del w:id="4913" w:author="Janusio" w:date="2018-03-08T02:05:28Z">
        <w:r>
          <w:rPr>
            <w:rFonts w:hint="eastAsia"/>
            <w:lang w:val="en-US" w:eastAsia="zh-CN"/>
          </w:rPr>
          <w:delText>4</w:delText>
        </w:r>
      </w:del>
      <w:del w:id="4914" w:author="Janusio" w:date="2018-03-08T02:05:28Z">
        <w:r>
          <w:rPr>
            <w:rFonts w:hint="eastAsia"/>
            <w:lang w:eastAsia="zh-CN"/>
          </w:rPr>
          <w:delText>）</w:delText>
        </w:r>
      </w:del>
      <w:r>
        <w:rPr>
          <w:rFonts w:hint="eastAsia"/>
          <w:lang w:eastAsia="zh-CN"/>
        </w:rPr>
        <w:t>所有进程的起点init。它是系统中其它进程的起点</w:t>
      </w:r>
      <w:ins w:id="4915" w:author="Janusio" w:date="2018-03-08T02:05:56Z">
        <w:r>
          <w:rPr>
            <w:rFonts w:hint="eastAsia"/>
            <w:lang w:eastAsia="zh-CN"/>
          </w:rPr>
          <w:t>，</w:t>
        </w:r>
      </w:ins>
      <w:del w:id="4916" w:author="Janusio" w:date="2018-03-08T02:05:48Z">
        <w:r>
          <w:rPr>
            <w:rFonts w:hint="eastAsia"/>
            <w:lang w:eastAsia="zh-CN"/>
          </w:rPr>
          <w:delText>，进程号是1 o       Linux执行init程序是在完成内核引导之后进行的。</w:delText>
        </w:r>
      </w:del>
      <w:r>
        <w:rPr>
          <w:rFonts w:hint="eastAsia"/>
          <w:lang w:eastAsia="zh-CN"/>
        </w:rPr>
        <w:t xml:space="preserve">对于这一部分，除了要保证init文件本身的完整性以外，还要保证init所读取的一些配置文件(或脚本)的完整性，这包括//etc/ inittab ,/etc/rc. d/rc. sysinit和/etc/rc.d/rc等。    </w:t>
      </w:r>
    </w:p>
    <w:p>
      <w:pPr>
        <w:numPr>
          <w:ilvl w:val="0"/>
          <w:numId w:val="0"/>
        </w:numPr>
        <w:spacing w:line="360" w:lineRule="auto"/>
        <w:ind w:firstLine="420" w:firstLineChars="0"/>
        <w:rPr>
          <w:rFonts w:hint="eastAsia"/>
          <w:lang w:eastAsia="zh-CN"/>
        </w:rPr>
        <w:pPrChange w:id="4917" w:author="Janusio" w:date="2018-03-08T01:57:42Z">
          <w:pPr>
            <w:pStyle w:val="24"/>
            <w:numPr>
              <w:ilvl w:val="0"/>
              <w:numId w:val="0"/>
            </w:numPr>
            <w:spacing w:line="360" w:lineRule="auto"/>
            <w:ind w:firstLine="420" w:firstLineChars="0"/>
          </w:pPr>
        </w:pPrChange>
      </w:pPr>
      <w:del w:id="4918" w:author="Janusio" w:date="2018-03-08T02:06:52Z">
        <w:r>
          <w:rPr>
            <w:rFonts w:hint="eastAsia"/>
            <w:lang w:eastAsia="zh-CN"/>
          </w:rPr>
          <w:delText xml:space="preserve">(5) </w:delText>
        </w:r>
      </w:del>
      <w:r>
        <w:rPr>
          <w:rFonts w:hint="eastAsia"/>
          <w:lang w:eastAsia="zh-CN"/>
        </w:rPr>
        <w:t>mingetty。当init重新从rc返回获取控制权的时候，它将启动mingetty</w:t>
      </w:r>
      <w:del w:id="4919" w:author="Janusio" w:date="2018-03-08T02:06:18Z">
        <w:r>
          <w:rPr>
            <w:rFonts w:hint="eastAsia"/>
            <w:lang w:val="en-US" w:eastAsia="zh-CN"/>
          </w:rPr>
          <w:delText xml:space="preserve"> </w:delText>
        </w:r>
      </w:del>
      <w:ins w:id="4920" w:author="Janusio" w:date="2018-03-08T02:06:18Z">
        <w:r>
          <w:rPr>
            <w:rFonts w:hint="eastAsia"/>
            <w:lang w:val="en-US" w:eastAsia="zh-CN"/>
          </w:rPr>
          <w:t>进行</w:t>
        </w:r>
      </w:ins>
      <w:del w:id="4921" w:author="Janusio" w:date="2018-03-08T02:06:17Z">
        <w:r>
          <w:rPr>
            <w:rFonts w:hint="eastAsia"/>
            <w:lang w:val="en-US" w:eastAsia="zh-CN"/>
          </w:rPr>
          <w:delText>o  mingetty包括如下功能:</w:delText>
        </w:r>
      </w:del>
      <w:ins w:id="4922" w:author="Janusio" w:date="2018-03-08T02:06:17Z">
        <w:r>
          <w:rPr>
            <w:rFonts w:hint="eastAsia"/>
            <w:lang w:val="en-US" w:eastAsia="zh-CN"/>
          </w:rPr>
          <w:t xml:space="preserve"> </w:t>
        </w:r>
      </w:ins>
      <w:r>
        <w:rPr>
          <w:rFonts w:hint="eastAsia"/>
          <w:lang w:eastAsia="zh-CN"/>
        </w:rPr>
        <w:t>打开终端</w:t>
      </w:r>
      <w:del w:id="4923" w:author="Janusio" w:date="2018-03-08T02:06:29Z">
        <w:r>
          <w:rPr>
            <w:rFonts w:hint="eastAsia"/>
            <w:lang w:eastAsia="zh-CN"/>
          </w:rPr>
          <w:delText>，</w:delText>
        </w:r>
      </w:del>
      <w:ins w:id="4924" w:author="Janusio" w:date="2018-03-08T02:06:29Z">
        <w:r>
          <w:rPr>
            <w:rFonts w:hint="eastAsia"/>
            <w:lang w:eastAsia="zh-CN"/>
          </w:rPr>
          <w:t>、</w:t>
        </w:r>
      </w:ins>
      <w:r>
        <w:rPr>
          <w:rFonts w:hint="eastAsia"/>
          <w:lang w:eastAsia="zh-CN"/>
        </w:rPr>
        <w:t>设置模式</w:t>
      </w:r>
      <w:del w:id="4925" w:author="Janusio" w:date="2018-03-08T02:06:31Z">
        <w:r>
          <w:rPr>
            <w:rFonts w:hint="eastAsia"/>
            <w:lang w:eastAsia="zh-CN"/>
          </w:rPr>
          <w:delText>;</w:delText>
        </w:r>
      </w:del>
      <w:ins w:id="4926" w:author="Janusio" w:date="2018-03-08T02:06:31Z">
        <w:r>
          <w:rPr>
            <w:rFonts w:hint="eastAsia"/>
            <w:lang w:eastAsia="zh-CN"/>
          </w:rPr>
          <w:t>、</w:t>
        </w:r>
      </w:ins>
      <w:r>
        <w:rPr>
          <w:rFonts w:hint="eastAsia"/>
          <w:lang w:eastAsia="zh-CN"/>
        </w:rPr>
        <w:t>输出登录界面和提示</w:t>
      </w:r>
      <w:del w:id="4927" w:author="Janusio" w:date="2018-03-08T02:06:35Z">
        <w:r>
          <w:rPr>
            <w:rFonts w:hint="eastAsia"/>
            <w:lang w:eastAsia="zh-CN"/>
          </w:rPr>
          <w:delText>，</w:delText>
        </w:r>
      </w:del>
      <w:ins w:id="4928" w:author="Janusio" w:date="2018-03-08T02:06:35Z">
        <w:r>
          <w:rPr>
            <w:rFonts w:hint="eastAsia"/>
            <w:lang w:eastAsia="zh-CN"/>
          </w:rPr>
          <w:t>、</w:t>
        </w:r>
      </w:ins>
      <w:r>
        <w:rPr>
          <w:rFonts w:hint="eastAsia"/>
          <w:lang w:eastAsia="zh-CN"/>
        </w:rPr>
        <w:t>接收用户名的输入</w:t>
      </w:r>
      <w:del w:id="4929" w:author="Janusio" w:date="2018-03-08T02:06:44Z">
        <w:r>
          <w:rPr>
            <w:rFonts w:hint="eastAsia"/>
            <w:lang w:eastAsia="zh-CN"/>
          </w:rPr>
          <w:delText>;</w:delText>
        </w:r>
      </w:del>
      <w:ins w:id="4930" w:author="Janusio" w:date="2018-03-08T02:06:44Z">
        <w:r>
          <w:rPr>
            <w:rFonts w:hint="eastAsia"/>
            <w:lang w:eastAsia="zh-CN"/>
          </w:rPr>
          <w:t>、</w:t>
        </w:r>
      </w:ins>
      <w:r>
        <w:rPr>
          <w:rFonts w:hint="eastAsia"/>
          <w:lang w:eastAsia="zh-CN"/>
        </w:rPr>
        <w:t>以用户名为login参数</w:t>
      </w:r>
      <w:del w:id="4931" w:author="Janusio" w:date="2018-03-08T02:06:42Z">
        <w:r>
          <w:rPr>
            <w:rFonts w:hint="eastAsia"/>
            <w:lang w:eastAsia="zh-CN"/>
          </w:rPr>
          <w:delText>，</w:delText>
        </w:r>
      </w:del>
      <w:ins w:id="4932" w:author="Janusio" w:date="2018-03-08T02:06:42Z">
        <w:r>
          <w:rPr>
            <w:rFonts w:hint="eastAsia"/>
            <w:lang w:eastAsia="zh-CN"/>
          </w:rPr>
          <w:t>、</w:t>
        </w:r>
      </w:ins>
      <w:r>
        <w:rPr>
          <w:rFonts w:hint="eastAsia"/>
          <w:lang w:eastAsia="zh-CN"/>
        </w:rPr>
        <w:t>加载login程序。</w:t>
      </w:r>
      <w:del w:id="4933" w:author="Janusio" w:date="2018-03-08T02:06:47Z">
        <w:r>
          <w:rPr>
            <w:rFonts w:hint="eastAsia"/>
            <w:lang w:eastAsia="zh-CN"/>
          </w:rPr>
          <w:delText xml:space="preserve">   </w:delText>
        </w:r>
      </w:del>
      <w:r>
        <w:rPr>
          <w:rFonts w:hint="eastAsia"/>
          <w:lang w:eastAsia="zh-CN"/>
        </w:rPr>
        <w:t xml:space="preserve"> 与此同时，与mingetty和login相关的登录配置文件的完整性也要得到保证，这包括/etc/nologin, /etc/securetty, /etc/passwd等。   </w:t>
      </w:r>
    </w:p>
    <w:p>
      <w:pPr>
        <w:numPr>
          <w:ilvl w:val="0"/>
          <w:numId w:val="0"/>
        </w:numPr>
        <w:spacing w:line="360" w:lineRule="auto"/>
        <w:ind w:firstLine="420" w:firstLineChars="0"/>
        <w:rPr>
          <w:del w:id="4935" w:author="Janusio" w:date="2018-03-08T02:07:04Z"/>
          <w:rFonts w:hint="eastAsia"/>
          <w:lang w:eastAsia="zh-CN"/>
        </w:rPr>
        <w:pPrChange w:id="4934" w:author="Janusio" w:date="2018-03-08T02:07:04Z">
          <w:pPr>
            <w:pStyle w:val="24"/>
            <w:numPr>
              <w:ilvl w:val="0"/>
              <w:numId w:val="0"/>
            </w:numPr>
            <w:spacing w:line="360" w:lineRule="auto"/>
            <w:ind w:firstLine="420" w:firstLineChars="0"/>
          </w:pPr>
        </w:pPrChange>
      </w:pPr>
      <w:del w:id="4936" w:author="Janusio" w:date="2018-03-08T02:06:55Z">
        <w:r>
          <w:rPr>
            <w:rFonts w:hint="eastAsia"/>
            <w:lang w:eastAsia="zh-CN"/>
          </w:rPr>
          <w:delText xml:space="preserve"> (6)</w:delText>
        </w:r>
      </w:del>
      <w:r>
        <w:rPr>
          <w:rFonts w:hint="eastAsia"/>
          <w:lang w:eastAsia="zh-CN"/>
        </w:rPr>
        <w:t>与启动流程相关的其他文件。当用户成功登录，出现shell的时候，Linux的启动就可以认为结束，用户就可以使用操作系统了。在Linux启动的整个过程中，可能还</w:t>
      </w:r>
    </w:p>
    <w:p>
      <w:pPr>
        <w:numPr>
          <w:ilvl w:val="0"/>
          <w:numId w:val="0"/>
        </w:numPr>
        <w:spacing w:line="360" w:lineRule="auto"/>
        <w:ind w:firstLine="420" w:firstLineChars="0"/>
        <w:rPr>
          <w:rFonts w:hint="eastAsia"/>
          <w:lang w:eastAsia="zh-CN"/>
        </w:rPr>
        <w:pPrChange w:id="4937" w:author="Janusio" w:date="2018-03-08T02:07:04Z">
          <w:pPr>
            <w:pStyle w:val="24"/>
            <w:numPr>
              <w:ilvl w:val="0"/>
              <w:numId w:val="0"/>
            </w:numPr>
            <w:spacing w:line="360" w:lineRule="auto"/>
            <w:ind w:firstLine="420" w:firstLineChars="0"/>
          </w:pPr>
        </w:pPrChange>
      </w:pPr>
      <w:r>
        <w:rPr>
          <w:rFonts w:hint="eastAsia"/>
          <w:lang w:eastAsia="zh-CN"/>
        </w:rPr>
        <w:t>有其他一些与启动流程相关的文件，例如用户使用的shell文件、内核符号表/boot/System.map和一些启动配置文件等，这是由启动流程、系统配置和用户自己定义的。</w:t>
      </w:r>
    </w:p>
    <w:p>
      <w:pPr>
        <w:numPr>
          <w:ilvl w:val="0"/>
          <w:numId w:val="0"/>
        </w:numPr>
        <w:spacing w:line="360" w:lineRule="auto"/>
        <w:ind w:firstLine="420" w:firstLineChars="0"/>
        <w:rPr>
          <w:rFonts w:hint="eastAsia"/>
        </w:rPr>
        <w:pPrChange w:id="4938" w:author="Janusio" w:date="2018-03-08T01:57:42Z">
          <w:pPr>
            <w:pStyle w:val="24"/>
            <w:numPr>
              <w:ilvl w:val="0"/>
              <w:numId w:val="0"/>
            </w:numPr>
            <w:spacing w:line="360" w:lineRule="auto"/>
            <w:ind w:firstLine="420" w:firstLineChars="0"/>
          </w:pPr>
        </w:pPrChange>
      </w:pPr>
      <w:del w:id="4939" w:author="Janusio" w:date="2018-03-08T02:07:12Z">
        <w:r>
          <w:rPr>
            <w:rFonts w:hint="eastAsia"/>
            <w:lang w:eastAsia="zh-CN"/>
          </w:rPr>
          <w:delText>(7)</w:delText>
        </w:r>
      </w:del>
      <w:r>
        <w:rPr>
          <w:rFonts w:hint="eastAsia"/>
          <w:lang w:eastAsia="zh-CN"/>
        </w:rPr>
        <w: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24"/>
        <w:spacing w:line="360" w:lineRule="auto"/>
        <w:ind w:firstLine="420" w:firstLineChars="0"/>
        <w:rPr>
          <w:del w:id="4940" w:author="Janusio" w:date="2018-03-05T01:08:49Z"/>
          <w:rFonts w:hint="eastAsia" w:ascii="Times New Roman" w:hAnsi="Times New Roman"/>
          <w:szCs w:val="24"/>
        </w:rPr>
      </w:pPr>
      <w:del w:id="4941" w:author="Janusio" w:date="2018-03-05T01:08:49Z">
        <w:r>
          <w:rPr>
            <w:rFonts w:hint="eastAsia" w:ascii="Times New Roman" w:hAnsi="Times New Roman"/>
            <w:szCs w:val="24"/>
          </w:rPr>
          <w:delText>×××××××××××××××××××××××××××××××××××××××××××××××××××××××××××××</w:delText>
        </w:r>
      </w:del>
    </w:p>
    <w:p>
      <w:pPr>
        <w:pStyle w:val="4"/>
        <w:numPr>
          <w:ins w:id="4943" w:author="Janusio" w:date="2018-03-08T02:08:01Z"/>
        </w:numPr>
        <w:ind w:left="0" w:leftChars="0" w:firstLine="0" w:firstLineChars="0"/>
        <w:rPr>
          <w:rFonts w:hint="eastAsia" w:ascii="Times New Roman" w:hAnsi="Times New Roman" w:eastAsia="黑体"/>
          <w:b/>
          <w:szCs w:val="24"/>
        </w:rPr>
        <w:pPrChange w:id="4942" w:author="Janusio" w:date="2018-03-08T02:08:01Z">
          <w:pPr>
            <w:pStyle w:val="24"/>
            <w:ind w:left="0" w:leftChars="0" w:firstLine="0" w:firstLineChars="0"/>
          </w:pPr>
        </w:pPrChange>
      </w:pPr>
      <w:del w:id="4944" w:author="Janusio" w:date="2018-03-08T02:08:04Z">
        <w:r>
          <w:rPr>
            <w:rFonts w:hint="eastAsia" w:ascii="Times New Roman" w:hAnsi="Times New Roman"/>
            <w:szCs w:val="24"/>
            <w:lang w:val="en-US" w:eastAsia="zh-CN"/>
          </w:rPr>
          <w:delText>4</w:delText>
        </w:r>
      </w:del>
      <w:del w:id="4945" w:author="Janusio" w:date="2018-03-08T02:08:04Z">
        <w:r>
          <w:rPr>
            <w:rFonts w:hint="eastAsia" w:ascii="Times New Roman" w:hAnsi="Times New Roman"/>
            <w:szCs w:val="24"/>
          </w:rPr>
          <w:delText>.</w:delText>
        </w:r>
      </w:del>
      <w:del w:id="4946" w:author="Janusio" w:date="2018-03-08T02:08:04Z">
        <w:r>
          <w:rPr>
            <w:rFonts w:hint="eastAsia" w:ascii="Times New Roman" w:hAnsi="Times New Roman"/>
            <w:szCs w:val="24"/>
            <w:lang w:val="en-US" w:eastAsia="zh-CN"/>
          </w:rPr>
          <w:delText>1</w:delText>
        </w:r>
      </w:del>
      <w:del w:id="4947" w:author="Janusio" w:date="2018-03-08T02:08:04Z">
        <w:r>
          <w:rPr>
            <w:rFonts w:hint="eastAsia" w:ascii="Times New Roman" w:hAnsi="Times New Roman"/>
            <w:szCs w:val="24"/>
          </w:rPr>
          <w:delText>.</w:delText>
        </w:r>
      </w:del>
      <w:del w:id="4948" w:author="Janusio" w:date="2018-03-08T02:08:04Z">
        <w:r>
          <w:rPr>
            <w:rFonts w:hint="eastAsia" w:ascii="Times New Roman" w:hAnsi="Times New Roman"/>
            <w:szCs w:val="24"/>
            <w:lang w:val="en-US" w:eastAsia="zh-CN"/>
          </w:rPr>
          <w:delText>3</w:delText>
        </w:r>
      </w:del>
      <w:del w:id="4949" w:author="Janusio" w:date="2018-03-08T02:08:04Z">
        <w:r>
          <w:rPr>
            <w:rFonts w:hint="eastAsia" w:ascii="Times New Roman" w:hAnsi="Times New Roman"/>
            <w:szCs w:val="24"/>
          </w:rPr>
          <w:delText xml:space="preserve"> </w:delText>
        </w:r>
      </w:del>
      <w:r>
        <w:rPr>
          <w:rFonts w:hint="eastAsia" w:ascii="Times New Roman" w:hAnsi="Times New Roman" w:eastAsia="黑体"/>
          <w:b/>
          <w:szCs w:val="24"/>
          <w:lang w:val="en-US" w:eastAsia="zh-CN"/>
        </w:rPr>
        <w:t>Linux虚拟机启动可信度量因素及内容分析</w:t>
      </w:r>
    </w:p>
    <w:p>
      <w:pPr>
        <w:pStyle w:val="24"/>
        <w:spacing w:line="360" w:lineRule="auto"/>
        <w:ind w:firstLine="420" w:firstLineChars="0"/>
        <w:rPr>
          <w:ins w:id="4950" w:author="Janusio" w:date="2018-03-05T13:47:04Z"/>
          <w:rFonts w:hint="eastAsia" w:ascii="Times New Roman" w:hAnsi="Times New Roman"/>
          <w:sz w:val="24"/>
          <w:szCs w:val="24"/>
          <w:lang w:val="en-US" w:eastAsia="zh-CN"/>
        </w:rPr>
      </w:pPr>
      <w:ins w:id="4951" w:author="Janusio" w:date="2018-03-05T13:40:07Z">
        <w:r>
          <w:rPr>
            <w:rFonts w:hint="eastAsia" w:ascii="Times New Roman" w:hAnsi="Times New Roman"/>
            <w:sz w:val="24"/>
            <w:szCs w:val="24"/>
            <w:lang w:val="en-US" w:eastAsia="zh-CN"/>
          </w:rPr>
          <w:t>虚拟机</w:t>
        </w:r>
      </w:ins>
      <w:ins w:id="4952" w:author="Janusio" w:date="2018-03-05T13:40:11Z">
        <w:r>
          <w:rPr>
            <w:rFonts w:hint="eastAsia" w:ascii="Times New Roman" w:hAnsi="Times New Roman"/>
            <w:sz w:val="24"/>
            <w:szCs w:val="24"/>
            <w:lang w:val="en-US" w:eastAsia="zh-CN"/>
          </w:rPr>
          <w:t>作为</w:t>
        </w:r>
      </w:ins>
      <w:del w:id="4953" w:author="Janusio" w:date="2018-03-05T13:45:53Z">
        <w:r>
          <w:rPr>
            <w:rFonts w:hint="eastAsia" w:ascii="Times New Roman" w:hAnsi="Times New Roman"/>
            <w:sz w:val="24"/>
            <w:szCs w:val="24"/>
          </w:rPr>
          <w:delText>×××××××××××</w:delText>
        </w:r>
      </w:del>
      <w:ins w:id="4954" w:author="Janusio" w:date="2018-03-05T13:45:54Z">
        <w:r>
          <w:rPr>
            <w:rFonts w:hint="eastAsia" w:ascii="Times New Roman" w:hAnsi="Times New Roman"/>
            <w:sz w:val="24"/>
            <w:szCs w:val="24"/>
            <w:lang w:val="en-US" w:eastAsia="zh-CN"/>
          </w:rPr>
          <w:t>被</w:t>
        </w:r>
      </w:ins>
      <w:ins w:id="4955" w:author="Janusio" w:date="2018-03-05T13:45:58Z">
        <w:r>
          <w:rPr>
            <w:rFonts w:hint="eastAsia" w:ascii="Times New Roman" w:hAnsi="Times New Roman"/>
            <w:sz w:val="24"/>
            <w:szCs w:val="24"/>
            <w:lang w:val="en-US" w:eastAsia="zh-CN"/>
          </w:rPr>
          <w:t>抽象出来的</w:t>
        </w:r>
      </w:ins>
      <w:ins w:id="4956" w:author="Janusio" w:date="2018-03-05T13:46:00Z">
        <w:r>
          <w:rPr>
            <w:rFonts w:hint="eastAsia" w:ascii="Times New Roman" w:hAnsi="Times New Roman"/>
            <w:sz w:val="24"/>
            <w:szCs w:val="24"/>
            <w:lang w:val="en-US" w:eastAsia="zh-CN"/>
          </w:rPr>
          <w:t>计算机</w:t>
        </w:r>
      </w:ins>
      <w:ins w:id="4957" w:author="Janusio" w:date="2018-03-05T13:46:03Z">
        <w:r>
          <w:rPr>
            <w:rFonts w:hint="eastAsia" w:ascii="Times New Roman" w:hAnsi="Times New Roman"/>
            <w:sz w:val="24"/>
            <w:szCs w:val="24"/>
            <w:lang w:val="en-US" w:eastAsia="zh-CN"/>
          </w:rPr>
          <w:t>机器，</w:t>
        </w:r>
      </w:ins>
      <w:ins w:id="4958" w:author="Janusio" w:date="2018-03-05T13:46:05Z">
        <w:r>
          <w:rPr>
            <w:rFonts w:hint="eastAsia" w:ascii="Times New Roman" w:hAnsi="Times New Roman"/>
            <w:sz w:val="24"/>
            <w:szCs w:val="24"/>
            <w:lang w:val="en-US" w:eastAsia="zh-CN"/>
          </w:rPr>
          <w:t>其</w:t>
        </w:r>
      </w:ins>
      <w:ins w:id="4959" w:author="Janusio" w:date="2018-03-05T13:46:07Z">
        <w:r>
          <w:rPr>
            <w:rFonts w:hint="eastAsia" w:ascii="Times New Roman" w:hAnsi="Times New Roman"/>
            <w:sz w:val="24"/>
            <w:szCs w:val="24"/>
            <w:lang w:val="en-US" w:eastAsia="zh-CN"/>
          </w:rPr>
          <w:t>启动</w:t>
        </w:r>
      </w:ins>
      <w:ins w:id="4960" w:author="Janusio" w:date="2018-03-05T13:46:09Z">
        <w:r>
          <w:rPr>
            <w:rFonts w:hint="eastAsia" w:ascii="Times New Roman" w:hAnsi="Times New Roman"/>
            <w:sz w:val="24"/>
            <w:szCs w:val="24"/>
            <w:lang w:val="en-US" w:eastAsia="zh-CN"/>
          </w:rPr>
          <w:t>过程</w:t>
        </w:r>
      </w:ins>
      <w:ins w:id="4961" w:author="Janusio" w:date="2018-03-05T13:46:10Z">
        <w:r>
          <w:rPr>
            <w:rFonts w:hint="eastAsia" w:ascii="Times New Roman" w:hAnsi="Times New Roman"/>
            <w:sz w:val="24"/>
            <w:szCs w:val="24"/>
            <w:lang w:val="en-US" w:eastAsia="zh-CN"/>
          </w:rPr>
          <w:t>中</w:t>
        </w:r>
      </w:ins>
      <w:ins w:id="4962" w:author="Janusio" w:date="2018-03-05T13:46:12Z">
        <w:r>
          <w:rPr>
            <w:rFonts w:hint="eastAsia" w:ascii="Times New Roman" w:hAnsi="Times New Roman"/>
            <w:sz w:val="24"/>
            <w:szCs w:val="24"/>
            <w:lang w:val="en-US" w:eastAsia="zh-CN"/>
          </w:rPr>
          <w:t>也需要</w:t>
        </w:r>
      </w:ins>
      <w:ins w:id="4963" w:author="Janusio" w:date="2018-03-05T13:46:14Z">
        <w:r>
          <w:rPr>
            <w:rFonts w:hint="eastAsia" w:ascii="Times New Roman" w:hAnsi="Times New Roman"/>
            <w:sz w:val="24"/>
            <w:szCs w:val="24"/>
            <w:lang w:val="en-US" w:eastAsia="zh-CN"/>
          </w:rPr>
          <w:t>具备</w:t>
        </w:r>
      </w:ins>
      <w:ins w:id="4964" w:author="Janusio" w:date="2018-03-05T13:46:16Z">
        <w:r>
          <w:rPr>
            <w:rFonts w:hint="eastAsia" w:ascii="Times New Roman" w:hAnsi="Times New Roman"/>
            <w:sz w:val="24"/>
            <w:szCs w:val="24"/>
            <w:lang w:val="en-US" w:eastAsia="zh-CN"/>
          </w:rPr>
          <w:t>真实</w:t>
        </w:r>
      </w:ins>
      <w:ins w:id="4965" w:author="Janusio" w:date="2018-03-05T13:46:17Z">
        <w:r>
          <w:rPr>
            <w:rFonts w:hint="eastAsia" w:ascii="Times New Roman" w:hAnsi="Times New Roman"/>
            <w:sz w:val="24"/>
            <w:szCs w:val="24"/>
            <w:lang w:val="en-US" w:eastAsia="zh-CN"/>
          </w:rPr>
          <w:t>机器</w:t>
        </w:r>
      </w:ins>
      <w:ins w:id="4966" w:author="Janusio" w:date="2018-03-05T13:46:19Z">
        <w:r>
          <w:rPr>
            <w:rFonts w:hint="eastAsia" w:ascii="Times New Roman" w:hAnsi="Times New Roman"/>
            <w:sz w:val="24"/>
            <w:szCs w:val="24"/>
            <w:lang w:val="en-US" w:eastAsia="zh-CN"/>
          </w:rPr>
          <w:t>中的</w:t>
        </w:r>
      </w:ins>
      <w:ins w:id="4967" w:author="Janusio" w:date="2018-03-05T13:46:20Z">
        <w:r>
          <w:rPr>
            <w:rFonts w:hint="eastAsia" w:ascii="Times New Roman" w:hAnsi="Times New Roman"/>
            <w:sz w:val="24"/>
            <w:szCs w:val="24"/>
            <w:lang w:val="en-US" w:eastAsia="zh-CN"/>
          </w:rPr>
          <w:t>启动</w:t>
        </w:r>
      </w:ins>
      <w:ins w:id="4968" w:author="Janusio" w:date="2018-03-05T13:46:22Z">
        <w:r>
          <w:rPr>
            <w:rFonts w:hint="eastAsia" w:ascii="Times New Roman" w:hAnsi="Times New Roman"/>
            <w:sz w:val="24"/>
            <w:szCs w:val="24"/>
            <w:lang w:val="en-US" w:eastAsia="zh-CN"/>
          </w:rPr>
          <w:t>顺序，</w:t>
        </w:r>
      </w:ins>
      <w:ins w:id="4969" w:author="Janusio" w:date="2018-03-05T13:46:25Z">
        <w:r>
          <w:rPr>
            <w:rFonts w:hint="eastAsia" w:ascii="Times New Roman" w:hAnsi="Times New Roman"/>
            <w:sz w:val="24"/>
            <w:szCs w:val="24"/>
            <w:lang w:val="en-US" w:eastAsia="zh-CN"/>
          </w:rPr>
          <w:t>不过</w:t>
        </w:r>
      </w:ins>
      <w:ins w:id="4970" w:author="Janusio" w:date="2018-03-05T13:46:27Z">
        <w:r>
          <w:rPr>
            <w:rFonts w:hint="eastAsia" w:ascii="Times New Roman" w:hAnsi="Times New Roman"/>
            <w:sz w:val="24"/>
            <w:szCs w:val="24"/>
            <w:lang w:val="en-US" w:eastAsia="zh-CN"/>
          </w:rPr>
          <w:t>其中</w:t>
        </w:r>
      </w:ins>
      <w:ins w:id="4971" w:author="Janusio" w:date="2018-03-05T13:46:28Z">
        <w:r>
          <w:rPr>
            <w:rFonts w:hint="eastAsia" w:ascii="Times New Roman" w:hAnsi="Times New Roman"/>
            <w:sz w:val="24"/>
            <w:szCs w:val="24"/>
            <w:lang w:val="en-US" w:eastAsia="zh-CN"/>
          </w:rPr>
          <w:t>的</w:t>
        </w:r>
      </w:ins>
      <w:ins w:id="4972" w:author="Janusio" w:date="2018-03-05T13:46:29Z">
        <w:r>
          <w:rPr>
            <w:rFonts w:hint="eastAsia" w:ascii="Times New Roman" w:hAnsi="Times New Roman"/>
            <w:sz w:val="24"/>
            <w:szCs w:val="24"/>
            <w:lang w:val="en-US" w:eastAsia="zh-CN"/>
          </w:rPr>
          <w:t>组件都是</w:t>
        </w:r>
      </w:ins>
      <w:ins w:id="4973" w:author="Janusio" w:date="2018-03-05T13:46:31Z">
        <w:r>
          <w:rPr>
            <w:rFonts w:hint="eastAsia" w:ascii="Times New Roman" w:hAnsi="Times New Roman"/>
            <w:sz w:val="24"/>
            <w:szCs w:val="24"/>
            <w:lang w:val="en-US" w:eastAsia="zh-CN"/>
          </w:rPr>
          <w:t>由</w:t>
        </w:r>
      </w:ins>
      <w:ins w:id="4974" w:author="Janusio" w:date="2018-03-05T13:46:32Z">
        <w:r>
          <w:rPr>
            <w:rFonts w:hint="eastAsia" w:ascii="Times New Roman" w:hAnsi="Times New Roman"/>
            <w:sz w:val="24"/>
            <w:szCs w:val="24"/>
            <w:lang w:val="en-US" w:eastAsia="zh-CN"/>
          </w:rPr>
          <w:t>VMM</w:t>
        </w:r>
      </w:ins>
      <w:ins w:id="4975" w:author="Janusio" w:date="2018-03-05T13:46:42Z">
        <w:r>
          <w:rPr>
            <w:rFonts w:hint="eastAsia" w:ascii="Times New Roman" w:hAnsi="Times New Roman"/>
            <w:sz w:val="24"/>
            <w:szCs w:val="24"/>
            <w:lang w:val="en-US" w:eastAsia="zh-CN"/>
          </w:rPr>
          <w:t>进行</w:t>
        </w:r>
      </w:ins>
      <w:ins w:id="4976" w:author="Janusio" w:date="2018-03-05T13:46:43Z">
        <w:r>
          <w:rPr>
            <w:rFonts w:hint="eastAsia" w:ascii="Times New Roman" w:hAnsi="Times New Roman"/>
            <w:sz w:val="24"/>
            <w:szCs w:val="24"/>
            <w:lang w:val="en-US" w:eastAsia="zh-CN"/>
          </w:rPr>
          <w:t>抽象</w:t>
        </w:r>
      </w:ins>
      <w:ins w:id="4977" w:author="Janusio" w:date="2018-03-05T13:46:45Z">
        <w:r>
          <w:rPr>
            <w:rFonts w:hint="eastAsia" w:ascii="Times New Roman" w:hAnsi="Times New Roman"/>
            <w:sz w:val="24"/>
            <w:szCs w:val="24"/>
            <w:lang w:val="en-US" w:eastAsia="zh-CN"/>
          </w:rPr>
          <w:t>和管理</w:t>
        </w:r>
      </w:ins>
      <w:ins w:id="4978" w:author="Janusio" w:date="2018-03-05T13:46:46Z">
        <w:r>
          <w:rPr>
            <w:rFonts w:hint="eastAsia" w:ascii="Times New Roman" w:hAnsi="Times New Roman"/>
            <w:sz w:val="24"/>
            <w:szCs w:val="24"/>
            <w:lang w:val="en-US" w:eastAsia="zh-CN"/>
          </w:rPr>
          <w:t>的</w:t>
        </w:r>
      </w:ins>
      <w:ins w:id="4979" w:author="Janusio" w:date="2018-03-05T13:46:49Z">
        <w:r>
          <w:rPr>
            <w:rFonts w:hint="eastAsia" w:ascii="Times New Roman" w:hAnsi="Times New Roman"/>
            <w:sz w:val="24"/>
            <w:szCs w:val="24"/>
            <w:lang w:val="en-US" w:eastAsia="zh-CN"/>
          </w:rPr>
          <w:t>，</w:t>
        </w:r>
      </w:ins>
      <w:ins w:id="4980" w:author="Janusio" w:date="2018-03-05T13:56:09Z">
        <w:r>
          <w:rPr>
            <w:rFonts w:hint="eastAsia" w:ascii="Times New Roman" w:hAnsi="Times New Roman"/>
            <w:sz w:val="24"/>
            <w:szCs w:val="24"/>
            <w:lang w:val="en-US" w:eastAsia="zh-CN"/>
          </w:rPr>
          <w:t>详细的</w:t>
        </w:r>
      </w:ins>
      <w:ins w:id="4981" w:author="Janusio" w:date="2018-03-05T13:56:10Z">
        <w:r>
          <w:rPr>
            <w:rFonts w:hint="eastAsia" w:ascii="Times New Roman" w:hAnsi="Times New Roman"/>
            <w:sz w:val="24"/>
            <w:szCs w:val="24"/>
            <w:lang w:val="en-US" w:eastAsia="zh-CN"/>
          </w:rPr>
          <w:t>过程</w:t>
        </w:r>
      </w:ins>
      <w:ins w:id="4982" w:author="Janusio" w:date="2018-03-05T13:56:13Z">
        <w:r>
          <w:rPr>
            <w:rFonts w:hint="eastAsia" w:ascii="Times New Roman" w:hAnsi="Times New Roman"/>
            <w:sz w:val="24"/>
            <w:szCs w:val="24"/>
            <w:lang w:val="en-US" w:eastAsia="zh-CN"/>
          </w:rPr>
          <w:t>类似</w:t>
        </w:r>
      </w:ins>
      <w:ins w:id="4983" w:author="Janusio" w:date="2018-03-05T13:56:15Z">
        <w:r>
          <w:rPr>
            <w:rFonts w:hint="eastAsia" w:ascii="Times New Roman" w:hAnsi="Times New Roman"/>
            <w:sz w:val="24"/>
            <w:szCs w:val="24"/>
            <w:lang w:val="en-US" w:eastAsia="zh-CN"/>
          </w:rPr>
          <w:t>真实的</w:t>
        </w:r>
      </w:ins>
      <w:ins w:id="4984" w:author="Janusio" w:date="2018-03-05T13:56:18Z">
        <w:r>
          <w:rPr>
            <w:rFonts w:hint="eastAsia" w:ascii="Times New Roman" w:hAnsi="Times New Roman"/>
            <w:sz w:val="24"/>
            <w:szCs w:val="24"/>
            <w:lang w:val="en-US" w:eastAsia="zh-CN"/>
          </w:rPr>
          <w:t>及其，</w:t>
        </w:r>
      </w:ins>
      <w:ins w:id="4985" w:author="Janusio" w:date="2018-03-05T13:56:27Z">
        <w:r>
          <w:rPr>
            <w:rFonts w:hint="eastAsia" w:ascii="Times New Roman" w:hAnsi="Times New Roman"/>
            <w:sz w:val="24"/>
            <w:szCs w:val="24"/>
            <w:lang w:val="en-US" w:eastAsia="zh-CN"/>
          </w:rPr>
          <w:t>本文对</w:t>
        </w:r>
      </w:ins>
      <w:ins w:id="4986" w:author="Janusio" w:date="2018-03-05T13:56:29Z">
        <w:r>
          <w:rPr>
            <w:rFonts w:hint="eastAsia" w:ascii="Times New Roman" w:hAnsi="Times New Roman"/>
            <w:sz w:val="24"/>
            <w:szCs w:val="24"/>
            <w:lang w:val="en-US" w:eastAsia="zh-CN"/>
          </w:rPr>
          <w:t>其中</w:t>
        </w:r>
      </w:ins>
      <w:ins w:id="4987" w:author="Janusio" w:date="2018-03-05T13:56:31Z">
        <w:r>
          <w:rPr>
            <w:rFonts w:hint="eastAsia" w:ascii="Times New Roman" w:hAnsi="Times New Roman"/>
            <w:sz w:val="24"/>
            <w:szCs w:val="24"/>
            <w:lang w:val="en-US" w:eastAsia="zh-CN"/>
          </w:rPr>
          <w:t>需要</w:t>
        </w:r>
      </w:ins>
      <w:ins w:id="4988" w:author="Janusio" w:date="2018-03-05T13:56:32Z">
        <w:r>
          <w:rPr>
            <w:rFonts w:hint="eastAsia" w:ascii="Times New Roman" w:hAnsi="Times New Roman"/>
            <w:sz w:val="24"/>
            <w:szCs w:val="24"/>
            <w:lang w:val="en-US" w:eastAsia="zh-CN"/>
          </w:rPr>
          <w:t>注意的</w:t>
        </w:r>
      </w:ins>
      <w:ins w:id="4989" w:author="Janusio" w:date="2018-03-05T13:56:33Z">
        <w:r>
          <w:rPr>
            <w:rFonts w:hint="eastAsia" w:ascii="Times New Roman" w:hAnsi="Times New Roman"/>
            <w:sz w:val="24"/>
            <w:szCs w:val="24"/>
            <w:lang w:val="en-US" w:eastAsia="zh-CN"/>
          </w:rPr>
          <w:t>部分</w:t>
        </w:r>
      </w:ins>
      <w:ins w:id="4990" w:author="Janusio" w:date="2018-03-05T13:56:34Z">
        <w:r>
          <w:rPr>
            <w:rFonts w:hint="eastAsia" w:ascii="Times New Roman" w:hAnsi="Times New Roman"/>
            <w:sz w:val="24"/>
            <w:szCs w:val="24"/>
            <w:lang w:val="en-US" w:eastAsia="zh-CN"/>
          </w:rPr>
          <w:t>进行</w:t>
        </w:r>
      </w:ins>
      <w:ins w:id="4991" w:author="Janusio" w:date="2018-03-05T13:56:36Z">
        <w:r>
          <w:rPr>
            <w:rFonts w:hint="eastAsia" w:ascii="Times New Roman" w:hAnsi="Times New Roman"/>
            <w:sz w:val="24"/>
            <w:szCs w:val="24"/>
            <w:lang w:val="en-US" w:eastAsia="zh-CN"/>
          </w:rPr>
          <w:t>说明</w:t>
        </w:r>
      </w:ins>
      <w:ins w:id="4992" w:author="Janusio" w:date="2018-03-05T13:56:37Z">
        <w:r>
          <w:rPr>
            <w:rFonts w:hint="eastAsia" w:ascii="Times New Roman" w:hAnsi="Times New Roman"/>
            <w:sz w:val="24"/>
            <w:szCs w:val="24"/>
            <w:lang w:val="en-US" w:eastAsia="zh-CN"/>
          </w:rPr>
          <w:t>，</w:t>
        </w:r>
      </w:ins>
      <w:ins w:id="4993" w:author="Janusio" w:date="2018-03-05T13:56:38Z">
        <w:r>
          <w:rPr>
            <w:rFonts w:hint="eastAsia" w:ascii="Times New Roman" w:hAnsi="Times New Roman"/>
            <w:sz w:val="24"/>
            <w:szCs w:val="24"/>
            <w:lang w:val="en-US" w:eastAsia="zh-CN"/>
          </w:rPr>
          <w:t>如下</w:t>
        </w:r>
      </w:ins>
      <w:ins w:id="4994" w:author="Janusio" w:date="2018-03-05T13:47:04Z">
        <w:r>
          <w:rPr>
            <w:rFonts w:hint="eastAsia" w:ascii="Times New Roman" w:hAnsi="Times New Roman"/>
            <w:sz w:val="24"/>
            <w:szCs w:val="24"/>
            <w:lang w:val="en-US" w:eastAsia="zh-CN"/>
          </w:rPr>
          <w:t>：</w:t>
        </w:r>
      </w:ins>
    </w:p>
    <w:p>
      <w:pPr>
        <w:pStyle w:val="24"/>
        <w:numPr>
          <w:ilvl w:val="0"/>
          <w:numId w:val="11"/>
          <w:ins w:id="4996" w:author="Janusio" w:date="2018-03-05T13:47:23Z"/>
        </w:numPr>
        <w:spacing w:line="360" w:lineRule="auto"/>
        <w:ind w:firstLine="420" w:firstLineChars="0"/>
        <w:rPr>
          <w:ins w:id="4997" w:author="Janusio" w:date="2018-03-05T13:47:23Z"/>
          <w:rFonts w:hint="eastAsia" w:ascii="Times New Roman" w:hAnsi="Times New Roman"/>
          <w:sz w:val="24"/>
          <w:szCs w:val="24"/>
          <w:lang w:val="en-US" w:eastAsia="zh-CN"/>
        </w:rPr>
        <w:pPrChange w:id="4995" w:author="Janusio" w:date="2018-03-05T13:47:23Z">
          <w:pPr>
            <w:pStyle w:val="24"/>
            <w:spacing w:line="360" w:lineRule="auto"/>
            <w:ind w:firstLine="420" w:firstLineChars="0"/>
          </w:pPr>
        </w:pPrChange>
      </w:pPr>
      <w:ins w:id="4998" w:author="Janusio" w:date="2018-03-05T13:47:36Z">
        <w:r>
          <w:rPr>
            <w:rFonts w:hint="eastAsia" w:ascii="Times New Roman" w:hAnsi="Times New Roman"/>
            <w:sz w:val="24"/>
            <w:szCs w:val="24"/>
            <w:lang w:val="en-US" w:eastAsia="zh-CN"/>
          </w:rPr>
          <w:t>BIOS</w:t>
        </w:r>
      </w:ins>
      <w:ins w:id="4999" w:author="Janusio" w:date="2018-03-05T13:55:53Z">
        <w:r>
          <w:rPr>
            <w:rFonts w:hint="eastAsia" w:ascii="Times New Roman" w:hAnsi="Times New Roman"/>
            <w:sz w:val="24"/>
            <w:szCs w:val="24"/>
            <w:lang w:val="en-US" w:eastAsia="zh-CN"/>
          </w:rPr>
          <w:t>和</w:t>
        </w:r>
      </w:ins>
      <w:ins w:id="5000" w:author="Janusio" w:date="2018-03-05T13:47:38Z">
        <w:r>
          <w:rPr>
            <w:rFonts w:hint="eastAsia" w:ascii="Times New Roman" w:hAnsi="Times New Roman"/>
            <w:sz w:val="24"/>
            <w:szCs w:val="24"/>
            <w:lang w:val="en-US" w:eastAsia="zh-CN"/>
          </w:rPr>
          <w:t>b</w:t>
        </w:r>
      </w:ins>
      <w:ins w:id="5001" w:author="Janusio" w:date="2018-03-05T13:47:15Z">
        <w:r>
          <w:rPr>
            <w:rFonts w:hint="eastAsia" w:ascii="Times New Roman" w:hAnsi="Times New Roman"/>
            <w:sz w:val="24"/>
            <w:szCs w:val="24"/>
            <w:lang w:val="en-US" w:eastAsia="zh-CN"/>
          </w:rPr>
          <w:t>ootLoader</w:t>
        </w:r>
      </w:ins>
    </w:p>
    <w:p>
      <w:pPr>
        <w:pStyle w:val="24"/>
        <w:numPr>
          <w:ilvl w:val="-1"/>
          <w:numId w:val="0"/>
        </w:numPr>
        <w:spacing w:line="360" w:lineRule="auto"/>
        <w:ind w:firstLine="420" w:firstLineChars="0"/>
        <w:rPr>
          <w:ins w:id="5003" w:author="Janusio" w:date="2018-03-05T13:48:47Z"/>
          <w:rFonts w:hint="eastAsia" w:ascii="Times New Roman" w:hAnsi="Times New Roman"/>
          <w:sz w:val="24"/>
          <w:szCs w:val="24"/>
          <w:lang w:val="en-US" w:eastAsia="zh-CN"/>
        </w:rPr>
        <w:pPrChange w:id="5002" w:author="Janusio" w:date="2018-03-05T13:47:24Z">
          <w:pPr>
            <w:pStyle w:val="24"/>
            <w:spacing w:line="360" w:lineRule="auto"/>
            <w:ind w:firstLine="420" w:firstLineChars="0"/>
          </w:pPr>
        </w:pPrChange>
      </w:pPr>
      <w:ins w:id="5004" w:author="Janusio" w:date="2018-03-05T13:47:26Z">
        <w:r>
          <w:rPr>
            <w:rFonts w:hint="eastAsia" w:ascii="Times New Roman" w:hAnsi="Times New Roman"/>
            <w:sz w:val="24"/>
            <w:szCs w:val="24"/>
            <w:lang w:val="en-US" w:eastAsia="zh-CN"/>
          </w:rPr>
          <w:t>全虚拟化</w:t>
        </w:r>
      </w:ins>
      <w:ins w:id="5005" w:author="Janusio" w:date="2018-03-05T13:47:27Z">
        <w:r>
          <w:rPr>
            <w:rFonts w:hint="eastAsia" w:ascii="Times New Roman" w:hAnsi="Times New Roman"/>
            <w:sz w:val="24"/>
            <w:szCs w:val="24"/>
            <w:lang w:val="en-US" w:eastAsia="zh-CN"/>
          </w:rPr>
          <w:t>中的</w:t>
        </w:r>
      </w:ins>
      <w:ins w:id="5006" w:author="Janusio" w:date="2018-03-05T13:47:48Z">
        <w:r>
          <w:rPr>
            <w:rFonts w:hint="eastAsia" w:ascii="Times New Roman" w:hAnsi="Times New Roman"/>
            <w:sz w:val="24"/>
            <w:szCs w:val="24"/>
            <w:lang w:val="en-US" w:eastAsia="zh-CN"/>
          </w:rPr>
          <w:t>b</w:t>
        </w:r>
      </w:ins>
      <w:ins w:id="5007" w:author="Janusio" w:date="2018-03-05T13:47:42Z">
        <w:r>
          <w:rPr>
            <w:rFonts w:hint="eastAsia" w:ascii="Times New Roman" w:hAnsi="Times New Roman"/>
            <w:sz w:val="24"/>
            <w:szCs w:val="24"/>
            <w:lang w:val="en-US" w:eastAsia="zh-CN"/>
          </w:rPr>
          <w:t>ootLoader</w:t>
        </w:r>
      </w:ins>
      <w:ins w:id="5008" w:author="Janusio" w:date="2018-03-05T13:47:51Z">
        <w:r>
          <w:rPr>
            <w:rFonts w:hint="eastAsia" w:ascii="Times New Roman" w:hAnsi="Times New Roman"/>
            <w:sz w:val="24"/>
            <w:szCs w:val="24"/>
            <w:lang w:val="en-US" w:eastAsia="zh-CN"/>
          </w:rPr>
          <w:t>模拟了</w:t>
        </w:r>
      </w:ins>
      <w:ins w:id="5009" w:author="Janusio" w:date="2018-03-05T13:47:55Z">
        <w:r>
          <w:rPr>
            <w:rFonts w:hint="eastAsia" w:ascii="Times New Roman" w:hAnsi="Times New Roman"/>
            <w:sz w:val="24"/>
            <w:szCs w:val="24"/>
            <w:lang w:val="en-US" w:eastAsia="zh-CN"/>
          </w:rPr>
          <w:t>BIOS</w:t>
        </w:r>
      </w:ins>
      <w:ins w:id="5010" w:author="Janusio" w:date="2018-03-05T13:47:57Z">
        <w:r>
          <w:rPr>
            <w:rFonts w:hint="eastAsia" w:ascii="Times New Roman" w:hAnsi="Times New Roman"/>
            <w:sz w:val="24"/>
            <w:szCs w:val="24"/>
            <w:lang w:val="en-US" w:eastAsia="zh-CN"/>
          </w:rPr>
          <w:t>，</w:t>
        </w:r>
      </w:ins>
      <w:ins w:id="5011" w:author="Janusio" w:date="2018-03-05T13:48:30Z">
        <w:r>
          <w:rPr>
            <w:rFonts w:hint="eastAsia" w:ascii="Times New Roman" w:hAnsi="Times New Roman"/>
            <w:sz w:val="24"/>
            <w:szCs w:val="24"/>
            <w:lang w:val="en-US" w:eastAsia="zh-CN"/>
          </w:rPr>
          <w:t>通过BIOS引导适用于支持完全虚拟化的虚拟机管理程序。在这种情况下，BIOS具有引导顺序优先级（软盘，硬盘，光驱，网络），确定从何处获取/查找引导映像。</w:t>
        </w:r>
      </w:ins>
    </w:p>
    <w:p>
      <w:pPr>
        <w:pStyle w:val="24"/>
        <w:numPr>
          <w:ilvl w:val="-1"/>
          <w:numId w:val="0"/>
        </w:numPr>
        <w:spacing w:line="360" w:lineRule="auto"/>
        <w:ind w:firstLine="420" w:firstLineChars="0"/>
        <w:rPr>
          <w:ins w:id="5013" w:author="Janusio" w:date="2018-03-05T13:48:52Z"/>
          <w:rFonts w:hint="eastAsia" w:ascii="Times New Roman" w:hAnsi="Times New Roman"/>
          <w:sz w:val="24"/>
          <w:szCs w:val="24"/>
          <w:lang w:val="en-US" w:eastAsia="zh-CN"/>
        </w:rPr>
        <w:pPrChange w:id="5012" w:author="Janusio" w:date="2018-03-05T13:47:24Z">
          <w:pPr>
            <w:pStyle w:val="24"/>
            <w:spacing w:line="360" w:lineRule="auto"/>
            <w:ind w:firstLine="420" w:firstLineChars="0"/>
          </w:pPr>
        </w:pPrChange>
      </w:pPr>
      <w:ins w:id="5014" w:author="Janusio" w:date="2018-03-05T13:48:49Z">
        <w:r>
          <w:rPr>
            <w:rFonts w:hint="eastAsia" w:ascii="Times New Roman" w:hAnsi="Times New Roman"/>
            <w:sz w:val="24"/>
            <w:szCs w:val="24"/>
            <w:lang w:val="en-US" w:eastAsia="zh-CN"/>
          </w:rPr>
          <w:t>具体</w:t>
        </w:r>
      </w:ins>
      <w:ins w:id="5015" w:author="Janusio" w:date="2018-03-05T13:48:50Z">
        <w:r>
          <w:rPr>
            <w:rFonts w:hint="eastAsia" w:ascii="Times New Roman" w:hAnsi="Times New Roman"/>
            <w:sz w:val="24"/>
            <w:szCs w:val="24"/>
            <w:lang w:val="en-US" w:eastAsia="zh-CN"/>
          </w:rPr>
          <w:t>配置</w:t>
        </w:r>
      </w:ins>
      <w:ins w:id="5016" w:author="Janusio" w:date="2018-03-05T13:48:51Z">
        <w:r>
          <w:rPr>
            <w:rFonts w:hint="eastAsia" w:ascii="Times New Roman" w:hAnsi="Times New Roman"/>
            <w:sz w:val="24"/>
            <w:szCs w:val="24"/>
            <w:lang w:val="en-US" w:eastAsia="zh-CN"/>
          </w:rPr>
          <w:t>如下</w:t>
        </w:r>
      </w:ins>
      <w:ins w:id="5017" w:author="Janusio" w:date="2018-03-05T13:48:52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5019" w:author="Janusio" w:date="2018-03-05T13:49:12Z"/>
          <w:rFonts w:hint="eastAsia" w:ascii="Times New Roman" w:hAnsi="Times New Roman"/>
          <w:sz w:val="22"/>
          <w:szCs w:val="22"/>
          <w:lang w:val="en-US" w:eastAsia="zh-CN"/>
        </w:rPr>
        <w:pPrChange w:id="5018" w:author="Janusio" w:date="2018-03-05T13:47:24Z">
          <w:pPr>
            <w:pStyle w:val="24"/>
            <w:spacing w:line="360" w:lineRule="auto"/>
            <w:ind w:firstLine="420" w:firstLineChars="0"/>
          </w:pPr>
        </w:pPrChange>
      </w:pPr>
      <w:ins w:id="5020" w:author="Janusio" w:date="2018-03-05T13:48:56Z">
        <w:r>
          <w:rPr>
            <w:rFonts w:hint="eastAsia" w:ascii="Times New Roman" w:hAnsi="Times New Roman"/>
            <w:sz w:val="24"/>
            <w:szCs w:val="24"/>
            <w:lang w:val="en-US" w:eastAsia="zh-CN"/>
          </w:rPr>
          <w:t xml:space="preserve">  </w:t>
        </w:r>
      </w:ins>
      <w:ins w:id="5021" w:author="Janusio" w:date="2018-03-05T13:48:56Z">
        <w:r>
          <w:rPr>
            <w:rFonts w:hint="eastAsia" w:ascii="Times New Roman" w:hAnsi="Times New Roman"/>
            <w:sz w:val="22"/>
            <w:szCs w:val="22"/>
            <w:lang w:val="en-US" w:eastAsia="zh-CN"/>
            <w:rPrChange w:id="5022" w:author="Janusio" w:date="2018-03-05T13:49:06Z">
              <w:rPr>
                <w:rFonts w:hint="eastAsia" w:ascii="Times New Roman" w:hAnsi="Times New Roman"/>
                <w:sz w:val="24"/>
                <w:szCs w:val="24"/>
                <w:lang w:val="en-US" w:eastAsia="zh-CN"/>
              </w:rPr>
            </w:rPrChange>
          </w:rPr>
          <w:t>&lt;os&gt; </w:t>
        </w:r>
      </w:ins>
      <w:ins w:id="5023" w:author="Janusio" w:date="2018-03-05T13:48:56Z">
        <w:r>
          <w:rPr>
            <w:rFonts w:hint="eastAsia" w:ascii="Times New Roman" w:hAnsi="Times New Roman"/>
            <w:sz w:val="22"/>
            <w:szCs w:val="22"/>
            <w:lang w:val="en-US" w:eastAsia="zh-CN"/>
            <w:rPrChange w:id="5024" w:author="Janusio" w:date="2018-03-05T13:49:06Z">
              <w:rPr>
                <w:rFonts w:hint="eastAsia" w:ascii="Times New Roman" w:hAnsi="Times New Roman"/>
                <w:sz w:val="24"/>
                <w:szCs w:val="24"/>
                <w:lang w:val="en-US" w:eastAsia="zh-CN"/>
              </w:rPr>
            </w:rPrChange>
          </w:rPr>
          <w:br w:type="textWrapping"/>
        </w:r>
      </w:ins>
      <w:ins w:id="5025" w:author="Janusio" w:date="2018-03-05T13:48:56Z">
        <w:r>
          <w:rPr>
            <w:rFonts w:hint="eastAsia" w:ascii="Times New Roman" w:hAnsi="Times New Roman"/>
            <w:sz w:val="22"/>
            <w:szCs w:val="22"/>
            <w:lang w:val="en-US" w:eastAsia="zh-CN"/>
            <w:rPrChange w:id="5026" w:author="Janusio" w:date="2018-03-05T13:49:06Z">
              <w:rPr>
                <w:rFonts w:hint="eastAsia" w:ascii="Times New Roman" w:hAnsi="Times New Roman"/>
                <w:sz w:val="24"/>
                <w:szCs w:val="24"/>
                <w:lang w:val="en-US" w:eastAsia="zh-CN"/>
              </w:rPr>
            </w:rPrChange>
          </w:rPr>
          <w:t>    &lt;type&gt;hvm&lt;/type&gt; </w:t>
        </w:r>
      </w:ins>
      <w:ins w:id="5027" w:author="Janusio" w:date="2018-03-05T13:48:56Z">
        <w:r>
          <w:rPr>
            <w:rFonts w:hint="eastAsia" w:ascii="Times New Roman" w:hAnsi="Times New Roman"/>
            <w:sz w:val="22"/>
            <w:szCs w:val="22"/>
            <w:lang w:val="en-US" w:eastAsia="zh-CN"/>
            <w:rPrChange w:id="5028" w:author="Janusio" w:date="2018-03-05T13:49:06Z">
              <w:rPr>
                <w:rFonts w:hint="eastAsia" w:ascii="Times New Roman" w:hAnsi="Times New Roman"/>
                <w:sz w:val="24"/>
                <w:szCs w:val="24"/>
                <w:lang w:val="en-US" w:eastAsia="zh-CN"/>
              </w:rPr>
            </w:rPrChange>
          </w:rPr>
          <w:br w:type="textWrapping"/>
        </w:r>
      </w:ins>
      <w:ins w:id="5029" w:author="Janusio" w:date="2018-03-05T13:48:56Z">
        <w:r>
          <w:rPr>
            <w:rFonts w:hint="eastAsia" w:ascii="Times New Roman" w:hAnsi="Times New Roman"/>
            <w:sz w:val="22"/>
            <w:szCs w:val="22"/>
            <w:lang w:val="en-US" w:eastAsia="zh-CN"/>
            <w:rPrChange w:id="5030" w:author="Janusio" w:date="2018-03-05T13:49:06Z">
              <w:rPr>
                <w:rFonts w:hint="eastAsia" w:ascii="Times New Roman" w:hAnsi="Times New Roman"/>
                <w:sz w:val="24"/>
                <w:szCs w:val="24"/>
                <w:lang w:val="en-US" w:eastAsia="zh-CN"/>
              </w:rPr>
            </w:rPrChange>
          </w:rPr>
          <w:t>    &lt;loader&gt;/usr/lib/xen/boot/hvmloader&lt;/loader&gt; </w:t>
        </w:r>
      </w:ins>
      <w:ins w:id="5031" w:author="Janusio" w:date="2018-03-05T13:48:56Z">
        <w:r>
          <w:rPr>
            <w:rFonts w:hint="eastAsia" w:ascii="Times New Roman" w:hAnsi="Times New Roman"/>
            <w:sz w:val="22"/>
            <w:szCs w:val="22"/>
            <w:lang w:val="en-US" w:eastAsia="zh-CN"/>
            <w:rPrChange w:id="5032" w:author="Janusio" w:date="2018-03-05T13:49:06Z">
              <w:rPr>
                <w:rFonts w:hint="eastAsia" w:ascii="Times New Roman" w:hAnsi="Times New Roman"/>
                <w:sz w:val="24"/>
                <w:szCs w:val="24"/>
                <w:lang w:val="en-US" w:eastAsia="zh-CN"/>
              </w:rPr>
            </w:rPrChange>
          </w:rPr>
          <w:br w:type="textWrapping"/>
        </w:r>
      </w:ins>
      <w:ins w:id="5033" w:author="Janusio" w:date="2018-03-05T13:48:56Z">
        <w:r>
          <w:rPr>
            <w:rFonts w:hint="eastAsia" w:ascii="Times New Roman" w:hAnsi="Times New Roman"/>
            <w:sz w:val="22"/>
            <w:szCs w:val="22"/>
            <w:lang w:val="en-US" w:eastAsia="zh-CN"/>
            <w:rPrChange w:id="5034" w:author="Janusio" w:date="2018-03-05T13:49:06Z">
              <w:rPr>
                <w:rFonts w:hint="eastAsia" w:ascii="Times New Roman" w:hAnsi="Times New Roman"/>
                <w:sz w:val="24"/>
                <w:szCs w:val="24"/>
                <w:lang w:val="en-US" w:eastAsia="zh-CN"/>
              </w:rPr>
            </w:rPrChange>
          </w:rPr>
          <w:t>    &lt;boot dev='hd'/&gt; </w:t>
        </w:r>
      </w:ins>
      <w:ins w:id="5035" w:author="Janusio" w:date="2018-03-05T13:48:56Z">
        <w:r>
          <w:rPr>
            <w:rFonts w:hint="eastAsia" w:ascii="Times New Roman" w:hAnsi="Times New Roman"/>
            <w:sz w:val="22"/>
            <w:szCs w:val="22"/>
            <w:lang w:val="en-US" w:eastAsia="zh-CN"/>
            <w:rPrChange w:id="5036" w:author="Janusio" w:date="2018-03-05T13:49:06Z">
              <w:rPr>
                <w:rFonts w:hint="eastAsia" w:ascii="Times New Roman" w:hAnsi="Times New Roman"/>
                <w:sz w:val="24"/>
                <w:szCs w:val="24"/>
                <w:lang w:val="en-US" w:eastAsia="zh-CN"/>
              </w:rPr>
            </w:rPrChange>
          </w:rPr>
          <w:br w:type="textWrapping"/>
        </w:r>
      </w:ins>
      <w:ins w:id="5037" w:author="Janusio" w:date="2018-03-05T13:48:56Z">
        <w:r>
          <w:rPr>
            <w:rFonts w:hint="eastAsia" w:ascii="Times New Roman" w:hAnsi="Times New Roman"/>
            <w:sz w:val="22"/>
            <w:szCs w:val="22"/>
            <w:lang w:val="en-US" w:eastAsia="zh-CN"/>
            <w:rPrChange w:id="5038" w:author="Janusio" w:date="2018-03-05T13:49:06Z">
              <w:rPr>
                <w:rFonts w:hint="eastAsia" w:ascii="Times New Roman" w:hAnsi="Times New Roman"/>
                <w:sz w:val="24"/>
                <w:szCs w:val="24"/>
                <w:lang w:val="en-US" w:eastAsia="zh-CN"/>
              </w:rPr>
            </w:rPrChange>
          </w:rPr>
          <w:t>    &lt;boot dev='cdrom'/&gt; </w:t>
        </w:r>
      </w:ins>
      <w:ins w:id="5039" w:author="Janusio" w:date="2018-03-05T13:48:56Z">
        <w:r>
          <w:rPr>
            <w:rFonts w:hint="eastAsia" w:ascii="Times New Roman" w:hAnsi="Times New Roman"/>
            <w:sz w:val="22"/>
            <w:szCs w:val="22"/>
            <w:lang w:val="en-US" w:eastAsia="zh-CN"/>
            <w:rPrChange w:id="5040" w:author="Janusio" w:date="2018-03-05T13:49:06Z">
              <w:rPr>
                <w:rFonts w:hint="eastAsia" w:ascii="Times New Roman" w:hAnsi="Times New Roman"/>
                <w:sz w:val="24"/>
                <w:szCs w:val="24"/>
                <w:lang w:val="en-US" w:eastAsia="zh-CN"/>
              </w:rPr>
            </w:rPrChange>
          </w:rPr>
          <w:br w:type="textWrapping"/>
        </w:r>
      </w:ins>
      <w:ins w:id="5041" w:author="Janusio" w:date="2018-03-05T13:48:56Z">
        <w:r>
          <w:rPr>
            <w:rFonts w:hint="eastAsia" w:ascii="Times New Roman" w:hAnsi="Times New Roman"/>
            <w:sz w:val="22"/>
            <w:szCs w:val="22"/>
            <w:lang w:val="en-US" w:eastAsia="zh-CN"/>
            <w:rPrChange w:id="5042" w:author="Janusio" w:date="2018-03-05T13:49:06Z">
              <w:rPr>
                <w:rFonts w:hint="eastAsia" w:ascii="Times New Roman" w:hAnsi="Times New Roman"/>
                <w:sz w:val="24"/>
                <w:szCs w:val="24"/>
                <w:lang w:val="en-US" w:eastAsia="zh-CN"/>
              </w:rPr>
            </w:rPrChange>
          </w:rPr>
          <w:t>    &lt;bootmenu enable='yes'/&gt; </w:t>
        </w:r>
      </w:ins>
      <w:ins w:id="5043" w:author="Janusio" w:date="2018-03-05T13:48:56Z">
        <w:r>
          <w:rPr>
            <w:rFonts w:hint="eastAsia" w:ascii="Times New Roman" w:hAnsi="Times New Roman"/>
            <w:sz w:val="22"/>
            <w:szCs w:val="22"/>
            <w:lang w:val="en-US" w:eastAsia="zh-CN"/>
            <w:rPrChange w:id="5044" w:author="Janusio" w:date="2018-03-05T13:49:06Z">
              <w:rPr>
                <w:rFonts w:hint="eastAsia" w:ascii="Times New Roman" w:hAnsi="Times New Roman"/>
                <w:sz w:val="24"/>
                <w:szCs w:val="24"/>
                <w:lang w:val="en-US" w:eastAsia="zh-CN"/>
              </w:rPr>
            </w:rPrChange>
          </w:rPr>
          <w:br w:type="textWrapping"/>
        </w:r>
      </w:ins>
      <w:ins w:id="5045" w:author="Janusio" w:date="2018-03-05T13:48:56Z">
        <w:r>
          <w:rPr>
            <w:rFonts w:hint="eastAsia" w:ascii="Times New Roman" w:hAnsi="Times New Roman"/>
            <w:sz w:val="22"/>
            <w:szCs w:val="22"/>
            <w:lang w:val="en-US" w:eastAsia="zh-CN"/>
            <w:rPrChange w:id="5046" w:author="Janusio" w:date="2018-03-05T13:49:06Z">
              <w:rPr>
                <w:rFonts w:hint="eastAsia" w:ascii="Times New Roman" w:hAnsi="Times New Roman"/>
                <w:sz w:val="24"/>
                <w:szCs w:val="24"/>
                <w:lang w:val="en-US" w:eastAsia="zh-CN"/>
              </w:rPr>
            </w:rPrChange>
          </w:rPr>
          <w:t>    &lt;smbios mode='sysinfo'/&gt; </w:t>
        </w:r>
      </w:ins>
      <w:ins w:id="5047" w:author="Janusio" w:date="2018-03-05T13:48:56Z">
        <w:r>
          <w:rPr>
            <w:rFonts w:hint="eastAsia" w:ascii="Times New Roman" w:hAnsi="Times New Roman"/>
            <w:sz w:val="22"/>
            <w:szCs w:val="22"/>
            <w:lang w:val="en-US" w:eastAsia="zh-CN"/>
            <w:rPrChange w:id="5048" w:author="Janusio" w:date="2018-03-05T13:49:06Z">
              <w:rPr>
                <w:rFonts w:hint="eastAsia" w:ascii="Times New Roman" w:hAnsi="Times New Roman"/>
                <w:sz w:val="24"/>
                <w:szCs w:val="24"/>
                <w:lang w:val="en-US" w:eastAsia="zh-CN"/>
              </w:rPr>
            </w:rPrChange>
          </w:rPr>
          <w:br w:type="textWrapping"/>
        </w:r>
      </w:ins>
      <w:ins w:id="5049" w:author="Janusio" w:date="2018-03-05T13:48:56Z">
        <w:r>
          <w:rPr>
            <w:rFonts w:hint="eastAsia" w:ascii="Times New Roman" w:hAnsi="Times New Roman"/>
            <w:sz w:val="22"/>
            <w:szCs w:val="22"/>
            <w:lang w:val="en-US" w:eastAsia="zh-CN"/>
            <w:rPrChange w:id="5050" w:author="Janusio" w:date="2018-03-05T13:49:06Z">
              <w:rPr>
                <w:rFonts w:hint="eastAsia" w:ascii="Times New Roman" w:hAnsi="Times New Roman"/>
                <w:sz w:val="24"/>
                <w:szCs w:val="24"/>
                <w:lang w:val="en-US" w:eastAsia="zh-CN"/>
              </w:rPr>
            </w:rPrChange>
          </w:rPr>
          <w:t>  &lt;/os&gt; </w:t>
        </w:r>
      </w:ins>
      <w:ins w:id="5051" w:author="Janusio" w:date="2018-03-05T13:48:56Z">
        <w:r>
          <w:rPr>
            <w:rFonts w:hint="eastAsia" w:ascii="Times New Roman" w:hAnsi="Times New Roman"/>
            <w:sz w:val="22"/>
            <w:szCs w:val="22"/>
            <w:lang w:val="en-US" w:eastAsia="zh-CN"/>
            <w:rPrChange w:id="5052" w:author="Janusio" w:date="2018-03-05T13:49:06Z">
              <w:rPr>
                <w:rFonts w:hint="eastAsia" w:ascii="Times New Roman" w:hAnsi="Times New Roman"/>
                <w:sz w:val="24"/>
                <w:szCs w:val="24"/>
                <w:lang w:val="en-US" w:eastAsia="zh-CN"/>
              </w:rPr>
            </w:rPrChange>
          </w:rPr>
          <w:br w:type="textWrapping"/>
        </w:r>
      </w:ins>
      <w:ins w:id="5053" w:author="Janusio" w:date="2018-03-05T13:48:56Z">
        <w:r>
          <w:rPr>
            <w:rFonts w:hint="eastAsia" w:ascii="Times New Roman" w:hAnsi="Times New Roman"/>
            <w:sz w:val="22"/>
            <w:szCs w:val="22"/>
            <w:lang w:val="en-US" w:eastAsia="zh-CN"/>
            <w:rPrChange w:id="5054" w:author="Janusio" w:date="2018-03-05T13:49:06Z">
              <w:rPr>
                <w:rFonts w:hint="eastAsia" w:ascii="Times New Roman" w:hAnsi="Times New Roman"/>
                <w:sz w:val="24"/>
                <w:szCs w:val="24"/>
                <w:lang w:val="en-US" w:eastAsia="zh-CN"/>
              </w:rPr>
            </w:rPrChange>
          </w:rPr>
          <w:t>  ... </w:t>
        </w:r>
      </w:ins>
    </w:p>
    <w:p>
      <w:pPr>
        <w:pStyle w:val="24"/>
        <w:numPr>
          <w:ilvl w:val="-1"/>
          <w:numId w:val="0"/>
        </w:numPr>
        <w:spacing w:beforeLines="0" w:afterLines="0" w:line="360" w:lineRule="auto"/>
        <w:ind w:firstLine="420" w:firstLineChars="0"/>
        <w:rPr>
          <w:ins w:id="5056" w:author="Janusio" w:date="2018-03-05T13:51:13Z"/>
          <w:rFonts w:hint="default" w:ascii="Times New Roman" w:hAnsi="Times New Roman" w:cs="Times New Roman"/>
          <w:sz w:val="24"/>
          <w:szCs w:val="24"/>
          <w:lang w:val="en-US" w:eastAsia="zh-CN"/>
          <w:rPrChange w:id="5057" w:author="Janusio" w:date="2018-03-05T13:52:07Z">
            <w:rPr>
              <w:ins w:id="5058" w:author="Janusio" w:date="2018-03-05T13:51:13Z"/>
              <w:rFonts w:hint="eastAsia" w:ascii="Times New Roman" w:hAnsi="Times New Roman"/>
              <w:sz w:val="22"/>
              <w:szCs w:val="22"/>
              <w:lang w:val="en-US" w:eastAsia="zh-CN"/>
            </w:rPr>
          </w:rPrChange>
        </w:rPr>
        <w:pPrChange w:id="5055" w:author="Janusio" w:date="2018-03-05T13:52:02Z">
          <w:pPr>
            <w:pStyle w:val="24"/>
            <w:spacing w:line="360" w:lineRule="auto"/>
            <w:ind w:firstLine="420" w:firstLineChars="0"/>
          </w:pPr>
        </w:pPrChange>
      </w:pPr>
      <w:ins w:id="5059" w:author="Janusio" w:date="2018-03-05T13:50:06Z">
        <w:r>
          <w:rPr>
            <w:rFonts w:hint="eastAsia" w:asciiTheme="minorEastAsia" w:hAnsiTheme="minorEastAsia" w:cstheme="minorEastAsia"/>
            <w:sz w:val="24"/>
            <w:szCs w:val="24"/>
            <w:lang w:val="en-US" w:eastAsia="zh-CN"/>
            <w:rPrChange w:id="5060" w:author="Janusio" w:date="2018-03-05T13:51:59Z">
              <w:rPr>
                <w:rFonts w:hint="eastAsia" w:ascii="Times New Roman" w:hAnsi="Times New Roman"/>
                <w:sz w:val="22"/>
                <w:szCs w:val="22"/>
                <w:lang w:val="en-US" w:eastAsia="zh-CN"/>
              </w:rPr>
            </w:rPrChange>
          </w:rPr>
          <w:t>半虚拟化</w:t>
        </w:r>
      </w:ins>
      <w:ins w:id="5061" w:author="Janusio" w:date="2018-03-05T13:50:08Z">
        <w:r>
          <w:rPr>
            <w:rFonts w:hint="eastAsia" w:asciiTheme="minorEastAsia" w:hAnsiTheme="minorEastAsia" w:cstheme="minorEastAsia"/>
            <w:sz w:val="24"/>
            <w:szCs w:val="24"/>
            <w:lang w:val="en-US" w:eastAsia="zh-CN"/>
            <w:rPrChange w:id="5062" w:author="Janusio" w:date="2018-03-05T13:51:59Z">
              <w:rPr>
                <w:rFonts w:hint="eastAsia" w:ascii="Times New Roman" w:hAnsi="Times New Roman"/>
                <w:sz w:val="22"/>
                <w:szCs w:val="22"/>
                <w:lang w:val="en-US" w:eastAsia="zh-CN"/>
              </w:rPr>
            </w:rPrChange>
          </w:rPr>
          <w:t>中的</w:t>
        </w:r>
      </w:ins>
      <w:ins w:id="5063" w:author="Janusio" w:date="2018-03-05T13:50:17Z">
        <w:r>
          <w:rPr>
            <w:rFonts w:hint="eastAsia" w:asciiTheme="minorEastAsia" w:hAnsiTheme="minorEastAsia" w:cstheme="minorEastAsia"/>
            <w:sz w:val="24"/>
            <w:szCs w:val="24"/>
            <w:lang w:val="en-US" w:eastAsia="zh-CN"/>
            <w:rPrChange w:id="5064" w:author="Janusio" w:date="2018-03-05T13:51:59Z">
              <w:rPr>
                <w:rFonts w:hint="eastAsia" w:ascii="Times New Roman" w:hAnsi="Times New Roman"/>
                <w:sz w:val="22"/>
                <w:szCs w:val="22"/>
                <w:lang w:val="en-US" w:eastAsia="zh-CN"/>
              </w:rPr>
            </w:rPrChange>
          </w:rPr>
          <w:t>Host bootloader</w:t>
        </w:r>
      </w:ins>
      <w:ins w:id="5065" w:author="Janusio" w:date="2018-03-05T13:50:41Z">
        <w:r>
          <w:rPr>
            <w:rFonts w:hint="eastAsia" w:asciiTheme="minorEastAsia" w:hAnsiTheme="minorEastAsia" w:cstheme="minorEastAsia"/>
            <w:sz w:val="24"/>
            <w:szCs w:val="24"/>
            <w:lang w:val="en-US" w:eastAsia="zh-CN"/>
            <w:rPrChange w:id="5066" w:author="Janusio" w:date="2018-03-05T13:51:59Z">
              <w:rPr>
                <w:rFonts w:hint="eastAsia" w:ascii="Times New Roman" w:hAnsi="Times New Roman"/>
                <w:sz w:val="22"/>
                <w:szCs w:val="22"/>
                <w:lang w:val="en-US" w:eastAsia="zh-CN"/>
              </w:rPr>
            </w:rPrChange>
          </w:rPr>
          <w:t>，</w:t>
        </w:r>
      </w:ins>
      <w:ins w:id="5067" w:author="Janusio" w:date="2018-03-05T13:50:45Z">
        <w:r>
          <w:rPr>
            <w:rFonts w:hint="eastAsia" w:asciiTheme="minorEastAsia" w:hAnsiTheme="minorEastAsia" w:cstheme="minorEastAsia"/>
            <w:sz w:val="24"/>
            <w:szCs w:val="24"/>
            <w:lang w:val="en-US" w:eastAsia="zh-CN"/>
            <w:rPrChange w:id="5068" w:author="Janusio" w:date="2018-03-05T13:51:59Z">
              <w:rPr>
                <w:rFonts w:hint="eastAsia" w:ascii="Times New Roman" w:hAnsi="Times New Roman"/>
                <w:sz w:val="22"/>
                <w:szCs w:val="22"/>
                <w:lang w:val="en-US" w:eastAsia="zh-CN"/>
              </w:rPr>
            </w:rPrChange>
          </w:rPr>
          <w:t>使用半虚拟化的虚拟机管理程序通常不会模拟BIOS，而是由主机负责启动操作系统。这可以在主机中使用伪引导程序来为访客提供一个选择内</w:t>
        </w:r>
      </w:ins>
      <w:ins w:id="5069" w:author="Janusio" w:date="2018-03-05T13:50:45Z">
        <w:r>
          <w:rPr>
            <w:rFonts w:hint="default" w:ascii="Times New Roman" w:hAnsi="Times New Roman" w:cs="Times New Roman"/>
            <w:sz w:val="24"/>
            <w:szCs w:val="24"/>
            <w:lang w:val="en-US" w:eastAsia="zh-CN"/>
            <w:rPrChange w:id="5070" w:author="Janusio" w:date="2018-03-05T13:52:07Z">
              <w:rPr>
                <w:rFonts w:hint="eastAsia" w:ascii="Times New Roman" w:hAnsi="Times New Roman"/>
                <w:sz w:val="22"/>
                <w:szCs w:val="22"/>
                <w:lang w:val="en-US" w:eastAsia="zh-CN"/>
              </w:rPr>
            </w:rPrChange>
          </w:rPr>
          <w:t>核的界面。 一个例子是Xen与pygrub。</w:t>
        </w:r>
      </w:ins>
    </w:p>
    <w:p>
      <w:pPr>
        <w:pStyle w:val="24"/>
        <w:numPr>
          <w:ilvl w:val="-1"/>
          <w:numId w:val="0"/>
        </w:numPr>
        <w:spacing w:beforeLines="0" w:afterLines="0" w:line="360" w:lineRule="auto"/>
        <w:ind w:firstLine="420" w:firstLineChars="0"/>
        <w:rPr>
          <w:ins w:id="5072" w:author="Janusio" w:date="2018-03-05T13:51:19Z"/>
          <w:rFonts w:hint="default" w:ascii="Times New Roman" w:hAnsi="Times New Roman" w:cs="Times New Roman"/>
          <w:sz w:val="24"/>
          <w:szCs w:val="24"/>
          <w:lang w:val="en-US" w:eastAsia="zh-CN"/>
          <w:rPrChange w:id="5073" w:author="Janusio" w:date="2018-03-05T13:52:07Z">
            <w:rPr>
              <w:ins w:id="5074" w:author="Janusio" w:date="2018-03-05T13:51:19Z"/>
              <w:rFonts w:hint="eastAsia" w:ascii="Times New Roman" w:hAnsi="Times New Roman"/>
              <w:sz w:val="22"/>
              <w:szCs w:val="22"/>
              <w:lang w:val="en-US" w:eastAsia="zh-CN"/>
            </w:rPr>
          </w:rPrChange>
        </w:rPr>
        <w:pPrChange w:id="5071" w:author="Janusio" w:date="2018-03-05T13:52:02Z">
          <w:pPr>
            <w:pStyle w:val="24"/>
            <w:spacing w:line="360" w:lineRule="auto"/>
            <w:ind w:firstLine="420" w:firstLineChars="0"/>
          </w:pPr>
        </w:pPrChange>
      </w:pPr>
      <w:ins w:id="5075" w:author="Janusio" w:date="2018-03-05T13:51:17Z">
        <w:r>
          <w:rPr>
            <w:rFonts w:hint="default" w:ascii="Times New Roman" w:hAnsi="Times New Roman" w:cs="Times New Roman"/>
            <w:sz w:val="24"/>
            <w:szCs w:val="24"/>
            <w:lang w:val="en-US" w:eastAsia="zh-CN"/>
            <w:rPrChange w:id="5076" w:author="Janusio" w:date="2018-03-05T13:52:07Z">
              <w:rPr>
                <w:rFonts w:hint="eastAsia" w:ascii="Times New Roman" w:hAnsi="Times New Roman"/>
                <w:sz w:val="22"/>
                <w:szCs w:val="22"/>
                <w:lang w:val="en-US" w:eastAsia="zh-CN"/>
              </w:rPr>
            </w:rPrChange>
          </w:rPr>
          <w:t>配置</w:t>
        </w:r>
      </w:ins>
      <w:ins w:id="5077" w:author="Janusio" w:date="2018-03-05T13:51:18Z">
        <w:r>
          <w:rPr>
            <w:rFonts w:hint="default" w:ascii="Times New Roman" w:hAnsi="Times New Roman" w:cs="Times New Roman"/>
            <w:sz w:val="24"/>
            <w:szCs w:val="24"/>
            <w:lang w:val="en-US" w:eastAsia="zh-CN"/>
            <w:rPrChange w:id="5078" w:author="Janusio" w:date="2018-03-05T13:52:07Z">
              <w:rPr>
                <w:rFonts w:hint="eastAsia" w:ascii="Times New Roman" w:hAnsi="Times New Roman"/>
                <w:sz w:val="22"/>
                <w:szCs w:val="22"/>
                <w:lang w:val="en-US" w:eastAsia="zh-CN"/>
              </w:rPr>
            </w:rPrChange>
          </w:rPr>
          <w:t>如下</w:t>
        </w:r>
      </w:ins>
      <w:ins w:id="5079" w:author="Janusio" w:date="2018-03-05T13:51:19Z">
        <w:r>
          <w:rPr>
            <w:rFonts w:hint="default" w:ascii="Times New Roman" w:hAnsi="Times New Roman" w:cs="Times New Roman"/>
            <w:sz w:val="24"/>
            <w:szCs w:val="24"/>
            <w:lang w:val="en-US" w:eastAsia="zh-CN"/>
            <w:rPrChange w:id="5080" w:author="Janusio" w:date="2018-03-05T13:52:07Z">
              <w:rPr>
                <w:rFonts w:hint="eastAsia" w:ascii="Times New Roman" w:hAnsi="Times New Roman"/>
                <w:sz w:val="22"/>
                <w:szCs w:val="22"/>
                <w:lang w:val="en-US" w:eastAsia="zh-CN"/>
              </w:rPr>
            </w:rPrChange>
          </w:rPr>
          <w:t>;</w:t>
        </w:r>
      </w:ins>
    </w:p>
    <w:p>
      <w:pPr>
        <w:pStyle w:val="24"/>
        <w:numPr>
          <w:ilvl w:val="-1"/>
          <w:numId w:val="0"/>
        </w:numPr>
        <w:spacing w:beforeLines="0" w:afterLines="0" w:line="360" w:lineRule="auto"/>
        <w:ind w:firstLine="420" w:firstLineChars="0"/>
        <w:rPr>
          <w:ins w:id="5082" w:author="Janusio" w:date="2018-03-05T13:51:21Z"/>
          <w:rFonts w:hint="default" w:ascii="Times New Roman" w:hAnsi="Times New Roman" w:cs="Times New Roman" w:eastAsiaTheme="minorEastAsia"/>
          <w:b w:val="0"/>
          <w:i w:val="0"/>
          <w:caps w:val="0"/>
          <w:color w:val="4B4B4B"/>
          <w:spacing w:val="0"/>
          <w:sz w:val="24"/>
          <w:szCs w:val="24"/>
          <w:shd w:val="clear" w:fill="FFFFFF"/>
          <w:rPrChange w:id="5083" w:author="Janusio" w:date="2018-03-05T13:52:07Z">
            <w:rPr>
              <w:ins w:id="5084" w:author="Janusio" w:date="2018-03-05T13:51:21Z"/>
              <w:rFonts w:hint="default" w:ascii="Verdana" w:hAnsi="Verdana" w:eastAsia="宋体" w:cs="Verdana"/>
              <w:b w:val="0"/>
              <w:i w:val="0"/>
              <w:caps w:val="0"/>
              <w:color w:val="4B4B4B"/>
              <w:spacing w:val="0"/>
              <w:sz w:val="19"/>
              <w:szCs w:val="19"/>
              <w:shd w:val="clear" w:fill="FFFFFF"/>
            </w:rPr>
          </w:rPrChange>
        </w:rPr>
        <w:pPrChange w:id="5081" w:author="Janusio" w:date="2018-03-05T13:52:02Z">
          <w:pPr>
            <w:pStyle w:val="24"/>
            <w:spacing w:line="360" w:lineRule="auto"/>
            <w:ind w:firstLine="420" w:firstLineChars="0"/>
          </w:pPr>
        </w:pPrChange>
      </w:pPr>
      <w:ins w:id="5085"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086" w:author="Janusio" w:date="2018-03-05T13:52:07Z">
              <w:rPr>
                <w:rFonts w:ascii="Verdana" w:hAnsi="Verdana" w:eastAsia="宋体" w:cs="Verdana"/>
                <w:b w:val="0"/>
                <w:i w:val="0"/>
                <w:caps w:val="0"/>
                <w:color w:val="4B4B4B"/>
                <w:spacing w:val="0"/>
                <w:sz w:val="19"/>
                <w:szCs w:val="19"/>
                <w:shd w:val="clear" w:fill="FFFFFF"/>
              </w:rPr>
            </w:rPrChange>
          </w:rPr>
          <w:t>...</w:t>
        </w:r>
      </w:ins>
      <w:ins w:id="5087"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088" w:author="Janusio" w:date="2018-03-05T13:52:07Z">
              <w:rPr>
                <w:rFonts w:hint="default" w:ascii="Verdana" w:hAnsi="Verdana" w:eastAsia="宋体" w:cs="Verdana"/>
                <w:b w:val="0"/>
                <w:i w:val="0"/>
                <w:caps w:val="0"/>
                <w:color w:val="4B4B4B"/>
                <w:spacing w:val="0"/>
                <w:sz w:val="19"/>
                <w:szCs w:val="19"/>
                <w:shd w:val="clear" w:fill="FFFFFF"/>
              </w:rPr>
            </w:rPrChange>
          </w:rPr>
          <w:t> </w:t>
        </w:r>
      </w:ins>
      <w:ins w:id="508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090"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5091"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092" w:author="Janusio" w:date="2018-03-05T13:52:07Z">
              <w:rPr>
                <w:rFonts w:hint="default" w:ascii="Verdana" w:hAnsi="Verdana" w:eastAsia="宋体" w:cs="Verdana"/>
                <w:b w:val="0"/>
                <w:i w:val="0"/>
                <w:caps w:val="0"/>
                <w:color w:val="4B4B4B"/>
                <w:spacing w:val="0"/>
                <w:sz w:val="19"/>
                <w:szCs w:val="19"/>
                <w:shd w:val="clear" w:fill="FFFFFF"/>
              </w:rPr>
            </w:rPrChange>
          </w:rPr>
          <w:t>  </w:t>
        </w:r>
      </w:ins>
      <w:ins w:id="5093"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5094" w:author="Janusio" w:date="2018-03-05T13:52:07Z">
              <w:rPr>
                <w:rFonts w:hint="default" w:ascii="Verdana" w:hAnsi="Verdana" w:eastAsia="宋体" w:cs="Verdana"/>
                <w:b w:val="0"/>
                <w:i w:val="0"/>
                <w:caps w:val="0"/>
                <w:color w:val="FF0000"/>
                <w:spacing w:val="0"/>
                <w:sz w:val="19"/>
                <w:szCs w:val="19"/>
                <w:shd w:val="clear" w:fill="FFFFFF"/>
              </w:rPr>
            </w:rPrChange>
          </w:rPr>
          <w:t>&lt;bootloader&gt;/usr/bin/pygrub&lt;/bootloader&gt; </w:t>
        </w:r>
      </w:ins>
      <w:ins w:id="5095"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5096" w:author="Janusio" w:date="2018-03-05T13:52:07Z">
              <w:rPr>
                <w:rFonts w:hint="default" w:ascii="Verdana" w:hAnsi="Verdana" w:eastAsia="宋体" w:cs="Verdana"/>
                <w:b w:val="0"/>
                <w:i w:val="0"/>
                <w:caps w:val="0"/>
                <w:color w:val="FF0000"/>
                <w:spacing w:val="0"/>
                <w:sz w:val="19"/>
                <w:szCs w:val="19"/>
                <w:shd w:val="clear" w:fill="FFFFFF"/>
              </w:rPr>
            </w:rPrChange>
          </w:rPr>
          <w:br w:type="textWrapping"/>
        </w:r>
      </w:ins>
      <w:ins w:id="5097"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098" w:author="Janusio" w:date="2018-03-05T13:52:07Z">
              <w:rPr>
                <w:rFonts w:hint="default" w:ascii="Verdana" w:hAnsi="Verdana" w:eastAsia="宋体" w:cs="Verdana"/>
                <w:b w:val="0"/>
                <w:i w:val="0"/>
                <w:caps w:val="0"/>
                <w:color w:val="4B4B4B"/>
                <w:spacing w:val="0"/>
                <w:sz w:val="19"/>
                <w:szCs w:val="19"/>
                <w:shd w:val="clear" w:fill="FFFFFF"/>
              </w:rPr>
            </w:rPrChange>
          </w:rPr>
          <w:t>  &lt;bootloader_args&gt;--append single&lt;/bootloader_args&gt; </w:t>
        </w:r>
      </w:ins>
      <w:ins w:id="509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100"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5101"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102" w:author="Janusio" w:date="2018-03-05T13:52:07Z">
              <w:rPr>
                <w:rFonts w:hint="default" w:ascii="Verdana" w:hAnsi="Verdana" w:eastAsia="宋体" w:cs="Verdana"/>
                <w:b w:val="0"/>
                <w:i w:val="0"/>
                <w:caps w:val="0"/>
                <w:color w:val="4B4B4B"/>
                <w:spacing w:val="0"/>
                <w:sz w:val="19"/>
                <w:szCs w:val="19"/>
                <w:shd w:val="clear" w:fill="FFFFFF"/>
              </w:rPr>
            </w:rPrChange>
          </w:rPr>
          <w:t>  ... </w:t>
        </w:r>
      </w:ins>
    </w:p>
    <w:p>
      <w:pPr>
        <w:pStyle w:val="24"/>
        <w:numPr>
          <w:ilvl w:val="-1"/>
          <w:numId w:val="0"/>
        </w:numPr>
        <w:spacing w:beforeLines="0" w:afterLines="0" w:line="360" w:lineRule="auto"/>
        <w:ind w:firstLine="420" w:firstLineChars="0"/>
        <w:rPr>
          <w:ins w:id="5104" w:author="Janusio" w:date="2018-03-05T13:53:20Z"/>
          <w:rStyle w:val="16"/>
          <w:rFonts w:hint="eastAsia" w:ascii="Times New Roman" w:hAnsi="Times New Roman" w:cs="Times New Roman"/>
          <w:b w:val="0"/>
          <w:bCs/>
          <w:i w:val="0"/>
          <w:caps w:val="0"/>
          <w:color w:val="4B4B4B"/>
          <w:spacing w:val="0"/>
          <w:sz w:val="24"/>
          <w:szCs w:val="24"/>
          <w:shd w:val="clear" w:fill="FFFFFF"/>
          <w:lang w:val="en-US" w:eastAsia="zh-CN"/>
        </w:rPr>
        <w:pPrChange w:id="5103" w:author="Janusio" w:date="2018-03-05T13:52:02Z">
          <w:pPr>
            <w:pStyle w:val="24"/>
            <w:spacing w:line="360" w:lineRule="auto"/>
            <w:ind w:firstLine="420" w:firstLineChars="0"/>
          </w:pPr>
        </w:pPrChange>
      </w:pPr>
      <w:ins w:id="5105" w:author="Janusio" w:date="2018-03-05T13:51:42Z">
        <w:r>
          <w:rPr>
            <w:rFonts w:hint="default" w:ascii="Times New Roman" w:hAnsi="Times New Roman" w:cs="Times New Roman" w:eastAsiaTheme="minorEastAsia"/>
            <w:color w:val="4B4B4B"/>
            <w:sz w:val="24"/>
            <w:szCs w:val="24"/>
            <w:shd w:val="clear" w:fill="FFFFFF"/>
            <w:lang w:val="en-US" w:eastAsia="zh-CN"/>
            <w:rPrChange w:id="5106" w:author="Janusio" w:date="2018-03-05T13:52:07Z">
              <w:rPr>
                <w:rFonts w:hint="eastAsia" w:ascii="Verdana" w:hAnsi="Verdana" w:eastAsia="宋体" w:cs="Verdana"/>
                <w:color w:val="4B4B4B"/>
                <w:sz w:val="19"/>
                <w:szCs w:val="19"/>
                <w:shd w:val="clear" w:fill="FFFFFF"/>
                <w:lang w:val="en-US" w:eastAsia="zh-CN"/>
              </w:rPr>
            </w:rPrChange>
          </w:rPr>
          <w:t>并且</w:t>
        </w:r>
      </w:ins>
      <w:ins w:id="5107" w:author="Janusio" w:date="2018-03-05T13:51:43Z">
        <w:r>
          <w:rPr>
            <w:rFonts w:hint="default" w:ascii="Times New Roman" w:hAnsi="Times New Roman" w:cs="Times New Roman" w:eastAsiaTheme="minorEastAsia"/>
            <w:color w:val="4B4B4B"/>
            <w:sz w:val="24"/>
            <w:szCs w:val="24"/>
            <w:shd w:val="clear" w:fill="FFFFFF"/>
            <w:lang w:val="en-US" w:eastAsia="zh-CN"/>
            <w:rPrChange w:id="5108" w:author="Janusio" w:date="2018-03-05T13:52:07Z">
              <w:rPr>
                <w:rFonts w:hint="eastAsia" w:ascii="Verdana" w:hAnsi="Verdana" w:eastAsia="宋体" w:cs="Verdana"/>
                <w:color w:val="4B4B4B"/>
                <w:sz w:val="19"/>
                <w:szCs w:val="19"/>
                <w:shd w:val="clear" w:fill="FFFFFF"/>
                <w:lang w:val="en-US" w:eastAsia="zh-CN"/>
              </w:rPr>
            </w:rPrChange>
          </w:rPr>
          <w:t>存在</w:t>
        </w:r>
      </w:ins>
      <w:ins w:id="5109" w:author="Janusio" w:date="2018-03-05T13:51:44Z">
        <w:r>
          <w:rPr>
            <w:rStyle w:val="16"/>
            <w:rFonts w:hint="default" w:ascii="Times New Roman" w:hAnsi="Times New Roman" w:cs="Times New Roman" w:eastAsiaTheme="minorEastAsia"/>
            <w:b w:val="0"/>
            <w:bCs/>
            <w:i w:val="0"/>
            <w:caps w:val="0"/>
            <w:color w:val="4B4B4B"/>
            <w:spacing w:val="0"/>
            <w:sz w:val="24"/>
            <w:szCs w:val="24"/>
            <w:shd w:val="clear" w:fill="FFFFFF"/>
            <w:rPrChange w:id="5110" w:author="Janusio" w:date="2018-03-05T13:52:14Z">
              <w:rPr>
                <w:rStyle w:val="16"/>
                <w:rFonts w:ascii="Verdana" w:hAnsi="Verdana" w:eastAsia="宋体" w:cs="Verdana"/>
                <w:i w:val="0"/>
                <w:caps w:val="0"/>
                <w:color w:val="4B4B4B"/>
                <w:spacing w:val="0"/>
                <w:sz w:val="19"/>
                <w:szCs w:val="19"/>
                <w:shd w:val="clear" w:fill="FFFFFF"/>
              </w:rPr>
            </w:rPrChange>
          </w:rPr>
          <w:t>Direct kernel boot</w:t>
        </w:r>
      </w:ins>
      <w:ins w:id="5111" w:author="Janusio" w:date="2018-03-05T13:52:11Z">
        <w:r>
          <w:rPr>
            <w:rStyle w:val="16"/>
            <w:rFonts w:hint="eastAsia" w:ascii="Times New Roman" w:hAnsi="Times New Roman" w:cs="Times New Roman"/>
            <w:b w:val="0"/>
            <w:bCs/>
            <w:i w:val="0"/>
            <w:caps w:val="0"/>
            <w:color w:val="4B4B4B"/>
            <w:spacing w:val="0"/>
            <w:sz w:val="24"/>
            <w:szCs w:val="24"/>
            <w:shd w:val="clear" w:fill="FFFFFF"/>
            <w:lang w:val="en-US" w:eastAsia="zh-CN"/>
            <w:rPrChange w:id="5112" w:author="Janusio" w:date="2018-03-05T13:52:14Z">
              <w:rPr>
                <w:rStyle w:val="16"/>
                <w:rFonts w:hint="eastAsia" w:ascii="Times New Roman" w:hAnsi="Times New Roman" w:cs="Times New Roman"/>
                <w:i w:val="0"/>
                <w:caps w:val="0"/>
                <w:color w:val="4B4B4B"/>
                <w:spacing w:val="0"/>
                <w:sz w:val="24"/>
                <w:szCs w:val="24"/>
                <w:shd w:val="clear" w:fill="FFFFFF"/>
                <w:lang w:val="en-US" w:eastAsia="zh-CN"/>
              </w:rPr>
            </w:rPrChange>
          </w:rPr>
          <w:t>方式</w:t>
        </w:r>
      </w:ins>
      <w:ins w:id="5113" w:author="Janusio" w:date="2018-03-05T13:52:28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5114" w:author="Janusio" w:date="2018-03-05T13:52:32Z">
        <w:r>
          <w:rPr>
            <w:rStyle w:val="16"/>
            <w:rFonts w:hint="eastAsia" w:ascii="Times New Roman" w:hAnsi="Times New Roman" w:cs="Times New Roman"/>
            <w:b w:val="0"/>
            <w:bCs/>
            <w:i w:val="0"/>
            <w:caps w:val="0"/>
            <w:color w:val="4B4B4B"/>
            <w:spacing w:val="0"/>
            <w:sz w:val="24"/>
            <w:szCs w:val="24"/>
            <w:shd w:val="clear" w:fill="FFFFFF"/>
            <w:lang w:val="en-US" w:eastAsia="zh-CN"/>
          </w:rPr>
          <w:t>适用于全虚拟与半虚拟化，使用host的kernel与initrd(init ram disk)的引导</w:t>
        </w:r>
      </w:ins>
      <w:ins w:id="5115" w:author="Janusio" w:date="2018-03-05T13:52:34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5116" w:author="Janusio" w:date="2018-03-05T13:53:01Z">
        <w:r>
          <w:rPr>
            <w:rStyle w:val="16"/>
            <w:rFonts w:hint="eastAsia" w:ascii="Times New Roman" w:hAnsi="Times New Roman" w:cs="Times New Roman"/>
            <w:b w:val="0"/>
            <w:bCs/>
            <w:i w:val="0"/>
            <w:caps w:val="0"/>
            <w:color w:val="4B4B4B"/>
            <w:spacing w:val="0"/>
            <w:sz w:val="24"/>
            <w:szCs w:val="24"/>
            <w:shd w:val="clear" w:fill="FFFFFF"/>
            <w:lang w:val="en-US" w:eastAsia="zh-CN"/>
          </w:rPr>
          <w:t xml:space="preserve">在安装新的客户机操作系统时，直接从存储在主机操作系统中的内核和initrd启动通常很有用，允许命令行参数直接传递给安装程序。 </w:t>
        </w:r>
      </w:ins>
    </w:p>
    <w:p>
      <w:pPr>
        <w:pStyle w:val="24"/>
        <w:numPr>
          <w:ilvl w:val="-1"/>
          <w:numId w:val="0"/>
        </w:numPr>
        <w:spacing w:beforeLines="0" w:afterLines="0" w:line="360" w:lineRule="auto"/>
        <w:ind w:firstLine="420" w:firstLineChars="0"/>
        <w:rPr>
          <w:ins w:id="5118" w:author="Janusio" w:date="2018-03-05T13:53:26Z"/>
          <w:rStyle w:val="16"/>
          <w:rFonts w:hint="eastAsia" w:ascii="Times New Roman" w:hAnsi="Times New Roman" w:cs="Times New Roman"/>
          <w:b w:val="0"/>
          <w:bCs/>
          <w:i w:val="0"/>
          <w:caps w:val="0"/>
          <w:color w:val="4B4B4B"/>
          <w:spacing w:val="0"/>
          <w:sz w:val="24"/>
          <w:szCs w:val="24"/>
          <w:shd w:val="clear" w:fill="FFFFFF"/>
          <w:lang w:val="en-US" w:eastAsia="zh-CN"/>
        </w:rPr>
        <w:pPrChange w:id="5117" w:author="Janusio" w:date="2018-03-05T13:52:02Z">
          <w:pPr>
            <w:pStyle w:val="24"/>
            <w:spacing w:line="360" w:lineRule="auto"/>
            <w:ind w:firstLine="420" w:firstLineChars="0"/>
          </w:pPr>
        </w:pPrChange>
      </w:pPr>
      <w:ins w:id="5119" w:author="Janusio" w:date="2018-03-05T13:53:22Z">
        <w:r>
          <w:rPr>
            <w:rStyle w:val="16"/>
            <w:rFonts w:hint="eastAsia" w:ascii="Times New Roman" w:hAnsi="Times New Roman" w:cs="Times New Roman"/>
            <w:b w:val="0"/>
            <w:bCs/>
            <w:i w:val="0"/>
            <w:caps w:val="0"/>
            <w:color w:val="4B4B4B"/>
            <w:spacing w:val="0"/>
            <w:sz w:val="24"/>
            <w:szCs w:val="24"/>
            <w:shd w:val="clear" w:fill="FFFFFF"/>
            <w:lang w:val="en-US" w:eastAsia="zh-CN"/>
          </w:rPr>
          <w:t>配置</w:t>
        </w:r>
      </w:ins>
      <w:ins w:id="5120" w:author="Janusio" w:date="2018-03-05T13:53:25Z">
        <w:r>
          <w:rPr>
            <w:rStyle w:val="16"/>
            <w:rFonts w:hint="eastAsia" w:ascii="Times New Roman" w:hAnsi="Times New Roman" w:cs="Times New Roman"/>
            <w:b w:val="0"/>
            <w:bCs/>
            <w:i w:val="0"/>
            <w:caps w:val="0"/>
            <w:color w:val="4B4B4B"/>
            <w:spacing w:val="0"/>
            <w:sz w:val="24"/>
            <w:szCs w:val="24"/>
            <w:shd w:val="clear" w:fill="FFFFFF"/>
            <w:lang w:val="en-US" w:eastAsia="zh-CN"/>
          </w:rPr>
          <w:t>如下：</w:t>
        </w:r>
      </w:ins>
    </w:p>
    <w:p>
      <w:pPr>
        <w:pStyle w:val="24"/>
        <w:numPr>
          <w:ilvl w:val="-1"/>
          <w:numId w:val="0"/>
        </w:numPr>
        <w:spacing w:beforeLines="0" w:afterLines="0" w:line="360" w:lineRule="auto"/>
        <w:ind w:firstLine="420" w:firstLineChars="0"/>
        <w:rPr>
          <w:ins w:id="5122" w:author="Janusio" w:date="2018-03-05T13:53:30Z"/>
          <w:rStyle w:val="16"/>
          <w:rFonts w:hint="default" w:ascii="Times New Roman" w:hAnsi="Times New Roman" w:cs="Times New Roman"/>
          <w:b w:val="0"/>
          <w:bCs/>
          <w:color w:val="4B4B4B"/>
          <w:sz w:val="24"/>
          <w:szCs w:val="24"/>
          <w:shd w:val="clear" w:fill="FFFFFF"/>
        </w:rPr>
        <w:pPrChange w:id="5121" w:author="Janusio" w:date="2018-03-05T13:52:02Z">
          <w:pPr>
            <w:pStyle w:val="24"/>
            <w:spacing w:line="360" w:lineRule="auto"/>
            <w:ind w:firstLine="420" w:firstLineChars="0"/>
          </w:pPr>
        </w:pPrChange>
      </w:pPr>
      <w:ins w:id="5123" w:author="Janusio" w:date="2018-03-05T13:53:29Z">
        <w:r>
          <w:rPr>
            <w:rStyle w:val="16"/>
            <w:rFonts w:hint="default" w:ascii="Times New Roman" w:hAnsi="Times New Roman" w:cs="Times New Roman"/>
            <w:b w:val="0"/>
            <w:bCs/>
            <w:color w:val="4B4B4B"/>
            <w:sz w:val="24"/>
            <w:szCs w:val="24"/>
            <w:shd w:val="clear" w:fill="FFFFFF"/>
          </w:rPr>
          <w:t>  ... </w:t>
        </w:r>
      </w:ins>
      <w:ins w:id="5124" w:author="Janusio" w:date="2018-03-05T13:53:29Z">
        <w:r>
          <w:rPr>
            <w:rStyle w:val="16"/>
            <w:rFonts w:hint="default" w:ascii="Times New Roman" w:hAnsi="Times New Roman" w:cs="Times New Roman"/>
            <w:b w:val="0"/>
            <w:bCs/>
            <w:color w:val="4B4B4B"/>
            <w:sz w:val="24"/>
            <w:szCs w:val="24"/>
            <w:shd w:val="clear" w:fill="FFFFFF"/>
          </w:rPr>
          <w:br w:type="textWrapping"/>
        </w:r>
      </w:ins>
      <w:ins w:id="5125" w:author="Janusio" w:date="2018-03-05T13:53:29Z">
        <w:r>
          <w:rPr>
            <w:rStyle w:val="16"/>
            <w:rFonts w:hint="default" w:ascii="Times New Roman" w:hAnsi="Times New Roman" w:cs="Times New Roman"/>
            <w:b w:val="0"/>
            <w:bCs/>
            <w:color w:val="4B4B4B"/>
            <w:sz w:val="24"/>
            <w:szCs w:val="24"/>
            <w:shd w:val="clear" w:fill="FFFFFF"/>
          </w:rPr>
          <w:t>  &lt;os&gt; </w:t>
        </w:r>
      </w:ins>
      <w:ins w:id="5126" w:author="Janusio" w:date="2018-03-05T13:53:29Z">
        <w:r>
          <w:rPr>
            <w:rStyle w:val="16"/>
            <w:rFonts w:hint="default" w:ascii="Times New Roman" w:hAnsi="Times New Roman" w:cs="Times New Roman"/>
            <w:b w:val="0"/>
            <w:bCs/>
            <w:color w:val="4B4B4B"/>
            <w:sz w:val="24"/>
            <w:szCs w:val="24"/>
            <w:shd w:val="clear" w:fill="FFFFFF"/>
          </w:rPr>
          <w:br w:type="textWrapping"/>
        </w:r>
      </w:ins>
      <w:ins w:id="5127" w:author="Janusio" w:date="2018-03-05T13:53:29Z">
        <w:r>
          <w:rPr>
            <w:rStyle w:val="16"/>
            <w:rFonts w:hint="default" w:ascii="Times New Roman" w:hAnsi="Times New Roman" w:cs="Times New Roman"/>
            <w:b w:val="0"/>
            <w:bCs/>
            <w:color w:val="4B4B4B"/>
            <w:sz w:val="24"/>
            <w:szCs w:val="24"/>
            <w:shd w:val="clear" w:fill="FFFFFF"/>
          </w:rPr>
          <w:t>    &lt;type&gt;hvm&lt;/type&gt; </w:t>
        </w:r>
      </w:ins>
      <w:ins w:id="5128" w:author="Janusio" w:date="2018-03-05T13:53:29Z">
        <w:r>
          <w:rPr>
            <w:rStyle w:val="16"/>
            <w:rFonts w:hint="default" w:ascii="Times New Roman" w:hAnsi="Times New Roman" w:cs="Times New Roman"/>
            <w:b w:val="0"/>
            <w:bCs/>
            <w:color w:val="4B4B4B"/>
            <w:sz w:val="24"/>
            <w:szCs w:val="24"/>
            <w:shd w:val="clear" w:fill="FFFFFF"/>
          </w:rPr>
          <w:br w:type="textWrapping"/>
        </w:r>
      </w:ins>
      <w:ins w:id="5129" w:author="Janusio" w:date="2018-03-05T13:53:29Z">
        <w:r>
          <w:rPr>
            <w:rStyle w:val="16"/>
            <w:rFonts w:hint="default" w:ascii="Times New Roman" w:hAnsi="Times New Roman" w:cs="Times New Roman"/>
            <w:b w:val="0"/>
            <w:bCs/>
            <w:color w:val="4B4B4B"/>
            <w:sz w:val="24"/>
            <w:szCs w:val="24"/>
            <w:shd w:val="clear" w:fill="FFFFFF"/>
          </w:rPr>
          <w:t>    &lt;loader&gt;/usr/lib/xen/boot/hvmloader&lt;/loader&gt; </w:t>
        </w:r>
      </w:ins>
      <w:ins w:id="5130" w:author="Janusio" w:date="2018-03-05T13:53:29Z">
        <w:r>
          <w:rPr>
            <w:rStyle w:val="16"/>
            <w:rFonts w:hint="default" w:ascii="Times New Roman" w:hAnsi="Times New Roman" w:cs="Times New Roman"/>
            <w:b w:val="0"/>
            <w:bCs/>
            <w:color w:val="4B4B4B"/>
            <w:sz w:val="24"/>
            <w:szCs w:val="24"/>
            <w:shd w:val="clear" w:fill="FFFFFF"/>
          </w:rPr>
          <w:br w:type="textWrapping"/>
        </w:r>
      </w:ins>
      <w:ins w:id="5131" w:author="Janusio" w:date="2018-03-05T13:53:29Z">
        <w:r>
          <w:rPr>
            <w:rStyle w:val="16"/>
            <w:rFonts w:hint="default" w:ascii="Times New Roman" w:hAnsi="Times New Roman" w:cs="Times New Roman"/>
            <w:b w:val="0"/>
            <w:bCs/>
            <w:color w:val="4B4B4B"/>
            <w:sz w:val="24"/>
            <w:szCs w:val="24"/>
            <w:shd w:val="clear" w:fill="FFFFFF"/>
          </w:rPr>
          <w:t>    &lt;kernel&gt;/root/f8-i386-vmlinuz&lt;/kernel&gt; </w:t>
        </w:r>
      </w:ins>
      <w:ins w:id="5132" w:author="Janusio" w:date="2018-03-05T13:53:29Z">
        <w:r>
          <w:rPr>
            <w:rStyle w:val="16"/>
            <w:rFonts w:hint="default" w:ascii="Times New Roman" w:hAnsi="Times New Roman" w:cs="Times New Roman"/>
            <w:b w:val="0"/>
            <w:bCs/>
            <w:color w:val="4B4B4B"/>
            <w:sz w:val="24"/>
            <w:szCs w:val="24"/>
            <w:shd w:val="clear" w:fill="FFFFFF"/>
          </w:rPr>
          <w:br w:type="textWrapping"/>
        </w:r>
      </w:ins>
      <w:ins w:id="5133" w:author="Janusio" w:date="2018-03-05T13:53:29Z">
        <w:r>
          <w:rPr>
            <w:rStyle w:val="16"/>
            <w:rFonts w:hint="default" w:ascii="Times New Roman" w:hAnsi="Times New Roman" w:cs="Times New Roman"/>
            <w:b w:val="0"/>
            <w:bCs/>
            <w:color w:val="4B4B4B"/>
            <w:sz w:val="24"/>
            <w:szCs w:val="24"/>
            <w:shd w:val="clear" w:fill="FFFFFF"/>
          </w:rPr>
          <w:t>    &lt;initrd&gt;/root/f8-i386-initrd&lt;/initrd&gt; </w:t>
        </w:r>
      </w:ins>
      <w:ins w:id="5134" w:author="Janusio" w:date="2018-03-05T13:53:29Z">
        <w:r>
          <w:rPr>
            <w:rStyle w:val="16"/>
            <w:rFonts w:hint="default" w:ascii="Times New Roman" w:hAnsi="Times New Roman" w:cs="Times New Roman"/>
            <w:b w:val="0"/>
            <w:bCs/>
            <w:color w:val="4B4B4B"/>
            <w:sz w:val="24"/>
            <w:szCs w:val="24"/>
            <w:shd w:val="clear" w:fill="FFFFFF"/>
          </w:rPr>
          <w:br w:type="textWrapping"/>
        </w:r>
      </w:ins>
      <w:ins w:id="5135" w:author="Janusio" w:date="2018-03-05T13:53:29Z">
        <w:r>
          <w:rPr>
            <w:rStyle w:val="16"/>
            <w:rFonts w:hint="default" w:ascii="Times New Roman" w:hAnsi="Times New Roman" w:cs="Times New Roman"/>
            <w:b w:val="0"/>
            <w:bCs/>
            <w:color w:val="4B4B4B"/>
            <w:sz w:val="24"/>
            <w:szCs w:val="24"/>
            <w:shd w:val="clear" w:fill="FFFFFF"/>
          </w:rPr>
          <w:t>    &lt;cmdline&gt;console=ttyS0 ks=</w:t>
        </w:r>
      </w:ins>
      <w:ins w:id="5136" w:author="Janusio" w:date="2018-03-05T13:53:29Z">
        <w:r>
          <w:rPr>
            <w:rStyle w:val="16"/>
            <w:rFonts w:hint="default" w:ascii="Times New Roman" w:hAnsi="Times New Roman" w:cs="Times New Roman"/>
            <w:b w:val="0"/>
            <w:bCs/>
            <w:color w:val="4B4B4B"/>
            <w:sz w:val="24"/>
            <w:szCs w:val="24"/>
            <w:shd w:val="clear" w:fill="FFFFFF"/>
          </w:rPr>
          <w:fldChar w:fldCharType="begin"/>
        </w:r>
      </w:ins>
      <w:ins w:id="5137" w:author="Janusio" w:date="2018-03-05T13:53:29Z">
        <w:r>
          <w:rPr>
            <w:rStyle w:val="16"/>
            <w:rFonts w:hint="default" w:ascii="Times New Roman" w:hAnsi="Times New Roman" w:cs="Times New Roman"/>
            <w:b w:val="0"/>
            <w:bCs/>
            <w:color w:val="4B4B4B"/>
            <w:sz w:val="24"/>
            <w:szCs w:val="24"/>
            <w:shd w:val="clear" w:fill="FFFFFF"/>
          </w:rPr>
          <w:instrText xml:space="preserve"> HYPERLINK "http://example.com/f8-i386/os/" </w:instrText>
        </w:r>
      </w:ins>
      <w:ins w:id="5138" w:author="Janusio" w:date="2018-03-05T13:53:29Z">
        <w:r>
          <w:rPr>
            <w:rStyle w:val="16"/>
            <w:rFonts w:hint="default" w:ascii="Times New Roman" w:hAnsi="Times New Roman" w:cs="Times New Roman"/>
            <w:b w:val="0"/>
            <w:bCs/>
            <w:color w:val="4B4B4B"/>
            <w:sz w:val="24"/>
            <w:szCs w:val="24"/>
            <w:shd w:val="clear" w:fill="FFFFFF"/>
          </w:rPr>
          <w:fldChar w:fldCharType="separate"/>
        </w:r>
      </w:ins>
      <w:ins w:id="5139" w:author="Janusio" w:date="2018-03-05T13:53:29Z">
        <w:r>
          <w:rPr>
            <w:rStyle w:val="16"/>
            <w:rFonts w:hint="default" w:ascii="Times New Roman" w:hAnsi="Times New Roman" w:cs="Times New Roman"/>
            <w:b w:val="0"/>
            <w:bCs/>
            <w:color w:val="4B4B4B"/>
            <w:sz w:val="24"/>
            <w:szCs w:val="24"/>
            <w:shd w:val="clear" w:fill="FFFFFF"/>
          </w:rPr>
          <w:t>http://example.com/f8-i386/os/</w:t>
        </w:r>
      </w:ins>
      <w:ins w:id="5140" w:author="Janusio" w:date="2018-03-05T13:53:29Z">
        <w:r>
          <w:rPr>
            <w:rStyle w:val="16"/>
            <w:rFonts w:hint="default" w:ascii="Times New Roman" w:hAnsi="Times New Roman" w:cs="Times New Roman"/>
            <w:b w:val="0"/>
            <w:bCs/>
            <w:color w:val="4B4B4B"/>
            <w:sz w:val="24"/>
            <w:szCs w:val="24"/>
            <w:shd w:val="clear" w:fill="FFFFFF"/>
          </w:rPr>
          <w:fldChar w:fldCharType="end"/>
        </w:r>
      </w:ins>
      <w:ins w:id="5141" w:author="Janusio" w:date="2018-03-05T13:53:29Z">
        <w:r>
          <w:rPr>
            <w:rStyle w:val="16"/>
            <w:rFonts w:hint="default" w:ascii="Times New Roman" w:hAnsi="Times New Roman" w:cs="Times New Roman"/>
            <w:b w:val="0"/>
            <w:bCs/>
            <w:color w:val="4B4B4B"/>
            <w:sz w:val="24"/>
            <w:szCs w:val="24"/>
            <w:shd w:val="clear" w:fill="FFFFFF"/>
          </w:rPr>
          <w:t>&lt;/cmdline&gt; </w:t>
        </w:r>
      </w:ins>
      <w:ins w:id="5142" w:author="Janusio" w:date="2018-03-05T13:53:29Z">
        <w:r>
          <w:rPr>
            <w:rStyle w:val="16"/>
            <w:rFonts w:hint="default" w:ascii="Times New Roman" w:hAnsi="Times New Roman" w:cs="Times New Roman"/>
            <w:b w:val="0"/>
            <w:bCs/>
            <w:color w:val="4B4B4B"/>
            <w:sz w:val="24"/>
            <w:szCs w:val="24"/>
            <w:shd w:val="clear" w:fill="FFFFFF"/>
          </w:rPr>
          <w:br w:type="textWrapping"/>
        </w:r>
      </w:ins>
      <w:ins w:id="5143" w:author="Janusio" w:date="2018-03-05T13:53:29Z">
        <w:r>
          <w:rPr>
            <w:rStyle w:val="16"/>
            <w:rFonts w:hint="default" w:ascii="Times New Roman" w:hAnsi="Times New Roman" w:cs="Times New Roman"/>
            <w:b w:val="0"/>
            <w:bCs/>
            <w:color w:val="4B4B4B"/>
            <w:sz w:val="24"/>
            <w:szCs w:val="24"/>
            <w:shd w:val="clear" w:fill="FFFFFF"/>
          </w:rPr>
          <w:t>  &lt;/os&gt; </w:t>
        </w:r>
      </w:ins>
      <w:ins w:id="5144" w:author="Janusio" w:date="2018-03-05T13:53:29Z">
        <w:r>
          <w:rPr>
            <w:rStyle w:val="16"/>
            <w:rFonts w:hint="default" w:ascii="Times New Roman" w:hAnsi="Times New Roman" w:cs="Times New Roman"/>
            <w:b w:val="0"/>
            <w:bCs/>
            <w:color w:val="4B4B4B"/>
            <w:sz w:val="24"/>
            <w:szCs w:val="24"/>
            <w:shd w:val="clear" w:fill="FFFFFF"/>
          </w:rPr>
          <w:br w:type="textWrapping"/>
        </w:r>
      </w:ins>
      <w:ins w:id="5145" w:author="Janusio" w:date="2018-03-05T13:53:29Z">
        <w:r>
          <w:rPr>
            <w:rStyle w:val="16"/>
            <w:rFonts w:hint="default" w:ascii="Times New Roman" w:hAnsi="Times New Roman" w:cs="Times New Roman"/>
            <w:b w:val="0"/>
            <w:bCs/>
            <w:color w:val="4B4B4B"/>
            <w:sz w:val="24"/>
            <w:szCs w:val="24"/>
            <w:shd w:val="clear" w:fill="FFFFFF"/>
          </w:rPr>
          <w:t>  ... </w:t>
        </w:r>
      </w:ins>
    </w:p>
    <w:p>
      <w:pPr>
        <w:pStyle w:val="24"/>
        <w:numPr>
          <w:ilvl w:val="0"/>
          <w:numId w:val="11"/>
          <w:ins w:id="5147" w:author="Janusio" w:date="2018-03-05T13:54:23Z"/>
        </w:numPr>
        <w:spacing w:beforeLines="0" w:afterLines="0" w:line="360" w:lineRule="auto"/>
        <w:ind w:firstLine="420" w:firstLineChars="0"/>
        <w:rPr>
          <w:ins w:id="5148" w:author="Janusio" w:date="2018-03-05T13:54:23Z"/>
          <w:rStyle w:val="16"/>
          <w:rFonts w:hint="eastAsia" w:ascii="Times New Roman" w:hAnsi="Times New Roman" w:cs="Times New Roman"/>
          <w:b w:val="0"/>
          <w:bCs/>
          <w:color w:val="4B4B4B"/>
          <w:sz w:val="24"/>
          <w:szCs w:val="24"/>
          <w:shd w:val="clear" w:fill="FFFFFF"/>
          <w:lang w:val="en-US" w:eastAsia="zh-CN"/>
        </w:rPr>
        <w:pPrChange w:id="5146" w:author="Janusio" w:date="2018-03-05T13:54:23Z">
          <w:pPr>
            <w:pStyle w:val="24"/>
            <w:spacing w:line="360" w:lineRule="auto"/>
            <w:ind w:firstLine="420" w:firstLineChars="0"/>
          </w:pPr>
        </w:pPrChange>
      </w:pPr>
      <w:ins w:id="5149" w:author="Janusio" w:date="2018-03-05T13:54:22Z">
        <w:r>
          <w:rPr>
            <w:rStyle w:val="16"/>
            <w:rFonts w:hint="eastAsia" w:ascii="Times New Roman" w:hAnsi="Times New Roman" w:cs="Times New Roman"/>
            <w:b w:val="0"/>
            <w:bCs/>
            <w:color w:val="4B4B4B"/>
            <w:sz w:val="24"/>
            <w:szCs w:val="24"/>
            <w:shd w:val="clear" w:fill="FFFFFF"/>
            <w:lang w:val="en-US" w:eastAsia="zh-CN"/>
          </w:rPr>
          <w:t>虚拟机OS</w:t>
        </w:r>
      </w:ins>
      <w:ins w:id="5150" w:author="Janusio" w:date="2018-03-05T13:55:40Z">
        <w:r>
          <w:rPr>
            <w:rStyle w:val="16"/>
            <w:rFonts w:hint="eastAsia" w:ascii="Times New Roman" w:hAnsi="Times New Roman" w:cs="Times New Roman"/>
            <w:b w:val="0"/>
            <w:bCs/>
            <w:color w:val="4B4B4B"/>
            <w:sz w:val="24"/>
            <w:szCs w:val="24"/>
            <w:shd w:val="clear" w:fill="FFFFFF"/>
            <w:lang w:val="en-US" w:eastAsia="zh-CN"/>
          </w:rPr>
          <w:t>（</w:t>
        </w:r>
      </w:ins>
      <w:ins w:id="5151" w:author="Janusio" w:date="2018-03-05T13:55:41Z">
        <w:r>
          <w:rPr>
            <w:rStyle w:val="16"/>
            <w:rFonts w:hint="eastAsia" w:ascii="Times New Roman" w:hAnsi="Times New Roman" w:cs="Times New Roman"/>
            <w:b w:val="0"/>
            <w:bCs/>
            <w:color w:val="4B4B4B"/>
            <w:sz w:val="24"/>
            <w:szCs w:val="24"/>
            <w:shd w:val="clear" w:fill="FFFFFF"/>
            <w:lang w:val="en-US" w:eastAsia="zh-CN"/>
          </w:rPr>
          <w:t>VM</w:t>
        </w:r>
      </w:ins>
      <w:ins w:id="5152" w:author="Janusio" w:date="2018-03-05T13:55:42Z">
        <w:r>
          <w:rPr>
            <w:rStyle w:val="16"/>
            <w:rFonts w:hint="eastAsia" w:ascii="Times New Roman" w:hAnsi="Times New Roman" w:cs="Times New Roman"/>
            <w:b w:val="0"/>
            <w:bCs/>
            <w:color w:val="4B4B4B"/>
            <w:sz w:val="24"/>
            <w:szCs w:val="24"/>
            <w:shd w:val="clear" w:fill="FFFFFF"/>
            <w:lang w:val="en-US" w:eastAsia="zh-CN"/>
          </w:rPr>
          <w:t xml:space="preserve"> OS</w:t>
        </w:r>
      </w:ins>
      <w:ins w:id="5153" w:author="Janusio" w:date="2018-03-05T13:55:40Z">
        <w:r>
          <w:rPr>
            <w:rStyle w:val="16"/>
            <w:rFonts w:hint="eastAsia" w:ascii="Times New Roman" w:hAnsi="Times New Roman" w:cs="Times New Roman"/>
            <w:b w:val="0"/>
            <w:bCs/>
            <w:color w:val="4B4B4B"/>
            <w:sz w:val="24"/>
            <w:szCs w:val="24"/>
            <w:shd w:val="clear" w:fill="FFFFFF"/>
            <w:lang w:val="en-US" w:eastAsia="zh-CN"/>
          </w:rPr>
          <w:t>）</w:t>
        </w:r>
      </w:ins>
    </w:p>
    <w:p>
      <w:pPr>
        <w:pStyle w:val="24"/>
        <w:numPr>
          <w:ilvl w:val="-1"/>
          <w:numId w:val="0"/>
        </w:numPr>
        <w:spacing w:beforeLines="0" w:afterLines="0" w:line="360" w:lineRule="auto"/>
        <w:ind w:firstLine="420" w:firstLineChars="0"/>
        <w:rPr>
          <w:ins w:id="5155" w:author="Janusio" w:date="2018-03-05T13:58:11Z"/>
          <w:rStyle w:val="16"/>
          <w:rFonts w:hint="eastAsia" w:ascii="Times New Roman" w:hAnsi="Times New Roman" w:cs="Times New Roman"/>
          <w:b w:val="0"/>
          <w:bCs/>
          <w:color w:val="4B4B4B"/>
          <w:sz w:val="24"/>
          <w:szCs w:val="24"/>
          <w:shd w:val="clear" w:fill="FFFFFF"/>
          <w:lang w:val="en-US" w:eastAsia="zh-CN"/>
        </w:rPr>
        <w:pPrChange w:id="5154" w:author="Janusio" w:date="2018-03-05T13:54:25Z">
          <w:pPr>
            <w:pStyle w:val="24"/>
            <w:spacing w:line="360" w:lineRule="auto"/>
            <w:ind w:firstLine="420" w:firstLineChars="0"/>
          </w:pPr>
        </w:pPrChange>
      </w:pPr>
      <w:ins w:id="5156" w:author="Janusio" w:date="2018-03-05T13:54:26Z">
        <w:r>
          <w:rPr>
            <w:rStyle w:val="16"/>
            <w:rFonts w:hint="eastAsia" w:ascii="Times New Roman" w:hAnsi="Times New Roman" w:cs="Times New Roman"/>
            <w:b w:val="0"/>
            <w:bCs/>
            <w:color w:val="4B4B4B"/>
            <w:sz w:val="24"/>
            <w:szCs w:val="24"/>
            <w:shd w:val="clear" w:fill="FFFFFF"/>
            <w:lang w:val="en-US" w:eastAsia="zh-CN"/>
          </w:rPr>
          <w:t>虚拟</w:t>
        </w:r>
      </w:ins>
      <w:ins w:id="5157" w:author="Janusio" w:date="2018-03-05T13:54:27Z">
        <w:r>
          <w:rPr>
            <w:rStyle w:val="16"/>
            <w:rFonts w:hint="eastAsia" w:ascii="Times New Roman" w:hAnsi="Times New Roman" w:cs="Times New Roman"/>
            <w:b w:val="0"/>
            <w:bCs/>
            <w:color w:val="4B4B4B"/>
            <w:sz w:val="24"/>
            <w:szCs w:val="24"/>
            <w:shd w:val="clear" w:fill="FFFFFF"/>
            <w:lang w:val="en-US" w:eastAsia="zh-CN"/>
          </w:rPr>
          <w:t>中的</w:t>
        </w:r>
      </w:ins>
      <w:ins w:id="5158" w:author="Janusio" w:date="2018-03-05T13:54:33Z">
        <w:r>
          <w:rPr>
            <w:rStyle w:val="16"/>
            <w:rFonts w:hint="eastAsia" w:ascii="Times New Roman" w:hAnsi="Times New Roman" w:cs="Times New Roman"/>
            <w:b w:val="0"/>
            <w:bCs/>
            <w:color w:val="4B4B4B"/>
            <w:sz w:val="24"/>
            <w:szCs w:val="24"/>
            <w:shd w:val="clear" w:fill="FFFFFF"/>
            <w:lang w:val="en-US" w:eastAsia="zh-CN"/>
          </w:rPr>
          <w:t>操作系统</w:t>
        </w:r>
      </w:ins>
      <w:ins w:id="5159" w:author="Janusio" w:date="2018-03-05T13:54:34Z">
        <w:r>
          <w:rPr>
            <w:rStyle w:val="16"/>
            <w:rFonts w:hint="eastAsia" w:ascii="Times New Roman" w:hAnsi="Times New Roman" w:cs="Times New Roman"/>
            <w:b w:val="0"/>
            <w:bCs/>
            <w:color w:val="4B4B4B"/>
            <w:sz w:val="24"/>
            <w:szCs w:val="24"/>
            <w:shd w:val="clear" w:fill="FFFFFF"/>
            <w:lang w:val="en-US" w:eastAsia="zh-CN"/>
          </w:rPr>
          <w:t>镜像</w:t>
        </w:r>
      </w:ins>
      <w:ins w:id="5160" w:author="Janusio" w:date="2018-03-05T13:54:41Z">
        <w:r>
          <w:rPr>
            <w:rStyle w:val="16"/>
            <w:rFonts w:hint="eastAsia" w:ascii="Times New Roman" w:hAnsi="Times New Roman" w:cs="Times New Roman"/>
            <w:b w:val="0"/>
            <w:bCs/>
            <w:color w:val="4B4B4B"/>
            <w:sz w:val="24"/>
            <w:szCs w:val="24"/>
            <w:shd w:val="clear" w:fill="FFFFFF"/>
            <w:lang w:val="en-US" w:eastAsia="zh-CN"/>
          </w:rPr>
          <w:t>首先由</w:t>
        </w:r>
      </w:ins>
      <w:ins w:id="5161" w:author="Janusio" w:date="2018-03-05T13:54:45Z">
        <w:r>
          <w:rPr>
            <w:rStyle w:val="16"/>
            <w:rFonts w:hint="eastAsia" w:ascii="Times New Roman" w:hAnsi="Times New Roman" w:cs="Times New Roman"/>
            <w:b w:val="0"/>
            <w:bCs/>
            <w:color w:val="4B4B4B"/>
            <w:sz w:val="24"/>
            <w:szCs w:val="24"/>
            <w:shd w:val="clear" w:fill="FFFFFF"/>
            <w:lang w:val="en-US" w:eastAsia="zh-CN"/>
          </w:rPr>
          <w:t>配置</w:t>
        </w:r>
      </w:ins>
      <w:ins w:id="5162" w:author="Janusio" w:date="2018-03-05T13:54:46Z">
        <w:r>
          <w:rPr>
            <w:rStyle w:val="16"/>
            <w:rFonts w:hint="eastAsia" w:ascii="Times New Roman" w:hAnsi="Times New Roman" w:cs="Times New Roman"/>
            <w:b w:val="0"/>
            <w:bCs/>
            <w:color w:val="4B4B4B"/>
            <w:sz w:val="24"/>
            <w:szCs w:val="24"/>
            <w:shd w:val="clear" w:fill="FFFFFF"/>
            <w:lang w:val="en-US" w:eastAsia="zh-CN"/>
          </w:rPr>
          <w:t>文件进行</w:t>
        </w:r>
      </w:ins>
      <w:ins w:id="5163" w:author="Janusio" w:date="2018-03-05T13:54:48Z">
        <w:r>
          <w:rPr>
            <w:rStyle w:val="16"/>
            <w:rFonts w:hint="eastAsia" w:ascii="Times New Roman" w:hAnsi="Times New Roman" w:cs="Times New Roman"/>
            <w:b w:val="0"/>
            <w:bCs/>
            <w:color w:val="4B4B4B"/>
            <w:sz w:val="24"/>
            <w:szCs w:val="24"/>
            <w:shd w:val="clear" w:fill="FFFFFF"/>
            <w:lang w:val="en-US" w:eastAsia="zh-CN"/>
          </w:rPr>
          <w:t>指定</w:t>
        </w:r>
      </w:ins>
      <w:ins w:id="5164" w:author="Janusio" w:date="2018-03-05T13:54:49Z">
        <w:r>
          <w:rPr>
            <w:rStyle w:val="16"/>
            <w:rFonts w:hint="eastAsia" w:ascii="Times New Roman" w:hAnsi="Times New Roman" w:cs="Times New Roman"/>
            <w:b w:val="0"/>
            <w:bCs/>
            <w:color w:val="4B4B4B"/>
            <w:sz w:val="24"/>
            <w:szCs w:val="24"/>
            <w:shd w:val="clear" w:fill="FFFFFF"/>
            <w:lang w:val="en-US" w:eastAsia="zh-CN"/>
          </w:rPr>
          <w:t>，</w:t>
        </w:r>
      </w:ins>
      <w:ins w:id="5165" w:author="Janusio" w:date="2018-03-05T13:54:50Z">
        <w:r>
          <w:rPr>
            <w:rStyle w:val="16"/>
            <w:rFonts w:hint="eastAsia" w:ascii="Times New Roman" w:hAnsi="Times New Roman" w:cs="Times New Roman"/>
            <w:b w:val="0"/>
            <w:bCs/>
            <w:color w:val="4B4B4B"/>
            <w:sz w:val="24"/>
            <w:szCs w:val="24"/>
            <w:shd w:val="clear" w:fill="FFFFFF"/>
            <w:lang w:val="en-US" w:eastAsia="zh-CN"/>
          </w:rPr>
          <w:t>然后</w:t>
        </w:r>
      </w:ins>
      <w:ins w:id="5166" w:author="Janusio" w:date="2018-03-05T13:54:51Z">
        <w:r>
          <w:rPr>
            <w:rStyle w:val="16"/>
            <w:rFonts w:hint="eastAsia" w:ascii="Times New Roman" w:hAnsi="Times New Roman" w:cs="Times New Roman"/>
            <w:b w:val="0"/>
            <w:bCs/>
            <w:color w:val="4B4B4B"/>
            <w:sz w:val="24"/>
            <w:szCs w:val="24"/>
            <w:shd w:val="clear" w:fill="FFFFFF"/>
            <w:lang w:val="en-US" w:eastAsia="zh-CN"/>
          </w:rPr>
          <w:t>由</w:t>
        </w:r>
      </w:ins>
      <w:ins w:id="5167" w:author="Janusio" w:date="2018-03-05T13:54:54Z">
        <w:r>
          <w:rPr>
            <w:rStyle w:val="16"/>
            <w:rFonts w:hint="eastAsia" w:ascii="Times New Roman" w:hAnsi="Times New Roman" w:cs="Times New Roman"/>
            <w:b w:val="0"/>
            <w:bCs/>
            <w:color w:val="4B4B4B"/>
            <w:sz w:val="24"/>
            <w:szCs w:val="24"/>
            <w:shd w:val="clear" w:fill="FFFFFF"/>
            <w:lang w:val="en-US" w:eastAsia="zh-CN"/>
          </w:rPr>
          <w:t>VMM在</w:t>
        </w:r>
      </w:ins>
      <w:ins w:id="5168" w:author="Janusio" w:date="2018-03-05T13:54:55Z">
        <w:r>
          <w:rPr>
            <w:rStyle w:val="16"/>
            <w:rFonts w:hint="eastAsia" w:ascii="Times New Roman" w:hAnsi="Times New Roman" w:cs="Times New Roman"/>
            <w:b w:val="0"/>
            <w:bCs/>
            <w:color w:val="4B4B4B"/>
            <w:sz w:val="24"/>
            <w:szCs w:val="24"/>
            <w:shd w:val="clear" w:fill="FFFFFF"/>
            <w:lang w:val="en-US" w:eastAsia="zh-CN"/>
          </w:rPr>
          <w:t>启动</w:t>
        </w:r>
      </w:ins>
      <w:ins w:id="5169" w:author="Janusio" w:date="2018-03-05T13:54:56Z">
        <w:r>
          <w:rPr>
            <w:rStyle w:val="16"/>
            <w:rFonts w:hint="eastAsia" w:ascii="Times New Roman" w:hAnsi="Times New Roman" w:cs="Times New Roman"/>
            <w:b w:val="0"/>
            <w:bCs/>
            <w:color w:val="4B4B4B"/>
            <w:sz w:val="24"/>
            <w:szCs w:val="24"/>
            <w:shd w:val="clear" w:fill="FFFFFF"/>
            <w:lang w:val="en-US" w:eastAsia="zh-CN"/>
          </w:rPr>
          <w:t>过程</w:t>
        </w:r>
      </w:ins>
      <w:ins w:id="5170" w:author="Janusio" w:date="2018-03-05T13:54:57Z">
        <w:r>
          <w:rPr>
            <w:rStyle w:val="16"/>
            <w:rFonts w:hint="eastAsia" w:ascii="Times New Roman" w:hAnsi="Times New Roman" w:cs="Times New Roman"/>
            <w:b w:val="0"/>
            <w:bCs/>
            <w:color w:val="4B4B4B"/>
            <w:sz w:val="24"/>
            <w:szCs w:val="24"/>
            <w:shd w:val="clear" w:fill="FFFFFF"/>
            <w:lang w:val="en-US" w:eastAsia="zh-CN"/>
          </w:rPr>
          <w:t>中</w:t>
        </w:r>
      </w:ins>
      <w:ins w:id="5171" w:author="Janusio" w:date="2018-03-05T13:54:58Z">
        <w:r>
          <w:rPr>
            <w:rStyle w:val="16"/>
            <w:rFonts w:hint="eastAsia" w:ascii="Times New Roman" w:hAnsi="Times New Roman" w:cs="Times New Roman"/>
            <w:b w:val="0"/>
            <w:bCs/>
            <w:color w:val="4B4B4B"/>
            <w:sz w:val="24"/>
            <w:szCs w:val="24"/>
            <w:shd w:val="clear" w:fill="FFFFFF"/>
            <w:lang w:val="en-US" w:eastAsia="zh-CN"/>
          </w:rPr>
          <w:t>进行</w:t>
        </w:r>
      </w:ins>
      <w:ins w:id="5172" w:author="Janusio" w:date="2018-03-05T13:55:00Z">
        <w:r>
          <w:rPr>
            <w:rStyle w:val="16"/>
            <w:rFonts w:hint="eastAsia" w:ascii="Times New Roman" w:hAnsi="Times New Roman" w:cs="Times New Roman"/>
            <w:b w:val="0"/>
            <w:bCs/>
            <w:color w:val="4B4B4B"/>
            <w:sz w:val="24"/>
            <w:szCs w:val="24"/>
            <w:shd w:val="clear" w:fill="FFFFFF"/>
            <w:lang w:val="en-US" w:eastAsia="zh-CN"/>
          </w:rPr>
          <w:t>加载，</w:t>
        </w:r>
      </w:ins>
      <w:ins w:id="5173" w:author="Janusio" w:date="2018-03-05T13:55:03Z">
        <w:r>
          <w:rPr>
            <w:rStyle w:val="16"/>
            <w:rFonts w:hint="eastAsia" w:ascii="Times New Roman" w:hAnsi="Times New Roman" w:cs="Times New Roman"/>
            <w:b w:val="0"/>
            <w:bCs/>
            <w:color w:val="4B4B4B"/>
            <w:sz w:val="24"/>
            <w:szCs w:val="24"/>
            <w:shd w:val="clear" w:fill="FFFFFF"/>
            <w:lang w:val="en-US" w:eastAsia="zh-CN"/>
          </w:rPr>
          <w:t>并且</w:t>
        </w:r>
      </w:ins>
      <w:ins w:id="5174" w:author="Janusio" w:date="2018-03-05T13:55:11Z">
        <w:r>
          <w:rPr>
            <w:rStyle w:val="16"/>
            <w:rFonts w:hint="eastAsia" w:ascii="Times New Roman" w:hAnsi="Times New Roman" w:cs="Times New Roman"/>
            <w:b w:val="0"/>
            <w:bCs/>
            <w:color w:val="4B4B4B"/>
            <w:sz w:val="24"/>
            <w:szCs w:val="24"/>
            <w:shd w:val="clear" w:fill="FFFFFF"/>
            <w:lang w:val="en-US" w:eastAsia="zh-CN"/>
          </w:rPr>
          <w:t>虚拟机</w:t>
        </w:r>
      </w:ins>
      <w:ins w:id="5175" w:author="Janusio" w:date="2018-03-05T13:55:12Z">
        <w:r>
          <w:rPr>
            <w:rStyle w:val="16"/>
            <w:rFonts w:hint="eastAsia" w:ascii="Times New Roman" w:hAnsi="Times New Roman" w:cs="Times New Roman"/>
            <w:b w:val="0"/>
            <w:bCs/>
            <w:color w:val="4B4B4B"/>
            <w:sz w:val="24"/>
            <w:szCs w:val="24"/>
            <w:shd w:val="clear" w:fill="FFFFFF"/>
            <w:lang w:val="en-US" w:eastAsia="zh-CN"/>
          </w:rPr>
          <w:t>中</w:t>
        </w:r>
      </w:ins>
      <w:ins w:id="5176" w:author="Janusio" w:date="2018-03-05T13:55:13Z">
        <w:r>
          <w:rPr>
            <w:rStyle w:val="16"/>
            <w:rFonts w:hint="eastAsia" w:ascii="Times New Roman" w:hAnsi="Times New Roman" w:cs="Times New Roman"/>
            <w:b w:val="0"/>
            <w:bCs/>
            <w:color w:val="4B4B4B"/>
            <w:sz w:val="24"/>
            <w:szCs w:val="24"/>
            <w:shd w:val="clear" w:fill="FFFFFF"/>
            <w:lang w:val="en-US" w:eastAsia="zh-CN"/>
          </w:rPr>
          <w:t>最为</w:t>
        </w:r>
      </w:ins>
      <w:ins w:id="5177" w:author="Janusio" w:date="2018-03-05T13:55:16Z">
        <w:r>
          <w:rPr>
            <w:rStyle w:val="16"/>
            <w:rFonts w:hint="eastAsia" w:ascii="Times New Roman" w:hAnsi="Times New Roman" w:cs="Times New Roman"/>
            <w:b w:val="0"/>
            <w:bCs/>
            <w:color w:val="4B4B4B"/>
            <w:sz w:val="24"/>
            <w:szCs w:val="24"/>
            <w:shd w:val="clear" w:fill="FFFFFF"/>
            <w:lang w:val="en-US" w:eastAsia="zh-CN"/>
          </w:rPr>
          <w:t>关键的</w:t>
        </w:r>
      </w:ins>
      <w:ins w:id="5178" w:author="Janusio" w:date="2018-03-05T13:55:17Z">
        <w:r>
          <w:rPr>
            <w:rStyle w:val="16"/>
            <w:rFonts w:hint="eastAsia" w:ascii="Times New Roman" w:hAnsi="Times New Roman" w:cs="Times New Roman"/>
            <w:b w:val="0"/>
            <w:bCs/>
            <w:color w:val="4B4B4B"/>
            <w:sz w:val="24"/>
            <w:szCs w:val="24"/>
            <w:shd w:val="clear" w:fill="FFFFFF"/>
            <w:lang w:val="en-US" w:eastAsia="zh-CN"/>
          </w:rPr>
          <w:t>为</w:t>
        </w:r>
      </w:ins>
      <w:ins w:id="5179" w:author="Janusio" w:date="2018-03-05T13:55:25Z">
        <w:r>
          <w:rPr>
            <w:rStyle w:val="16"/>
            <w:rFonts w:hint="eastAsia" w:ascii="Times New Roman" w:hAnsi="Times New Roman" w:cs="Times New Roman"/>
            <w:b w:val="0"/>
            <w:bCs/>
            <w:color w:val="4B4B4B"/>
            <w:sz w:val="24"/>
            <w:szCs w:val="24"/>
            <w:shd w:val="clear" w:fill="FFFFFF"/>
            <w:lang w:val="en-US" w:eastAsia="zh-CN"/>
          </w:rPr>
          <w:t>为</w:t>
        </w:r>
      </w:ins>
      <w:ins w:id="5180" w:author="Janusio" w:date="2018-03-05T13:55:27Z">
        <w:r>
          <w:rPr>
            <w:rStyle w:val="16"/>
            <w:rFonts w:hint="eastAsia" w:ascii="Times New Roman" w:hAnsi="Times New Roman" w:cs="Times New Roman"/>
            <w:b w:val="0"/>
            <w:bCs/>
            <w:color w:val="4B4B4B"/>
            <w:sz w:val="24"/>
            <w:szCs w:val="24"/>
            <w:shd w:val="clear" w:fill="FFFFFF"/>
            <w:lang w:val="en-US" w:eastAsia="zh-CN"/>
          </w:rPr>
          <w:t>每一个</w:t>
        </w:r>
      </w:ins>
      <w:ins w:id="5181" w:author="Janusio" w:date="2018-03-05T13:55:28Z">
        <w:r>
          <w:rPr>
            <w:rStyle w:val="16"/>
            <w:rFonts w:hint="eastAsia" w:ascii="Times New Roman" w:hAnsi="Times New Roman" w:cs="Times New Roman"/>
            <w:b w:val="0"/>
            <w:bCs/>
            <w:color w:val="4B4B4B"/>
            <w:sz w:val="24"/>
            <w:szCs w:val="24"/>
            <w:shd w:val="clear" w:fill="FFFFFF"/>
            <w:lang w:val="en-US" w:eastAsia="zh-CN"/>
          </w:rPr>
          <w:t>虚拟机</w:t>
        </w:r>
      </w:ins>
      <w:ins w:id="5182" w:author="Janusio" w:date="2018-03-05T13:55:29Z">
        <w:r>
          <w:rPr>
            <w:rStyle w:val="16"/>
            <w:rFonts w:hint="eastAsia" w:ascii="Times New Roman" w:hAnsi="Times New Roman" w:cs="Times New Roman"/>
            <w:b w:val="0"/>
            <w:bCs/>
            <w:color w:val="4B4B4B"/>
            <w:sz w:val="24"/>
            <w:szCs w:val="24"/>
            <w:shd w:val="clear" w:fill="FFFFFF"/>
            <w:lang w:val="en-US" w:eastAsia="zh-CN"/>
          </w:rPr>
          <w:t>虚拟出来</w:t>
        </w:r>
      </w:ins>
      <w:ins w:id="5183" w:author="Janusio" w:date="2018-03-05T13:55:30Z">
        <w:r>
          <w:rPr>
            <w:rStyle w:val="16"/>
            <w:rFonts w:hint="eastAsia" w:ascii="Times New Roman" w:hAnsi="Times New Roman" w:cs="Times New Roman"/>
            <w:b w:val="0"/>
            <w:bCs/>
            <w:color w:val="4B4B4B"/>
            <w:sz w:val="24"/>
            <w:szCs w:val="24"/>
            <w:shd w:val="clear" w:fill="FFFFFF"/>
            <w:lang w:val="en-US" w:eastAsia="zh-CN"/>
          </w:rPr>
          <w:t>的</w:t>
        </w:r>
      </w:ins>
      <w:ins w:id="5184" w:author="Janusio" w:date="2018-03-05T13:55:32Z">
        <w:r>
          <w:rPr>
            <w:rStyle w:val="16"/>
            <w:rFonts w:hint="eastAsia" w:ascii="Times New Roman" w:hAnsi="Times New Roman" w:cs="Times New Roman"/>
            <w:b w:val="0"/>
            <w:bCs/>
            <w:color w:val="4B4B4B"/>
            <w:sz w:val="24"/>
            <w:szCs w:val="24"/>
            <w:shd w:val="clear" w:fill="FFFFFF"/>
            <w:lang w:val="en-US" w:eastAsia="zh-CN"/>
          </w:rPr>
          <w:t>硬盘</w:t>
        </w:r>
      </w:ins>
      <w:ins w:id="5185" w:author="Janusio" w:date="2018-03-05T13:55:33Z">
        <w:r>
          <w:rPr>
            <w:rStyle w:val="16"/>
            <w:rFonts w:hint="eastAsia" w:ascii="Times New Roman" w:hAnsi="Times New Roman" w:cs="Times New Roman"/>
            <w:b w:val="0"/>
            <w:bCs/>
            <w:color w:val="4B4B4B"/>
            <w:sz w:val="24"/>
            <w:szCs w:val="24"/>
            <w:shd w:val="clear" w:fill="FFFFFF"/>
            <w:lang w:val="en-US" w:eastAsia="zh-CN"/>
          </w:rPr>
          <w:t>资源。</w:t>
        </w:r>
      </w:ins>
    </w:p>
    <w:p>
      <w:pPr>
        <w:pStyle w:val="24"/>
        <w:numPr>
          <w:ilvl w:val="0"/>
          <w:numId w:val="11"/>
          <w:ins w:id="5187" w:author="Janusio" w:date="2018-03-05T13:58:15Z"/>
        </w:numPr>
        <w:spacing w:beforeLines="0" w:afterLines="0" w:line="360" w:lineRule="auto"/>
        <w:ind w:firstLine="420" w:firstLineChars="0"/>
        <w:rPr>
          <w:ins w:id="5188" w:author="Janusio" w:date="2018-03-05T13:58:15Z"/>
          <w:rStyle w:val="16"/>
          <w:rFonts w:hint="eastAsia" w:ascii="Times New Roman" w:hAnsi="Times New Roman" w:cs="Times New Roman"/>
          <w:b w:val="0"/>
          <w:bCs/>
          <w:color w:val="4B4B4B"/>
          <w:sz w:val="24"/>
          <w:szCs w:val="24"/>
          <w:shd w:val="clear" w:fill="FFFFFF"/>
          <w:lang w:val="en-US" w:eastAsia="zh-CN"/>
        </w:rPr>
        <w:pPrChange w:id="5186" w:author="Janusio" w:date="2018-03-05T13:58:15Z">
          <w:pPr>
            <w:pStyle w:val="24"/>
            <w:spacing w:line="360" w:lineRule="auto"/>
            <w:ind w:firstLine="420" w:firstLineChars="0"/>
          </w:pPr>
        </w:pPrChange>
      </w:pPr>
      <w:ins w:id="5189" w:author="Janusio" w:date="2018-03-05T13:58:15Z">
        <w:r>
          <w:rPr>
            <w:rStyle w:val="16"/>
            <w:rFonts w:hint="eastAsia" w:ascii="Times New Roman" w:hAnsi="Times New Roman" w:cs="Times New Roman"/>
            <w:b w:val="0"/>
            <w:bCs/>
            <w:color w:val="4B4B4B"/>
            <w:sz w:val="24"/>
            <w:szCs w:val="24"/>
            <w:shd w:val="clear" w:fill="FFFFFF"/>
            <w:lang w:val="en-US" w:eastAsia="zh-CN"/>
          </w:rPr>
          <w:t>Qemu</w:t>
        </w:r>
      </w:ins>
      <w:ins w:id="5190" w:author="Janusio" w:date="2018-03-05T14:42:57Z">
        <w:r>
          <w:rPr>
            <w:rStyle w:val="16"/>
            <w:rFonts w:hint="eastAsia" w:ascii="Times New Roman" w:hAnsi="Times New Roman" w:cs="Times New Roman"/>
            <w:b w:val="0"/>
            <w:bCs/>
            <w:color w:val="4B4B4B"/>
            <w:sz w:val="24"/>
            <w:szCs w:val="24"/>
            <w:shd w:val="clear" w:fill="FFFFFF"/>
            <w:lang w:val="en-US" w:eastAsia="zh-CN"/>
          </w:rPr>
          <w:t>与</w:t>
        </w:r>
      </w:ins>
      <w:ins w:id="5191" w:author="Janusio" w:date="2018-03-05T14:42:59Z">
        <w:r>
          <w:rPr>
            <w:rStyle w:val="16"/>
            <w:rFonts w:hint="eastAsia" w:ascii="Times New Roman" w:hAnsi="Times New Roman" w:cs="Times New Roman"/>
            <w:b w:val="0"/>
            <w:bCs/>
            <w:color w:val="4B4B4B"/>
            <w:sz w:val="24"/>
            <w:szCs w:val="24"/>
            <w:shd w:val="clear" w:fill="FFFFFF"/>
            <w:lang w:val="en-US" w:eastAsia="zh-CN"/>
          </w:rPr>
          <w:t>虚拟机</w:t>
        </w:r>
      </w:ins>
      <w:ins w:id="5192" w:author="Janusio" w:date="2018-03-05T14:43:06Z">
        <w:r>
          <w:rPr>
            <w:rStyle w:val="16"/>
            <w:rFonts w:hint="eastAsia" w:ascii="Times New Roman" w:hAnsi="Times New Roman" w:cs="Times New Roman"/>
            <w:b w:val="0"/>
            <w:bCs/>
            <w:color w:val="4B4B4B"/>
            <w:sz w:val="24"/>
            <w:szCs w:val="24"/>
            <w:shd w:val="clear" w:fill="FFFFFF"/>
            <w:lang w:val="en-US" w:eastAsia="zh-CN"/>
          </w:rPr>
          <w:t>启动</w:t>
        </w:r>
      </w:ins>
    </w:p>
    <w:p>
      <w:pPr>
        <w:pStyle w:val="24"/>
        <w:numPr>
          <w:ilvl w:val="-1"/>
          <w:numId w:val="0"/>
        </w:numPr>
        <w:spacing w:beforeLines="0" w:afterLines="0" w:line="360" w:lineRule="auto"/>
        <w:ind w:firstLine="420" w:firstLineChars="0"/>
        <w:rPr>
          <w:ins w:id="5194" w:author="Janusio" w:date="2018-03-05T14:42:42Z"/>
          <w:rStyle w:val="16"/>
          <w:rFonts w:ascii="Times New Roman" w:hAnsi="Times New Roman" w:cs="Times New Roman"/>
          <w:b w:val="0"/>
          <w:bCs w:val="0"/>
          <w:color w:val="4B4B4B"/>
          <w:sz w:val="24"/>
          <w:szCs w:val="24"/>
          <w:shd w:val="clear" w:fill="FFFFFF"/>
        </w:rPr>
        <w:pPrChange w:id="5193" w:author="Janusio" w:date="2018-03-05T13:58:16Z">
          <w:pPr>
            <w:pStyle w:val="24"/>
            <w:spacing w:line="360" w:lineRule="auto"/>
            <w:ind w:firstLine="420" w:firstLineChars="0"/>
          </w:pPr>
        </w:pPrChange>
      </w:pPr>
      <w:ins w:id="5195" w:author="Janusio" w:date="2018-03-05T13:59:52Z">
        <w:r>
          <w:rPr>
            <w:rStyle w:val="16"/>
            <w:rFonts w:hint="eastAsia" w:ascii="Times New Roman" w:hAnsi="Times New Roman" w:cs="Times New Roman"/>
            <w:b w:val="0"/>
            <w:bCs w:val="0"/>
            <w:color w:val="4B4B4B"/>
            <w:sz w:val="24"/>
            <w:szCs w:val="24"/>
            <w:shd w:val="clear" w:fill="FFFFFF"/>
            <w:rPrChange w:id="5196" w:author="Janusio" w:date="2018-03-05T13:59:59Z">
              <w:rPr>
                <w:rFonts w:hint="eastAsia"/>
              </w:rPr>
            </w:rPrChange>
          </w:rPr>
          <w:t>Qemu是纯软件实现的虚拟化模拟器，几乎可以模拟任何硬件设备，我们最熟悉的就是能够模拟一台能够独立运行操作系统的虚拟机，虚拟机认为自己和硬件打交道，但其实是和Qemu模拟出来的硬件打交道，Qemu将这些指令转译给真正的硬件。</w:t>
        </w:r>
      </w:ins>
      <w:ins w:id="5197" w:author="Janusio" w:date="2018-03-05T13:59:52Z">
        <w:r>
          <w:rPr>
            <w:rStyle w:val="16"/>
            <w:rFonts w:hint="eastAsia" w:ascii="Times New Roman" w:hAnsi="Times New Roman" w:cs="Times New Roman"/>
            <w:b w:val="0"/>
            <w:bCs w:val="0"/>
            <w:color w:val="4B4B4B"/>
            <w:sz w:val="24"/>
            <w:szCs w:val="24"/>
            <w:shd w:val="clear" w:fill="FFFFFF"/>
            <w:rPrChange w:id="5198" w:author="Janusio" w:date="2018-03-05T13:59:59Z">
              <w:rPr>
                <w:rFonts w:hint="eastAsia"/>
              </w:rPr>
            </w:rPrChange>
          </w:rPr>
          <w:t>正因为Qemu是纯软件实现的，所有的指令都要经Qemu过一手，性能非常低，所以，在生产环境中，大多数的做法都是配合</w:t>
        </w:r>
      </w:ins>
      <w:ins w:id="5199" w:author="Janusio" w:date="2018-03-05T14:42:03Z">
        <w:r>
          <w:rPr>
            <w:rStyle w:val="16"/>
            <w:rFonts w:hint="eastAsia" w:ascii="Times New Roman" w:hAnsi="Times New Roman" w:cs="Times New Roman"/>
            <w:b w:val="0"/>
            <w:bCs w:val="0"/>
            <w:color w:val="4B4B4B"/>
            <w:sz w:val="24"/>
            <w:szCs w:val="24"/>
            <w:shd w:val="clear" w:fill="FFFFFF"/>
            <w:lang w:eastAsia="zh-CN"/>
          </w:rPr>
          <w:t>其他</w:t>
        </w:r>
      </w:ins>
      <w:ins w:id="5200" w:author="Janusio" w:date="2018-03-05T14:42:06Z">
        <w:r>
          <w:rPr>
            <w:rStyle w:val="16"/>
            <w:rFonts w:hint="eastAsia" w:ascii="Times New Roman" w:hAnsi="Times New Roman" w:cs="Times New Roman"/>
            <w:b w:val="0"/>
            <w:bCs w:val="0"/>
            <w:color w:val="4B4B4B"/>
            <w:sz w:val="24"/>
            <w:szCs w:val="24"/>
            <w:shd w:val="clear" w:fill="FFFFFF"/>
            <w:lang w:val="en-US" w:eastAsia="zh-CN"/>
          </w:rPr>
          <w:t>VMM</w:t>
        </w:r>
      </w:ins>
      <w:ins w:id="5201" w:author="Janusio" w:date="2018-03-05T13:59:52Z">
        <w:r>
          <w:rPr>
            <w:rStyle w:val="16"/>
            <w:rFonts w:hint="eastAsia" w:ascii="Times New Roman" w:hAnsi="Times New Roman" w:cs="Times New Roman"/>
            <w:b w:val="0"/>
            <w:bCs w:val="0"/>
            <w:color w:val="4B4B4B"/>
            <w:sz w:val="24"/>
            <w:szCs w:val="24"/>
            <w:shd w:val="clear" w:fill="FFFFFF"/>
            <w:rPrChange w:id="5202" w:author="Janusio" w:date="2018-03-05T13:59:59Z">
              <w:rPr>
                <w:rFonts w:hint="eastAsia"/>
              </w:rPr>
            </w:rPrChange>
          </w:rPr>
          <w:t>来完成虚拟化工作，因为</w:t>
        </w:r>
      </w:ins>
      <w:ins w:id="5203" w:author="Janusio" w:date="2018-03-05T14:42:16Z">
        <w:r>
          <w:rPr>
            <w:rStyle w:val="16"/>
            <w:rFonts w:hint="eastAsia" w:ascii="Times New Roman" w:hAnsi="Times New Roman" w:cs="Times New Roman"/>
            <w:b w:val="0"/>
            <w:bCs w:val="0"/>
            <w:color w:val="4B4B4B"/>
            <w:sz w:val="24"/>
            <w:szCs w:val="24"/>
            <w:shd w:val="clear" w:fill="FFFFFF"/>
            <w:lang w:eastAsia="zh-CN"/>
          </w:rPr>
          <w:t>其他</w:t>
        </w:r>
      </w:ins>
      <w:ins w:id="5204" w:author="Janusio" w:date="2018-03-05T14:42:16Z">
        <w:r>
          <w:rPr>
            <w:rStyle w:val="16"/>
            <w:rFonts w:hint="eastAsia" w:ascii="Times New Roman" w:hAnsi="Times New Roman" w:cs="Times New Roman"/>
            <w:b w:val="0"/>
            <w:bCs w:val="0"/>
            <w:color w:val="4B4B4B"/>
            <w:sz w:val="24"/>
            <w:szCs w:val="24"/>
            <w:shd w:val="clear" w:fill="FFFFFF"/>
            <w:lang w:val="en-US" w:eastAsia="zh-CN"/>
          </w:rPr>
          <w:t>VMM</w:t>
        </w:r>
      </w:ins>
      <w:ins w:id="5205" w:author="Janusio" w:date="2018-03-05T13:59:52Z">
        <w:r>
          <w:rPr>
            <w:rStyle w:val="16"/>
            <w:rFonts w:hint="eastAsia" w:ascii="Times New Roman" w:hAnsi="Times New Roman" w:cs="Times New Roman"/>
            <w:b w:val="0"/>
            <w:bCs w:val="0"/>
            <w:color w:val="4B4B4B"/>
            <w:sz w:val="24"/>
            <w:szCs w:val="24"/>
            <w:shd w:val="clear" w:fill="FFFFFF"/>
            <w:rPrChange w:id="5206" w:author="Janusio" w:date="2018-03-05T13:59:59Z">
              <w:rPr>
                <w:rFonts w:hint="eastAsia"/>
              </w:rPr>
            </w:rPrChange>
          </w:rPr>
          <w:t>是硬件辅助的虚拟化技术，主要负责比较繁琐的CPU和内存虚拟化，而Qemu则负责I/O虚拟化，两者合作各自发挥自身的优势，相得益彰。</w:t>
        </w:r>
      </w:ins>
    </w:p>
    <w:p>
      <w:pPr>
        <w:pStyle w:val="24"/>
        <w:numPr>
          <w:ilvl w:val="-1"/>
          <w:numId w:val="0"/>
        </w:numPr>
        <w:spacing w:beforeLines="0" w:afterLines="0" w:line="360" w:lineRule="auto"/>
        <w:ind w:firstLine="420" w:firstLineChars="0"/>
        <w:rPr>
          <w:rStyle w:val="16"/>
          <w:rFonts w:hint="eastAsia" w:ascii="Times New Roman" w:hAnsi="Times New Roman" w:cs="Times New Roman"/>
          <w:b w:val="0"/>
          <w:bCs w:val="0"/>
          <w:color w:val="4B4B4B"/>
          <w:sz w:val="24"/>
          <w:szCs w:val="24"/>
          <w:shd w:val="clear" w:fill="FFFFFF"/>
          <w:lang w:val="en-US" w:eastAsia="zh-CN"/>
          <w:rPrChange w:id="5208" w:author="Janusio" w:date="2018-03-05T13:52:07Z">
            <w:rPr>
              <w:rFonts w:hint="eastAsia" w:ascii="Times New Roman" w:hAnsi="Times New Roman"/>
              <w:sz w:val="24"/>
              <w:szCs w:val="24"/>
              <w:lang w:val="en-US" w:eastAsia="zh-CN"/>
            </w:rPr>
          </w:rPrChange>
        </w:rPr>
        <w:pPrChange w:id="5207" w:author="Janusio" w:date="2018-03-05T13:58:16Z">
          <w:pPr>
            <w:pStyle w:val="24"/>
            <w:spacing w:line="360" w:lineRule="auto"/>
            <w:ind w:firstLine="420" w:firstLineChars="0"/>
          </w:pPr>
        </w:pPrChange>
      </w:pPr>
      <w:ins w:id="5209" w:author="Janusio" w:date="2018-03-05T14:43:10Z">
        <w:r>
          <w:rPr>
            <w:rStyle w:val="16"/>
            <w:rFonts w:hint="eastAsia" w:ascii="Times New Roman" w:hAnsi="Times New Roman" w:cs="Times New Roman"/>
            <w:b w:val="0"/>
            <w:bCs w:val="0"/>
            <w:color w:val="4B4B4B"/>
            <w:sz w:val="24"/>
            <w:szCs w:val="24"/>
            <w:shd w:val="clear" w:fill="FFFFFF"/>
            <w:lang w:val="en-US" w:eastAsia="zh-CN"/>
          </w:rPr>
          <w:t>由此</w:t>
        </w:r>
      </w:ins>
      <w:ins w:id="5210" w:author="Janusio" w:date="2018-03-05T14:43:12Z">
        <w:r>
          <w:rPr>
            <w:rStyle w:val="16"/>
            <w:rFonts w:hint="eastAsia" w:ascii="Times New Roman" w:hAnsi="Times New Roman" w:cs="Times New Roman"/>
            <w:b w:val="0"/>
            <w:bCs w:val="0"/>
            <w:color w:val="4B4B4B"/>
            <w:sz w:val="24"/>
            <w:szCs w:val="24"/>
            <w:shd w:val="clear" w:fill="FFFFFF"/>
            <w:lang w:val="en-US" w:eastAsia="zh-CN"/>
          </w:rPr>
          <w:t>可见，</w:t>
        </w:r>
      </w:ins>
      <w:ins w:id="5211" w:author="Janusio" w:date="2018-03-05T14:43:16Z">
        <w:r>
          <w:rPr>
            <w:rStyle w:val="16"/>
            <w:rFonts w:hint="eastAsia" w:ascii="Times New Roman" w:hAnsi="Times New Roman" w:cs="Times New Roman"/>
            <w:b w:val="0"/>
            <w:bCs w:val="0"/>
            <w:color w:val="4B4B4B"/>
            <w:sz w:val="24"/>
            <w:szCs w:val="24"/>
            <w:shd w:val="clear" w:fill="FFFFFF"/>
            <w:lang w:val="en-US" w:eastAsia="zh-CN"/>
          </w:rPr>
          <w:t>在</w:t>
        </w:r>
      </w:ins>
      <w:ins w:id="5212" w:author="Janusio" w:date="2018-03-05T14:43:17Z">
        <w:r>
          <w:rPr>
            <w:rStyle w:val="16"/>
            <w:rFonts w:hint="eastAsia" w:ascii="Times New Roman" w:hAnsi="Times New Roman" w:cs="Times New Roman"/>
            <w:b w:val="0"/>
            <w:bCs w:val="0"/>
            <w:color w:val="4B4B4B"/>
            <w:sz w:val="24"/>
            <w:szCs w:val="24"/>
            <w:shd w:val="clear" w:fill="FFFFFF"/>
            <w:lang w:val="en-US" w:eastAsia="zh-CN"/>
          </w:rPr>
          <w:t>Xen</w:t>
        </w:r>
      </w:ins>
      <w:ins w:id="5213" w:author="Janusio" w:date="2018-03-05T14:43:18Z">
        <w:r>
          <w:rPr>
            <w:rStyle w:val="16"/>
            <w:rFonts w:hint="eastAsia" w:ascii="Times New Roman" w:hAnsi="Times New Roman" w:cs="Times New Roman"/>
            <w:b w:val="0"/>
            <w:bCs w:val="0"/>
            <w:color w:val="4B4B4B"/>
            <w:sz w:val="24"/>
            <w:szCs w:val="24"/>
            <w:shd w:val="clear" w:fill="FFFFFF"/>
            <w:lang w:val="en-US" w:eastAsia="zh-CN"/>
          </w:rPr>
          <w:t>或者</w:t>
        </w:r>
      </w:ins>
      <w:ins w:id="5214" w:author="Janusio" w:date="2018-03-05T14:43:20Z">
        <w:r>
          <w:rPr>
            <w:rStyle w:val="16"/>
            <w:rFonts w:hint="eastAsia" w:ascii="Times New Roman" w:hAnsi="Times New Roman" w:cs="Times New Roman"/>
            <w:b w:val="0"/>
            <w:bCs w:val="0"/>
            <w:color w:val="4B4B4B"/>
            <w:sz w:val="24"/>
            <w:szCs w:val="24"/>
            <w:shd w:val="clear" w:fill="FFFFFF"/>
            <w:lang w:val="en-US" w:eastAsia="zh-CN"/>
          </w:rPr>
          <w:t>KVM</w:t>
        </w:r>
      </w:ins>
      <w:ins w:id="5215" w:author="Janusio" w:date="2018-03-05T14:43:23Z">
        <w:r>
          <w:rPr>
            <w:rStyle w:val="16"/>
            <w:rFonts w:hint="eastAsia" w:ascii="Times New Roman" w:hAnsi="Times New Roman" w:cs="Times New Roman"/>
            <w:b w:val="0"/>
            <w:bCs w:val="0"/>
            <w:color w:val="4B4B4B"/>
            <w:sz w:val="24"/>
            <w:szCs w:val="24"/>
            <w:shd w:val="clear" w:fill="FFFFFF"/>
            <w:lang w:val="en-US" w:eastAsia="zh-CN"/>
          </w:rPr>
          <w:t>中启动</w:t>
        </w:r>
      </w:ins>
      <w:ins w:id="5216" w:author="Janusio" w:date="2018-03-05T14:43:24Z">
        <w:r>
          <w:rPr>
            <w:rStyle w:val="16"/>
            <w:rFonts w:hint="eastAsia" w:ascii="Times New Roman" w:hAnsi="Times New Roman" w:cs="Times New Roman"/>
            <w:b w:val="0"/>
            <w:bCs w:val="0"/>
            <w:color w:val="4B4B4B"/>
            <w:sz w:val="24"/>
            <w:szCs w:val="24"/>
            <w:shd w:val="clear" w:fill="FFFFFF"/>
            <w:lang w:val="en-US" w:eastAsia="zh-CN"/>
          </w:rPr>
          <w:t>虚拟机</w:t>
        </w:r>
      </w:ins>
      <w:ins w:id="5217" w:author="Janusio" w:date="2018-03-05T14:43:25Z">
        <w:r>
          <w:rPr>
            <w:rStyle w:val="16"/>
            <w:rFonts w:hint="eastAsia" w:ascii="Times New Roman" w:hAnsi="Times New Roman" w:cs="Times New Roman"/>
            <w:b w:val="0"/>
            <w:bCs w:val="0"/>
            <w:color w:val="4B4B4B"/>
            <w:sz w:val="24"/>
            <w:szCs w:val="24"/>
            <w:shd w:val="clear" w:fill="FFFFFF"/>
            <w:lang w:val="en-US" w:eastAsia="zh-CN"/>
          </w:rPr>
          <w:t>时，</w:t>
        </w:r>
      </w:ins>
      <w:ins w:id="5218" w:author="Janusio" w:date="2018-03-05T14:43:30Z">
        <w:r>
          <w:rPr>
            <w:rStyle w:val="16"/>
            <w:rFonts w:hint="eastAsia" w:ascii="Times New Roman" w:hAnsi="Times New Roman" w:cs="Times New Roman"/>
            <w:b w:val="0"/>
            <w:bCs w:val="0"/>
            <w:color w:val="4B4B4B"/>
            <w:sz w:val="24"/>
            <w:szCs w:val="24"/>
            <w:shd w:val="clear" w:fill="FFFFFF"/>
            <w:lang w:val="en-US" w:eastAsia="zh-CN"/>
          </w:rPr>
          <w:t>必然要</w:t>
        </w:r>
      </w:ins>
      <w:ins w:id="5219" w:author="Janusio" w:date="2018-03-05T14:43:31Z">
        <w:r>
          <w:rPr>
            <w:rStyle w:val="16"/>
            <w:rFonts w:hint="eastAsia" w:ascii="Times New Roman" w:hAnsi="Times New Roman" w:cs="Times New Roman"/>
            <w:b w:val="0"/>
            <w:bCs w:val="0"/>
            <w:color w:val="4B4B4B"/>
            <w:sz w:val="24"/>
            <w:szCs w:val="24"/>
            <w:shd w:val="clear" w:fill="FFFFFF"/>
            <w:lang w:val="en-US" w:eastAsia="zh-CN"/>
          </w:rPr>
          <w:t>使用</w:t>
        </w:r>
      </w:ins>
      <w:ins w:id="5220" w:author="Janusio" w:date="2018-03-05T14:43:33Z">
        <w:r>
          <w:rPr>
            <w:rStyle w:val="16"/>
            <w:rFonts w:hint="eastAsia" w:ascii="Times New Roman" w:hAnsi="Times New Roman" w:cs="Times New Roman"/>
            <w:b w:val="0"/>
            <w:bCs w:val="0"/>
            <w:color w:val="4B4B4B"/>
            <w:sz w:val="24"/>
            <w:szCs w:val="24"/>
            <w:shd w:val="clear" w:fill="FFFFFF"/>
            <w:lang w:val="en-US" w:eastAsia="zh-CN"/>
          </w:rPr>
          <w:t>Qemu</w:t>
        </w:r>
      </w:ins>
      <w:ins w:id="5221" w:author="Janusio" w:date="2018-03-05T14:43:35Z">
        <w:r>
          <w:rPr>
            <w:rStyle w:val="16"/>
            <w:rFonts w:hint="eastAsia" w:ascii="Times New Roman" w:hAnsi="Times New Roman" w:cs="Times New Roman"/>
            <w:b w:val="0"/>
            <w:bCs w:val="0"/>
            <w:color w:val="4B4B4B"/>
            <w:sz w:val="24"/>
            <w:szCs w:val="24"/>
            <w:shd w:val="clear" w:fill="FFFFFF"/>
            <w:lang w:val="en-US" w:eastAsia="zh-CN"/>
          </w:rPr>
          <w:t>提供的</w:t>
        </w:r>
      </w:ins>
      <w:ins w:id="5222" w:author="Janusio" w:date="2018-03-05T14:43:36Z">
        <w:r>
          <w:rPr>
            <w:rStyle w:val="16"/>
            <w:rFonts w:hint="eastAsia" w:ascii="Times New Roman" w:hAnsi="Times New Roman" w:cs="Times New Roman"/>
            <w:b w:val="0"/>
            <w:bCs w:val="0"/>
            <w:color w:val="4B4B4B"/>
            <w:sz w:val="24"/>
            <w:szCs w:val="24"/>
            <w:shd w:val="clear" w:fill="FFFFFF"/>
            <w:lang w:val="en-US" w:eastAsia="zh-CN"/>
          </w:rPr>
          <w:t>IO</w:t>
        </w:r>
      </w:ins>
      <w:ins w:id="5223" w:author="Janusio" w:date="2018-03-05T14:43:37Z">
        <w:r>
          <w:rPr>
            <w:rStyle w:val="16"/>
            <w:rFonts w:hint="eastAsia" w:ascii="Times New Roman" w:hAnsi="Times New Roman" w:cs="Times New Roman"/>
            <w:b w:val="0"/>
            <w:bCs w:val="0"/>
            <w:color w:val="4B4B4B"/>
            <w:sz w:val="24"/>
            <w:szCs w:val="24"/>
            <w:shd w:val="clear" w:fill="FFFFFF"/>
            <w:lang w:val="en-US" w:eastAsia="zh-CN"/>
          </w:rPr>
          <w:t>虚拟化</w:t>
        </w:r>
      </w:ins>
      <w:ins w:id="5224" w:author="Janusio" w:date="2018-03-05T14:43:38Z">
        <w:r>
          <w:rPr>
            <w:rStyle w:val="16"/>
            <w:rFonts w:hint="eastAsia" w:ascii="Times New Roman" w:hAnsi="Times New Roman" w:cs="Times New Roman"/>
            <w:b w:val="0"/>
            <w:bCs w:val="0"/>
            <w:color w:val="4B4B4B"/>
            <w:sz w:val="24"/>
            <w:szCs w:val="24"/>
            <w:shd w:val="clear" w:fill="FFFFFF"/>
            <w:lang w:val="en-US" w:eastAsia="zh-CN"/>
          </w:rPr>
          <w:t>，</w:t>
        </w:r>
      </w:ins>
      <w:ins w:id="5225" w:author="Janusio" w:date="2018-03-05T14:43:46Z">
        <w:r>
          <w:rPr>
            <w:rStyle w:val="16"/>
            <w:rFonts w:hint="eastAsia" w:ascii="Times New Roman" w:hAnsi="Times New Roman" w:cs="Times New Roman"/>
            <w:b w:val="0"/>
            <w:bCs w:val="0"/>
            <w:color w:val="4B4B4B"/>
            <w:sz w:val="24"/>
            <w:szCs w:val="24"/>
            <w:shd w:val="clear" w:fill="FFFFFF"/>
            <w:lang w:val="en-US" w:eastAsia="zh-CN"/>
          </w:rPr>
          <w:t>在</w:t>
        </w:r>
      </w:ins>
      <w:ins w:id="5226" w:author="Janusio" w:date="2018-03-05T14:43:47Z">
        <w:r>
          <w:rPr>
            <w:rStyle w:val="16"/>
            <w:rFonts w:hint="eastAsia" w:ascii="Times New Roman" w:hAnsi="Times New Roman" w:cs="Times New Roman"/>
            <w:b w:val="0"/>
            <w:bCs w:val="0"/>
            <w:color w:val="4B4B4B"/>
            <w:sz w:val="24"/>
            <w:szCs w:val="24"/>
            <w:shd w:val="clear" w:fill="FFFFFF"/>
            <w:lang w:val="en-US" w:eastAsia="zh-CN"/>
          </w:rPr>
          <w:t>Xen</w:t>
        </w:r>
      </w:ins>
      <w:ins w:id="5227" w:author="Janusio" w:date="2018-03-05T14:43:48Z">
        <w:r>
          <w:rPr>
            <w:rStyle w:val="16"/>
            <w:rFonts w:hint="eastAsia" w:ascii="Times New Roman" w:hAnsi="Times New Roman" w:cs="Times New Roman"/>
            <w:b w:val="0"/>
            <w:bCs w:val="0"/>
            <w:color w:val="4B4B4B"/>
            <w:sz w:val="24"/>
            <w:szCs w:val="24"/>
            <w:shd w:val="clear" w:fill="FFFFFF"/>
            <w:lang w:val="en-US" w:eastAsia="zh-CN"/>
          </w:rPr>
          <w:t>或者</w:t>
        </w:r>
      </w:ins>
      <w:ins w:id="5228" w:author="Janusio" w:date="2018-03-05T14:43:49Z">
        <w:r>
          <w:rPr>
            <w:rStyle w:val="16"/>
            <w:rFonts w:hint="eastAsia" w:ascii="Times New Roman" w:hAnsi="Times New Roman" w:cs="Times New Roman"/>
            <w:b w:val="0"/>
            <w:bCs w:val="0"/>
            <w:color w:val="4B4B4B"/>
            <w:sz w:val="24"/>
            <w:szCs w:val="24"/>
            <w:shd w:val="clear" w:fill="FFFFFF"/>
            <w:lang w:val="en-US" w:eastAsia="zh-CN"/>
          </w:rPr>
          <w:t>KVM</w:t>
        </w:r>
      </w:ins>
      <w:ins w:id="5229" w:author="Janusio" w:date="2018-03-05T14:43:50Z">
        <w:r>
          <w:rPr>
            <w:rStyle w:val="16"/>
            <w:rFonts w:hint="eastAsia" w:ascii="Times New Roman" w:hAnsi="Times New Roman" w:cs="Times New Roman"/>
            <w:b w:val="0"/>
            <w:bCs w:val="0"/>
            <w:color w:val="4B4B4B"/>
            <w:sz w:val="24"/>
            <w:szCs w:val="24"/>
            <w:shd w:val="clear" w:fill="FFFFFF"/>
            <w:lang w:val="en-US" w:eastAsia="zh-CN"/>
          </w:rPr>
          <w:t>中</w:t>
        </w:r>
      </w:ins>
      <w:ins w:id="5230" w:author="Janusio" w:date="2018-03-05T14:43:51Z">
        <w:r>
          <w:rPr>
            <w:rStyle w:val="16"/>
            <w:rFonts w:hint="eastAsia" w:ascii="Times New Roman" w:hAnsi="Times New Roman" w:cs="Times New Roman"/>
            <w:b w:val="0"/>
            <w:bCs w:val="0"/>
            <w:color w:val="4B4B4B"/>
            <w:sz w:val="24"/>
            <w:szCs w:val="24"/>
            <w:shd w:val="clear" w:fill="FFFFFF"/>
            <w:lang w:val="en-US" w:eastAsia="zh-CN"/>
          </w:rPr>
          <w:t>都</w:t>
        </w:r>
      </w:ins>
      <w:ins w:id="5231" w:author="Janusio" w:date="2018-03-05T14:43:52Z">
        <w:r>
          <w:rPr>
            <w:rStyle w:val="16"/>
            <w:rFonts w:hint="eastAsia" w:ascii="Times New Roman" w:hAnsi="Times New Roman" w:cs="Times New Roman"/>
            <w:b w:val="0"/>
            <w:bCs w:val="0"/>
            <w:color w:val="4B4B4B"/>
            <w:sz w:val="24"/>
            <w:szCs w:val="24"/>
            <w:shd w:val="clear" w:fill="FFFFFF"/>
            <w:lang w:val="en-US" w:eastAsia="zh-CN"/>
          </w:rPr>
          <w:t>封装</w:t>
        </w:r>
      </w:ins>
      <w:ins w:id="5232" w:author="Janusio" w:date="2018-03-05T14:43:53Z">
        <w:r>
          <w:rPr>
            <w:rStyle w:val="16"/>
            <w:rFonts w:hint="eastAsia" w:ascii="Times New Roman" w:hAnsi="Times New Roman" w:cs="Times New Roman"/>
            <w:b w:val="0"/>
            <w:bCs w:val="0"/>
            <w:color w:val="4B4B4B"/>
            <w:sz w:val="24"/>
            <w:szCs w:val="24"/>
            <w:shd w:val="clear" w:fill="FFFFFF"/>
            <w:lang w:val="en-US" w:eastAsia="zh-CN"/>
          </w:rPr>
          <w:t>了</w:t>
        </w:r>
      </w:ins>
      <w:ins w:id="5233" w:author="Janusio" w:date="2018-03-05T14:43:54Z">
        <w:r>
          <w:rPr>
            <w:rStyle w:val="16"/>
            <w:rFonts w:hint="eastAsia" w:ascii="Times New Roman" w:hAnsi="Times New Roman" w:cs="Times New Roman"/>
            <w:b w:val="0"/>
            <w:bCs w:val="0"/>
            <w:color w:val="4B4B4B"/>
            <w:sz w:val="24"/>
            <w:szCs w:val="24"/>
            <w:shd w:val="clear" w:fill="FFFFFF"/>
            <w:lang w:val="en-US" w:eastAsia="zh-CN"/>
          </w:rPr>
          <w:t>有关</w:t>
        </w:r>
      </w:ins>
      <w:ins w:id="5234" w:author="Janusio" w:date="2018-03-05T14:43:56Z">
        <w:r>
          <w:rPr>
            <w:rStyle w:val="16"/>
            <w:rFonts w:hint="eastAsia" w:ascii="Times New Roman" w:hAnsi="Times New Roman" w:cs="Times New Roman"/>
            <w:b w:val="0"/>
            <w:bCs w:val="0"/>
            <w:color w:val="4B4B4B"/>
            <w:sz w:val="24"/>
            <w:szCs w:val="24"/>
            <w:shd w:val="clear" w:fill="FFFFFF"/>
            <w:lang w:val="en-US" w:eastAsia="zh-CN"/>
          </w:rPr>
          <w:t>Qemu</w:t>
        </w:r>
      </w:ins>
      <w:ins w:id="5235" w:author="Janusio" w:date="2018-03-05T14:43:58Z">
        <w:r>
          <w:rPr>
            <w:rStyle w:val="16"/>
            <w:rFonts w:hint="eastAsia" w:ascii="Times New Roman" w:hAnsi="Times New Roman" w:cs="Times New Roman"/>
            <w:b w:val="0"/>
            <w:bCs w:val="0"/>
            <w:color w:val="4B4B4B"/>
            <w:sz w:val="24"/>
            <w:szCs w:val="24"/>
            <w:shd w:val="clear" w:fill="FFFFFF"/>
            <w:lang w:val="en-US" w:eastAsia="zh-CN"/>
          </w:rPr>
          <w:t>的</w:t>
        </w:r>
      </w:ins>
      <w:ins w:id="5236" w:author="Janusio" w:date="2018-03-05T14:43:59Z">
        <w:r>
          <w:rPr>
            <w:rStyle w:val="16"/>
            <w:rFonts w:hint="eastAsia" w:ascii="Times New Roman" w:hAnsi="Times New Roman" w:cs="Times New Roman"/>
            <w:b w:val="0"/>
            <w:bCs w:val="0"/>
            <w:color w:val="4B4B4B"/>
            <w:sz w:val="24"/>
            <w:szCs w:val="24"/>
            <w:shd w:val="clear" w:fill="FFFFFF"/>
            <w:lang w:val="en-US" w:eastAsia="zh-CN"/>
          </w:rPr>
          <w:t>相关</w:t>
        </w:r>
      </w:ins>
      <w:ins w:id="5237" w:author="Janusio" w:date="2018-03-05T14:44:01Z">
        <w:r>
          <w:rPr>
            <w:rStyle w:val="16"/>
            <w:rFonts w:hint="eastAsia" w:ascii="Times New Roman" w:hAnsi="Times New Roman" w:cs="Times New Roman"/>
            <w:b w:val="0"/>
            <w:bCs w:val="0"/>
            <w:color w:val="4B4B4B"/>
            <w:sz w:val="24"/>
            <w:szCs w:val="24"/>
            <w:shd w:val="clear" w:fill="FFFFFF"/>
            <w:lang w:val="en-US" w:eastAsia="zh-CN"/>
          </w:rPr>
          <w:t>组件，</w:t>
        </w:r>
      </w:ins>
      <w:ins w:id="5238" w:author="Janusio" w:date="2018-03-05T14:44:03Z">
        <w:r>
          <w:rPr>
            <w:rStyle w:val="16"/>
            <w:rFonts w:hint="eastAsia" w:ascii="Times New Roman" w:hAnsi="Times New Roman" w:cs="Times New Roman"/>
            <w:b w:val="0"/>
            <w:bCs w:val="0"/>
            <w:color w:val="4B4B4B"/>
            <w:sz w:val="24"/>
            <w:szCs w:val="24"/>
            <w:shd w:val="clear" w:fill="FFFFFF"/>
            <w:lang w:val="en-US" w:eastAsia="zh-CN"/>
          </w:rPr>
          <w:t>这部分</w:t>
        </w:r>
      </w:ins>
      <w:ins w:id="5239" w:author="Janusio" w:date="2018-03-05T14:44:04Z">
        <w:r>
          <w:rPr>
            <w:rStyle w:val="16"/>
            <w:rFonts w:hint="eastAsia" w:ascii="Times New Roman" w:hAnsi="Times New Roman" w:cs="Times New Roman"/>
            <w:b w:val="0"/>
            <w:bCs w:val="0"/>
            <w:color w:val="4B4B4B"/>
            <w:sz w:val="24"/>
            <w:szCs w:val="24"/>
            <w:shd w:val="clear" w:fill="FFFFFF"/>
            <w:lang w:val="en-US" w:eastAsia="zh-CN"/>
          </w:rPr>
          <w:t>内容</w:t>
        </w:r>
      </w:ins>
      <w:ins w:id="5240" w:author="Janusio" w:date="2018-03-05T14:44:09Z">
        <w:r>
          <w:rPr>
            <w:rStyle w:val="16"/>
            <w:rFonts w:hint="eastAsia" w:ascii="Times New Roman" w:hAnsi="Times New Roman" w:cs="Times New Roman"/>
            <w:b w:val="0"/>
            <w:bCs w:val="0"/>
            <w:color w:val="4B4B4B"/>
            <w:sz w:val="24"/>
            <w:szCs w:val="24"/>
            <w:shd w:val="clear" w:fill="FFFFFF"/>
            <w:lang w:val="en-US" w:eastAsia="zh-CN"/>
          </w:rPr>
          <w:t>在</w:t>
        </w:r>
      </w:ins>
      <w:ins w:id="5241" w:author="Janusio" w:date="2018-03-05T14:44:10Z">
        <w:r>
          <w:rPr>
            <w:rStyle w:val="16"/>
            <w:rFonts w:hint="eastAsia" w:ascii="Times New Roman" w:hAnsi="Times New Roman" w:cs="Times New Roman"/>
            <w:b w:val="0"/>
            <w:bCs w:val="0"/>
            <w:color w:val="4B4B4B"/>
            <w:sz w:val="24"/>
            <w:szCs w:val="24"/>
            <w:shd w:val="clear" w:fill="FFFFFF"/>
            <w:lang w:val="en-US" w:eastAsia="zh-CN"/>
          </w:rPr>
          <w:t>虚拟机</w:t>
        </w:r>
      </w:ins>
      <w:ins w:id="5242" w:author="Janusio" w:date="2018-03-05T14:44:11Z">
        <w:r>
          <w:rPr>
            <w:rStyle w:val="16"/>
            <w:rFonts w:hint="eastAsia" w:ascii="Times New Roman" w:hAnsi="Times New Roman" w:cs="Times New Roman"/>
            <w:b w:val="0"/>
            <w:bCs w:val="0"/>
            <w:color w:val="4B4B4B"/>
            <w:sz w:val="24"/>
            <w:szCs w:val="24"/>
            <w:shd w:val="clear" w:fill="FFFFFF"/>
            <w:lang w:val="en-US" w:eastAsia="zh-CN"/>
          </w:rPr>
          <w:t>启动</w:t>
        </w:r>
      </w:ins>
      <w:ins w:id="5243" w:author="Janusio" w:date="2018-03-05T14:44:13Z">
        <w:r>
          <w:rPr>
            <w:rStyle w:val="16"/>
            <w:rFonts w:hint="eastAsia" w:ascii="Times New Roman" w:hAnsi="Times New Roman" w:cs="Times New Roman"/>
            <w:b w:val="0"/>
            <w:bCs w:val="0"/>
            <w:color w:val="4B4B4B"/>
            <w:sz w:val="24"/>
            <w:szCs w:val="24"/>
            <w:shd w:val="clear" w:fill="FFFFFF"/>
            <w:lang w:val="en-US" w:eastAsia="zh-CN"/>
          </w:rPr>
          <w:t>时</w:t>
        </w:r>
      </w:ins>
      <w:ins w:id="5244" w:author="Janusio" w:date="2018-03-05T14:44:14Z">
        <w:r>
          <w:rPr>
            <w:rStyle w:val="16"/>
            <w:rFonts w:hint="eastAsia" w:ascii="Times New Roman" w:hAnsi="Times New Roman" w:cs="Times New Roman"/>
            <w:b w:val="0"/>
            <w:bCs w:val="0"/>
            <w:color w:val="4B4B4B"/>
            <w:sz w:val="24"/>
            <w:szCs w:val="24"/>
            <w:shd w:val="clear" w:fill="FFFFFF"/>
            <w:lang w:val="en-US" w:eastAsia="zh-CN"/>
          </w:rPr>
          <w:t>也需要</w:t>
        </w:r>
      </w:ins>
      <w:ins w:id="5245" w:author="Janusio" w:date="2018-03-05T14:44:17Z">
        <w:r>
          <w:rPr>
            <w:rStyle w:val="16"/>
            <w:rFonts w:hint="eastAsia" w:ascii="Times New Roman" w:hAnsi="Times New Roman" w:cs="Times New Roman"/>
            <w:b w:val="0"/>
            <w:bCs w:val="0"/>
            <w:color w:val="4B4B4B"/>
            <w:sz w:val="24"/>
            <w:szCs w:val="24"/>
            <w:shd w:val="clear" w:fill="FFFFFF"/>
            <w:lang w:val="en-US" w:eastAsia="zh-CN"/>
          </w:rPr>
          <w:t>进行</w:t>
        </w:r>
      </w:ins>
      <w:ins w:id="5246" w:author="Janusio" w:date="2018-03-05T14:44:18Z">
        <w:r>
          <w:rPr>
            <w:rStyle w:val="16"/>
            <w:rFonts w:hint="eastAsia" w:ascii="Times New Roman" w:hAnsi="Times New Roman" w:cs="Times New Roman"/>
            <w:b w:val="0"/>
            <w:bCs w:val="0"/>
            <w:color w:val="4B4B4B"/>
            <w:sz w:val="24"/>
            <w:szCs w:val="24"/>
            <w:shd w:val="clear" w:fill="FFFFFF"/>
            <w:lang w:val="en-US" w:eastAsia="zh-CN"/>
          </w:rPr>
          <w:t>重新</w:t>
        </w:r>
      </w:ins>
      <w:ins w:id="5247" w:author="Janusio" w:date="2018-03-05T14:44:23Z">
        <w:r>
          <w:rPr>
            <w:rStyle w:val="16"/>
            <w:rFonts w:hint="eastAsia" w:ascii="Times New Roman" w:hAnsi="Times New Roman" w:cs="Times New Roman"/>
            <w:b w:val="0"/>
            <w:bCs w:val="0"/>
            <w:color w:val="4B4B4B"/>
            <w:sz w:val="24"/>
            <w:szCs w:val="24"/>
            <w:shd w:val="clear" w:fill="FFFFFF"/>
            <w:lang w:val="en-US" w:eastAsia="zh-CN"/>
          </w:rPr>
          <w:t>度量</w:t>
        </w:r>
      </w:ins>
      <w:ins w:id="5248" w:author="Janusio" w:date="2018-03-05T14:44:24Z">
        <w:r>
          <w:rPr>
            <w:rStyle w:val="16"/>
            <w:rFonts w:hint="eastAsia" w:ascii="Times New Roman" w:hAnsi="Times New Roman" w:cs="Times New Roman"/>
            <w:b w:val="0"/>
            <w:bCs w:val="0"/>
            <w:color w:val="4B4B4B"/>
            <w:sz w:val="24"/>
            <w:szCs w:val="24"/>
            <w:shd w:val="clear" w:fill="FFFFFF"/>
            <w:lang w:val="en-US" w:eastAsia="zh-CN"/>
          </w:rPr>
          <w:t>。</w:t>
        </w:r>
      </w:ins>
    </w:p>
    <w:p>
      <w:pPr>
        <w:pStyle w:val="4"/>
        <w:numPr>
          <w:ins w:id="5250" w:author="Janusio" w:date="2018-03-08T02:08:12Z"/>
        </w:numPr>
        <w:spacing w:line="360" w:lineRule="auto"/>
        <w:ind w:firstLine="0" w:firstLineChars="0"/>
        <w:rPr>
          <w:rFonts w:hint="eastAsia" w:ascii="Times New Roman" w:hAnsi="Times New Roman" w:eastAsia="黑体"/>
          <w:b/>
          <w:sz w:val="24"/>
          <w:szCs w:val="24"/>
        </w:rPr>
        <w:pPrChange w:id="5249" w:author="Janusio" w:date="2018-03-08T02:08:12Z">
          <w:pPr>
            <w:pStyle w:val="24"/>
            <w:spacing w:line="360" w:lineRule="auto"/>
            <w:ind w:firstLine="0" w:firstLineChars="0"/>
          </w:pPr>
        </w:pPrChange>
      </w:pPr>
      <w:del w:id="5251" w:author="Janusio" w:date="2018-03-08T02:08:15Z">
        <w:r>
          <w:rPr>
            <w:rFonts w:hint="eastAsia" w:ascii="Times New Roman" w:hAnsi="Times New Roman"/>
            <w:sz w:val="24"/>
            <w:szCs w:val="24"/>
            <w:lang w:val="en-US" w:eastAsia="zh-CN"/>
          </w:rPr>
          <w:delText>4</w:delText>
        </w:r>
      </w:del>
      <w:del w:id="5252" w:author="Janusio" w:date="2018-03-08T02:08:15Z">
        <w:r>
          <w:rPr>
            <w:rFonts w:hint="eastAsia" w:ascii="Times New Roman" w:hAnsi="Times New Roman"/>
            <w:sz w:val="24"/>
            <w:szCs w:val="24"/>
          </w:rPr>
          <w:delText>.</w:delText>
        </w:r>
      </w:del>
      <w:del w:id="5253" w:author="Janusio" w:date="2018-03-08T02:08:15Z">
        <w:r>
          <w:rPr>
            <w:rFonts w:hint="eastAsia" w:ascii="Times New Roman" w:hAnsi="Times New Roman"/>
            <w:sz w:val="24"/>
            <w:szCs w:val="24"/>
            <w:lang w:val="en-US" w:eastAsia="zh-CN"/>
          </w:rPr>
          <w:delText>1</w:delText>
        </w:r>
      </w:del>
      <w:del w:id="5254" w:author="Janusio" w:date="2018-03-08T02:08:15Z">
        <w:r>
          <w:rPr>
            <w:rFonts w:hint="eastAsia" w:ascii="Times New Roman" w:hAnsi="Times New Roman"/>
            <w:sz w:val="24"/>
            <w:szCs w:val="24"/>
          </w:rPr>
          <w:delText>.</w:delText>
        </w:r>
      </w:del>
      <w:del w:id="5255" w:author="Janusio" w:date="2018-03-08T02:08:15Z">
        <w:r>
          <w:rPr>
            <w:rFonts w:hint="eastAsia" w:ascii="Times New Roman" w:hAnsi="Times New Roman"/>
            <w:sz w:val="24"/>
            <w:szCs w:val="24"/>
            <w:lang w:val="en-US" w:eastAsia="zh-CN"/>
          </w:rPr>
          <w:delText>4</w:delText>
        </w:r>
      </w:del>
      <w:del w:id="5256" w:author="Janusio" w:date="2018-03-08T02:08:15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TVP-QT信任链分析</w:t>
      </w:r>
    </w:p>
    <w:p>
      <w:pPr>
        <w:pStyle w:val="24"/>
        <w:spacing w:line="360" w:lineRule="auto"/>
        <w:ind w:firstLine="420" w:firstLineChars="0"/>
        <w:rPr>
          <w:ins w:id="5257" w:author="Janusio" w:date="2018-03-05T15:58:29Z"/>
          <w:rFonts w:hint="eastAsia" w:ascii="Times New Roman" w:hAnsi="Times New Roman"/>
          <w:sz w:val="24"/>
          <w:szCs w:val="24"/>
          <w:lang w:val="en-US" w:eastAsia="zh-CN"/>
        </w:rPr>
      </w:pPr>
      <w:ins w:id="5258" w:author="Janusio" w:date="2018-03-05T15:58:30Z">
        <w:r>
          <w:rPr>
            <w:rFonts w:hint="eastAsia" w:ascii="Times New Roman" w:hAnsi="Times New Roman"/>
            <w:sz w:val="24"/>
            <w:szCs w:val="24"/>
          </w:rPr>
          <w:t>TCG 组织从实体行为预期性角度给出可信的定义，并采用装载前度量的方案，给出了信任链传递和控制权转移的过程</w:t>
        </w:r>
      </w:ins>
      <w:ins w:id="5259" w:author="Janusio" w:date="2018-03-05T15:58:30Z">
        <w:r>
          <w:rPr>
            <w:rFonts w:hint="eastAsia" w:ascii="Times New Roman" w:hAnsi="Times New Roman"/>
            <w:sz w:val="24"/>
            <w:szCs w:val="24"/>
            <w:lang w:val="en-US" w:eastAsia="zh-CN"/>
          </w:rPr>
          <w:t>[19]</w:t>
        </w:r>
      </w:ins>
      <w:ins w:id="5260" w:author="Janusio" w:date="2018-03-05T15:58:30Z">
        <w:r>
          <w:rPr>
            <w:rFonts w:hint="eastAsia" w:ascii="Times New Roman" w:hAnsi="Times New Roman"/>
            <w:sz w:val="24"/>
            <w:szCs w:val="24"/>
          </w:rPr>
          <w:t>。</w:t>
        </w:r>
      </w:ins>
      <w:ins w:id="5261" w:author="Janusio" w:date="2018-03-05T15:58:30Z">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ins>
      <w:ins w:id="5262" w:author="Janusio" w:date="2018-03-05T15:58:30Z">
        <w:r>
          <w:rPr>
            <w:rFonts w:hint="eastAsia" w:ascii="Times New Roman" w:hAnsi="Times New Roman"/>
            <w:sz w:val="24"/>
            <w:szCs w:val="24"/>
          </w:rPr>
          <w:t>这与可信计算最初构建信任环境的思想并不一致</w:t>
        </w:r>
      </w:ins>
      <w:ins w:id="5263" w:author="Janusio" w:date="2018-03-05T15:58:30Z">
        <w:r>
          <w:rPr>
            <w:rFonts w:hint="eastAsia" w:ascii="Times New Roman" w:hAnsi="Times New Roman"/>
            <w:sz w:val="24"/>
            <w:szCs w:val="24"/>
            <w:lang w:val="en-US" w:eastAsia="zh-CN"/>
          </w:rPr>
          <w:t>[19]</w:t>
        </w:r>
      </w:ins>
      <w:ins w:id="5264" w:author="Janusio" w:date="2018-03-05T15:58:30Z">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ins>
      <w:ins w:id="5265" w:author="Janusio" w:date="2018-03-05T15:58:30Z">
        <w:r>
          <w:rPr>
            <w:rFonts w:hint="eastAsia" w:ascii="Times New Roman" w:hAnsi="Times New Roman"/>
            <w:sz w:val="24"/>
            <w:szCs w:val="24"/>
            <w:lang w:val="en-US" w:eastAsia="zh-CN"/>
          </w:rPr>
          <w:t>[19]</w:t>
        </w:r>
      </w:ins>
      <w:ins w:id="5266" w:author="Janusio" w:date="2018-03-05T15:58:30Z">
        <w:r>
          <w:rPr>
            <w:rFonts w:hint="eastAsia" w:ascii="Times New Roman" w:hAnsi="Times New Roman"/>
            <w:sz w:val="24"/>
            <w:szCs w:val="24"/>
          </w:rPr>
          <w:t>。</w:t>
        </w:r>
      </w:ins>
    </w:p>
    <w:p>
      <w:pPr>
        <w:pStyle w:val="24"/>
        <w:spacing w:line="360" w:lineRule="auto"/>
        <w:ind w:firstLine="420" w:firstLineChars="0"/>
        <w:rPr>
          <w:ins w:id="5267" w:author="Janusio" w:date="2018-03-05T15:40:46Z"/>
          <w:rFonts w:hint="eastAsia" w:ascii="Times New Roman" w:hAnsi="Times New Roman"/>
          <w:sz w:val="24"/>
          <w:szCs w:val="24"/>
          <w:lang w:val="en-US" w:eastAsia="zh-CN"/>
        </w:rPr>
      </w:pPr>
      <w:ins w:id="5268" w:author="Janusio" w:date="2018-03-05T15:35:18Z">
        <w:r>
          <w:rPr>
            <w:rFonts w:hint="eastAsia" w:ascii="Times New Roman" w:hAnsi="Times New Roman"/>
            <w:sz w:val="24"/>
            <w:szCs w:val="24"/>
            <w:lang w:val="en-US" w:eastAsia="zh-CN"/>
          </w:rPr>
          <w:t>由</w:t>
        </w:r>
      </w:ins>
      <w:ins w:id="5269" w:author="Janusio" w:date="2018-03-05T15:35:20Z">
        <w:r>
          <w:rPr>
            <w:rFonts w:hint="eastAsia" w:ascii="Times New Roman" w:hAnsi="Times New Roman"/>
            <w:sz w:val="24"/>
            <w:szCs w:val="24"/>
            <w:lang w:val="en-US" w:eastAsia="zh-CN"/>
          </w:rPr>
          <w:t>本文</w:t>
        </w:r>
      </w:ins>
      <w:ins w:id="5270" w:author="Janusio" w:date="2018-03-05T15:35:21Z">
        <w:r>
          <w:rPr>
            <w:rFonts w:hint="eastAsia" w:ascii="Times New Roman" w:hAnsi="Times New Roman"/>
            <w:sz w:val="24"/>
            <w:szCs w:val="24"/>
            <w:lang w:val="en-US" w:eastAsia="zh-CN"/>
          </w:rPr>
          <w:t>第</w:t>
        </w:r>
      </w:ins>
      <w:ins w:id="5271" w:author="Janusio" w:date="2018-03-05T15:35:25Z">
        <w:r>
          <w:rPr>
            <w:rFonts w:hint="eastAsia" w:ascii="Times New Roman" w:hAnsi="Times New Roman"/>
            <w:sz w:val="24"/>
            <w:szCs w:val="24"/>
            <w:lang w:val="en-US" w:eastAsia="zh-CN"/>
          </w:rPr>
          <w:t>3</w:t>
        </w:r>
      </w:ins>
      <w:ins w:id="5272" w:author="Janusio" w:date="2018-03-05T15:35:21Z">
        <w:r>
          <w:rPr>
            <w:rFonts w:hint="eastAsia" w:ascii="Times New Roman" w:hAnsi="Times New Roman"/>
            <w:sz w:val="24"/>
            <w:szCs w:val="24"/>
            <w:lang w:val="en-US" w:eastAsia="zh-CN"/>
          </w:rPr>
          <w:t>节</w:t>
        </w:r>
      </w:ins>
      <w:ins w:id="5273" w:author="Janusio" w:date="2018-03-05T15:35:22Z">
        <w:r>
          <w:rPr>
            <w:rFonts w:hint="eastAsia" w:ascii="Times New Roman" w:hAnsi="Times New Roman"/>
            <w:sz w:val="24"/>
            <w:szCs w:val="24"/>
            <w:lang w:val="en-US" w:eastAsia="zh-CN"/>
          </w:rPr>
          <w:t>可知，</w:t>
        </w:r>
      </w:ins>
      <w:ins w:id="5274" w:author="Janusio" w:date="2018-03-05T15:35:29Z">
        <w:r>
          <w:rPr>
            <w:rFonts w:hint="eastAsia" w:ascii="Times New Roman" w:hAnsi="Times New Roman"/>
            <w:sz w:val="24"/>
            <w:szCs w:val="24"/>
            <w:lang w:val="en-US" w:eastAsia="zh-CN"/>
          </w:rPr>
          <w:t>TVP</w:t>
        </w:r>
      </w:ins>
      <w:ins w:id="5275" w:author="Janusio" w:date="2018-03-05T15:35:30Z">
        <w:r>
          <w:rPr>
            <w:rFonts w:hint="eastAsia" w:ascii="Times New Roman" w:hAnsi="Times New Roman"/>
            <w:sz w:val="24"/>
            <w:szCs w:val="24"/>
            <w:lang w:val="en-US" w:eastAsia="zh-CN"/>
          </w:rPr>
          <w:t>-Q</w:t>
        </w:r>
      </w:ins>
      <w:ins w:id="5276" w:author="Janusio" w:date="2018-03-05T15:35:31Z">
        <w:r>
          <w:rPr>
            <w:rFonts w:hint="eastAsia" w:ascii="Times New Roman" w:hAnsi="Times New Roman"/>
            <w:sz w:val="24"/>
            <w:szCs w:val="24"/>
            <w:lang w:val="en-US" w:eastAsia="zh-CN"/>
          </w:rPr>
          <w:t>T</w:t>
        </w:r>
      </w:ins>
      <w:ins w:id="5277" w:author="Janusio" w:date="2018-03-05T15:35:35Z">
        <w:r>
          <w:rPr>
            <w:rFonts w:hint="eastAsia" w:ascii="Times New Roman" w:hAnsi="Times New Roman"/>
            <w:sz w:val="24"/>
            <w:szCs w:val="24"/>
            <w:lang w:val="en-US" w:eastAsia="zh-CN"/>
          </w:rPr>
          <w:t>分为</w:t>
        </w:r>
      </w:ins>
      <w:ins w:id="5278" w:author="Janusio" w:date="2018-03-05T15:35:36Z">
        <w:r>
          <w:rPr>
            <w:rFonts w:hint="eastAsia" w:ascii="Times New Roman" w:hAnsi="Times New Roman"/>
            <w:sz w:val="24"/>
            <w:szCs w:val="24"/>
            <w:lang w:val="en-US" w:eastAsia="zh-CN"/>
          </w:rPr>
          <w:t>包括</w:t>
        </w:r>
      </w:ins>
      <w:ins w:id="5279" w:author="Janusio" w:date="2018-03-05T15:36:01Z">
        <w:r>
          <w:rPr>
            <w:rFonts w:hint="eastAsia" w:ascii="Times New Roman" w:hAnsi="Times New Roman"/>
            <w:sz w:val="24"/>
            <w:szCs w:val="24"/>
            <w:lang w:val="en-US" w:eastAsia="zh-CN"/>
          </w:rPr>
          <w:t>硬件</w:t>
        </w:r>
      </w:ins>
      <w:ins w:id="5280" w:author="Janusio" w:date="2018-03-05T15:36:03Z">
        <w:r>
          <w:rPr>
            <w:rFonts w:hint="eastAsia" w:ascii="Times New Roman" w:hAnsi="Times New Roman"/>
            <w:sz w:val="24"/>
            <w:szCs w:val="24"/>
            <w:lang w:val="en-US" w:eastAsia="zh-CN"/>
          </w:rPr>
          <w:t>TPM</w:t>
        </w:r>
      </w:ins>
      <w:ins w:id="5281" w:author="Janusio" w:date="2018-03-05T15:36:04Z">
        <w:r>
          <w:rPr>
            <w:rFonts w:hint="eastAsia" w:ascii="Times New Roman" w:hAnsi="Times New Roman"/>
            <w:sz w:val="24"/>
            <w:szCs w:val="24"/>
            <w:lang w:val="en-US" w:eastAsia="zh-CN"/>
          </w:rPr>
          <w:t>、</w:t>
        </w:r>
      </w:ins>
      <w:ins w:id="5282" w:author="Janusio" w:date="2018-03-05T15:35:38Z">
        <w:r>
          <w:rPr>
            <w:rFonts w:hint="eastAsia" w:ascii="Times New Roman" w:hAnsi="Times New Roman"/>
            <w:sz w:val="24"/>
            <w:szCs w:val="24"/>
            <w:lang w:val="en-US" w:eastAsia="zh-CN"/>
          </w:rPr>
          <w:t>TCB</w:t>
        </w:r>
      </w:ins>
      <w:ins w:id="5283" w:author="Janusio" w:date="2018-03-05T15:36:06Z">
        <w:r>
          <w:rPr>
            <w:rFonts w:hint="eastAsia" w:ascii="Times New Roman" w:hAnsi="Times New Roman"/>
            <w:sz w:val="24"/>
            <w:szCs w:val="24"/>
            <w:lang w:val="en-US" w:eastAsia="zh-CN"/>
          </w:rPr>
          <w:t>、</w:t>
        </w:r>
      </w:ins>
      <w:ins w:id="5284" w:author="Janusio" w:date="2018-03-05T15:36:21Z">
        <w:r>
          <w:rPr>
            <w:rFonts w:hint="eastAsia" w:ascii="Times New Roman" w:hAnsi="Times New Roman"/>
            <w:sz w:val="24"/>
            <w:szCs w:val="24"/>
            <w:lang w:val="en-US" w:eastAsia="zh-CN"/>
          </w:rPr>
          <w:t>v</w:t>
        </w:r>
      </w:ins>
      <w:ins w:id="5285" w:author="Janusio" w:date="2018-03-05T15:36:17Z">
        <w:r>
          <w:rPr>
            <w:rFonts w:hint="eastAsia" w:ascii="Times New Roman" w:hAnsi="Times New Roman"/>
            <w:sz w:val="24"/>
            <w:szCs w:val="24"/>
            <w:lang w:val="en-US" w:eastAsia="zh-CN"/>
          </w:rPr>
          <w:t>RT</w:t>
        </w:r>
      </w:ins>
      <w:ins w:id="5286" w:author="Janusio" w:date="2018-03-05T15:36:25Z">
        <w:r>
          <w:rPr>
            <w:rFonts w:hint="eastAsia" w:ascii="Times New Roman" w:hAnsi="Times New Roman"/>
            <w:sz w:val="24"/>
            <w:szCs w:val="24"/>
            <w:lang w:val="en-US" w:eastAsia="zh-CN"/>
          </w:rPr>
          <w:t>等</w:t>
        </w:r>
      </w:ins>
      <w:ins w:id="5287" w:author="Janusio" w:date="2018-03-05T15:36:27Z">
        <w:r>
          <w:rPr>
            <w:rFonts w:hint="eastAsia" w:ascii="Times New Roman" w:hAnsi="Times New Roman"/>
            <w:sz w:val="24"/>
            <w:szCs w:val="24"/>
            <w:lang w:val="en-US" w:eastAsia="zh-CN"/>
          </w:rPr>
          <w:t>五个部分</w:t>
        </w:r>
      </w:ins>
      <w:ins w:id="5288" w:author="Janusio" w:date="2018-03-05T15:36:28Z">
        <w:r>
          <w:rPr>
            <w:rFonts w:hint="eastAsia" w:ascii="Times New Roman" w:hAnsi="Times New Roman"/>
            <w:sz w:val="24"/>
            <w:szCs w:val="24"/>
            <w:lang w:val="en-US" w:eastAsia="zh-CN"/>
          </w:rPr>
          <w:t>，</w:t>
        </w:r>
      </w:ins>
      <w:ins w:id="5289" w:author="Janusio" w:date="2018-03-05T15:36:42Z">
        <w:r>
          <w:rPr>
            <w:rFonts w:hint="eastAsia" w:ascii="Times New Roman" w:hAnsi="Times New Roman"/>
            <w:sz w:val="24"/>
            <w:szCs w:val="24"/>
            <w:lang w:val="en-US" w:eastAsia="zh-CN"/>
          </w:rPr>
          <w:t>其中</w:t>
        </w:r>
      </w:ins>
      <w:ins w:id="5290" w:author="Janusio" w:date="2018-03-05T15:36:44Z">
        <w:r>
          <w:rPr>
            <w:rFonts w:hint="eastAsia" w:ascii="Times New Roman" w:hAnsi="Times New Roman"/>
            <w:sz w:val="24"/>
            <w:szCs w:val="24"/>
            <w:lang w:val="en-US" w:eastAsia="zh-CN"/>
          </w:rPr>
          <w:t>CRTM</w:t>
        </w:r>
      </w:ins>
      <w:ins w:id="5291" w:author="Janusio" w:date="2018-03-05T15:36:48Z">
        <w:r>
          <w:rPr>
            <w:rFonts w:hint="eastAsia" w:ascii="Times New Roman" w:hAnsi="Times New Roman"/>
            <w:sz w:val="24"/>
            <w:szCs w:val="24"/>
            <w:lang w:val="en-US" w:eastAsia="zh-CN"/>
          </w:rPr>
          <w:t>作为</w:t>
        </w:r>
      </w:ins>
      <w:ins w:id="5292" w:author="Janusio" w:date="2018-03-05T15:36:50Z">
        <w:r>
          <w:rPr>
            <w:rFonts w:hint="eastAsia" w:ascii="Times New Roman" w:hAnsi="Times New Roman"/>
            <w:sz w:val="24"/>
            <w:szCs w:val="24"/>
            <w:lang w:val="en-US" w:eastAsia="zh-CN"/>
          </w:rPr>
          <w:t>TVP-QT</w:t>
        </w:r>
      </w:ins>
      <w:ins w:id="5293" w:author="Janusio" w:date="2018-03-05T15:36:55Z">
        <w:r>
          <w:rPr>
            <w:rFonts w:hint="eastAsia" w:ascii="Times New Roman" w:hAnsi="Times New Roman"/>
            <w:sz w:val="24"/>
            <w:szCs w:val="24"/>
            <w:lang w:val="en-US" w:eastAsia="zh-CN"/>
          </w:rPr>
          <w:t>最开始运行</w:t>
        </w:r>
      </w:ins>
      <w:ins w:id="5294" w:author="Janusio" w:date="2018-03-05T15:36:56Z">
        <w:r>
          <w:rPr>
            <w:rFonts w:hint="eastAsia" w:ascii="Times New Roman" w:hAnsi="Times New Roman"/>
            <w:sz w:val="24"/>
            <w:szCs w:val="24"/>
            <w:lang w:val="en-US" w:eastAsia="zh-CN"/>
          </w:rPr>
          <w:t>的</w:t>
        </w:r>
      </w:ins>
      <w:ins w:id="5295" w:author="Janusio" w:date="2018-03-05T15:36:58Z">
        <w:r>
          <w:rPr>
            <w:rFonts w:hint="eastAsia" w:ascii="Times New Roman" w:hAnsi="Times New Roman"/>
            <w:sz w:val="24"/>
            <w:szCs w:val="24"/>
            <w:lang w:val="en-US" w:eastAsia="zh-CN"/>
          </w:rPr>
          <w:t>一段代码</w:t>
        </w:r>
      </w:ins>
      <w:ins w:id="5296" w:author="Janusio" w:date="2018-03-05T15:37:14Z">
        <w:r>
          <w:rPr>
            <w:rFonts w:hint="eastAsia" w:ascii="Times New Roman" w:hAnsi="Times New Roman"/>
            <w:sz w:val="24"/>
            <w:szCs w:val="24"/>
            <w:lang w:val="en-US" w:eastAsia="zh-CN"/>
          </w:rPr>
          <w:t>，</w:t>
        </w:r>
      </w:ins>
      <w:ins w:id="5297" w:author="Janusio" w:date="2018-03-05T15:37:19Z">
        <w:r>
          <w:rPr>
            <w:rFonts w:hint="eastAsia" w:ascii="Times New Roman" w:hAnsi="Times New Roman"/>
            <w:sz w:val="24"/>
            <w:szCs w:val="24"/>
            <w:lang w:val="en-US" w:eastAsia="zh-CN"/>
          </w:rPr>
          <w:t>并</w:t>
        </w:r>
      </w:ins>
      <w:ins w:id="5298" w:author="Janusio" w:date="2018-03-05T15:37:20Z">
        <w:r>
          <w:rPr>
            <w:rFonts w:hint="eastAsia" w:ascii="Times New Roman" w:hAnsi="Times New Roman"/>
            <w:sz w:val="24"/>
            <w:szCs w:val="24"/>
            <w:lang w:val="en-US" w:eastAsia="zh-CN"/>
          </w:rPr>
          <w:t>依次</w:t>
        </w:r>
      </w:ins>
      <w:ins w:id="5299" w:author="Janusio" w:date="2018-03-05T15:37:22Z">
        <w:r>
          <w:rPr>
            <w:rFonts w:hint="eastAsia" w:ascii="Times New Roman" w:hAnsi="Times New Roman"/>
            <w:sz w:val="24"/>
            <w:szCs w:val="24"/>
            <w:lang w:val="en-US" w:eastAsia="zh-CN"/>
          </w:rPr>
          <w:t>为</w:t>
        </w:r>
      </w:ins>
      <w:ins w:id="5300" w:author="Janusio" w:date="2018-03-05T15:37:26Z">
        <w:r>
          <w:rPr>
            <w:rFonts w:hint="eastAsia" w:ascii="Times New Roman" w:hAnsi="Times New Roman"/>
            <w:sz w:val="24"/>
            <w:szCs w:val="24"/>
            <w:lang w:val="en-US" w:eastAsia="zh-CN"/>
          </w:rPr>
          <w:t>起始</w:t>
        </w:r>
      </w:ins>
      <w:ins w:id="5301" w:author="Janusio" w:date="2018-03-05T15:37:27Z">
        <w:r>
          <w:rPr>
            <w:rFonts w:hint="eastAsia" w:ascii="Times New Roman" w:hAnsi="Times New Roman"/>
            <w:sz w:val="24"/>
            <w:szCs w:val="24"/>
            <w:lang w:val="en-US" w:eastAsia="zh-CN"/>
          </w:rPr>
          <w:t>对</w:t>
        </w:r>
      </w:ins>
      <w:ins w:id="5302" w:author="Janusio" w:date="2018-03-05T15:37:29Z">
        <w:r>
          <w:rPr>
            <w:rFonts w:hint="eastAsia" w:ascii="Times New Roman" w:hAnsi="Times New Roman"/>
            <w:sz w:val="24"/>
            <w:szCs w:val="24"/>
            <w:lang w:val="en-US" w:eastAsia="zh-CN"/>
          </w:rPr>
          <w:t>整个</w:t>
        </w:r>
      </w:ins>
      <w:ins w:id="5303" w:author="Janusio" w:date="2018-03-05T15:37:35Z">
        <w:r>
          <w:rPr>
            <w:rFonts w:hint="eastAsia" w:ascii="Times New Roman" w:hAnsi="Times New Roman"/>
            <w:sz w:val="24"/>
            <w:szCs w:val="24"/>
            <w:lang w:val="en-US" w:eastAsia="zh-CN"/>
          </w:rPr>
          <w:t>TVP-QT</w:t>
        </w:r>
      </w:ins>
      <w:ins w:id="5304" w:author="Janusio" w:date="2018-03-05T15:37:36Z">
        <w:r>
          <w:rPr>
            <w:rFonts w:hint="eastAsia" w:ascii="Times New Roman" w:hAnsi="Times New Roman"/>
            <w:sz w:val="24"/>
            <w:szCs w:val="24"/>
            <w:lang w:val="en-US" w:eastAsia="zh-CN"/>
          </w:rPr>
          <w:t>进行</w:t>
        </w:r>
      </w:ins>
      <w:ins w:id="5305" w:author="Janusio" w:date="2018-03-05T15:37:37Z">
        <w:r>
          <w:rPr>
            <w:rFonts w:hint="eastAsia" w:ascii="Times New Roman" w:hAnsi="Times New Roman"/>
            <w:sz w:val="24"/>
            <w:szCs w:val="24"/>
            <w:lang w:val="en-US" w:eastAsia="zh-CN"/>
          </w:rPr>
          <w:t>构建</w:t>
        </w:r>
      </w:ins>
      <w:ins w:id="5306" w:author="Janusio" w:date="2018-03-05T15:37:43Z">
        <w:r>
          <w:rPr>
            <w:rFonts w:hint="eastAsia" w:ascii="Times New Roman" w:hAnsi="Times New Roman"/>
            <w:sz w:val="24"/>
            <w:szCs w:val="24"/>
            <w:lang w:val="en-US" w:eastAsia="zh-CN"/>
          </w:rPr>
          <w:t>。</w:t>
        </w:r>
      </w:ins>
      <w:ins w:id="5307" w:author="Janusio" w:date="2018-03-05T15:37:51Z">
        <w:r>
          <w:rPr>
            <w:rFonts w:hint="eastAsia" w:ascii="Times New Roman" w:hAnsi="Times New Roman"/>
            <w:sz w:val="24"/>
            <w:szCs w:val="24"/>
            <w:lang w:val="en-US" w:eastAsia="zh-CN"/>
          </w:rPr>
          <w:t>由</w:t>
        </w:r>
      </w:ins>
      <w:ins w:id="5308" w:author="Janusio" w:date="2018-03-05T15:37:53Z">
        <w:r>
          <w:rPr>
            <w:rFonts w:hint="eastAsia" w:ascii="Times New Roman" w:hAnsi="Times New Roman"/>
            <w:sz w:val="24"/>
            <w:szCs w:val="24"/>
            <w:lang w:val="en-US" w:eastAsia="zh-CN"/>
          </w:rPr>
          <w:t>上</w:t>
        </w:r>
      </w:ins>
      <w:ins w:id="5309" w:author="Janusio" w:date="2018-03-05T15:37:55Z">
        <w:r>
          <w:rPr>
            <w:rFonts w:hint="eastAsia" w:ascii="Times New Roman" w:hAnsi="Times New Roman"/>
            <w:sz w:val="24"/>
            <w:szCs w:val="24"/>
            <w:lang w:val="en-US" w:eastAsia="zh-CN"/>
          </w:rPr>
          <w:t>一</w:t>
        </w:r>
      </w:ins>
      <w:ins w:id="5310" w:author="Janusio" w:date="2018-03-05T15:37:56Z">
        <w:r>
          <w:rPr>
            <w:rFonts w:hint="eastAsia" w:ascii="Times New Roman" w:hAnsi="Times New Roman"/>
            <w:sz w:val="24"/>
            <w:szCs w:val="24"/>
            <w:lang w:val="en-US" w:eastAsia="zh-CN"/>
          </w:rPr>
          <w:t>小节</w:t>
        </w:r>
      </w:ins>
      <w:ins w:id="5311" w:author="Janusio" w:date="2018-03-05T15:37:57Z">
        <w:r>
          <w:rPr>
            <w:rFonts w:hint="eastAsia" w:ascii="Times New Roman" w:hAnsi="Times New Roman"/>
            <w:sz w:val="24"/>
            <w:szCs w:val="24"/>
            <w:lang w:val="en-US" w:eastAsia="zh-CN"/>
          </w:rPr>
          <w:t>对</w:t>
        </w:r>
      </w:ins>
      <w:ins w:id="5312" w:author="Janusio" w:date="2018-03-05T15:37:59Z">
        <w:r>
          <w:rPr>
            <w:rFonts w:hint="eastAsia" w:ascii="Times New Roman" w:hAnsi="Times New Roman"/>
            <w:sz w:val="24"/>
            <w:szCs w:val="24"/>
            <w:lang w:val="en-US" w:eastAsia="zh-CN"/>
          </w:rPr>
          <w:t>Linux</w:t>
        </w:r>
      </w:ins>
      <w:ins w:id="5313" w:author="Janusio" w:date="2018-03-05T15:38:00Z">
        <w:r>
          <w:rPr>
            <w:rFonts w:hint="eastAsia" w:ascii="Times New Roman" w:hAnsi="Times New Roman"/>
            <w:sz w:val="24"/>
            <w:szCs w:val="24"/>
            <w:lang w:val="en-US" w:eastAsia="zh-CN"/>
          </w:rPr>
          <w:t>启动</w:t>
        </w:r>
      </w:ins>
      <w:ins w:id="5314" w:author="Janusio" w:date="2018-03-05T15:38:01Z">
        <w:r>
          <w:rPr>
            <w:rFonts w:hint="eastAsia" w:ascii="Times New Roman" w:hAnsi="Times New Roman"/>
            <w:sz w:val="24"/>
            <w:szCs w:val="24"/>
            <w:lang w:val="en-US" w:eastAsia="zh-CN"/>
          </w:rPr>
          <w:t>过程</w:t>
        </w:r>
      </w:ins>
      <w:ins w:id="5315" w:author="Janusio" w:date="2018-03-05T15:38:40Z">
        <w:r>
          <w:rPr>
            <w:rFonts w:hint="eastAsia" w:ascii="Times New Roman" w:hAnsi="Times New Roman"/>
            <w:sz w:val="24"/>
            <w:szCs w:val="24"/>
            <w:lang w:val="en-US" w:eastAsia="zh-CN"/>
          </w:rPr>
          <w:t>的</w:t>
        </w:r>
      </w:ins>
      <w:ins w:id="5316" w:author="Janusio" w:date="2018-03-05T15:38:42Z">
        <w:r>
          <w:rPr>
            <w:rFonts w:hint="eastAsia" w:ascii="Times New Roman" w:hAnsi="Times New Roman"/>
            <w:sz w:val="24"/>
            <w:szCs w:val="24"/>
            <w:lang w:val="en-US" w:eastAsia="zh-CN"/>
          </w:rPr>
          <w:t>分析</w:t>
        </w:r>
      </w:ins>
      <w:ins w:id="5317" w:author="Janusio" w:date="2018-03-05T15:38:02Z">
        <w:r>
          <w:rPr>
            <w:rFonts w:hint="eastAsia" w:ascii="Times New Roman" w:hAnsi="Times New Roman"/>
            <w:sz w:val="24"/>
            <w:szCs w:val="24"/>
            <w:lang w:val="en-US" w:eastAsia="zh-CN"/>
          </w:rPr>
          <w:t>可知，</w:t>
        </w:r>
      </w:ins>
      <w:ins w:id="5318" w:author="Janusio" w:date="2018-03-05T15:38:07Z">
        <w:r>
          <w:rPr>
            <w:rFonts w:hint="eastAsia" w:ascii="Times New Roman" w:hAnsi="Times New Roman"/>
            <w:sz w:val="24"/>
            <w:szCs w:val="24"/>
            <w:lang w:val="en-US" w:eastAsia="zh-CN"/>
          </w:rPr>
          <w:t>TVP-QT</w:t>
        </w:r>
      </w:ins>
      <w:ins w:id="5319" w:author="Janusio" w:date="2018-03-05T15:38:08Z">
        <w:r>
          <w:rPr>
            <w:rFonts w:hint="eastAsia" w:ascii="Times New Roman" w:hAnsi="Times New Roman"/>
            <w:sz w:val="24"/>
            <w:szCs w:val="24"/>
            <w:lang w:val="en-US" w:eastAsia="zh-CN"/>
          </w:rPr>
          <w:t>的</w:t>
        </w:r>
      </w:ins>
      <w:ins w:id="5320" w:author="Janusio" w:date="2018-03-05T15:38:10Z">
        <w:r>
          <w:rPr>
            <w:rFonts w:hint="eastAsia" w:ascii="Times New Roman" w:hAnsi="Times New Roman"/>
            <w:sz w:val="24"/>
            <w:szCs w:val="24"/>
            <w:lang w:val="en-US" w:eastAsia="zh-CN"/>
          </w:rPr>
          <w:t>信任链</w:t>
        </w:r>
      </w:ins>
      <w:ins w:id="5321" w:author="Janusio" w:date="2018-03-05T15:38:11Z">
        <w:r>
          <w:rPr>
            <w:rFonts w:hint="eastAsia" w:ascii="Times New Roman" w:hAnsi="Times New Roman"/>
            <w:sz w:val="24"/>
            <w:szCs w:val="24"/>
            <w:lang w:val="en-US" w:eastAsia="zh-CN"/>
          </w:rPr>
          <w:t>构建</w:t>
        </w:r>
      </w:ins>
      <w:ins w:id="5322" w:author="Janusio" w:date="2018-03-05T15:38:12Z">
        <w:r>
          <w:rPr>
            <w:rFonts w:hint="eastAsia" w:ascii="Times New Roman" w:hAnsi="Times New Roman"/>
            <w:sz w:val="24"/>
            <w:szCs w:val="24"/>
            <w:lang w:val="en-US" w:eastAsia="zh-CN"/>
          </w:rPr>
          <w:t>应该</w:t>
        </w:r>
      </w:ins>
      <w:ins w:id="5323" w:author="Janusio" w:date="2018-03-05T15:38:13Z">
        <w:r>
          <w:rPr>
            <w:rFonts w:hint="eastAsia" w:ascii="Times New Roman" w:hAnsi="Times New Roman"/>
            <w:sz w:val="24"/>
            <w:szCs w:val="24"/>
            <w:lang w:val="en-US" w:eastAsia="zh-CN"/>
          </w:rPr>
          <w:t>包括</w:t>
        </w:r>
      </w:ins>
      <w:ins w:id="5324" w:author="Janusio" w:date="2018-03-05T15:38:24Z">
        <w:r>
          <w:rPr>
            <w:rFonts w:hint="eastAsia" w:ascii="Times New Roman" w:hAnsi="Times New Roman"/>
            <w:sz w:val="24"/>
            <w:szCs w:val="24"/>
            <w:lang w:val="en-US" w:eastAsia="zh-CN"/>
          </w:rPr>
          <w:t>CRTM</w:t>
        </w:r>
      </w:ins>
      <w:ins w:id="5325" w:author="Janusio" w:date="2018-03-05T15:38:25Z">
        <w:r>
          <w:rPr>
            <w:rFonts w:hint="eastAsia" w:ascii="Times New Roman" w:hAnsi="Times New Roman"/>
            <w:sz w:val="24"/>
            <w:szCs w:val="24"/>
            <w:lang w:val="en-US" w:eastAsia="zh-CN"/>
          </w:rPr>
          <w:t>、</w:t>
        </w:r>
      </w:ins>
      <w:ins w:id="5326" w:author="Janusio" w:date="2018-03-05T15:38:27Z">
        <w:r>
          <w:rPr>
            <w:rFonts w:hint="eastAsia" w:ascii="Times New Roman" w:hAnsi="Times New Roman"/>
            <w:sz w:val="24"/>
            <w:szCs w:val="24"/>
            <w:lang w:val="en-US" w:eastAsia="zh-CN"/>
          </w:rPr>
          <w:t>VMM</w:t>
        </w:r>
      </w:ins>
      <w:ins w:id="5327" w:author="Janusio" w:date="2018-03-05T15:38:28Z">
        <w:r>
          <w:rPr>
            <w:rFonts w:hint="eastAsia" w:ascii="Times New Roman" w:hAnsi="Times New Roman"/>
            <w:sz w:val="24"/>
            <w:szCs w:val="24"/>
            <w:lang w:val="en-US" w:eastAsia="zh-CN"/>
          </w:rPr>
          <w:t>、</w:t>
        </w:r>
      </w:ins>
      <w:ins w:id="5328" w:author="Janusio" w:date="2018-03-05T15:38:29Z">
        <w:r>
          <w:rPr>
            <w:rFonts w:hint="eastAsia" w:ascii="Times New Roman" w:hAnsi="Times New Roman"/>
            <w:sz w:val="24"/>
            <w:szCs w:val="24"/>
            <w:lang w:val="en-US" w:eastAsia="zh-CN"/>
          </w:rPr>
          <w:t>OS</w:t>
        </w:r>
      </w:ins>
      <w:ins w:id="5329" w:author="Janusio" w:date="2018-03-05T15:38:30Z">
        <w:r>
          <w:rPr>
            <w:rFonts w:hint="eastAsia" w:ascii="Times New Roman" w:hAnsi="Times New Roman"/>
            <w:sz w:val="24"/>
            <w:szCs w:val="24"/>
            <w:lang w:val="en-US" w:eastAsia="zh-CN"/>
          </w:rPr>
          <w:t>等</w:t>
        </w:r>
      </w:ins>
      <w:ins w:id="5330" w:author="Janusio" w:date="2018-03-05T15:38:31Z">
        <w:r>
          <w:rPr>
            <w:rFonts w:hint="eastAsia" w:ascii="Times New Roman" w:hAnsi="Times New Roman"/>
            <w:sz w:val="24"/>
            <w:szCs w:val="24"/>
            <w:lang w:val="en-US" w:eastAsia="zh-CN"/>
          </w:rPr>
          <w:t>组件，</w:t>
        </w:r>
      </w:ins>
      <w:ins w:id="5331" w:author="Janusio" w:date="2018-03-05T15:38:33Z">
        <w:r>
          <w:rPr>
            <w:rFonts w:hint="eastAsia" w:ascii="Times New Roman" w:hAnsi="Times New Roman"/>
            <w:sz w:val="24"/>
            <w:szCs w:val="24"/>
            <w:lang w:val="en-US" w:eastAsia="zh-CN"/>
          </w:rPr>
          <w:t>而</w:t>
        </w:r>
      </w:ins>
      <w:ins w:id="5332" w:author="Janusio" w:date="2018-03-05T15:38:35Z">
        <w:r>
          <w:rPr>
            <w:rFonts w:hint="eastAsia" w:ascii="Times New Roman" w:hAnsi="Times New Roman"/>
            <w:sz w:val="24"/>
            <w:szCs w:val="24"/>
            <w:lang w:val="en-US" w:eastAsia="zh-CN"/>
          </w:rPr>
          <w:t>对</w:t>
        </w:r>
      </w:ins>
      <w:ins w:id="5333" w:author="Janusio" w:date="2018-03-05T15:38:36Z">
        <w:r>
          <w:rPr>
            <w:rFonts w:hint="eastAsia" w:ascii="Times New Roman" w:hAnsi="Times New Roman"/>
            <w:sz w:val="24"/>
            <w:szCs w:val="24"/>
            <w:lang w:val="en-US" w:eastAsia="zh-CN"/>
          </w:rPr>
          <w:t>虚拟机</w:t>
        </w:r>
      </w:ins>
      <w:ins w:id="5334" w:author="Janusio" w:date="2018-03-05T15:38:37Z">
        <w:r>
          <w:rPr>
            <w:rFonts w:hint="eastAsia" w:ascii="Times New Roman" w:hAnsi="Times New Roman"/>
            <w:sz w:val="24"/>
            <w:szCs w:val="24"/>
            <w:lang w:val="en-US" w:eastAsia="zh-CN"/>
          </w:rPr>
          <w:t>启动</w:t>
        </w:r>
      </w:ins>
      <w:ins w:id="5335" w:author="Janusio" w:date="2018-03-05T15:38:38Z">
        <w:r>
          <w:rPr>
            <w:rFonts w:hint="eastAsia" w:ascii="Times New Roman" w:hAnsi="Times New Roman"/>
            <w:sz w:val="24"/>
            <w:szCs w:val="24"/>
            <w:lang w:val="en-US" w:eastAsia="zh-CN"/>
          </w:rPr>
          <w:t>过程</w:t>
        </w:r>
      </w:ins>
      <w:ins w:id="5336" w:author="Janusio" w:date="2018-03-05T15:38:44Z">
        <w:r>
          <w:rPr>
            <w:rFonts w:hint="eastAsia" w:ascii="Times New Roman" w:hAnsi="Times New Roman"/>
            <w:sz w:val="24"/>
            <w:szCs w:val="24"/>
            <w:lang w:val="en-US" w:eastAsia="zh-CN"/>
          </w:rPr>
          <w:t>的</w:t>
        </w:r>
      </w:ins>
      <w:ins w:id="5337" w:author="Janusio" w:date="2018-03-05T15:38:45Z">
        <w:r>
          <w:rPr>
            <w:rFonts w:hint="eastAsia" w:ascii="Times New Roman" w:hAnsi="Times New Roman"/>
            <w:sz w:val="24"/>
            <w:szCs w:val="24"/>
            <w:lang w:val="en-US" w:eastAsia="zh-CN"/>
          </w:rPr>
          <w:t>分析</w:t>
        </w:r>
      </w:ins>
      <w:ins w:id="5338" w:author="Janusio" w:date="2018-03-05T15:38:46Z">
        <w:r>
          <w:rPr>
            <w:rFonts w:hint="eastAsia" w:ascii="Times New Roman" w:hAnsi="Times New Roman"/>
            <w:sz w:val="24"/>
            <w:szCs w:val="24"/>
            <w:lang w:val="en-US" w:eastAsia="zh-CN"/>
          </w:rPr>
          <w:t>可知，</w:t>
        </w:r>
      </w:ins>
      <w:ins w:id="5339" w:author="Janusio" w:date="2018-03-05T15:38:49Z">
        <w:r>
          <w:rPr>
            <w:rFonts w:hint="eastAsia" w:ascii="Times New Roman" w:hAnsi="Times New Roman"/>
            <w:sz w:val="24"/>
            <w:szCs w:val="24"/>
            <w:lang w:val="en-US" w:eastAsia="zh-CN"/>
          </w:rPr>
          <w:t>TVP-QT</w:t>
        </w:r>
      </w:ins>
      <w:ins w:id="5340" w:author="Janusio" w:date="2018-03-05T15:38:50Z">
        <w:r>
          <w:rPr>
            <w:rFonts w:hint="eastAsia" w:ascii="Times New Roman" w:hAnsi="Times New Roman"/>
            <w:sz w:val="24"/>
            <w:szCs w:val="24"/>
            <w:lang w:val="en-US" w:eastAsia="zh-CN"/>
          </w:rPr>
          <w:t>在</w:t>
        </w:r>
      </w:ins>
      <w:ins w:id="5341" w:author="Janusio" w:date="2018-03-05T15:38:52Z">
        <w:r>
          <w:rPr>
            <w:rFonts w:hint="eastAsia" w:ascii="Times New Roman" w:hAnsi="Times New Roman"/>
            <w:sz w:val="24"/>
            <w:szCs w:val="24"/>
            <w:lang w:val="en-US" w:eastAsia="zh-CN"/>
          </w:rPr>
          <w:t>虚拟机</w:t>
        </w:r>
      </w:ins>
      <w:ins w:id="5342" w:author="Janusio" w:date="2018-03-05T15:38:53Z">
        <w:r>
          <w:rPr>
            <w:rFonts w:hint="eastAsia" w:ascii="Times New Roman" w:hAnsi="Times New Roman"/>
            <w:sz w:val="24"/>
            <w:szCs w:val="24"/>
            <w:lang w:val="en-US" w:eastAsia="zh-CN"/>
          </w:rPr>
          <w:t>部分的</w:t>
        </w:r>
      </w:ins>
      <w:ins w:id="5343" w:author="Janusio" w:date="2018-03-05T15:39:01Z">
        <w:r>
          <w:rPr>
            <w:rFonts w:hint="eastAsia" w:ascii="Times New Roman" w:hAnsi="Times New Roman"/>
            <w:sz w:val="24"/>
            <w:szCs w:val="24"/>
            <w:lang w:val="en-US" w:eastAsia="zh-CN"/>
          </w:rPr>
          <w:t>信任链</w:t>
        </w:r>
      </w:ins>
      <w:ins w:id="5344" w:author="Janusio" w:date="2018-03-05T15:39:02Z">
        <w:r>
          <w:rPr>
            <w:rFonts w:hint="eastAsia" w:ascii="Times New Roman" w:hAnsi="Times New Roman"/>
            <w:sz w:val="24"/>
            <w:szCs w:val="24"/>
            <w:lang w:val="en-US" w:eastAsia="zh-CN"/>
          </w:rPr>
          <w:t>构建</w:t>
        </w:r>
      </w:ins>
      <w:ins w:id="5345" w:author="Janusio" w:date="2018-03-05T15:39:03Z">
        <w:r>
          <w:rPr>
            <w:rFonts w:hint="eastAsia" w:ascii="Times New Roman" w:hAnsi="Times New Roman"/>
            <w:sz w:val="24"/>
            <w:szCs w:val="24"/>
            <w:lang w:val="en-US" w:eastAsia="zh-CN"/>
          </w:rPr>
          <w:t>应该</w:t>
        </w:r>
      </w:ins>
      <w:ins w:id="5346" w:author="Janusio" w:date="2018-03-05T15:39:05Z">
        <w:r>
          <w:rPr>
            <w:rFonts w:hint="eastAsia" w:ascii="Times New Roman" w:hAnsi="Times New Roman"/>
            <w:sz w:val="24"/>
            <w:szCs w:val="24"/>
            <w:lang w:val="en-US" w:eastAsia="zh-CN"/>
          </w:rPr>
          <w:t>包括</w:t>
        </w:r>
      </w:ins>
      <w:ins w:id="5347" w:author="Janusio" w:date="2018-03-05T15:39:31Z">
        <w:r>
          <w:rPr>
            <w:rFonts w:hint="eastAsia" w:ascii="Times New Roman" w:hAnsi="Times New Roman"/>
            <w:sz w:val="24"/>
            <w:szCs w:val="24"/>
            <w:lang w:val="en-US" w:eastAsia="zh-CN"/>
          </w:rPr>
          <w:t>虚拟机的</w:t>
        </w:r>
      </w:ins>
      <w:ins w:id="5348" w:author="Janusio" w:date="2018-03-05T15:39:33Z">
        <w:r>
          <w:rPr>
            <w:rFonts w:hint="eastAsia" w:ascii="Times New Roman" w:hAnsi="Times New Roman"/>
            <w:sz w:val="24"/>
            <w:szCs w:val="24"/>
            <w:lang w:val="en-US" w:eastAsia="zh-CN"/>
          </w:rPr>
          <w:t>BIOS</w:t>
        </w:r>
      </w:ins>
      <w:ins w:id="5349" w:author="Janusio" w:date="2018-03-05T15:39:42Z">
        <w:r>
          <w:rPr>
            <w:rFonts w:hint="eastAsia" w:ascii="Times New Roman" w:hAnsi="Times New Roman"/>
            <w:sz w:val="24"/>
            <w:szCs w:val="24"/>
            <w:lang w:val="en-US" w:eastAsia="zh-CN"/>
          </w:rPr>
          <w:t>、</w:t>
        </w:r>
      </w:ins>
      <w:ins w:id="5350" w:author="Janusio" w:date="2018-03-05T15:39:46Z">
        <w:r>
          <w:rPr>
            <w:rFonts w:hint="eastAsia" w:ascii="Times New Roman" w:hAnsi="Times New Roman"/>
            <w:sz w:val="24"/>
            <w:szCs w:val="24"/>
            <w:lang w:val="en-US" w:eastAsia="zh-CN"/>
          </w:rPr>
          <w:t>OSLoader、</w:t>
        </w:r>
      </w:ins>
      <w:ins w:id="5351" w:author="Janusio" w:date="2018-03-05T15:39:48Z">
        <w:r>
          <w:rPr>
            <w:rFonts w:hint="eastAsia" w:ascii="Times New Roman" w:hAnsi="Times New Roman"/>
            <w:sz w:val="24"/>
            <w:szCs w:val="24"/>
            <w:lang w:val="en-US" w:eastAsia="zh-CN"/>
          </w:rPr>
          <w:t>OS</w:t>
        </w:r>
      </w:ins>
      <w:ins w:id="5352" w:author="Janusio" w:date="2018-03-05T15:39:51Z">
        <w:r>
          <w:rPr>
            <w:rFonts w:hint="eastAsia" w:ascii="Times New Roman" w:hAnsi="Times New Roman"/>
            <w:sz w:val="24"/>
            <w:szCs w:val="24"/>
            <w:lang w:val="en-US" w:eastAsia="zh-CN"/>
          </w:rPr>
          <w:t>等部分。</w:t>
        </w:r>
      </w:ins>
      <w:ins w:id="5353" w:author="Janusio" w:date="2018-03-05T15:40:07Z">
        <w:r>
          <w:rPr>
            <w:rFonts w:hint="eastAsia" w:ascii="Times New Roman" w:hAnsi="Times New Roman"/>
            <w:sz w:val="24"/>
            <w:szCs w:val="24"/>
            <w:lang w:val="en-US" w:eastAsia="zh-CN"/>
          </w:rPr>
          <w:t>这与</w:t>
        </w:r>
      </w:ins>
      <w:ins w:id="5354" w:author="Janusio" w:date="2018-03-05T15:40:11Z">
        <w:r>
          <w:rPr>
            <w:rFonts w:hint="eastAsia" w:ascii="Times New Roman" w:hAnsi="Times New Roman"/>
            <w:sz w:val="24"/>
            <w:szCs w:val="24"/>
            <w:lang w:val="en-US" w:eastAsia="zh-CN"/>
          </w:rPr>
          <w:t>传统的</w:t>
        </w:r>
      </w:ins>
      <w:ins w:id="5355" w:author="Janusio" w:date="2018-03-05T15:40:18Z">
        <w:r>
          <w:rPr>
            <w:rFonts w:hint="eastAsia" w:ascii="Times New Roman" w:hAnsi="Times New Roman"/>
            <w:sz w:val="24"/>
            <w:szCs w:val="24"/>
            <w:lang w:val="en-US" w:eastAsia="zh-CN"/>
          </w:rPr>
          <w:t>信任链</w:t>
        </w:r>
      </w:ins>
      <w:ins w:id="5356" w:author="Janusio" w:date="2018-03-05T15:40:21Z">
        <w:r>
          <w:rPr>
            <w:rFonts w:hint="eastAsia" w:ascii="Times New Roman" w:hAnsi="Times New Roman"/>
            <w:sz w:val="24"/>
            <w:szCs w:val="24"/>
            <w:lang w:val="en-US" w:eastAsia="zh-CN"/>
          </w:rPr>
          <w:t>构建</w:t>
        </w:r>
      </w:ins>
      <w:ins w:id="5357" w:author="Janusio" w:date="2018-03-05T15:40:23Z">
        <w:r>
          <w:rPr>
            <w:rFonts w:hint="eastAsia" w:ascii="Times New Roman" w:hAnsi="Times New Roman"/>
            <w:sz w:val="24"/>
            <w:szCs w:val="24"/>
            <w:lang w:val="en-US" w:eastAsia="zh-CN"/>
          </w:rPr>
          <w:t>方式</w:t>
        </w:r>
      </w:ins>
      <w:ins w:id="5358" w:author="Janusio" w:date="2018-03-05T15:40:25Z">
        <w:r>
          <w:rPr>
            <w:rFonts w:hint="eastAsia" w:ascii="Times New Roman" w:hAnsi="Times New Roman"/>
            <w:sz w:val="24"/>
            <w:szCs w:val="24"/>
            <w:lang w:val="en-US" w:eastAsia="zh-CN"/>
          </w:rPr>
          <w:t>大致</w:t>
        </w:r>
      </w:ins>
      <w:ins w:id="5359" w:author="Janusio" w:date="2018-03-05T15:40:26Z">
        <w:r>
          <w:rPr>
            <w:rFonts w:hint="eastAsia" w:ascii="Times New Roman" w:hAnsi="Times New Roman"/>
            <w:sz w:val="24"/>
            <w:szCs w:val="24"/>
            <w:lang w:val="en-US" w:eastAsia="zh-CN"/>
          </w:rPr>
          <w:t>相同。</w:t>
        </w:r>
      </w:ins>
      <w:ins w:id="5360" w:author="Janusio" w:date="2018-03-05T15:40:29Z">
        <w:r>
          <w:rPr>
            <w:rFonts w:hint="eastAsia" w:ascii="Times New Roman" w:hAnsi="Times New Roman"/>
            <w:sz w:val="24"/>
            <w:szCs w:val="24"/>
            <w:lang w:val="en-US" w:eastAsia="zh-CN"/>
          </w:rPr>
          <w:t>下面</w:t>
        </w:r>
      </w:ins>
      <w:ins w:id="5361" w:author="Janusio" w:date="2018-03-05T15:40:30Z">
        <w:r>
          <w:rPr>
            <w:rFonts w:hint="eastAsia" w:ascii="Times New Roman" w:hAnsi="Times New Roman"/>
            <w:sz w:val="24"/>
            <w:szCs w:val="24"/>
            <w:lang w:val="en-US" w:eastAsia="zh-CN"/>
          </w:rPr>
          <w:t>主要分析</w:t>
        </w:r>
      </w:ins>
      <w:ins w:id="5362" w:author="Janusio" w:date="2018-03-05T15:40:34Z">
        <w:r>
          <w:rPr>
            <w:rFonts w:hint="eastAsia" w:ascii="Times New Roman" w:hAnsi="Times New Roman"/>
            <w:sz w:val="24"/>
            <w:szCs w:val="24"/>
            <w:lang w:val="en-US" w:eastAsia="zh-CN"/>
          </w:rPr>
          <w:t>TVP-QT</w:t>
        </w:r>
      </w:ins>
      <w:ins w:id="5363" w:author="Janusio" w:date="2018-03-05T15:40:35Z">
        <w:r>
          <w:rPr>
            <w:rFonts w:hint="eastAsia" w:ascii="Times New Roman" w:hAnsi="Times New Roman"/>
            <w:sz w:val="24"/>
            <w:szCs w:val="24"/>
            <w:lang w:val="en-US" w:eastAsia="zh-CN"/>
          </w:rPr>
          <w:t>中</w:t>
        </w:r>
      </w:ins>
      <w:ins w:id="5364" w:author="Janusio" w:date="2018-03-05T15:40:36Z">
        <w:r>
          <w:rPr>
            <w:rFonts w:hint="eastAsia" w:ascii="Times New Roman" w:hAnsi="Times New Roman"/>
            <w:sz w:val="24"/>
            <w:szCs w:val="24"/>
            <w:lang w:val="en-US" w:eastAsia="zh-CN"/>
          </w:rPr>
          <w:t>可信</w:t>
        </w:r>
      </w:ins>
      <w:ins w:id="5365" w:author="Janusio" w:date="2018-03-05T15:40:38Z">
        <w:r>
          <w:rPr>
            <w:rFonts w:hint="eastAsia" w:ascii="Times New Roman" w:hAnsi="Times New Roman"/>
            <w:sz w:val="24"/>
            <w:szCs w:val="24"/>
            <w:lang w:val="en-US" w:eastAsia="zh-CN"/>
          </w:rPr>
          <w:t>衔接点的</w:t>
        </w:r>
      </w:ins>
      <w:ins w:id="5366" w:author="Janusio" w:date="2018-03-05T15:40:42Z">
        <w:r>
          <w:rPr>
            <w:rFonts w:hint="eastAsia" w:ascii="Times New Roman" w:hAnsi="Times New Roman"/>
            <w:sz w:val="24"/>
            <w:szCs w:val="24"/>
            <w:lang w:val="en-US" w:eastAsia="zh-CN"/>
          </w:rPr>
          <w:t>信任链</w:t>
        </w:r>
      </w:ins>
      <w:ins w:id="5367" w:author="Janusio" w:date="2018-03-05T15:40:43Z">
        <w:r>
          <w:rPr>
            <w:rFonts w:hint="eastAsia" w:ascii="Times New Roman" w:hAnsi="Times New Roman"/>
            <w:sz w:val="24"/>
            <w:szCs w:val="24"/>
            <w:lang w:val="en-US" w:eastAsia="zh-CN"/>
          </w:rPr>
          <w:t>构建</w:t>
        </w:r>
      </w:ins>
      <w:ins w:id="5368" w:author="Janusio" w:date="2018-03-05T15:40:44Z">
        <w:r>
          <w:rPr>
            <w:rFonts w:hint="eastAsia" w:ascii="Times New Roman" w:hAnsi="Times New Roman"/>
            <w:sz w:val="24"/>
            <w:szCs w:val="24"/>
            <w:lang w:val="en-US" w:eastAsia="zh-CN"/>
          </w:rPr>
          <w:t>机制</w:t>
        </w:r>
      </w:ins>
      <w:ins w:id="5369" w:author="Janusio" w:date="2018-03-05T15:40:45Z">
        <w:r>
          <w:rPr>
            <w:rFonts w:hint="eastAsia" w:ascii="Times New Roman" w:hAnsi="Times New Roman"/>
            <w:sz w:val="24"/>
            <w:szCs w:val="24"/>
            <w:lang w:val="en-US" w:eastAsia="zh-CN"/>
          </w:rPr>
          <w:t>。</w:t>
        </w:r>
      </w:ins>
    </w:p>
    <w:p>
      <w:pPr>
        <w:pStyle w:val="24"/>
        <w:spacing w:line="360" w:lineRule="auto"/>
        <w:ind w:firstLine="420" w:firstLineChars="0"/>
        <w:rPr>
          <w:ins w:id="5370" w:author="Janusio" w:date="2018-03-05T15:34:26Z"/>
          <w:rFonts w:hint="eastAsia" w:ascii="Times New Roman" w:hAnsi="Times New Roman"/>
          <w:sz w:val="24"/>
          <w:szCs w:val="24"/>
          <w:lang w:val="en-US" w:eastAsia="zh-CN"/>
        </w:rPr>
      </w:pPr>
      <w:ins w:id="5371" w:author="Janusio" w:date="2018-03-05T15:40:56Z">
        <w:r>
          <w:rPr>
            <w:rFonts w:hint="eastAsia" w:ascii="Times New Roman" w:hAnsi="Times New Roman"/>
            <w:sz w:val="24"/>
            <w:szCs w:val="24"/>
            <w:lang w:val="en-US" w:eastAsia="zh-CN"/>
          </w:rPr>
          <w:t>（1）</w:t>
        </w:r>
      </w:ins>
      <w:ins w:id="5372" w:author="Janusio" w:date="2018-03-05T15:41:10Z">
        <w:r>
          <w:rPr>
            <w:rFonts w:hint="eastAsia" w:ascii="Times New Roman" w:hAnsi="Times New Roman"/>
            <w:sz w:val="24"/>
            <w:szCs w:val="24"/>
            <w:lang w:val="en-US" w:eastAsia="zh-CN"/>
          </w:rPr>
          <w:t>TJP的</w:t>
        </w:r>
      </w:ins>
      <w:ins w:id="5373" w:author="Janusio" w:date="2018-03-05T15:41:11Z">
        <w:r>
          <w:rPr>
            <w:rFonts w:hint="eastAsia" w:ascii="Times New Roman" w:hAnsi="Times New Roman"/>
            <w:sz w:val="24"/>
            <w:szCs w:val="24"/>
            <w:lang w:val="en-US" w:eastAsia="zh-CN"/>
          </w:rPr>
          <w:t>静态</w:t>
        </w:r>
      </w:ins>
      <w:ins w:id="5374" w:author="Janusio" w:date="2018-03-05T15:41:12Z">
        <w:r>
          <w:rPr>
            <w:rFonts w:hint="eastAsia" w:ascii="Times New Roman" w:hAnsi="Times New Roman"/>
            <w:sz w:val="24"/>
            <w:szCs w:val="24"/>
            <w:lang w:val="en-US" w:eastAsia="zh-CN"/>
          </w:rPr>
          <w:t>度量</w:t>
        </w:r>
      </w:ins>
    </w:p>
    <w:p>
      <w:pPr>
        <w:pStyle w:val="24"/>
        <w:spacing w:line="360" w:lineRule="auto"/>
        <w:ind w:firstLine="420" w:firstLineChars="0"/>
        <w:rPr>
          <w:ins w:id="5375" w:author="Janusio" w:date="2018-03-05T15:49:16Z"/>
          <w:rFonts w:hint="eastAsia" w:ascii="Times New Roman" w:hAnsi="Times New Roman"/>
          <w:sz w:val="24"/>
          <w:szCs w:val="24"/>
          <w:lang w:val="en-US" w:eastAsia="zh-CN"/>
        </w:rPr>
      </w:pPr>
      <w:ins w:id="5376" w:author="Janusio" w:date="2018-03-05T15:47:35Z">
        <w:r>
          <w:rPr>
            <w:rFonts w:hint="eastAsia" w:ascii="Times New Roman" w:hAnsi="Times New Roman"/>
            <w:sz w:val="24"/>
            <w:szCs w:val="24"/>
            <w:lang w:val="en-US" w:eastAsia="zh-CN"/>
          </w:rPr>
          <w:t>TJP</w:t>
        </w:r>
      </w:ins>
      <w:ins w:id="5377" w:author="Janusio" w:date="2018-03-05T15:47:36Z">
        <w:r>
          <w:rPr>
            <w:rFonts w:hint="eastAsia" w:ascii="Times New Roman" w:hAnsi="Times New Roman"/>
            <w:sz w:val="24"/>
            <w:szCs w:val="24"/>
            <w:lang w:val="en-US" w:eastAsia="zh-CN"/>
          </w:rPr>
          <w:t>作为</w:t>
        </w:r>
      </w:ins>
      <w:ins w:id="5378" w:author="Janusio" w:date="2018-03-05T15:47:40Z">
        <w:r>
          <w:rPr>
            <w:rFonts w:hint="eastAsia" w:ascii="Times New Roman" w:hAnsi="Times New Roman"/>
            <w:sz w:val="24"/>
            <w:szCs w:val="24"/>
            <w:lang w:val="en-US" w:eastAsia="zh-CN"/>
          </w:rPr>
          <w:t>TVP-QT</w:t>
        </w:r>
      </w:ins>
      <w:ins w:id="5379" w:author="Janusio" w:date="2018-03-05T15:47:41Z">
        <w:r>
          <w:rPr>
            <w:rFonts w:hint="eastAsia" w:ascii="Times New Roman" w:hAnsi="Times New Roman"/>
            <w:sz w:val="24"/>
            <w:szCs w:val="24"/>
            <w:lang w:val="en-US" w:eastAsia="zh-CN"/>
          </w:rPr>
          <w:t>中</w:t>
        </w:r>
      </w:ins>
      <w:ins w:id="5380" w:author="Janusio" w:date="2018-03-05T15:47:42Z">
        <w:r>
          <w:rPr>
            <w:rFonts w:hint="eastAsia" w:ascii="Times New Roman" w:hAnsi="Times New Roman"/>
            <w:sz w:val="24"/>
            <w:szCs w:val="24"/>
            <w:lang w:val="en-US" w:eastAsia="zh-CN"/>
          </w:rPr>
          <w:t>衔接</w:t>
        </w:r>
      </w:ins>
      <w:ins w:id="5381" w:author="Janusio" w:date="2018-03-05T15:47:46Z">
        <w:r>
          <w:rPr>
            <w:rFonts w:hint="eastAsia" w:ascii="Times New Roman" w:hAnsi="Times New Roman"/>
            <w:sz w:val="24"/>
            <w:szCs w:val="24"/>
            <w:lang w:val="en-US" w:eastAsia="zh-CN"/>
          </w:rPr>
          <w:t>云计算</w:t>
        </w:r>
      </w:ins>
      <w:ins w:id="5382" w:author="Janusio" w:date="2018-03-05T15:47:47Z">
        <w:r>
          <w:rPr>
            <w:rFonts w:hint="eastAsia" w:ascii="Times New Roman" w:hAnsi="Times New Roman"/>
            <w:sz w:val="24"/>
            <w:szCs w:val="24"/>
            <w:lang w:val="en-US" w:eastAsia="zh-CN"/>
          </w:rPr>
          <w:t>平台</w:t>
        </w:r>
      </w:ins>
      <w:ins w:id="5383" w:author="Janusio" w:date="2018-03-05T15:47:53Z">
        <w:r>
          <w:rPr>
            <w:rFonts w:hint="eastAsia" w:ascii="Times New Roman" w:hAnsi="Times New Roman"/>
            <w:sz w:val="24"/>
            <w:szCs w:val="24"/>
            <w:lang w:val="en-US" w:eastAsia="zh-CN"/>
          </w:rPr>
          <w:t>物理服务器</w:t>
        </w:r>
      </w:ins>
      <w:ins w:id="5384" w:author="Janusio" w:date="2018-03-05T15:47:47Z">
        <w:r>
          <w:rPr>
            <w:rFonts w:hint="eastAsia" w:ascii="Times New Roman" w:hAnsi="Times New Roman"/>
            <w:sz w:val="24"/>
            <w:szCs w:val="24"/>
            <w:lang w:val="en-US" w:eastAsia="zh-CN"/>
          </w:rPr>
          <w:t>和</w:t>
        </w:r>
      </w:ins>
      <w:ins w:id="5385" w:author="Janusio" w:date="2018-03-05T15:47:50Z">
        <w:r>
          <w:rPr>
            <w:rFonts w:hint="eastAsia" w:ascii="Times New Roman" w:hAnsi="Times New Roman"/>
            <w:sz w:val="24"/>
            <w:szCs w:val="24"/>
            <w:lang w:val="en-US" w:eastAsia="zh-CN"/>
          </w:rPr>
          <w:t>虚拟机</w:t>
        </w:r>
      </w:ins>
      <w:ins w:id="5386" w:author="Janusio" w:date="2018-03-05T15:47:55Z">
        <w:r>
          <w:rPr>
            <w:rFonts w:hint="eastAsia" w:ascii="Times New Roman" w:hAnsi="Times New Roman"/>
            <w:sz w:val="24"/>
            <w:szCs w:val="24"/>
            <w:lang w:val="en-US" w:eastAsia="zh-CN"/>
          </w:rPr>
          <w:t>的</w:t>
        </w:r>
      </w:ins>
      <w:ins w:id="5387" w:author="Janusio" w:date="2018-03-05T15:47:57Z">
        <w:r>
          <w:rPr>
            <w:rFonts w:hint="eastAsia" w:ascii="Times New Roman" w:hAnsi="Times New Roman"/>
            <w:sz w:val="24"/>
            <w:szCs w:val="24"/>
            <w:lang w:val="en-US" w:eastAsia="zh-CN"/>
          </w:rPr>
          <w:t>重要</w:t>
        </w:r>
      </w:ins>
      <w:ins w:id="5388" w:author="Janusio" w:date="2018-03-05T15:47:58Z">
        <w:r>
          <w:rPr>
            <w:rFonts w:hint="eastAsia" w:ascii="Times New Roman" w:hAnsi="Times New Roman"/>
            <w:sz w:val="24"/>
            <w:szCs w:val="24"/>
            <w:lang w:val="en-US" w:eastAsia="zh-CN"/>
          </w:rPr>
          <w:t>部分，</w:t>
        </w:r>
      </w:ins>
      <w:ins w:id="5389" w:author="Janusio" w:date="2018-03-05T15:48:00Z">
        <w:r>
          <w:rPr>
            <w:rFonts w:hint="eastAsia" w:ascii="Times New Roman" w:hAnsi="Times New Roman"/>
            <w:sz w:val="24"/>
            <w:szCs w:val="24"/>
            <w:lang w:val="en-US" w:eastAsia="zh-CN"/>
          </w:rPr>
          <w:t>根据</w:t>
        </w:r>
      </w:ins>
      <w:ins w:id="5390" w:author="Janusio" w:date="2018-03-05T15:48:12Z">
        <w:r>
          <w:rPr>
            <w:rFonts w:hint="eastAsia" w:ascii="Times New Roman" w:hAnsi="Times New Roman"/>
            <w:sz w:val="24"/>
            <w:szCs w:val="24"/>
            <w:lang w:val="en-US" w:eastAsia="zh-CN"/>
          </w:rPr>
          <w:t>云计算</w:t>
        </w:r>
      </w:ins>
      <w:ins w:id="5391" w:author="Janusio" w:date="2018-03-05T15:48:13Z">
        <w:r>
          <w:rPr>
            <w:rFonts w:hint="eastAsia" w:ascii="Times New Roman" w:hAnsi="Times New Roman"/>
            <w:sz w:val="24"/>
            <w:szCs w:val="24"/>
            <w:lang w:val="en-US" w:eastAsia="zh-CN"/>
          </w:rPr>
          <w:t>平台</w:t>
        </w:r>
      </w:ins>
      <w:ins w:id="5392" w:author="Janusio" w:date="2018-03-05T15:48:14Z">
        <w:r>
          <w:rPr>
            <w:rFonts w:hint="eastAsia" w:ascii="Times New Roman" w:hAnsi="Times New Roman"/>
            <w:sz w:val="24"/>
            <w:szCs w:val="24"/>
            <w:lang w:val="en-US" w:eastAsia="zh-CN"/>
          </w:rPr>
          <w:t>模块</w:t>
        </w:r>
      </w:ins>
      <w:ins w:id="5393" w:author="Janusio" w:date="2018-03-05T15:48:15Z">
        <w:r>
          <w:rPr>
            <w:rFonts w:hint="eastAsia" w:ascii="Times New Roman" w:hAnsi="Times New Roman"/>
            <w:sz w:val="24"/>
            <w:szCs w:val="24"/>
            <w:lang w:val="en-US" w:eastAsia="zh-CN"/>
          </w:rPr>
          <w:t>的</w:t>
        </w:r>
      </w:ins>
      <w:ins w:id="5394" w:author="Janusio" w:date="2018-03-05T15:48:16Z">
        <w:r>
          <w:rPr>
            <w:rFonts w:hint="eastAsia" w:ascii="Times New Roman" w:hAnsi="Times New Roman"/>
            <w:sz w:val="24"/>
            <w:szCs w:val="24"/>
            <w:lang w:val="en-US" w:eastAsia="zh-CN"/>
          </w:rPr>
          <w:t>启动</w:t>
        </w:r>
      </w:ins>
      <w:ins w:id="5395" w:author="Janusio" w:date="2018-03-05T15:48:18Z">
        <w:r>
          <w:rPr>
            <w:rFonts w:hint="eastAsia" w:ascii="Times New Roman" w:hAnsi="Times New Roman"/>
            <w:sz w:val="24"/>
            <w:szCs w:val="24"/>
            <w:lang w:val="en-US" w:eastAsia="zh-CN"/>
          </w:rPr>
          <w:t>方式</w:t>
        </w:r>
      </w:ins>
      <w:ins w:id="5396" w:author="Janusio" w:date="2018-03-05T15:48:19Z">
        <w:r>
          <w:rPr>
            <w:rFonts w:hint="eastAsia" w:ascii="Times New Roman" w:hAnsi="Times New Roman"/>
            <w:sz w:val="24"/>
            <w:szCs w:val="24"/>
            <w:lang w:val="en-US" w:eastAsia="zh-CN"/>
          </w:rPr>
          <w:t>和</w:t>
        </w:r>
      </w:ins>
      <w:ins w:id="5397" w:author="Janusio" w:date="2018-03-05T15:48:31Z">
        <w:r>
          <w:rPr>
            <w:rFonts w:hint="eastAsia" w:ascii="Times New Roman" w:hAnsi="Times New Roman"/>
            <w:sz w:val="24"/>
            <w:szCs w:val="24"/>
            <w:lang w:val="en-US" w:eastAsia="zh-CN"/>
          </w:rPr>
          <w:t>可信</w:t>
        </w:r>
      </w:ins>
      <w:ins w:id="5398" w:author="Janusio" w:date="2018-03-05T15:48:32Z">
        <w:r>
          <w:rPr>
            <w:rFonts w:hint="eastAsia" w:ascii="Times New Roman" w:hAnsi="Times New Roman"/>
            <w:sz w:val="24"/>
            <w:szCs w:val="24"/>
            <w:lang w:val="en-US" w:eastAsia="zh-CN"/>
          </w:rPr>
          <w:t>计算</w:t>
        </w:r>
      </w:ins>
      <w:ins w:id="5399" w:author="Janusio" w:date="2018-03-05T15:48:33Z">
        <w:r>
          <w:rPr>
            <w:rFonts w:hint="eastAsia" w:ascii="Times New Roman" w:hAnsi="Times New Roman"/>
            <w:sz w:val="24"/>
            <w:szCs w:val="24"/>
            <w:lang w:val="en-US" w:eastAsia="zh-CN"/>
          </w:rPr>
          <w:t>中</w:t>
        </w:r>
      </w:ins>
      <w:ins w:id="5400" w:author="Janusio" w:date="2018-03-05T15:48:34Z">
        <w:r>
          <w:rPr>
            <w:rFonts w:hint="eastAsia" w:ascii="Times New Roman" w:hAnsi="Times New Roman"/>
            <w:sz w:val="24"/>
            <w:szCs w:val="24"/>
            <w:lang w:val="en-US" w:eastAsia="zh-CN"/>
          </w:rPr>
          <w:t>静态</w:t>
        </w:r>
      </w:ins>
      <w:ins w:id="5401" w:author="Janusio" w:date="2018-03-05T15:48:35Z">
        <w:r>
          <w:rPr>
            <w:rFonts w:hint="eastAsia" w:ascii="Times New Roman" w:hAnsi="Times New Roman"/>
            <w:sz w:val="24"/>
            <w:szCs w:val="24"/>
            <w:lang w:val="en-US" w:eastAsia="zh-CN"/>
          </w:rPr>
          <w:t>度量和</w:t>
        </w:r>
      </w:ins>
      <w:ins w:id="5402" w:author="Janusio" w:date="2018-03-05T15:48:37Z">
        <w:r>
          <w:rPr>
            <w:rFonts w:hint="eastAsia" w:ascii="Times New Roman" w:hAnsi="Times New Roman"/>
            <w:sz w:val="24"/>
            <w:szCs w:val="24"/>
            <w:lang w:val="en-US" w:eastAsia="zh-CN"/>
          </w:rPr>
          <w:t>动态</w:t>
        </w:r>
      </w:ins>
      <w:ins w:id="5403" w:author="Janusio" w:date="2018-03-05T15:48:38Z">
        <w:r>
          <w:rPr>
            <w:rFonts w:hint="eastAsia" w:ascii="Times New Roman" w:hAnsi="Times New Roman"/>
            <w:sz w:val="24"/>
            <w:szCs w:val="24"/>
            <w:lang w:val="en-US" w:eastAsia="zh-CN"/>
          </w:rPr>
          <w:t>度量</w:t>
        </w:r>
      </w:ins>
      <w:ins w:id="5404" w:author="Janusio" w:date="2018-03-05T15:48:39Z">
        <w:r>
          <w:rPr>
            <w:rFonts w:hint="eastAsia" w:ascii="Times New Roman" w:hAnsi="Times New Roman"/>
            <w:sz w:val="24"/>
            <w:szCs w:val="24"/>
            <w:lang w:val="en-US" w:eastAsia="zh-CN"/>
          </w:rPr>
          <w:t>方式</w:t>
        </w:r>
      </w:ins>
      <w:ins w:id="5405" w:author="Janusio" w:date="2018-03-05T15:48:58Z">
        <w:r>
          <w:rPr>
            <w:rFonts w:hint="eastAsia" w:ascii="Times New Roman" w:hAnsi="Times New Roman"/>
            <w:sz w:val="24"/>
            <w:szCs w:val="24"/>
            <w:lang w:val="en-US" w:eastAsia="zh-CN"/>
          </w:rPr>
          <w:t>也有</w:t>
        </w:r>
      </w:ins>
      <w:ins w:id="5406" w:author="Janusio" w:date="2018-03-05T15:48:59Z">
        <w:r>
          <w:rPr>
            <w:rFonts w:hint="eastAsia" w:ascii="Times New Roman" w:hAnsi="Times New Roman"/>
            <w:sz w:val="24"/>
            <w:szCs w:val="24"/>
            <w:lang w:val="en-US" w:eastAsia="zh-CN"/>
          </w:rPr>
          <w:t>静态</w:t>
        </w:r>
      </w:ins>
      <w:ins w:id="5407" w:author="Janusio" w:date="2018-03-05T15:49:01Z">
        <w:r>
          <w:rPr>
            <w:rFonts w:hint="eastAsia" w:ascii="Times New Roman" w:hAnsi="Times New Roman"/>
            <w:sz w:val="24"/>
            <w:szCs w:val="24"/>
            <w:lang w:val="en-US" w:eastAsia="zh-CN"/>
          </w:rPr>
          <w:t>度量</w:t>
        </w:r>
      </w:ins>
      <w:ins w:id="5408" w:author="Janusio" w:date="2018-03-05T15:49:02Z">
        <w:r>
          <w:rPr>
            <w:rFonts w:hint="eastAsia" w:ascii="Times New Roman" w:hAnsi="Times New Roman"/>
            <w:sz w:val="24"/>
            <w:szCs w:val="24"/>
            <w:lang w:val="en-US" w:eastAsia="zh-CN"/>
          </w:rPr>
          <w:t>和</w:t>
        </w:r>
      </w:ins>
      <w:ins w:id="5409" w:author="Janusio" w:date="2018-03-05T15:49:05Z">
        <w:r>
          <w:rPr>
            <w:rFonts w:hint="eastAsia" w:ascii="Times New Roman" w:hAnsi="Times New Roman"/>
            <w:sz w:val="24"/>
            <w:szCs w:val="24"/>
            <w:lang w:val="en-US" w:eastAsia="zh-CN"/>
          </w:rPr>
          <w:t>静态</w:t>
        </w:r>
      </w:ins>
      <w:ins w:id="5410" w:author="Janusio" w:date="2018-03-05T15:49:08Z">
        <w:r>
          <w:rPr>
            <w:rFonts w:hint="eastAsia" w:ascii="Times New Roman" w:hAnsi="Times New Roman"/>
            <w:sz w:val="24"/>
            <w:szCs w:val="24"/>
            <w:lang w:val="en-US" w:eastAsia="zh-CN"/>
          </w:rPr>
          <w:t>度量</w:t>
        </w:r>
      </w:ins>
      <w:ins w:id="5411" w:author="Janusio" w:date="2018-03-05T15:49:12Z">
        <w:r>
          <w:rPr>
            <w:rFonts w:hint="eastAsia" w:ascii="Times New Roman" w:hAnsi="Times New Roman"/>
            <w:sz w:val="24"/>
            <w:szCs w:val="24"/>
            <w:lang w:val="en-US" w:eastAsia="zh-CN"/>
          </w:rPr>
          <w:t>两种</w:t>
        </w:r>
      </w:ins>
      <w:ins w:id="5412" w:author="Janusio" w:date="2018-03-05T15:49:14Z">
        <w:r>
          <w:rPr>
            <w:rFonts w:hint="eastAsia" w:ascii="Times New Roman" w:hAnsi="Times New Roman"/>
            <w:sz w:val="24"/>
            <w:szCs w:val="24"/>
            <w:lang w:val="en-US" w:eastAsia="zh-CN"/>
          </w:rPr>
          <w:t>方式。</w:t>
        </w:r>
      </w:ins>
    </w:p>
    <w:p>
      <w:pPr>
        <w:pStyle w:val="24"/>
        <w:spacing w:line="360" w:lineRule="auto"/>
        <w:ind w:firstLine="420" w:firstLineChars="0"/>
        <w:rPr>
          <w:ins w:id="5413" w:author="Janusio" w:date="2018-03-05T15:47:32Z"/>
          <w:rFonts w:hint="eastAsia" w:ascii="Times New Roman" w:hAnsi="Times New Roman"/>
          <w:sz w:val="24"/>
          <w:szCs w:val="24"/>
          <w:lang w:val="en-US" w:eastAsia="zh-CN"/>
        </w:rPr>
      </w:pPr>
      <w:ins w:id="5414" w:author="Janusio" w:date="2018-03-05T15:49:17Z">
        <w:r>
          <w:rPr>
            <w:rFonts w:hint="eastAsia" w:ascii="Times New Roman" w:hAnsi="Times New Roman"/>
            <w:sz w:val="24"/>
            <w:szCs w:val="24"/>
            <w:lang w:val="en-US" w:eastAsia="zh-CN"/>
          </w:rPr>
          <w:t>其中</w:t>
        </w:r>
      </w:ins>
      <w:ins w:id="5415" w:author="Janusio" w:date="2018-03-05T15:49:19Z">
        <w:r>
          <w:rPr>
            <w:rFonts w:hint="eastAsia" w:ascii="Times New Roman" w:hAnsi="Times New Roman"/>
            <w:sz w:val="24"/>
            <w:szCs w:val="24"/>
            <w:lang w:val="en-US" w:eastAsia="zh-CN"/>
          </w:rPr>
          <w:t>TJP的</w:t>
        </w:r>
      </w:ins>
      <w:ins w:id="5416" w:author="Janusio" w:date="2018-03-05T15:49:22Z">
        <w:r>
          <w:rPr>
            <w:rFonts w:hint="eastAsia" w:ascii="Times New Roman" w:hAnsi="Times New Roman"/>
            <w:sz w:val="24"/>
            <w:szCs w:val="24"/>
            <w:lang w:val="en-US" w:eastAsia="zh-CN"/>
          </w:rPr>
          <w:t>静态度量</w:t>
        </w:r>
      </w:ins>
      <w:ins w:id="5417" w:author="Janusio" w:date="2018-03-05T15:49:24Z">
        <w:r>
          <w:rPr>
            <w:rFonts w:hint="eastAsia" w:ascii="Times New Roman" w:hAnsi="Times New Roman"/>
            <w:sz w:val="24"/>
            <w:szCs w:val="24"/>
            <w:lang w:val="en-US" w:eastAsia="zh-CN"/>
          </w:rPr>
          <w:t>在</w:t>
        </w:r>
      </w:ins>
      <w:ins w:id="5418" w:author="Janusio" w:date="2018-03-05T15:49:26Z">
        <w:r>
          <w:rPr>
            <w:rFonts w:hint="eastAsia" w:ascii="Times New Roman" w:hAnsi="Times New Roman"/>
            <w:sz w:val="24"/>
            <w:szCs w:val="24"/>
            <w:lang w:val="en-US" w:eastAsia="zh-CN"/>
          </w:rPr>
          <w:t>云计算</w:t>
        </w:r>
      </w:ins>
      <w:ins w:id="5419" w:author="Janusio" w:date="2018-03-05T15:49:28Z">
        <w:r>
          <w:rPr>
            <w:rFonts w:hint="eastAsia" w:ascii="Times New Roman" w:hAnsi="Times New Roman"/>
            <w:sz w:val="24"/>
            <w:szCs w:val="24"/>
            <w:lang w:val="en-US" w:eastAsia="zh-CN"/>
          </w:rPr>
          <w:t>平台</w:t>
        </w:r>
      </w:ins>
      <w:ins w:id="5420" w:author="Janusio" w:date="2018-03-05T15:49:29Z">
        <w:r>
          <w:rPr>
            <w:rFonts w:hint="eastAsia" w:ascii="Times New Roman" w:hAnsi="Times New Roman"/>
            <w:sz w:val="24"/>
            <w:szCs w:val="24"/>
            <w:lang w:val="en-US" w:eastAsia="zh-CN"/>
          </w:rPr>
          <w:t>进行</w:t>
        </w:r>
      </w:ins>
      <w:ins w:id="5421" w:author="Janusio" w:date="2018-03-05T15:49:35Z">
        <w:r>
          <w:rPr>
            <w:rFonts w:hint="eastAsia" w:ascii="Times New Roman" w:hAnsi="Times New Roman"/>
            <w:sz w:val="24"/>
            <w:szCs w:val="24"/>
            <w:lang w:val="en-US" w:eastAsia="zh-CN"/>
          </w:rPr>
          <w:t>加电</w:t>
        </w:r>
      </w:ins>
      <w:ins w:id="5422" w:author="Janusio" w:date="2018-03-05T15:49:37Z">
        <w:r>
          <w:rPr>
            <w:rFonts w:hint="eastAsia" w:ascii="Times New Roman" w:hAnsi="Times New Roman"/>
            <w:sz w:val="24"/>
            <w:szCs w:val="24"/>
            <w:lang w:val="en-US" w:eastAsia="zh-CN"/>
          </w:rPr>
          <w:t>引导</w:t>
        </w:r>
      </w:ins>
      <w:ins w:id="5423" w:author="Janusio" w:date="2018-03-05T15:49:38Z">
        <w:r>
          <w:rPr>
            <w:rFonts w:hint="eastAsia" w:ascii="Times New Roman" w:hAnsi="Times New Roman"/>
            <w:sz w:val="24"/>
            <w:szCs w:val="24"/>
            <w:lang w:val="en-US" w:eastAsia="zh-CN"/>
          </w:rPr>
          <w:t>启动</w:t>
        </w:r>
      </w:ins>
      <w:ins w:id="5424" w:author="Janusio" w:date="2018-03-05T15:49:39Z">
        <w:r>
          <w:rPr>
            <w:rFonts w:hint="eastAsia" w:ascii="Times New Roman" w:hAnsi="Times New Roman"/>
            <w:sz w:val="24"/>
            <w:szCs w:val="24"/>
            <w:lang w:val="en-US" w:eastAsia="zh-CN"/>
          </w:rPr>
          <w:t>后，</w:t>
        </w:r>
      </w:ins>
      <w:ins w:id="5425" w:author="Janusio" w:date="2018-03-05T15:49:41Z">
        <w:r>
          <w:rPr>
            <w:rFonts w:hint="eastAsia" w:ascii="Times New Roman" w:hAnsi="Times New Roman"/>
            <w:sz w:val="24"/>
            <w:szCs w:val="24"/>
            <w:lang w:val="en-US" w:eastAsia="zh-CN"/>
          </w:rPr>
          <w:t>经过</w:t>
        </w:r>
      </w:ins>
      <w:ins w:id="5426" w:author="Janusio" w:date="2018-03-05T15:49:43Z">
        <w:r>
          <w:rPr>
            <w:rFonts w:hint="eastAsia" w:ascii="Times New Roman" w:hAnsi="Times New Roman"/>
            <w:sz w:val="24"/>
            <w:szCs w:val="24"/>
            <w:lang w:val="en-US" w:eastAsia="zh-CN"/>
          </w:rPr>
          <w:t>逐级</w:t>
        </w:r>
      </w:ins>
      <w:ins w:id="5427" w:author="Janusio" w:date="2018-03-05T15:49:44Z">
        <w:r>
          <w:rPr>
            <w:rFonts w:hint="eastAsia" w:ascii="Times New Roman" w:hAnsi="Times New Roman"/>
            <w:sz w:val="24"/>
            <w:szCs w:val="24"/>
            <w:lang w:val="en-US" w:eastAsia="zh-CN"/>
          </w:rPr>
          <w:t>度量</w:t>
        </w:r>
      </w:ins>
      <w:ins w:id="5428" w:author="Janusio" w:date="2018-03-05T15:49:48Z">
        <w:r>
          <w:rPr>
            <w:rFonts w:hint="eastAsia" w:ascii="Times New Roman" w:hAnsi="Times New Roman"/>
            <w:sz w:val="24"/>
            <w:szCs w:val="24"/>
            <w:lang w:val="en-US" w:eastAsia="zh-CN"/>
          </w:rPr>
          <w:t>对</w:t>
        </w:r>
      </w:ins>
      <w:ins w:id="5429" w:author="Janusio" w:date="2018-03-05T15:49:51Z">
        <w:r>
          <w:rPr>
            <w:rFonts w:hint="eastAsia" w:ascii="Times New Roman" w:hAnsi="Times New Roman"/>
            <w:sz w:val="24"/>
            <w:szCs w:val="24"/>
            <w:lang w:val="en-US" w:eastAsia="zh-CN"/>
          </w:rPr>
          <w:t>OS</w:t>
        </w:r>
      </w:ins>
      <w:ins w:id="5430" w:author="Janusio" w:date="2018-03-05T15:49:52Z">
        <w:r>
          <w:rPr>
            <w:rFonts w:hint="eastAsia" w:ascii="Times New Roman" w:hAnsi="Times New Roman"/>
            <w:sz w:val="24"/>
            <w:szCs w:val="24"/>
            <w:lang w:val="en-US" w:eastAsia="zh-CN"/>
          </w:rPr>
          <w:t>度量</w:t>
        </w:r>
      </w:ins>
      <w:ins w:id="5431" w:author="Janusio" w:date="2018-03-05T15:49:53Z">
        <w:r>
          <w:rPr>
            <w:rFonts w:hint="eastAsia" w:ascii="Times New Roman" w:hAnsi="Times New Roman"/>
            <w:sz w:val="24"/>
            <w:szCs w:val="24"/>
            <w:lang w:val="en-US" w:eastAsia="zh-CN"/>
          </w:rPr>
          <w:t>之后</w:t>
        </w:r>
      </w:ins>
      <w:ins w:id="5432" w:author="Janusio" w:date="2018-03-05T15:50:09Z">
        <w:r>
          <w:rPr>
            <w:rFonts w:hint="eastAsia" w:ascii="Times New Roman" w:hAnsi="Times New Roman"/>
            <w:sz w:val="24"/>
            <w:szCs w:val="24"/>
            <w:lang w:val="en-US" w:eastAsia="zh-CN"/>
          </w:rPr>
          <w:t>进行的</w:t>
        </w:r>
      </w:ins>
      <w:ins w:id="5433" w:author="Janusio" w:date="2018-03-05T15:50:13Z">
        <w:r>
          <w:rPr>
            <w:rFonts w:hint="eastAsia" w:ascii="Times New Roman" w:hAnsi="Times New Roman"/>
            <w:sz w:val="24"/>
            <w:szCs w:val="24"/>
            <w:lang w:val="en-US" w:eastAsia="zh-CN"/>
          </w:rPr>
          <w:t>。</w:t>
        </w:r>
      </w:ins>
      <w:ins w:id="5434" w:author="Janusio" w:date="2018-03-05T15:50:25Z">
        <w:r>
          <w:rPr>
            <w:rFonts w:hint="eastAsia" w:ascii="Times New Roman" w:hAnsi="Times New Roman"/>
            <w:sz w:val="24"/>
            <w:szCs w:val="24"/>
            <w:lang w:val="en-US" w:eastAsia="zh-CN"/>
          </w:rPr>
          <w:t>TJP</w:t>
        </w:r>
      </w:ins>
      <w:ins w:id="5435" w:author="Janusio" w:date="2018-03-05T15:50:26Z">
        <w:r>
          <w:rPr>
            <w:rFonts w:hint="eastAsia" w:ascii="Times New Roman" w:hAnsi="Times New Roman"/>
            <w:sz w:val="24"/>
            <w:szCs w:val="24"/>
            <w:lang w:val="en-US" w:eastAsia="zh-CN"/>
          </w:rPr>
          <w:t>的</w:t>
        </w:r>
      </w:ins>
      <w:ins w:id="5436" w:author="Janusio" w:date="2018-03-05T15:50:27Z">
        <w:r>
          <w:rPr>
            <w:rFonts w:hint="eastAsia" w:ascii="Times New Roman" w:hAnsi="Times New Roman"/>
            <w:sz w:val="24"/>
            <w:szCs w:val="24"/>
            <w:lang w:val="en-US" w:eastAsia="zh-CN"/>
          </w:rPr>
          <w:t>静态</w:t>
        </w:r>
      </w:ins>
      <w:ins w:id="5437" w:author="Janusio" w:date="2018-03-05T15:50:28Z">
        <w:r>
          <w:rPr>
            <w:rFonts w:hint="eastAsia" w:ascii="Times New Roman" w:hAnsi="Times New Roman"/>
            <w:sz w:val="24"/>
            <w:szCs w:val="24"/>
            <w:lang w:val="en-US" w:eastAsia="zh-CN"/>
          </w:rPr>
          <w:t>度量</w:t>
        </w:r>
      </w:ins>
      <w:ins w:id="5438" w:author="Janusio" w:date="2018-03-05T15:50:30Z">
        <w:r>
          <w:rPr>
            <w:rFonts w:hint="eastAsia" w:ascii="Times New Roman" w:hAnsi="Times New Roman"/>
            <w:sz w:val="24"/>
            <w:szCs w:val="24"/>
            <w:lang w:val="en-US" w:eastAsia="zh-CN"/>
          </w:rPr>
          <w:t>保证</w:t>
        </w:r>
      </w:ins>
      <w:ins w:id="5439" w:author="Janusio" w:date="2018-03-05T15:50:31Z">
        <w:r>
          <w:rPr>
            <w:rFonts w:hint="eastAsia" w:ascii="Times New Roman" w:hAnsi="Times New Roman"/>
            <w:sz w:val="24"/>
            <w:szCs w:val="24"/>
            <w:lang w:val="en-US" w:eastAsia="zh-CN"/>
          </w:rPr>
          <w:t>了</w:t>
        </w:r>
      </w:ins>
      <w:ins w:id="5440" w:author="Janusio" w:date="2018-03-05T15:50:32Z">
        <w:r>
          <w:rPr>
            <w:rFonts w:hint="eastAsia" w:ascii="Times New Roman" w:hAnsi="Times New Roman"/>
            <w:sz w:val="24"/>
            <w:szCs w:val="24"/>
            <w:lang w:val="en-US" w:eastAsia="zh-CN"/>
          </w:rPr>
          <w:t>虚拟机</w:t>
        </w:r>
      </w:ins>
      <w:ins w:id="5441" w:author="Janusio" w:date="2018-03-05T15:50:33Z">
        <w:r>
          <w:rPr>
            <w:rFonts w:hint="eastAsia" w:ascii="Times New Roman" w:hAnsi="Times New Roman"/>
            <w:sz w:val="24"/>
            <w:szCs w:val="24"/>
            <w:lang w:val="en-US" w:eastAsia="zh-CN"/>
          </w:rPr>
          <w:t>启动</w:t>
        </w:r>
      </w:ins>
      <w:ins w:id="5442" w:author="Janusio" w:date="2018-03-05T15:50:34Z">
        <w:r>
          <w:rPr>
            <w:rFonts w:hint="eastAsia" w:ascii="Times New Roman" w:hAnsi="Times New Roman"/>
            <w:sz w:val="24"/>
            <w:szCs w:val="24"/>
            <w:lang w:val="en-US" w:eastAsia="zh-CN"/>
          </w:rPr>
          <w:t>之前</w:t>
        </w:r>
      </w:ins>
      <w:ins w:id="5443" w:author="Janusio" w:date="2018-03-05T15:50:38Z">
        <w:r>
          <w:rPr>
            <w:rFonts w:hint="eastAsia" w:ascii="Times New Roman" w:hAnsi="Times New Roman"/>
            <w:sz w:val="24"/>
            <w:szCs w:val="24"/>
            <w:lang w:val="en-US" w:eastAsia="zh-CN"/>
          </w:rPr>
          <w:t>的</w:t>
        </w:r>
      </w:ins>
      <w:ins w:id="5444" w:author="Janusio" w:date="2018-03-05T15:50:47Z">
        <w:r>
          <w:rPr>
            <w:rFonts w:hint="eastAsia" w:ascii="Times New Roman" w:hAnsi="Times New Roman"/>
            <w:sz w:val="24"/>
            <w:szCs w:val="24"/>
            <w:lang w:val="en-US" w:eastAsia="zh-CN"/>
          </w:rPr>
          <w:t>虚拟机</w:t>
        </w:r>
      </w:ins>
      <w:ins w:id="5445" w:author="Janusio" w:date="2018-03-05T15:50:48Z">
        <w:r>
          <w:rPr>
            <w:rFonts w:hint="eastAsia" w:ascii="Times New Roman" w:hAnsi="Times New Roman"/>
            <w:sz w:val="24"/>
            <w:szCs w:val="24"/>
            <w:lang w:val="en-US" w:eastAsia="zh-CN"/>
          </w:rPr>
          <w:t>启动</w:t>
        </w:r>
      </w:ins>
      <w:ins w:id="5446" w:author="Janusio" w:date="2018-03-05T15:50:49Z">
        <w:r>
          <w:rPr>
            <w:rFonts w:hint="eastAsia" w:ascii="Times New Roman" w:hAnsi="Times New Roman"/>
            <w:sz w:val="24"/>
            <w:szCs w:val="24"/>
            <w:lang w:val="en-US" w:eastAsia="zh-CN"/>
          </w:rPr>
          <w:t>、</w:t>
        </w:r>
      </w:ins>
      <w:ins w:id="5447" w:author="Janusio" w:date="2018-03-05T15:50:54Z">
        <w:r>
          <w:rPr>
            <w:rFonts w:hint="eastAsia" w:ascii="Times New Roman" w:hAnsi="Times New Roman"/>
            <w:sz w:val="24"/>
            <w:szCs w:val="24"/>
            <w:lang w:val="en-US" w:eastAsia="zh-CN"/>
          </w:rPr>
          <w:t>vTPM</w:t>
        </w:r>
      </w:ins>
      <w:ins w:id="5448" w:author="Janusio" w:date="2018-03-05T15:50:55Z">
        <w:r>
          <w:rPr>
            <w:rFonts w:hint="eastAsia" w:ascii="Times New Roman" w:hAnsi="Times New Roman"/>
            <w:sz w:val="24"/>
            <w:szCs w:val="24"/>
            <w:lang w:val="en-US" w:eastAsia="zh-CN"/>
          </w:rPr>
          <w:t>启动</w:t>
        </w:r>
      </w:ins>
      <w:ins w:id="5449" w:author="Janusio" w:date="2018-03-05T15:51:01Z">
        <w:r>
          <w:rPr>
            <w:rFonts w:hint="eastAsia" w:ascii="Times New Roman" w:hAnsi="Times New Roman"/>
            <w:sz w:val="24"/>
            <w:szCs w:val="24"/>
            <w:lang w:val="en-US" w:eastAsia="zh-CN"/>
          </w:rPr>
          <w:t>以及</w:t>
        </w:r>
      </w:ins>
      <w:ins w:id="5450" w:author="Janusio" w:date="2018-03-05T15:51:04Z">
        <w:r>
          <w:rPr>
            <w:rFonts w:hint="eastAsia" w:ascii="Times New Roman" w:hAnsi="Times New Roman"/>
            <w:sz w:val="24"/>
            <w:szCs w:val="24"/>
            <w:lang w:val="en-US" w:eastAsia="zh-CN"/>
          </w:rPr>
          <w:t>VM-vTPM</w:t>
        </w:r>
      </w:ins>
      <w:ins w:id="5451" w:author="Janusio" w:date="2018-03-05T15:51:06Z">
        <w:r>
          <w:rPr>
            <w:rFonts w:hint="eastAsia" w:ascii="Times New Roman" w:hAnsi="Times New Roman"/>
            <w:sz w:val="24"/>
            <w:szCs w:val="24"/>
            <w:lang w:val="en-US" w:eastAsia="zh-CN"/>
          </w:rPr>
          <w:t>绑定</w:t>
        </w:r>
      </w:ins>
      <w:ins w:id="5452" w:author="Janusio" w:date="2018-03-05T15:51:08Z">
        <w:r>
          <w:rPr>
            <w:rFonts w:hint="eastAsia" w:ascii="Times New Roman" w:hAnsi="Times New Roman"/>
            <w:sz w:val="24"/>
            <w:szCs w:val="24"/>
            <w:lang w:val="en-US" w:eastAsia="zh-CN"/>
          </w:rPr>
          <w:t>是</w:t>
        </w:r>
      </w:ins>
      <w:ins w:id="5453" w:author="Janusio" w:date="2018-03-05T15:51:09Z">
        <w:r>
          <w:rPr>
            <w:rFonts w:hint="eastAsia" w:ascii="Times New Roman" w:hAnsi="Times New Roman"/>
            <w:sz w:val="24"/>
            <w:szCs w:val="24"/>
            <w:lang w:val="en-US" w:eastAsia="zh-CN"/>
          </w:rPr>
          <w:t>得到</w:t>
        </w:r>
      </w:ins>
      <w:ins w:id="5454" w:author="Janusio" w:date="2018-03-05T15:51:17Z">
        <w:r>
          <w:rPr>
            <w:rFonts w:hint="eastAsia" w:ascii="Times New Roman" w:hAnsi="Times New Roman"/>
            <w:sz w:val="24"/>
            <w:szCs w:val="24"/>
            <w:lang w:val="en-US" w:eastAsia="zh-CN"/>
          </w:rPr>
          <w:t>信任</w:t>
        </w:r>
      </w:ins>
      <w:ins w:id="5455" w:author="Janusio" w:date="2018-03-05T15:51:18Z">
        <w:r>
          <w:rPr>
            <w:rFonts w:hint="eastAsia" w:ascii="Times New Roman" w:hAnsi="Times New Roman"/>
            <w:sz w:val="24"/>
            <w:szCs w:val="24"/>
            <w:lang w:val="en-US" w:eastAsia="zh-CN"/>
          </w:rPr>
          <w:t>扩展的</w:t>
        </w:r>
      </w:ins>
      <w:ins w:id="5456" w:author="Janusio" w:date="2018-03-05T15:51:25Z">
        <w:r>
          <w:rPr>
            <w:rFonts w:hint="eastAsia" w:ascii="Times New Roman" w:hAnsi="Times New Roman"/>
            <w:sz w:val="24"/>
            <w:szCs w:val="24"/>
            <w:lang w:val="en-US" w:eastAsia="zh-CN"/>
          </w:rPr>
          <w:t>，</w:t>
        </w:r>
      </w:ins>
      <w:ins w:id="5457" w:author="Janusio" w:date="2018-03-05T15:51:40Z">
        <w:r>
          <w:rPr>
            <w:rFonts w:hint="eastAsia" w:ascii="Times New Roman" w:hAnsi="Times New Roman"/>
            <w:sz w:val="24"/>
            <w:szCs w:val="24"/>
            <w:lang w:val="en-US" w:eastAsia="zh-CN"/>
          </w:rPr>
          <w:t>和</w:t>
        </w:r>
      </w:ins>
      <w:ins w:id="5458" w:author="Janusio" w:date="2018-03-05T15:51:42Z">
        <w:r>
          <w:rPr>
            <w:rFonts w:hint="eastAsia" w:ascii="Times New Roman" w:hAnsi="Times New Roman"/>
            <w:sz w:val="24"/>
            <w:szCs w:val="24"/>
            <w:lang w:val="en-US" w:eastAsia="zh-CN"/>
          </w:rPr>
          <w:t>vTPM</w:t>
        </w:r>
      </w:ins>
      <w:ins w:id="5459" w:author="Janusio" w:date="2018-03-05T15:51:44Z">
        <w:r>
          <w:rPr>
            <w:rFonts w:hint="eastAsia" w:ascii="Times New Roman" w:hAnsi="Times New Roman"/>
            <w:sz w:val="24"/>
            <w:szCs w:val="24"/>
            <w:lang w:val="en-US" w:eastAsia="zh-CN"/>
          </w:rPr>
          <w:t>一起</w:t>
        </w:r>
      </w:ins>
      <w:ins w:id="5460" w:author="Janusio" w:date="2018-03-05T15:51:32Z">
        <w:r>
          <w:rPr>
            <w:rFonts w:hint="eastAsia" w:ascii="Times New Roman" w:hAnsi="Times New Roman"/>
            <w:sz w:val="24"/>
            <w:szCs w:val="24"/>
            <w:lang w:val="en-US" w:eastAsia="zh-CN"/>
          </w:rPr>
          <w:t>作为</w:t>
        </w:r>
      </w:ins>
      <w:ins w:id="5461" w:author="Janusio" w:date="2018-03-05T15:51:34Z">
        <w:r>
          <w:rPr>
            <w:rFonts w:hint="eastAsia" w:ascii="Times New Roman" w:hAnsi="Times New Roman"/>
            <w:sz w:val="24"/>
            <w:szCs w:val="24"/>
            <w:lang w:val="en-US" w:eastAsia="zh-CN"/>
          </w:rPr>
          <w:t>虚拟机</w:t>
        </w:r>
      </w:ins>
      <w:ins w:id="5462" w:author="Janusio" w:date="2018-03-05T15:51:35Z">
        <w:r>
          <w:rPr>
            <w:rFonts w:hint="eastAsia" w:ascii="Times New Roman" w:hAnsi="Times New Roman"/>
            <w:sz w:val="24"/>
            <w:szCs w:val="24"/>
            <w:lang w:val="en-US" w:eastAsia="zh-CN"/>
          </w:rPr>
          <w:t>启动</w:t>
        </w:r>
      </w:ins>
      <w:ins w:id="5463" w:author="Janusio" w:date="2018-03-05T15:51:47Z">
        <w:r>
          <w:rPr>
            <w:rFonts w:hint="eastAsia" w:ascii="Times New Roman" w:hAnsi="Times New Roman"/>
            <w:sz w:val="24"/>
            <w:szCs w:val="24"/>
            <w:lang w:val="en-US" w:eastAsia="zh-CN"/>
          </w:rPr>
          <w:t>的</w:t>
        </w:r>
      </w:ins>
      <w:ins w:id="5464" w:author="Janusio" w:date="2018-03-05T15:52:05Z">
        <w:r>
          <w:rPr>
            <w:rFonts w:hint="eastAsia" w:ascii="Times New Roman" w:hAnsi="Times New Roman"/>
            <w:sz w:val="24"/>
            <w:szCs w:val="24"/>
            <w:lang w:val="en-US" w:eastAsia="zh-CN"/>
          </w:rPr>
          <w:t>v</w:t>
        </w:r>
      </w:ins>
      <w:ins w:id="5465" w:author="Janusio" w:date="2018-03-05T15:51:53Z">
        <w:r>
          <w:rPr>
            <w:rFonts w:hint="eastAsia" w:ascii="Times New Roman" w:hAnsi="Times New Roman"/>
            <w:sz w:val="24"/>
            <w:szCs w:val="24"/>
            <w:lang w:val="en-US" w:eastAsia="zh-CN"/>
          </w:rPr>
          <w:t>RT</w:t>
        </w:r>
      </w:ins>
      <w:ins w:id="5466" w:author="Janusio" w:date="2018-03-05T15:51:55Z">
        <w:r>
          <w:rPr>
            <w:rFonts w:hint="eastAsia" w:ascii="Times New Roman" w:hAnsi="Times New Roman"/>
            <w:sz w:val="24"/>
            <w:szCs w:val="24"/>
            <w:lang w:val="en-US" w:eastAsia="zh-CN"/>
          </w:rPr>
          <w:t>。</w:t>
        </w:r>
      </w:ins>
      <w:ins w:id="5467" w:author="Janusio" w:date="2018-03-05T15:52:12Z">
        <w:r>
          <w:rPr>
            <w:rFonts w:hint="eastAsia" w:ascii="Times New Roman" w:hAnsi="Times New Roman"/>
            <w:sz w:val="24"/>
            <w:szCs w:val="24"/>
            <w:lang w:val="en-US" w:eastAsia="zh-CN"/>
          </w:rPr>
          <w:t>如果</w:t>
        </w:r>
      </w:ins>
      <w:ins w:id="5468" w:author="Janusio" w:date="2018-03-05T15:52:13Z">
        <w:r>
          <w:rPr>
            <w:rFonts w:hint="eastAsia" w:ascii="Times New Roman" w:hAnsi="Times New Roman"/>
            <w:sz w:val="24"/>
            <w:szCs w:val="24"/>
            <w:lang w:val="en-US" w:eastAsia="zh-CN"/>
          </w:rPr>
          <w:t>单单</w:t>
        </w:r>
      </w:ins>
      <w:ins w:id="5469" w:author="Janusio" w:date="2018-03-05T15:52:14Z">
        <w:r>
          <w:rPr>
            <w:rFonts w:hint="eastAsia" w:ascii="Times New Roman" w:hAnsi="Times New Roman"/>
            <w:sz w:val="24"/>
            <w:szCs w:val="24"/>
            <w:lang w:val="en-US" w:eastAsia="zh-CN"/>
          </w:rPr>
          <w:t>使用</w:t>
        </w:r>
      </w:ins>
      <w:ins w:id="5470" w:author="Janusio" w:date="2018-03-05T15:52:16Z">
        <w:r>
          <w:rPr>
            <w:rFonts w:hint="eastAsia" w:ascii="Times New Roman" w:hAnsi="Times New Roman"/>
            <w:sz w:val="24"/>
            <w:szCs w:val="24"/>
            <w:lang w:val="en-US" w:eastAsia="zh-CN"/>
          </w:rPr>
          <w:t>vTPM</w:t>
        </w:r>
      </w:ins>
      <w:ins w:id="5471" w:author="Janusio" w:date="2018-03-05T15:52:19Z">
        <w:r>
          <w:rPr>
            <w:rFonts w:hint="eastAsia" w:ascii="Times New Roman" w:hAnsi="Times New Roman"/>
            <w:sz w:val="24"/>
            <w:szCs w:val="24"/>
            <w:lang w:val="en-US" w:eastAsia="zh-CN"/>
          </w:rPr>
          <w:t>作为</w:t>
        </w:r>
      </w:ins>
      <w:ins w:id="5472" w:author="Janusio" w:date="2018-03-05T15:52:25Z">
        <w:r>
          <w:rPr>
            <w:rFonts w:hint="eastAsia" w:ascii="Times New Roman" w:hAnsi="Times New Roman"/>
            <w:sz w:val="24"/>
            <w:szCs w:val="24"/>
            <w:lang w:val="en-US" w:eastAsia="zh-CN"/>
          </w:rPr>
          <w:t>虚拟机的</w:t>
        </w:r>
      </w:ins>
      <w:ins w:id="5473" w:author="Janusio" w:date="2018-03-05T15:52:30Z">
        <w:r>
          <w:rPr>
            <w:rFonts w:hint="eastAsia" w:ascii="Times New Roman" w:hAnsi="Times New Roman"/>
            <w:sz w:val="24"/>
            <w:szCs w:val="24"/>
            <w:lang w:val="en-US" w:eastAsia="zh-CN"/>
          </w:rPr>
          <w:t>v</w:t>
        </w:r>
      </w:ins>
      <w:ins w:id="5474" w:author="Janusio" w:date="2018-03-05T15:52:27Z">
        <w:r>
          <w:rPr>
            <w:rFonts w:hint="eastAsia" w:ascii="Times New Roman" w:hAnsi="Times New Roman"/>
            <w:sz w:val="24"/>
            <w:szCs w:val="24"/>
            <w:lang w:val="en-US" w:eastAsia="zh-CN"/>
          </w:rPr>
          <w:t>RT</w:t>
        </w:r>
      </w:ins>
      <w:ins w:id="5475" w:author="Janusio" w:date="2018-03-05T15:52:31Z">
        <w:r>
          <w:rPr>
            <w:rFonts w:hint="eastAsia" w:ascii="Times New Roman" w:hAnsi="Times New Roman"/>
            <w:sz w:val="24"/>
            <w:szCs w:val="24"/>
            <w:lang w:val="en-US" w:eastAsia="zh-CN"/>
          </w:rPr>
          <w:t>，</w:t>
        </w:r>
      </w:ins>
      <w:ins w:id="5476" w:author="Janusio" w:date="2018-03-05T15:52:34Z">
        <w:r>
          <w:rPr>
            <w:rFonts w:hint="eastAsia" w:ascii="Times New Roman" w:hAnsi="Times New Roman"/>
            <w:sz w:val="24"/>
            <w:szCs w:val="24"/>
            <w:lang w:val="en-US" w:eastAsia="zh-CN"/>
          </w:rPr>
          <w:t>则</w:t>
        </w:r>
      </w:ins>
      <w:ins w:id="5477" w:author="Janusio" w:date="2018-03-05T15:52:35Z">
        <w:r>
          <w:rPr>
            <w:rFonts w:hint="eastAsia" w:ascii="Times New Roman" w:hAnsi="Times New Roman"/>
            <w:sz w:val="24"/>
            <w:szCs w:val="24"/>
            <w:lang w:val="en-US" w:eastAsia="zh-CN"/>
          </w:rPr>
          <w:t>无法</w:t>
        </w:r>
      </w:ins>
      <w:ins w:id="5478" w:author="Janusio" w:date="2018-03-05T15:52:37Z">
        <w:r>
          <w:rPr>
            <w:rFonts w:hint="eastAsia" w:ascii="Times New Roman" w:hAnsi="Times New Roman"/>
            <w:sz w:val="24"/>
            <w:szCs w:val="24"/>
            <w:lang w:val="en-US" w:eastAsia="zh-CN"/>
          </w:rPr>
          <w:t>判断</w:t>
        </w:r>
      </w:ins>
      <w:ins w:id="5479" w:author="Janusio" w:date="2018-03-05T15:52:38Z">
        <w:r>
          <w:rPr>
            <w:rFonts w:hint="eastAsia" w:ascii="Times New Roman" w:hAnsi="Times New Roman"/>
            <w:sz w:val="24"/>
            <w:szCs w:val="24"/>
            <w:lang w:val="en-US" w:eastAsia="zh-CN"/>
          </w:rPr>
          <w:t>虚拟机</w:t>
        </w:r>
      </w:ins>
      <w:ins w:id="5480" w:author="Janusio" w:date="2018-03-05T15:52:39Z">
        <w:r>
          <w:rPr>
            <w:rFonts w:hint="eastAsia" w:ascii="Times New Roman" w:hAnsi="Times New Roman"/>
            <w:sz w:val="24"/>
            <w:szCs w:val="24"/>
            <w:lang w:val="en-US" w:eastAsia="zh-CN"/>
          </w:rPr>
          <w:t>启动</w:t>
        </w:r>
      </w:ins>
      <w:ins w:id="5481" w:author="Janusio" w:date="2018-03-05T15:52:41Z">
        <w:r>
          <w:rPr>
            <w:rFonts w:hint="eastAsia" w:ascii="Times New Roman" w:hAnsi="Times New Roman"/>
            <w:sz w:val="24"/>
            <w:szCs w:val="24"/>
            <w:lang w:val="en-US" w:eastAsia="zh-CN"/>
          </w:rPr>
          <w:t>时的</w:t>
        </w:r>
      </w:ins>
      <w:ins w:id="5482" w:author="Janusio" w:date="2018-03-05T15:52:47Z">
        <w:r>
          <w:rPr>
            <w:rFonts w:hint="eastAsia" w:ascii="Times New Roman" w:hAnsi="Times New Roman"/>
            <w:sz w:val="24"/>
            <w:szCs w:val="24"/>
            <w:lang w:val="en-US" w:eastAsia="zh-CN"/>
          </w:rPr>
          <w:t>v</w:t>
        </w:r>
      </w:ins>
      <w:ins w:id="5483" w:author="Janusio" w:date="2018-03-05T15:52:58Z">
        <w:r>
          <w:rPr>
            <w:rFonts w:hint="eastAsia" w:ascii="Times New Roman" w:hAnsi="Times New Roman"/>
            <w:sz w:val="24"/>
            <w:szCs w:val="24"/>
            <w:lang w:val="en-US" w:eastAsia="zh-CN"/>
          </w:rPr>
          <w:t>TPM</w:t>
        </w:r>
      </w:ins>
      <w:ins w:id="5484" w:author="Janusio" w:date="2018-03-05T15:52:48Z">
        <w:r>
          <w:rPr>
            <w:rFonts w:hint="eastAsia" w:ascii="Times New Roman" w:hAnsi="Times New Roman"/>
            <w:sz w:val="24"/>
            <w:szCs w:val="24"/>
            <w:lang w:val="en-US" w:eastAsia="zh-CN"/>
          </w:rPr>
          <w:t>是</w:t>
        </w:r>
      </w:ins>
      <w:ins w:id="5485" w:author="Janusio" w:date="2018-03-05T15:52:49Z">
        <w:r>
          <w:rPr>
            <w:rFonts w:hint="eastAsia" w:ascii="Times New Roman" w:hAnsi="Times New Roman"/>
            <w:sz w:val="24"/>
            <w:szCs w:val="24"/>
            <w:lang w:val="en-US" w:eastAsia="zh-CN"/>
          </w:rPr>
          <w:t>预期</w:t>
        </w:r>
      </w:ins>
      <w:ins w:id="5486" w:author="Janusio" w:date="2018-03-05T15:53:02Z">
        <w:r>
          <w:rPr>
            <w:rFonts w:hint="eastAsia" w:ascii="Times New Roman" w:hAnsi="Times New Roman"/>
            <w:sz w:val="24"/>
            <w:szCs w:val="24"/>
            <w:lang w:val="en-US" w:eastAsia="zh-CN"/>
          </w:rPr>
          <w:t>经过</w:t>
        </w:r>
      </w:ins>
      <w:ins w:id="5487" w:author="Janusio" w:date="2018-03-05T15:53:03Z">
        <w:r>
          <w:rPr>
            <w:rFonts w:hint="eastAsia" w:ascii="Times New Roman" w:hAnsi="Times New Roman"/>
            <w:sz w:val="24"/>
            <w:szCs w:val="24"/>
            <w:lang w:val="en-US" w:eastAsia="zh-CN"/>
          </w:rPr>
          <w:t>VMM</w:t>
        </w:r>
      </w:ins>
      <w:ins w:id="5488" w:author="Janusio" w:date="2018-03-05T15:53:05Z">
        <w:r>
          <w:rPr>
            <w:rFonts w:hint="eastAsia" w:ascii="Times New Roman" w:hAnsi="Times New Roman"/>
            <w:sz w:val="24"/>
            <w:szCs w:val="24"/>
            <w:lang w:val="en-US" w:eastAsia="zh-CN"/>
          </w:rPr>
          <w:t>对</w:t>
        </w:r>
      </w:ins>
      <w:ins w:id="5489" w:author="Janusio" w:date="2018-03-05T15:53:06Z">
        <w:r>
          <w:rPr>
            <w:rFonts w:hint="eastAsia" w:ascii="Times New Roman" w:hAnsi="Times New Roman"/>
            <w:sz w:val="24"/>
            <w:szCs w:val="24"/>
            <w:lang w:val="en-US" w:eastAsia="zh-CN"/>
          </w:rPr>
          <w:t>其</w:t>
        </w:r>
      </w:ins>
      <w:ins w:id="5490" w:author="Janusio" w:date="2018-03-05T15:53:08Z">
        <w:r>
          <w:rPr>
            <w:rFonts w:hint="eastAsia" w:ascii="Times New Roman" w:hAnsi="Times New Roman"/>
            <w:sz w:val="24"/>
            <w:szCs w:val="24"/>
            <w:lang w:val="en-US" w:eastAsia="zh-CN"/>
          </w:rPr>
          <w:t>绑定</w:t>
        </w:r>
      </w:ins>
      <w:ins w:id="5491" w:author="Janusio" w:date="2018-03-05T15:52:53Z">
        <w:r>
          <w:rPr>
            <w:rFonts w:hint="eastAsia" w:ascii="Times New Roman" w:hAnsi="Times New Roman"/>
            <w:sz w:val="24"/>
            <w:szCs w:val="24"/>
            <w:lang w:val="en-US" w:eastAsia="zh-CN"/>
          </w:rPr>
          <w:t>vTPM</w:t>
        </w:r>
      </w:ins>
      <w:ins w:id="5492" w:author="Janusio" w:date="2018-03-05T15:53:19Z">
        <w:r>
          <w:rPr>
            <w:rFonts w:hint="eastAsia" w:ascii="Times New Roman" w:hAnsi="Times New Roman"/>
            <w:sz w:val="24"/>
            <w:szCs w:val="24"/>
            <w:lang w:val="en-US" w:eastAsia="zh-CN"/>
          </w:rPr>
          <w:t>。</w:t>
        </w:r>
      </w:ins>
      <w:ins w:id="5493" w:author="Janusio" w:date="2018-03-05T15:53:23Z">
        <w:r>
          <w:rPr>
            <w:rFonts w:hint="eastAsia" w:ascii="Times New Roman" w:hAnsi="Times New Roman"/>
            <w:sz w:val="24"/>
            <w:szCs w:val="24"/>
            <w:lang w:val="en-US" w:eastAsia="zh-CN"/>
          </w:rPr>
          <w:t>TJP</w:t>
        </w:r>
      </w:ins>
      <w:ins w:id="5494" w:author="Janusio" w:date="2018-03-05T15:53:25Z">
        <w:r>
          <w:rPr>
            <w:rFonts w:hint="eastAsia" w:ascii="Times New Roman" w:hAnsi="Times New Roman"/>
            <w:sz w:val="24"/>
            <w:szCs w:val="24"/>
            <w:lang w:val="en-US" w:eastAsia="zh-CN"/>
          </w:rPr>
          <w:t>静态</w:t>
        </w:r>
      </w:ins>
      <w:ins w:id="5495" w:author="Janusio" w:date="2018-03-05T15:53:26Z">
        <w:r>
          <w:rPr>
            <w:rFonts w:hint="eastAsia" w:ascii="Times New Roman" w:hAnsi="Times New Roman"/>
            <w:sz w:val="24"/>
            <w:szCs w:val="24"/>
            <w:lang w:val="en-US" w:eastAsia="zh-CN"/>
          </w:rPr>
          <w:t>度量</w:t>
        </w:r>
      </w:ins>
      <w:ins w:id="5496" w:author="Janusio" w:date="2018-03-05T15:53:35Z">
        <w:r>
          <w:rPr>
            <w:rFonts w:hint="eastAsia" w:ascii="Times New Roman" w:hAnsi="Times New Roman"/>
            <w:sz w:val="24"/>
            <w:szCs w:val="24"/>
            <w:lang w:val="en-US" w:eastAsia="zh-CN"/>
          </w:rPr>
          <w:t>的</w:t>
        </w:r>
      </w:ins>
      <w:ins w:id="5497" w:author="Janusio" w:date="2018-03-05T15:53:38Z">
        <w:r>
          <w:rPr>
            <w:rFonts w:hint="eastAsia" w:ascii="Times New Roman" w:hAnsi="Times New Roman"/>
            <w:sz w:val="24"/>
            <w:szCs w:val="24"/>
            <w:lang w:val="en-US" w:eastAsia="zh-CN"/>
          </w:rPr>
          <w:t>度量值</w:t>
        </w:r>
      </w:ins>
      <w:ins w:id="5498" w:author="Janusio" w:date="2018-03-05T15:53:46Z">
        <w:r>
          <w:rPr>
            <w:rFonts w:hint="eastAsia" w:ascii="Times New Roman" w:hAnsi="Times New Roman"/>
            <w:sz w:val="24"/>
            <w:szCs w:val="24"/>
            <w:lang w:val="en-US" w:eastAsia="zh-CN"/>
          </w:rPr>
          <w:t>经过</w:t>
        </w:r>
      </w:ins>
      <w:ins w:id="5499" w:author="Janusio" w:date="2018-03-05T15:53:49Z">
        <w:r>
          <w:rPr>
            <w:rFonts w:hint="eastAsia" w:ascii="Times New Roman" w:hAnsi="Times New Roman"/>
            <w:sz w:val="24"/>
            <w:szCs w:val="24"/>
            <w:lang w:val="en-US" w:eastAsia="zh-CN"/>
          </w:rPr>
          <w:t>完整性</w:t>
        </w:r>
      </w:ins>
      <w:ins w:id="5500" w:author="Janusio" w:date="2018-03-05T15:53:50Z">
        <w:r>
          <w:rPr>
            <w:rFonts w:hint="eastAsia" w:ascii="Times New Roman" w:hAnsi="Times New Roman"/>
            <w:sz w:val="24"/>
            <w:szCs w:val="24"/>
            <w:lang w:val="en-US" w:eastAsia="zh-CN"/>
          </w:rPr>
          <w:t>度量</w:t>
        </w:r>
      </w:ins>
      <w:ins w:id="5501" w:author="Janusio" w:date="2018-03-05T15:53:51Z">
        <w:r>
          <w:rPr>
            <w:rFonts w:hint="eastAsia" w:ascii="Times New Roman" w:hAnsi="Times New Roman"/>
            <w:sz w:val="24"/>
            <w:szCs w:val="24"/>
            <w:lang w:val="en-US" w:eastAsia="zh-CN"/>
          </w:rPr>
          <w:t>之后</w:t>
        </w:r>
      </w:ins>
      <w:ins w:id="5502" w:author="Janusio" w:date="2018-03-05T15:53:52Z">
        <w:r>
          <w:rPr>
            <w:rFonts w:hint="eastAsia" w:ascii="Times New Roman" w:hAnsi="Times New Roman"/>
            <w:sz w:val="24"/>
            <w:szCs w:val="24"/>
            <w:lang w:val="en-US" w:eastAsia="zh-CN"/>
          </w:rPr>
          <w:t>存入</w:t>
        </w:r>
      </w:ins>
      <w:ins w:id="5503" w:author="Janusio" w:date="2018-03-05T15:53:54Z">
        <w:r>
          <w:rPr>
            <w:rFonts w:hint="eastAsia" w:ascii="Times New Roman" w:hAnsi="Times New Roman"/>
            <w:sz w:val="24"/>
            <w:szCs w:val="24"/>
            <w:lang w:val="en-US" w:eastAsia="zh-CN"/>
          </w:rPr>
          <w:t>PCR</w:t>
        </w:r>
      </w:ins>
      <w:ins w:id="5504" w:author="Janusio" w:date="2018-03-05T15:53:55Z">
        <w:r>
          <w:rPr>
            <w:rFonts w:hint="eastAsia" w:ascii="Times New Roman" w:hAnsi="Times New Roman"/>
            <w:sz w:val="24"/>
            <w:szCs w:val="24"/>
            <w:lang w:val="en-US" w:eastAsia="zh-CN"/>
          </w:rPr>
          <w:t>作为</w:t>
        </w:r>
      </w:ins>
      <w:ins w:id="5505" w:author="Janusio" w:date="2018-03-05T15:53:58Z">
        <w:r>
          <w:rPr>
            <w:rFonts w:hint="eastAsia" w:ascii="Times New Roman" w:hAnsi="Times New Roman"/>
            <w:sz w:val="24"/>
            <w:szCs w:val="24"/>
            <w:lang w:val="en-US" w:eastAsia="zh-CN"/>
          </w:rPr>
          <w:t>虚拟机</w:t>
        </w:r>
      </w:ins>
      <w:ins w:id="5506" w:author="Janusio" w:date="2018-03-05T15:53:59Z">
        <w:r>
          <w:rPr>
            <w:rFonts w:hint="eastAsia" w:ascii="Times New Roman" w:hAnsi="Times New Roman"/>
            <w:sz w:val="24"/>
            <w:szCs w:val="24"/>
            <w:lang w:val="en-US" w:eastAsia="zh-CN"/>
          </w:rPr>
          <w:t>启动</w:t>
        </w:r>
      </w:ins>
      <w:ins w:id="5507" w:author="Janusio" w:date="2018-03-05T15:54:13Z">
        <w:r>
          <w:rPr>
            <w:rFonts w:hint="eastAsia" w:ascii="Times New Roman" w:hAnsi="Times New Roman"/>
            <w:sz w:val="24"/>
            <w:szCs w:val="24"/>
            <w:lang w:val="en-US" w:eastAsia="zh-CN"/>
          </w:rPr>
          <w:t>进行</w:t>
        </w:r>
      </w:ins>
      <w:ins w:id="5508" w:author="Janusio" w:date="2018-03-05T15:54:15Z">
        <w:r>
          <w:rPr>
            <w:rFonts w:hint="eastAsia" w:ascii="Times New Roman" w:hAnsi="Times New Roman"/>
            <w:sz w:val="24"/>
            <w:szCs w:val="24"/>
            <w:lang w:val="en-US" w:eastAsia="zh-CN"/>
          </w:rPr>
          <w:t>动态度量</w:t>
        </w:r>
      </w:ins>
      <w:ins w:id="5509" w:author="Janusio" w:date="2018-03-05T15:54:16Z">
        <w:r>
          <w:rPr>
            <w:rFonts w:hint="eastAsia" w:ascii="Times New Roman" w:hAnsi="Times New Roman"/>
            <w:sz w:val="24"/>
            <w:szCs w:val="24"/>
            <w:lang w:val="en-US" w:eastAsia="zh-CN"/>
          </w:rPr>
          <w:t>的</w:t>
        </w:r>
      </w:ins>
      <w:ins w:id="5510" w:author="Janusio" w:date="2018-03-05T15:54:34Z">
        <w:r>
          <w:rPr>
            <w:rFonts w:hint="eastAsia" w:ascii="Times New Roman" w:hAnsi="Times New Roman"/>
            <w:sz w:val="24"/>
            <w:szCs w:val="24"/>
            <w:lang w:val="en-US" w:eastAsia="zh-CN"/>
          </w:rPr>
          <w:t>基准值</w:t>
        </w:r>
      </w:ins>
      <w:ins w:id="5511" w:author="Janusio" w:date="2018-03-05T15:54:26Z">
        <w:r>
          <w:rPr>
            <w:rFonts w:hint="eastAsia" w:ascii="Times New Roman" w:hAnsi="Times New Roman"/>
            <w:sz w:val="24"/>
            <w:szCs w:val="24"/>
            <w:lang w:val="en-US" w:eastAsia="zh-CN"/>
          </w:rPr>
          <w:t>。</w:t>
        </w:r>
      </w:ins>
    </w:p>
    <w:p>
      <w:pPr>
        <w:pStyle w:val="24"/>
        <w:spacing w:line="360" w:lineRule="auto"/>
        <w:ind w:firstLine="420" w:firstLineChars="0"/>
        <w:rPr>
          <w:ins w:id="5512" w:author="Janusio" w:date="2018-03-05T15:41:20Z"/>
          <w:rFonts w:hint="eastAsia" w:ascii="Times New Roman" w:hAnsi="Times New Roman"/>
          <w:sz w:val="24"/>
          <w:szCs w:val="24"/>
          <w:lang w:val="en-US" w:eastAsia="zh-CN"/>
        </w:rPr>
      </w:pPr>
      <w:del w:id="5513" w:author="Janusio" w:date="2018-03-05T15:54:40Z">
        <w:r>
          <w:rPr>
            <w:rFonts w:hint="eastAsia" w:ascii="Times New Roman" w:hAnsi="Times New Roman"/>
            <w:sz w:val="24"/>
            <w:szCs w:val="24"/>
          </w:rPr>
          <w:delText>××××××××××××××××××××××××××××××××××××××××××××××××××××××××××××××××××××××××</w:delText>
        </w:r>
      </w:del>
      <w:ins w:id="5514" w:author="Janusio" w:date="2018-03-05T15:41:20Z">
        <w:r>
          <w:rPr>
            <w:rFonts w:hint="eastAsia" w:ascii="Times New Roman" w:hAnsi="Times New Roman"/>
            <w:sz w:val="24"/>
            <w:szCs w:val="24"/>
            <w:lang w:val="en-US" w:eastAsia="zh-CN"/>
          </w:rPr>
          <w:t>（</w:t>
        </w:r>
      </w:ins>
      <w:ins w:id="5515" w:author="Janusio" w:date="2018-03-05T15:41:23Z">
        <w:r>
          <w:rPr>
            <w:rFonts w:hint="eastAsia" w:ascii="Times New Roman" w:hAnsi="Times New Roman"/>
            <w:sz w:val="24"/>
            <w:szCs w:val="24"/>
            <w:lang w:val="en-US" w:eastAsia="zh-CN"/>
          </w:rPr>
          <w:t>2</w:t>
        </w:r>
      </w:ins>
      <w:ins w:id="5516" w:author="Janusio" w:date="2018-03-05T15:41:20Z">
        <w:r>
          <w:rPr>
            <w:rFonts w:hint="eastAsia" w:ascii="Times New Roman" w:hAnsi="Times New Roman"/>
            <w:sz w:val="24"/>
            <w:szCs w:val="24"/>
            <w:lang w:val="en-US" w:eastAsia="zh-CN"/>
          </w:rPr>
          <w:t>）TJP的</w:t>
        </w:r>
      </w:ins>
      <w:ins w:id="5517" w:author="Janusio" w:date="2018-03-05T15:41:27Z">
        <w:r>
          <w:rPr>
            <w:rFonts w:hint="eastAsia" w:ascii="Times New Roman" w:hAnsi="Times New Roman"/>
            <w:sz w:val="24"/>
            <w:szCs w:val="24"/>
            <w:lang w:val="en-US" w:eastAsia="zh-CN"/>
          </w:rPr>
          <w:t>动态</w:t>
        </w:r>
      </w:ins>
      <w:ins w:id="5518" w:author="Janusio" w:date="2018-03-05T15:41:20Z">
        <w:r>
          <w:rPr>
            <w:rFonts w:hint="eastAsia" w:ascii="Times New Roman" w:hAnsi="Times New Roman"/>
            <w:sz w:val="24"/>
            <w:szCs w:val="24"/>
            <w:lang w:val="en-US" w:eastAsia="zh-CN"/>
          </w:rPr>
          <w:t>度量</w:t>
        </w:r>
      </w:ins>
    </w:p>
    <w:p>
      <w:pPr>
        <w:spacing w:line="360" w:lineRule="auto"/>
        <w:ind w:firstLine="420" w:firstLineChars="0"/>
        <w:rPr>
          <w:ins w:id="5520" w:author="Janusio" w:date="2018-03-08T02:09:44Z"/>
          <w:rFonts w:hint="eastAsia"/>
          <w:lang w:val="en-US" w:eastAsia="zh-CN"/>
        </w:rPr>
        <w:pPrChange w:id="5519" w:author="Janusio" w:date="2018-03-08T02:09:21Z">
          <w:pPr>
            <w:pStyle w:val="24"/>
            <w:spacing w:line="360" w:lineRule="auto"/>
            <w:ind w:firstLine="420" w:firstLineChars="0"/>
          </w:pPr>
        </w:pPrChange>
      </w:pPr>
      <w:ins w:id="5521" w:author="Janusio" w:date="2018-03-05T15:54:44Z">
        <w:r>
          <w:rPr>
            <w:rFonts w:hint="eastAsia"/>
            <w:lang w:val="en-US" w:eastAsia="zh-CN"/>
          </w:rPr>
          <w:t>在</w:t>
        </w:r>
      </w:ins>
      <w:ins w:id="5522" w:author="Janusio" w:date="2018-03-05T15:54:45Z">
        <w:r>
          <w:rPr>
            <w:rFonts w:hint="eastAsia"/>
            <w:lang w:val="en-US" w:eastAsia="zh-CN"/>
          </w:rPr>
          <w:t>对</w:t>
        </w:r>
      </w:ins>
      <w:ins w:id="5523" w:author="Janusio" w:date="2018-03-05T15:54:52Z">
        <w:r>
          <w:rPr>
            <w:rFonts w:hint="eastAsia"/>
            <w:lang w:val="en-US" w:eastAsia="zh-CN"/>
          </w:rPr>
          <w:t>物理服务器</w:t>
        </w:r>
      </w:ins>
      <w:ins w:id="5524" w:author="Janusio" w:date="2018-03-05T15:54:53Z">
        <w:r>
          <w:rPr>
            <w:rFonts w:hint="eastAsia"/>
            <w:lang w:val="en-US" w:eastAsia="zh-CN"/>
          </w:rPr>
          <w:t>进行</w:t>
        </w:r>
      </w:ins>
      <w:ins w:id="5525" w:author="Janusio" w:date="2018-03-05T15:54:54Z">
        <w:r>
          <w:rPr>
            <w:rFonts w:hint="eastAsia"/>
            <w:lang w:val="en-US" w:eastAsia="zh-CN"/>
          </w:rPr>
          <w:t>静态</w:t>
        </w:r>
      </w:ins>
      <w:ins w:id="5526" w:author="Janusio" w:date="2018-03-05T15:54:55Z">
        <w:r>
          <w:rPr>
            <w:rFonts w:hint="eastAsia"/>
            <w:lang w:val="en-US" w:eastAsia="zh-CN"/>
          </w:rPr>
          <w:t>度量</w:t>
        </w:r>
      </w:ins>
      <w:ins w:id="5527" w:author="Janusio" w:date="2018-03-05T15:54:56Z">
        <w:r>
          <w:rPr>
            <w:rFonts w:hint="eastAsia"/>
            <w:lang w:val="en-US" w:eastAsia="zh-CN"/>
          </w:rPr>
          <w:t>之后，</w:t>
        </w:r>
      </w:ins>
      <w:ins w:id="5528" w:author="Janusio" w:date="2018-03-05T15:55:10Z">
        <w:r>
          <w:rPr>
            <w:rFonts w:hint="eastAsia"/>
            <w:lang w:val="en-US" w:eastAsia="zh-CN"/>
          </w:rPr>
          <w:t>信任</w:t>
        </w:r>
      </w:ins>
      <w:ins w:id="5529" w:author="Janusio" w:date="2018-03-05T15:55:13Z">
        <w:r>
          <w:rPr>
            <w:rFonts w:hint="eastAsia"/>
            <w:lang w:val="en-US" w:eastAsia="zh-CN"/>
          </w:rPr>
          <w:t>扩展到</w:t>
        </w:r>
      </w:ins>
      <w:ins w:id="5530" w:author="Janusio" w:date="2018-03-05T15:55:17Z">
        <w:r>
          <w:rPr>
            <w:rFonts w:hint="eastAsia"/>
            <w:lang w:val="en-US" w:eastAsia="zh-CN"/>
          </w:rPr>
          <w:t>TJP</w:t>
        </w:r>
      </w:ins>
      <w:ins w:id="5531" w:author="Janusio" w:date="2018-03-05T15:55:26Z">
        <w:r>
          <w:rPr>
            <w:rFonts w:hint="eastAsia"/>
            <w:lang w:val="en-US" w:eastAsia="zh-CN"/>
          </w:rPr>
          <w:t>，</w:t>
        </w:r>
      </w:ins>
      <w:ins w:id="5532" w:author="Janusio" w:date="2018-03-05T15:55:28Z">
        <w:r>
          <w:rPr>
            <w:rFonts w:hint="eastAsia"/>
            <w:lang w:val="en-US" w:eastAsia="zh-CN"/>
          </w:rPr>
          <w:t>如果</w:t>
        </w:r>
      </w:ins>
      <w:ins w:id="5533" w:author="Janusio" w:date="2018-03-05T15:55:33Z">
        <w:r>
          <w:rPr>
            <w:rFonts w:hint="eastAsia"/>
            <w:lang w:val="en-US" w:eastAsia="zh-CN"/>
          </w:rPr>
          <w:t>此时</w:t>
        </w:r>
      </w:ins>
      <w:ins w:id="5534" w:author="Janusio" w:date="2018-03-05T15:55:40Z">
        <w:r>
          <w:rPr>
            <w:rFonts w:hint="eastAsia"/>
            <w:lang w:val="en-US" w:eastAsia="zh-CN"/>
          </w:rPr>
          <w:t>针对</w:t>
        </w:r>
      </w:ins>
      <w:ins w:id="5535" w:author="Janusio" w:date="2018-03-05T15:55:42Z">
        <w:r>
          <w:rPr>
            <w:rFonts w:hint="eastAsia"/>
            <w:lang w:val="en-US" w:eastAsia="zh-CN"/>
          </w:rPr>
          <w:t>随时启动</w:t>
        </w:r>
      </w:ins>
      <w:ins w:id="5536" w:author="Janusio" w:date="2018-03-05T15:55:43Z">
        <w:r>
          <w:rPr>
            <w:rFonts w:hint="eastAsia"/>
            <w:lang w:val="en-US" w:eastAsia="zh-CN"/>
          </w:rPr>
          <w:t>的</w:t>
        </w:r>
      </w:ins>
      <w:ins w:id="5537" w:author="Janusio" w:date="2018-03-05T15:55:45Z">
        <w:r>
          <w:rPr>
            <w:rFonts w:hint="eastAsia"/>
            <w:lang w:val="en-US" w:eastAsia="zh-CN"/>
          </w:rPr>
          <w:t>虚拟机</w:t>
        </w:r>
      </w:ins>
      <w:ins w:id="5538" w:author="Janusio" w:date="2018-03-05T15:55:46Z">
        <w:r>
          <w:rPr>
            <w:rFonts w:hint="eastAsia"/>
            <w:lang w:val="en-US" w:eastAsia="zh-CN"/>
          </w:rPr>
          <w:t>，</w:t>
        </w:r>
      </w:ins>
      <w:ins w:id="5539" w:author="Janusio" w:date="2018-03-05T15:55:47Z">
        <w:r>
          <w:rPr>
            <w:rFonts w:hint="eastAsia"/>
            <w:lang w:val="en-US" w:eastAsia="zh-CN"/>
          </w:rPr>
          <w:t>则</w:t>
        </w:r>
      </w:ins>
      <w:ins w:id="5540" w:author="Janusio" w:date="2018-03-05T15:55:48Z">
        <w:r>
          <w:rPr>
            <w:rFonts w:hint="eastAsia"/>
            <w:lang w:val="en-US" w:eastAsia="zh-CN"/>
          </w:rPr>
          <w:t>必须</w:t>
        </w:r>
      </w:ins>
      <w:ins w:id="5541" w:author="Janusio" w:date="2018-03-05T15:55:49Z">
        <w:r>
          <w:rPr>
            <w:rFonts w:hint="eastAsia"/>
            <w:lang w:val="en-US" w:eastAsia="zh-CN"/>
          </w:rPr>
          <w:t>使用</w:t>
        </w:r>
      </w:ins>
      <w:ins w:id="5542" w:author="Janusio" w:date="2018-03-05T15:55:50Z">
        <w:r>
          <w:rPr>
            <w:rFonts w:hint="eastAsia"/>
            <w:lang w:val="en-US" w:eastAsia="zh-CN"/>
          </w:rPr>
          <w:t>动态</w:t>
        </w:r>
      </w:ins>
      <w:ins w:id="5543" w:author="Janusio" w:date="2018-03-05T15:55:51Z">
        <w:r>
          <w:rPr>
            <w:rFonts w:hint="eastAsia"/>
            <w:lang w:val="en-US" w:eastAsia="zh-CN"/>
          </w:rPr>
          <w:t>度量</w:t>
        </w:r>
      </w:ins>
      <w:ins w:id="5544" w:author="Janusio" w:date="2018-03-05T15:55:52Z">
        <w:r>
          <w:rPr>
            <w:rFonts w:hint="eastAsia"/>
            <w:lang w:val="en-US" w:eastAsia="zh-CN"/>
          </w:rPr>
          <w:t>技术</w:t>
        </w:r>
      </w:ins>
      <w:ins w:id="5545" w:author="Janusio" w:date="2018-03-05T15:56:27Z">
        <w:r>
          <w:rPr>
            <w:rFonts w:hint="eastAsia"/>
            <w:lang w:val="en-US" w:eastAsia="zh-CN"/>
          </w:rPr>
          <w:t>（</w:t>
        </w:r>
      </w:ins>
      <w:ins w:id="5546" w:author="Janusio" w:date="2018-03-05T15:56:30Z">
        <w:r>
          <w:rPr>
            <w:rFonts w:hint="eastAsia"/>
            <w:lang w:val="en-US" w:eastAsia="zh-CN"/>
          </w:rPr>
          <w:t>DRTM</w:t>
        </w:r>
      </w:ins>
      <w:ins w:id="5547" w:author="Janusio" w:date="2018-03-05T15:56:27Z">
        <w:r>
          <w:rPr>
            <w:rFonts w:hint="eastAsia"/>
            <w:lang w:val="en-US" w:eastAsia="zh-CN"/>
          </w:rPr>
          <w:t>）</w:t>
        </w:r>
      </w:ins>
      <w:ins w:id="5548" w:author="Janusio" w:date="2018-03-05T15:55:54Z">
        <w:r>
          <w:rPr>
            <w:rFonts w:hint="eastAsia"/>
            <w:lang w:val="en-US" w:eastAsia="zh-CN"/>
          </w:rPr>
          <w:t>。</w:t>
        </w:r>
      </w:ins>
      <w:ins w:id="5549" w:author="Janusio" w:date="2018-03-05T15:56:02Z">
        <w:r>
          <w:rPr>
            <w:rFonts w:hint="eastAsia"/>
            <w:lang w:val="en-US" w:eastAsia="zh-CN"/>
          </w:rPr>
          <w:t>TJP和</w:t>
        </w:r>
      </w:ins>
      <w:ins w:id="5550" w:author="Janusio" w:date="2018-03-05T15:56:06Z">
        <w:r>
          <w:rPr>
            <w:rFonts w:hint="eastAsia"/>
            <w:lang w:val="en-US" w:eastAsia="zh-CN"/>
          </w:rPr>
          <w:t>虚拟机的</w:t>
        </w:r>
      </w:ins>
      <w:ins w:id="5551" w:author="Janusio" w:date="2018-03-05T15:56:08Z">
        <w:r>
          <w:rPr>
            <w:rFonts w:hint="eastAsia"/>
            <w:lang w:val="en-US" w:eastAsia="zh-CN"/>
          </w:rPr>
          <w:t>vTPM</w:t>
        </w:r>
      </w:ins>
      <w:ins w:id="5552" w:author="Janusio" w:date="2018-03-05T15:56:10Z">
        <w:r>
          <w:rPr>
            <w:rFonts w:hint="eastAsia"/>
            <w:lang w:val="en-US" w:eastAsia="zh-CN"/>
          </w:rPr>
          <w:t>作为</w:t>
        </w:r>
      </w:ins>
      <w:ins w:id="5553" w:author="Janusio" w:date="2018-03-05T15:56:12Z">
        <w:r>
          <w:rPr>
            <w:rFonts w:hint="eastAsia"/>
            <w:lang w:val="en-US" w:eastAsia="zh-CN"/>
          </w:rPr>
          <w:t>虚拟机</w:t>
        </w:r>
      </w:ins>
      <w:ins w:id="5554" w:author="Janusio" w:date="2018-03-05T15:56:13Z">
        <w:r>
          <w:rPr>
            <w:rFonts w:hint="eastAsia"/>
            <w:lang w:val="en-US" w:eastAsia="zh-CN"/>
          </w:rPr>
          <w:t>启动</w:t>
        </w:r>
      </w:ins>
      <w:ins w:id="5555" w:author="Janusio" w:date="2018-03-05T15:56:15Z">
        <w:r>
          <w:rPr>
            <w:rFonts w:hint="eastAsia"/>
            <w:lang w:val="en-US" w:eastAsia="zh-CN"/>
          </w:rPr>
          <w:t>的</w:t>
        </w:r>
      </w:ins>
      <w:ins w:id="5556" w:author="Janusio" w:date="2018-03-05T15:56:20Z">
        <w:r>
          <w:rPr>
            <w:rFonts w:hint="eastAsia"/>
            <w:lang w:val="en-US" w:eastAsia="zh-CN"/>
          </w:rPr>
          <w:t>v</w:t>
        </w:r>
      </w:ins>
      <w:ins w:id="5557" w:author="Janusio" w:date="2018-03-05T15:56:17Z">
        <w:r>
          <w:rPr>
            <w:rFonts w:hint="eastAsia"/>
            <w:lang w:val="en-US" w:eastAsia="zh-CN"/>
          </w:rPr>
          <w:t>RT</w:t>
        </w:r>
      </w:ins>
      <w:ins w:id="5558" w:author="Janusio" w:date="2018-03-05T15:56:34Z">
        <w:r>
          <w:rPr>
            <w:rFonts w:hint="eastAsia"/>
            <w:lang w:val="en-US" w:eastAsia="zh-CN"/>
          </w:rPr>
          <w:t>，</w:t>
        </w:r>
      </w:ins>
      <w:ins w:id="5559" w:author="Janusio" w:date="2018-03-05T15:56:59Z">
        <w:r>
          <w:rPr>
            <w:rFonts w:hint="eastAsia"/>
            <w:lang w:val="en-US" w:eastAsia="zh-CN"/>
          </w:rPr>
          <w:t>对</w:t>
        </w:r>
      </w:ins>
      <w:ins w:id="5560" w:author="Janusio" w:date="2018-03-05T15:57:01Z">
        <w:r>
          <w:rPr>
            <w:rFonts w:hint="eastAsia"/>
            <w:lang w:val="en-US" w:eastAsia="zh-CN"/>
          </w:rPr>
          <w:t>虚拟机</w:t>
        </w:r>
      </w:ins>
      <w:ins w:id="5561" w:author="Janusio" w:date="2018-03-05T15:57:02Z">
        <w:r>
          <w:rPr>
            <w:rFonts w:hint="eastAsia"/>
            <w:lang w:val="en-US" w:eastAsia="zh-CN"/>
          </w:rPr>
          <w:t>启动</w:t>
        </w:r>
      </w:ins>
      <w:ins w:id="5562" w:author="Janusio" w:date="2018-03-05T15:57:05Z">
        <w:r>
          <w:rPr>
            <w:rFonts w:hint="eastAsia"/>
            <w:lang w:val="en-US" w:eastAsia="zh-CN"/>
          </w:rPr>
          <w:t>开始的</w:t>
        </w:r>
      </w:ins>
      <w:ins w:id="5563" w:author="Janusio" w:date="2018-03-05T15:57:07Z">
        <w:r>
          <w:rPr>
            <w:rFonts w:hint="eastAsia"/>
            <w:lang w:val="en-US" w:eastAsia="zh-CN"/>
          </w:rPr>
          <w:t>初始</w:t>
        </w:r>
      </w:ins>
      <w:ins w:id="5564" w:author="Janusio" w:date="2018-03-05T15:57:09Z">
        <w:r>
          <w:rPr>
            <w:rFonts w:hint="eastAsia"/>
            <w:lang w:val="en-US" w:eastAsia="zh-CN"/>
          </w:rPr>
          <w:t>程序</w:t>
        </w:r>
      </w:ins>
      <w:ins w:id="5565" w:author="Janusio" w:date="2018-03-05T15:57:11Z">
        <w:r>
          <w:rPr>
            <w:rFonts w:hint="eastAsia"/>
            <w:lang w:val="en-US" w:eastAsia="zh-CN"/>
          </w:rPr>
          <w:t>进行</w:t>
        </w:r>
      </w:ins>
      <w:ins w:id="5566" w:author="Janusio" w:date="2018-03-05T15:57:13Z">
        <w:r>
          <w:rPr>
            <w:rFonts w:hint="eastAsia"/>
            <w:lang w:val="en-US" w:eastAsia="zh-CN"/>
          </w:rPr>
          <w:t>信任</w:t>
        </w:r>
      </w:ins>
      <w:ins w:id="5567" w:author="Janusio" w:date="2018-03-05T15:57:15Z">
        <w:r>
          <w:rPr>
            <w:rFonts w:hint="eastAsia"/>
            <w:lang w:val="en-US" w:eastAsia="zh-CN"/>
          </w:rPr>
          <w:t>扩展</w:t>
        </w:r>
      </w:ins>
      <w:ins w:id="5568" w:author="Janusio" w:date="2018-03-05T15:57:16Z">
        <w:r>
          <w:rPr>
            <w:rFonts w:hint="eastAsia"/>
            <w:lang w:val="en-US" w:eastAsia="zh-CN"/>
          </w:rPr>
          <w:t>，</w:t>
        </w:r>
      </w:ins>
      <w:ins w:id="5569" w:author="Janusio" w:date="2018-03-05T15:57:17Z">
        <w:r>
          <w:rPr>
            <w:rFonts w:hint="eastAsia"/>
            <w:lang w:val="en-US" w:eastAsia="zh-CN"/>
          </w:rPr>
          <w:t>然后</w:t>
        </w:r>
      </w:ins>
      <w:ins w:id="5570" w:author="Janusio" w:date="2018-03-05T15:57:18Z">
        <w:r>
          <w:rPr>
            <w:rFonts w:hint="eastAsia"/>
            <w:lang w:val="en-US" w:eastAsia="zh-CN"/>
          </w:rPr>
          <w:t>依次</w:t>
        </w:r>
      </w:ins>
      <w:ins w:id="5571" w:author="Janusio" w:date="2018-03-05T15:57:19Z">
        <w:r>
          <w:rPr>
            <w:rFonts w:hint="eastAsia"/>
            <w:lang w:val="en-US" w:eastAsia="zh-CN"/>
          </w:rPr>
          <w:t>度量</w:t>
        </w:r>
      </w:ins>
      <w:ins w:id="5572" w:author="Janusio" w:date="2018-03-05T15:57:21Z">
        <w:r>
          <w:rPr>
            <w:rFonts w:hint="eastAsia"/>
            <w:lang w:val="en-US" w:eastAsia="zh-CN"/>
          </w:rPr>
          <w:t>，</w:t>
        </w:r>
      </w:ins>
      <w:ins w:id="5573" w:author="Janusio" w:date="2018-03-05T15:57:34Z">
        <w:r>
          <w:rPr>
            <w:rFonts w:hint="eastAsia"/>
            <w:lang w:val="en-US" w:eastAsia="zh-CN"/>
          </w:rPr>
          <w:t>把</w:t>
        </w:r>
      </w:ins>
      <w:ins w:id="5574" w:author="Janusio" w:date="2018-03-05T15:57:36Z">
        <w:r>
          <w:rPr>
            <w:rFonts w:hint="eastAsia"/>
            <w:lang w:val="en-US" w:eastAsia="zh-CN"/>
          </w:rPr>
          <w:t>度量值</w:t>
        </w:r>
      </w:ins>
      <w:ins w:id="5575" w:author="Janusio" w:date="2018-03-05T15:57:37Z">
        <w:r>
          <w:rPr>
            <w:rFonts w:hint="eastAsia"/>
            <w:lang w:val="en-US" w:eastAsia="zh-CN"/>
          </w:rPr>
          <w:t>写入</w:t>
        </w:r>
      </w:ins>
      <w:ins w:id="5576" w:author="Janusio" w:date="2018-03-05T15:57:38Z">
        <w:r>
          <w:rPr>
            <w:rFonts w:hint="eastAsia"/>
            <w:lang w:val="en-US" w:eastAsia="zh-CN"/>
          </w:rPr>
          <w:t>到</w:t>
        </w:r>
      </w:ins>
      <w:ins w:id="5577" w:author="Janusio" w:date="2018-03-05T15:57:41Z">
        <w:r>
          <w:rPr>
            <w:rFonts w:hint="eastAsia"/>
            <w:lang w:val="en-US" w:eastAsia="zh-CN"/>
          </w:rPr>
          <w:t>PCR</w:t>
        </w:r>
      </w:ins>
      <w:ins w:id="5578" w:author="Janusio" w:date="2018-03-05T15:57:42Z">
        <w:r>
          <w:rPr>
            <w:rFonts w:hint="eastAsia"/>
            <w:lang w:val="en-US" w:eastAsia="zh-CN"/>
          </w:rPr>
          <w:t>中</w:t>
        </w:r>
      </w:ins>
      <w:ins w:id="5579" w:author="Janusio" w:date="2018-03-05T15:57:43Z">
        <w:r>
          <w:rPr>
            <w:rFonts w:hint="eastAsia"/>
            <w:lang w:val="en-US" w:eastAsia="zh-CN"/>
          </w:rPr>
          <w:t>。</w:t>
        </w:r>
      </w:ins>
    </w:p>
    <w:p>
      <w:pPr>
        <w:pStyle w:val="3"/>
        <w:numPr>
          <w:ins w:id="5581" w:author="Janusio" w:date="2018-03-08T02:09:48Z"/>
        </w:numPr>
        <w:spacing w:line="360" w:lineRule="auto"/>
        <w:ind w:firstLine="420" w:firstLineChars="0"/>
        <w:rPr>
          <w:rFonts w:hint="eastAsia"/>
          <w:lang w:val="en-US" w:eastAsia="zh-CN"/>
        </w:rPr>
        <w:pPrChange w:id="5580" w:author="Janusio" w:date="2018-03-08T02:09:48Z">
          <w:pPr>
            <w:pStyle w:val="24"/>
            <w:spacing w:line="360" w:lineRule="auto"/>
            <w:ind w:firstLine="420" w:firstLineChars="0"/>
          </w:pPr>
        </w:pPrChange>
      </w:pPr>
      <w:ins w:id="5582" w:author="Janusio" w:date="2018-03-08T02:09:29Z">
        <w:r>
          <w:rPr>
            <w:rFonts w:hint="eastAsia"/>
            <w:lang w:val="en-US" w:eastAsia="zh-CN"/>
          </w:rPr>
          <w:t>TVP-</w:t>
        </w:r>
      </w:ins>
      <w:ins w:id="5583" w:author="Janusio" w:date="2018-03-08T02:09:31Z">
        <w:r>
          <w:rPr>
            <w:rFonts w:hint="eastAsia"/>
            <w:lang w:val="en-US" w:eastAsia="zh-CN"/>
          </w:rPr>
          <w:t>Q</w:t>
        </w:r>
      </w:ins>
      <w:ins w:id="5584" w:author="Janusio" w:date="2018-03-08T02:09:32Z">
        <w:r>
          <w:rPr>
            <w:rFonts w:hint="eastAsia"/>
            <w:lang w:val="en-US" w:eastAsia="zh-CN"/>
          </w:rPr>
          <w:t>T</w:t>
        </w:r>
      </w:ins>
      <w:ins w:id="5585" w:author="Janusio" w:date="2018-03-08T02:09:36Z">
        <w:r>
          <w:rPr>
            <w:rFonts w:hint="eastAsia"/>
            <w:lang w:val="en-US" w:eastAsia="zh-CN"/>
          </w:rPr>
          <w:t>信任链</w:t>
        </w:r>
      </w:ins>
      <w:ins w:id="5586" w:author="Janusio" w:date="2018-03-08T02:09:37Z">
        <w:r>
          <w:rPr>
            <w:rFonts w:hint="eastAsia"/>
            <w:lang w:val="en-US" w:eastAsia="zh-CN"/>
          </w:rPr>
          <w:t>定义</w:t>
        </w:r>
      </w:ins>
    </w:p>
    <w:p>
      <w:pPr>
        <w:pStyle w:val="24"/>
        <w:ind w:firstLine="0" w:firstLineChars="0"/>
        <w:rPr>
          <w:del w:id="5587" w:author="Janusio" w:date="2018-03-08T02:09:50Z"/>
          <w:rFonts w:hint="eastAsia" w:ascii="Times New Roman" w:hAnsi="Times New Roman" w:eastAsia="黑体"/>
          <w:b/>
          <w:sz w:val="28"/>
          <w:szCs w:val="28"/>
          <w:lang w:val="en-US" w:eastAsia="zh-CN"/>
        </w:rPr>
      </w:pPr>
      <w:del w:id="5588" w:author="Janusio" w:date="2018-03-08T02:09:50Z">
        <w:r>
          <w:rPr>
            <w:rFonts w:hint="eastAsia" w:ascii="Times New Roman" w:hAnsi="Times New Roman" w:eastAsia="仿宋_GB2312"/>
            <w:b/>
            <w:sz w:val="28"/>
            <w:szCs w:val="28"/>
            <w:lang w:val="en-US" w:eastAsia="zh-CN"/>
          </w:rPr>
          <w:delText>4</w:delText>
        </w:r>
      </w:del>
      <w:del w:id="5589" w:author="Janusio" w:date="2018-03-08T02:09:50Z">
        <w:r>
          <w:rPr>
            <w:rFonts w:hint="eastAsia" w:ascii="Times New Roman" w:hAnsi="Times New Roman" w:eastAsia="仿宋_GB2312"/>
            <w:b/>
            <w:sz w:val="28"/>
            <w:szCs w:val="28"/>
          </w:rPr>
          <w:delText>.</w:delText>
        </w:r>
      </w:del>
      <w:del w:id="5590" w:author="Janusio" w:date="2018-03-08T02:09:50Z">
        <w:r>
          <w:rPr>
            <w:rFonts w:hint="eastAsia" w:ascii="Times New Roman" w:hAnsi="Times New Roman" w:eastAsia="仿宋_GB2312"/>
            <w:b/>
            <w:sz w:val="28"/>
            <w:szCs w:val="28"/>
            <w:lang w:val="en-US" w:eastAsia="zh-CN"/>
          </w:rPr>
          <w:delText>2</w:delText>
        </w:r>
      </w:del>
      <w:del w:id="5591" w:author="Janusio" w:date="2018-03-08T02:09:50Z">
        <w:r>
          <w:rPr>
            <w:rFonts w:hint="eastAsia" w:ascii="Times New Roman" w:hAnsi="Times New Roman" w:eastAsia="仿宋_GB2312"/>
            <w:b/>
            <w:sz w:val="28"/>
            <w:szCs w:val="28"/>
          </w:rPr>
          <w:delText xml:space="preserve"> </w:delText>
        </w:r>
      </w:del>
      <w:del w:id="5592" w:author="Janusio" w:date="2018-03-08T02:09:50Z">
        <w:r>
          <w:rPr>
            <w:rFonts w:hint="eastAsia" w:ascii="Times New Roman" w:hAnsi="Times New Roman" w:eastAsia="黑体"/>
            <w:b/>
            <w:sz w:val="28"/>
            <w:szCs w:val="28"/>
            <w:lang w:val="en-US" w:eastAsia="zh-CN"/>
          </w:rPr>
          <w:delText>TVP-QT信任链设计</w:delText>
        </w:r>
      </w:del>
    </w:p>
    <w:p>
      <w:pPr>
        <w:pStyle w:val="24"/>
        <w:spacing w:beforeLines="0" w:afterLines="0" w:line="360" w:lineRule="auto"/>
        <w:ind w:firstLine="420" w:firstLineChars="0"/>
        <w:rPr>
          <w:ins w:id="5594" w:author="Janusio" w:date="2018-03-05T15:44:48Z"/>
          <w:rFonts w:hint="eastAsia" w:ascii="Times New Roman" w:hAnsi="Times New Roman"/>
          <w:sz w:val="24"/>
          <w:szCs w:val="24"/>
        </w:rPr>
        <w:pPrChange w:id="5593" w:author="Janusio" w:date="2018-03-05T15:45:09Z">
          <w:pPr>
            <w:pStyle w:val="24"/>
            <w:ind w:firstLine="420" w:firstLineChars="0"/>
          </w:pPr>
        </w:pPrChange>
      </w:pPr>
      <w:del w:id="5595" w:author="Janusio" w:date="2018-03-05T15:58:21Z">
        <w:r>
          <w:rPr>
            <w:rFonts w:hint="eastAsia" w:ascii="Times New Roman" w:hAnsi="Times New Roman"/>
            <w:sz w:val="24"/>
            <w:szCs w:val="24"/>
          </w:rPr>
          <w:delText>××××××××××××××××××××××××××××××××××××××××××××××××××××××××××××××××××××××××</w:delText>
        </w:r>
      </w:del>
      <w:ins w:id="5596" w:author="Janusio" w:date="2018-03-05T15:44:48Z">
        <w:r>
          <w:rPr>
            <w:rFonts w:hint="eastAsia" w:ascii="Times New Roman" w:hAnsi="Times New Roman"/>
            <w:sz w:val="24"/>
            <w:szCs w:val="24"/>
          </w:rPr>
          <w:t>如图3所示，从外部实体来看，虚拟化平台仍然满足TCG最初建立信任环境的思想。</w:t>
        </w:r>
      </w:ins>
    </w:p>
    <w:p>
      <w:pPr>
        <w:pStyle w:val="24"/>
        <w:spacing w:beforeLines="0" w:afterLines="0" w:line="360" w:lineRule="auto"/>
        <w:ind w:firstLine="420" w:firstLineChars="0"/>
        <w:jc w:val="center"/>
        <w:rPr>
          <w:ins w:id="5598" w:author="Janusio" w:date="2018-03-08T02:10:02Z"/>
          <w:rFonts w:ascii="Times New Roman" w:hAnsi="Times New Roman"/>
          <w:color w:val="auto"/>
          <w:sz w:val="18"/>
          <w:szCs w:val="18"/>
        </w:rPr>
        <w:pPrChange w:id="5597" w:author="Janusio" w:date="2018-03-05T15:46:12Z">
          <w:pPr>
            <w:pStyle w:val="24"/>
            <w:ind w:firstLine="420" w:firstLineChars="0"/>
          </w:pPr>
        </w:pPrChange>
      </w:pPr>
      <w:ins w:id="5599" w:author="Janusio" w:date="2018-03-05T15:33:11Z"/>
      <w:ins w:id="5600" w:author="Janusio" w:date="2018-03-05T15:33:11Z"/>
      <w:ins w:id="5601" w:author="Janusio" w:date="2018-03-05T15:33:11Z"/>
      <w:ins w:id="5602" w:author="Janusio" w:date="2018-03-05T15:33:11Z">
        <w:r>
          <w:rPr>
            <w:rFonts w:ascii="Times New Roman" w:hAnsi="Times New Roman"/>
            <w:color w:val="auto"/>
            <w:sz w:val="18"/>
            <w:szCs w:val="18"/>
          </w:rPr>
          <w:object>
            <v:shape id="_x0000_i1030"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30" DrawAspect="Content" ObjectID="_1468075730" r:id="rId27">
              <o:LockedField>false</o:LockedField>
            </o:OLEObject>
          </w:object>
        </w:r>
      </w:ins>
      <w:ins w:id="5604" w:author="Janusio" w:date="2018-03-05T15:33:11Z"/>
    </w:p>
    <w:p>
      <w:pPr>
        <w:pStyle w:val="24"/>
        <w:spacing w:beforeLines="0" w:afterLines="0" w:line="360" w:lineRule="auto"/>
        <w:ind w:firstLine="420" w:firstLineChars="0"/>
        <w:jc w:val="center"/>
        <w:rPr>
          <w:ins w:id="5606" w:author="Janusio" w:date="2018-03-05T15:44:48Z"/>
          <w:rFonts w:hint="eastAsia" w:ascii="Times New Roman" w:hAnsi="Times New Roman"/>
          <w:sz w:val="24"/>
          <w:szCs w:val="24"/>
        </w:rPr>
        <w:pPrChange w:id="5605" w:author="Janusio" w:date="2018-03-05T15:46:12Z">
          <w:pPr>
            <w:pStyle w:val="24"/>
            <w:ind w:firstLine="420" w:firstLineChars="0"/>
          </w:pPr>
        </w:pPrChange>
      </w:pPr>
      <w:ins w:id="5607" w:author="Janusio" w:date="2018-03-05T15:44:48Z">
        <w:r>
          <w:rPr>
            <w:rFonts w:hint="eastAsia" w:ascii="Times New Roman" w:hAnsi="Times New Roman"/>
            <w:sz w:val="24"/>
            <w:szCs w:val="24"/>
          </w:rPr>
          <w:t>虚拟化平台可信环境信任链构建与验证</w:t>
        </w:r>
      </w:ins>
    </w:p>
    <w:p>
      <w:pPr>
        <w:pStyle w:val="24"/>
        <w:spacing w:beforeLines="0" w:afterLines="0" w:line="360" w:lineRule="auto"/>
        <w:ind w:firstLine="420" w:firstLineChars="0"/>
        <w:rPr>
          <w:ins w:id="5609" w:author="Janusio" w:date="2018-03-05T15:44:48Z"/>
          <w:rFonts w:hint="eastAsia" w:ascii="Times New Roman" w:hAnsi="Times New Roman"/>
          <w:sz w:val="24"/>
          <w:szCs w:val="24"/>
        </w:rPr>
        <w:pPrChange w:id="5608" w:author="Janusio" w:date="2018-03-05T15:45:09Z">
          <w:pPr>
            <w:pStyle w:val="24"/>
            <w:ind w:firstLine="420" w:firstLineChars="0"/>
          </w:pPr>
        </w:pPrChange>
      </w:pPr>
      <w:ins w:id="5610" w:author="Janusio" w:date="2018-03-05T15:44:48Z">
        <w:r>
          <w:rPr>
            <w:rFonts w:hint="eastAsia" w:ascii="Times New Roman" w:hAnsi="Times New Roman"/>
            <w:sz w:val="24"/>
            <w:szCs w:val="24"/>
          </w:rPr>
          <w:t>为了确保这种信任传递的正确性，需要对 TVP-QT信任链进行验证，证明在程序控制权传递过程中，各个进程的确能够按照预期执行，而且能够对外证明上述属性。我们将上述验证目标抽象为信任链的信任属性（Trusted Property, TP），其抽象定义如下。</w:t>
        </w:r>
      </w:ins>
    </w:p>
    <w:p>
      <w:pPr>
        <w:pStyle w:val="24"/>
        <w:spacing w:beforeLines="0" w:afterLines="0" w:line="360" w:lineRule="auto"/>
        <w:ind w:firstLine="420" w:firstLineChars="0"/>
        <w:rPr>
          <w:ins w:id="5612" w:author="Janusio" w:date="2018-03-05T15:44:48Z"/>
          <w:rFonts w:hint="eastAsia" w:ascii="Times New Roman" w:hAnsi="Times New Roman"/>
          <w:sz w:val="24"/>
          <w:szCs w:val="24"/>
        </w:rPr>
        <w:pPrChange w:id="5611" w:author="Janusio" w:date="2018-03-05T15:45:09Z">
          <w:pPr>
            <w:pStyle w:val="24"/>
            <w:ind w:firstLine="420" w:firstLineChars="0"/>
          </w:pPr>
        </w:pPrChange>
      </w:pPr>
      <w:ins w:id="5613" w:author="Janusio" w:date="2018-03-05T15:44:48Z">
        <w:r>
          <w:rPr>
            <w:rFonts w:hint="eastAsia" w:ascii="Times New Roman" w:hAnsi="Times New Roman"/>
            <w:sz w:val="24"/>
            <w:szCs w:val="24"/>
          </w:rPr>
          <w:t>定义2 （TVP-QT信任链模型的信任属性TPTVP-QT）根据上文对TVP-QT信任属性的描述，TVP-QT的信任属性应该定义为一个二元组TPTVP-QT:={TCTVP-QT,VerTVP-QT}，其中TCTVP-QT表示TVP-QT信任链模型构建时所包含的可信组件传递序列，即上文对TVP-QT信任链模型具体构建过程的描述的各个组件序列。VerTVP-QT表示为对TVP-QT信任链模型执行序列的远程认证。</w:t>
        </w:r>
      </w:ins>
    </w:p>
    <w:p>
      <w:pPr>
        <w:pStyle w:val="24"/>
        <w:spacing w:beforeLines="0" w:afterLines="0" w:line="360" w:lineRule="auto"/>
        <w:ind w:firstLine="420" w:firstLineChars="0"/>
        <w:rPr>
          <w:ins w:id="5615" w:author="Janusio" w:date="2018-03-05T15:44:48Z"/>
          <w:rFonts w:hint="eastAsia" w:ascii="Times New Roman" w:hAnsi="Times New Roman"/>
          <w:sz w:val="24"/>
          <w:szCs w:val="24"/>
        </w:rPr>
        <w:pPrChange w:id="5614" w:author="Janusio" w:date="2018-03-05T15:45:09Z">
          <w:pPr>
            <w:pStyle w:val="24"/>
            <w:ind w:firstLine="420" w:firstLineChars="0"/>
          </w:pPr>
        </w:pPrChange>
      </w:pPr>
      <w:ins w:id="5616" w:author="Janusio" w:date="2018-03-05T15:44:48Z">
        <w:r>
          <w:rPr>
            <w:rFonts w:hint="eastAsia" w:ascii="Times New Roman" w:hAnsi="Times New Roman"/>
            <w:sz w:val="24"/>
            <w:szCs w:val="24"/>
          </w:rPr>
          <w:t xml:space="preserve"> 按照3.1节对TVP-QT中相应功能组件的定义，该TVP-QT信任属性可以进一步细分为：</w:t>
        </w:r>
      </w:ins>
    </w:p>
    <w:p>
      <w:pPr>
        <w:pStyle w:val="24"/>
        <w:spacing w:beforeLines="0" w:afterLines="0" w:line="360" w:lineRule="auto"/>
        <w:ind w:firstLine="420" w:firstLineChars="0"/>
        <w:rPr>
          <w:ins w:id="5618" w:author="Janusio" w:date="2018-03-05T15:44:48Z"/>
          <w:rFonts w:hint="eastAsia" w:ascii="Times New Roman" w:hAnsi="Times New Roman"/>
          <w:sz w:val="24"/>
          <w:szCs w:val="24"/>
        </w:rPr>
        <w:pPrChange w:id="5617" w:author="Janusio" w:date="2018-03-05T15:45:09Z">
          <w:pPr>
            <w:pStyle w:val="24"/>
            <w:ind w:firstLine="420" w:firstLineChars="0"/>
          </w:pPr>
        </w:pPrChange>
      </w:pPr>
      <w:ins w:id="5619" w:author="Janusio" w:date="2018-03-05T15:44:48Z">
        <w:r>
          <w:rPr>
            <w:rFonts w:hint="eastAsia" w:ascii="Times New Roman" w:hAnsi="Times New Roman"/>
            <w:sz w:val="24"/>
            <w:szCs w:val="24"/>
          </w:rPr>
          <w:t>TPTVP-QT:={TCTVP-QT,VerTVP-QT}</w:t>
        </w:r>
      </w:ins>
    </w:p>
    <w:p>
      <w:pPr>
        <w:pStyle w:val="24"/>
        <w:spacing w:beforeLines="0" w:afterLines="0" w:line="360" w:lineRule="auto"/>
        <w:ind w:firstLine="420" w:firstLineChars="0"/>
        <w:rPr>
          <w:ins w:id="5621" w:author="Janusio" w:date="2018-03-05T15:44:48Z"/>
          <w:rFonts w:hint="eastAsia" w:ascii="Times New Roman" w:hAnsi="Times New Roman"/>
          <w:sz w:val="24"/>
          <w:szCs w:val="24"/>
        </w:rPr>
        <w:pPrChange w:id="5620" w:author="Janusio" w:date="2018-03-05T15:45:09Z">
          <w:pPr>
            <w:pStyle w:val="24"/>
            <w:ind w:firstLine="420" w:firstLineChars="0"/>
          </w:pPr>
        </w:pPrChange>
      </w:pPr>
      <w:ins w:id="5622" w:author="Janusio" w:date="2018-03-05T15:44:48Z">
        <w:r>
          <w:rPr>
            <w:rFonts w:hint="eastAsia" w:ascii="Times New Roman" w:hAnsi="Times New Roman"/>
            <w:sz w:val="24"/>
            <w:szCs w:val="24"/>
          </w:rPr>
          <w:t xml:space="preserve">       ={(TCm,TCvRT,,TCvm), (Verm, VervRT,, Vervm) }</w:t>
        </w:r>
      </w:ins>
    </w:p>
    <w:p>
      <w:pPr>
        <w:pStyle w:val="24"/>
        <w:spacing w:beforeLines="0" w:afterLines="0" w:line="360" w:lineRule="auto"/>
        <w:ind w:firstLine="420" w:firstLineChars="0"/>
        <w:rPr>
          <w:ins w:id="5624" w:author="Janusio" w:date="2018-03-05T15:44:48Z"/>
          <w:rFonts w:hint="eastAsia" w:ascii="Times New Roman" w:hAnsi="Times New Roman"/>
          <w:sz w:val="24"/>
          <w:szCs w:val="24"/>
        </w:rPr>
        <w:pPrChange w:id="5623" w:author="Janusio" w:date="2018-03-05T15:45:09Z">
          <w:pPr>
            <w:pStyle w:val="24"/>
            <w:ind w:firstLine="420" w:firstLineChars="0"/>
          </w:pPr>
        </w:pPrChange>
      </w:pPr>
      <w:ins w:id="5625" w:author="Janusio" w:date="2018-03-05T15:44:48Z">
        <w:r>
          <w:rPr>
            <w:rFonts w:hint="eastAsia" w:ascii="Times New Roman" w:hAnsi="Times New Roman"/>
            <w:sz w:val="24"/>
            <w:szCs w:val="24"/>
          </w:rPr>
          <w:t>={(TCm,(TCTJP,TCvTPM),TCvm),(Verm,(VerTJP,VervTPM),Vervm)}</w:t>
        </w:r>
      </w:ins>
    </w:p>
    <w:p>
      <w:pPr>
        <w:pStyle w:val="24"/>
        <w:spacing w:beforeLines="0" w:afterLines="0" w:line="360" w:lineRule="auto"/>
        <w:ind w:firstLine="420" w:firstLineChars="0"/>
        <w:rPr>
          <w:ins w:id="5627" w:author="Janusio" w:date="2018-03-05T15:44:48Z"/>
          <w:rFonts w:hint="eastAsia" w:ascii="Times New Roman" w:hAnsi="Times New Roman"/>
          <w:sz w:val="24"/>
          <w:szCs w:val="24"/>
        </w:rPr>
        <w:pPrChange w:id="5626" w:author="Janusio" w:date="2018-03-05T15:45:09Z">
          <w:pPr>
            <w:pStyle w:val="24"/>
            <w:ind w:firstLine="420" w:firstLineChars="0"/>
          </w:pPr>
        </w:pPrChange>
      </w:pPr>
      <w:ins w:id="5628" w:author="Janusio" w:date="2018-03-05T15:44:48Z">
        <w:r>
          <w:rPr>
            <w:rFonts w:hint="eastAsia" w:ascii="Times New Roman" w:hAnsi="Times New Roman"/>
            <w:sz w:val="24"/>
            <w:szCs w:val="24"/>
          </w:rPr>
          <w:t>由定义可知TVP-QT信任属性可以分为三类：主机m的信任属性TCm，虚拟信任根vRT的信任属性TCvRT，以及用户虚拟机的信任属性TCvm。其中TCvRT包含TCTJP 和TCvTPM两个属性。下面对TVP-QT三类组件的信任属性进行分别阐述。</w:t>
        </w:r>
      </w:ins>
    </w:p>
    <w:p>
      <w:pPr>
        <w:pStyle w:val="24"/>
        <w:spacing w:beforeLines="0" w:afterLines="0" w:line="360" w:lineRule="auto"/>
        <w:ind w:firstLine="420" w:firstLineChars="0"/>
        <w:rPr>
          <w:ins w:id="5630" w:author="Janusio" w:date="2018-03-05T15:44:48Z"/>
          <w:rFonts w:hint="eastAsia" w:ascii="Times New Roman" w:hAnsi="Times New Roman"/>
          <w:sz w:val="24"/>
          <w:szCs w:val="24"/>
        </w:rPr>
        <w:pPrChange w:id="5629" w:author="Janusio" w:date="2018-03-05T15:45:09Z">
          <w:pPr>
            <w:pStyle w:val="24"/>
            <w:ind w:firstLine="420" w:firstLineChars="0"/>
          </w:pPr>
        </w:pPrChange>
      </w:pPr>
      <w:ins w:id="5631" w:author="Janusio" w:date="2018-03-05T15:44:48Z">
        <w:r>
          <w:rPr>
            <w:rFonts w:hint="eastAsia" w:ascii="Times New Roman" w:hAnsi="Times New Roman"/>
            <w:sz w:val="24"/>
            <w:szCs w:val="24"/>
          </w:rPr>
          <w:t>（1）主机m的信任属性表示TPm:={TCm,Verm}，其中，TCm表示基于硬件信任根构建的信任链，即主机m在本地正确地完成从第一层硬件TPM的CRTM到</w:t>
        </w:r>
      </w:ins>
      <w:ins w:id="5632" w:author="Janusio" w:date="2018-03-05T15:44:48Z">
        <w:r>
          <w:rPr>
            <w:rFonts w:hint="eastAsia" w:ascii="Times New Roman" w:hAnsi="Times New Roman"/>
            <w:sz w:val="24"/>
            <w:szCs w:val="24"/>
            <w:lang w:eastAsia="zh-CN"/>
          </w:rPr>
          <w:t>Dom0 Kernel</w:t>
        </w:r>
      </w:ins>
      <w:ins w:id="5633" w:author="Janusio" w:date="2018-03-05T15:44:48Z">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TCm)表示对外验证主机m所声称的信任属性TCm，使远程验证者R相信TVP-QT平台主机m拥有这样的信任链属性TCm。</w:t>
        </w:r>
      </w:ins>
    </w:p>
    <w:p>
      <w:pPr>
        <w:pStyle w:val="24"/>
        <w:spacing w:beforeLines="0" w:afterLines="0" w:line="360" w:lineRule="auto"/>
        <w:ind w:firstLine="420" w:firstLineChars="0"/>
        <w:rPr>
          <w:ins w:id="5635" w:author="Janusio" w:date="2018-03-05T15:44:48Z"/>
          <w:rFonts w:hint="eastAsia" w:ascii="Times New Roman" w:hAnsi="Times New Roman"/>
          <w:sz w:val="24"/>
          <w:szCs w:val="24"/>
        </w:rPr>
        <w:pPrChange w:id="5634" w:author="Janusio" w:date="2018-03-05T15:45:09Z">
          <w:pPr>
            <w:pStyle w:val="24"/>
            <w:ind w:firstLine="420" w:firstLineChars="0"/>
          </w:pPr>
        </w:pPrChange>
      </w:pPr>
      <w:ins w:id="5636" w:author="Janusio" w:date="2018-03-05T15:44:48Z">
        <w:r>
          <w:rPr>
            <w:rFonts w:hint="eastAsia" w:ascii="Times New Roman" w:hAnsi="Times New Roman"/>
            <w:sz w:val="24"/>
            <w:szCs w:val="24"/>
          </w:rPr>
          <w:t>（2）vRT的信任属性为TPvRT:= {TCvRT, VervRT}，表示vRT 的本地可信加载及其对外的证明。由定义1对vRT以及定义2对TVP-QT信任属性的定义，可对TPvRT进行进一步细分：</w:t>
        </w:r>
      </w:ins>
    </w:p>
    <w:p>
      <w:pPr>
        <w:pStyle w:val="24"/>
        <w:spacing w:beforeLines="0" w:afterLines="0" w:line="360" w:lineRule="auto"/>
        <w:ind w:firstLine="420" w:firstLineChars="0"/>
        <w:rPr>
          <w:ins w:id="5638" w:author="Janusio" w:date="2018-03-05T15:44:48Z"/>
          <w:rFonts w:hint="eastAsia" w:ascii="Times New Roman" w:hAnsi="Times New Roman"/>
          <w:sz w:val="24"/>
          <w:szCs w:val="24"/>
        </w:rPr>
        <w:pPrChange w:id="5637" w:author="Janusio" w:date="2018-03-05T15:45:09Z">
          <w:pPr>
            <w:pStyle w:val="24"/>
            <w:ind w:firstLine="420" w:firstLineChars="0"/>
          </w:pPr>
        </w:pPrChange>
      </w:pPr>
      <w:ins w:id="5639" w:author="Janusio" w:date="2018-03-05T15:44:48Z">
        <w:r>
          <w:rPr>
            <w:rFonts w:hint="eastAsia" w:ascii="Times New Roman" w:hAnsi="Times New Roman"/>
            <w:sz w:val="24"/>
            <w:szCs w:val="24"/>
          </w:rPr>
          <w:t xml:space="preserve">  TPvRT:={(TCTJP, VerTJP ), (TCvTPM, VervTPM)},</w:t>
        </w:r>
      </w:ins>
    </w:p>
    <w:p>
      <w:pPr>
        <w:pStyle w:val="24"/>
        <w:spacing w:beforeLines="0" w:afterLines="0" w:line="360" w:lineRule="auto"/>
        <w:ind w:firstLine="420" w:firstLineChars="0"/>
        <w:rPr>
          <w:ins w:id="5641" w:author="Janusio" w:date="2018-03-05T15:44:48Z"/>
          <w:rFonts w:hint="eastAsia" w:ascii="Times New Roman" w:hAnsi="Times New Roman"/>
          <w:sz w:val="24"/>
          <w:szCs w:val="24"/>
        </w:rPr>
        <w:pPrChange w:id="5640" w:author="Janusio" w:date="2018-03-05T15:45:09Z">
          <w:pPr>
            <w:pStyle w:val="24"/>
            <w:ind w:firstLine="420" w:firstLineChars="0"/>
          </w:pPr>
        </w:pPrChange>
      </w:pPr>
      <w:ins w:id="5642" w:author="Janusio" w:date="2018-03-05T15:44:48Z">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ins>
      <w:ins w:id="5643" w:author="Janusio" w:date="2018-03-05T15:44:48Z">
        <w:r>
          <w:rPr>
            <w:rFonts w:hint="eastAsia" w:ascii="Times New Roman" w:hAnsi="Times New Roman"/>
            <w:sz w:val="24"/>
            <w:szCs w:val="24"/>
            <w:lang w:eastAsia="zh-CN"/>
          </w:rPr>
          <w:t>Dom0 Kernel</w:t>
        </w:r>
      </w:ins>
      <w:ins w:id="5644" w:author="Janusio" w:date="2018-03-05T15:44:48Z">
        <w:r>
          <w:rPr>
            <w:rFonts w:hint="eastAsia" w:ascii="Times New Roman" w:hAnsi="Times New Roman"/>
            <w:sz w:val="24"/>
            <w:szCs w:val="24"/>
          </w:rPr>
          <w:t>→TJP)TPM_Static，完整地表示为：（CRTM→BIOS→OSLoader→VMM→Dom0 Kernel →vTPM Builder → vTPM-VM Binding→VM Builder ）TPM_Static；其二是在创建vm时，为了保证TJP的可信（由于TJP是应用程序，恶意程序容易篡改），从而使得信任关系可以传递到新建的vm, 需要采用动态度量方式对TJP重新度量验证，信任传递的过程为 (TJP)TPM_Dynamic，完整表示为：(vTPM Builder→vTPM-VM Binding→VM Builder)TPM_Dynamic。在这两种情况下VerTJP:=Verify (TJP, TCTJP) 表示对外验证可信衔接点所声称的信任属性TCTJP，使远程验证者R相信TVP-QT的可信衔接点拥有这样的信任链属性TCTJP；TCvTPM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TPM_Staic或(TJP→vTPM)TPM_Dynamic。VervTPM:=Verify(vTPM, VervTPM) 表示对外验证vTPM所声称的信任属性TCvTPM，使远程验证者R相信TVP-QT的vTPM拥有这样的信任链属性TCvTPM；</w:t>
        </w:r>
      </w:ins>
    </w:p>
    <w:p>
      <w:pPr>
        <w:pStyle w:val="24"/>
        <w:spacing w:beforeLines="0" w:afterLines="0" w:line="360" w:lineRule="auto"/>
        <w:ind w:firstLine="420" w:firstLineChars="0"/>
        <w:rPr>
          <w:ins w:id="5646" w:author="Janusio" w:date="2018-03-05T15:44:48Z"/>
          <w:rFonts w:hint="eastAsia" w:ascii="Times New Roman" w:hAnsi="Times New Roman"/>
          <w:sz w:val="24"/>
          <w:szCs w:val="24"/>
        </w:rPr>
        <w:pPrChange w:id="5645" w:author="Janusio" w:date="2018-03-05T15:45:09Z">
          <w:pPr>
            <w:pStyle w:val="24"/>
            <w:ind w:firstLine="420" w:firstLineChars="0"/>
          </w:pPr>
        </w:pPrChange>
      </w:pPr>
      <w:ins w:id="5647" w:author="Janusio" w:date="2018-03-05T15:44:48Z">
        <w:r>
          <w:rPr>
            <w:rFonts w:hint="eastAsia" w:ascii="Times New Roman" w:hAnsi="Times New Roman"/>
            <w:sz w:val="24"/>
            <w:szCs w:val="24"/>
          </w:rPr>
          <w:t>用户虚拟机vm的信任属性类似主机m的信任属性类似，表示为TPvm:={TCvm, Vervm}，其中TCvm表示基于vTPM构建的信任链，在创建vm时需采用动态度量方式对TJP进行度量，vm从初始化到应用的可信启动过程：</w:t>
        </w:r>
      </w:ins>
    </w:p>
    <w:p>
      <w:pPr>
        <w:pStyle w:val="24"/>
        <w:spacing w:beforeLines="0" w:afterLines="0" w:line="360" w:lineRule="auto"/>
        <w:ind w:firstLine="420" w:firstLineChars="0"/>
        <w:rPr>
          <w:ins w:id="5649" w:author="Janusio" w:date="2018-03-05T15:44:48Z"/>
          <w:rFonts w:hint="eastAsia" w:ascii="Times New Roman" w:hAnsi="Times New Roman"/>
          <w:sz w:val="24"/>
          <w:szCs w:val="24"/>
        </w:rPr>
        <w:pPrChange w:id="5648" w:author="Janusio" w:date="2018-03-05T15:45:09Z">
          <w:pPr>
            <w:pStyle w:val="24"/>
            <w:ind w:firstLine="420" w:firstLineChars="0"/>
          </w:pPr>
        </w:pPrChange>
      </w:pPr>
      <w:ins w:id="5650" w:author="Janusio" w:date="2018-03-05T15:44:48Z">
        <w:r>
          <w:rPr>
            <w:rFonts w:hint="eastAsia" w:ascii="Times New Roman" w:hAnsi="Times New Roman"/>
            <w:sz w:val="24"/>
            <w:szCs w:val="24"/>
          </w:rPr>
          <w:t>(TJP) TPM_Dynamic→{INIT→VBIOS</w:t>
        </w:r>
      </w:ins>
    </w:p>
    <w:p>
      <w:pPr>
        <w:pStyle w:val="24"/>
        <w:spacing w:beforeLines="0" w:afterLines="0" w:line="360" w:lineRule="auto"/>
        <w:ind w:firstLine="420" w:firstLineChars="0"/>
        <w:rPr>
          <w:ins w:id="5652" w:author="Janusio" w:date="2018-03-05T15:44:48Z"/>
          <w:rFonts w:hint="eastAsia" w:ascii="Times New Roman" w:hAnsi="Times New Roman"/>
          <w:sz w:val="24"/>
          <w:szCs w:val="24"/>
        </w:rPr>
        <w:pPrChange w:id="5651" w:author="Janusio" w:date="2018-03-05T15:45:09Z">
          <w:pPr>
            <w:pStyle w:val="24"/>
            <w:ind w:firstLine="420" w:firstLineChars="0"/>
          </w:pPr>
        </w:pPrChange>
      </w:pPr>
      <w:ins w:id="5653" w:author="Janusio" w:date="2018-03-05T15:44:48Z">
        <w:r>
          <w:rPr>
            <w:rFonts w:hint="eastAsia" w:ascii="Times New Roman" w:hAnsi="Times New Roman"/>
            <w:sz w:val="24"/>
            <w:szCs w:val="24"/>
          </w:rPr>
          <w:t xml:space="preserve"> </w:t>
        </w:r>
      </w:ins>
      <w:ins w:id="5654" w:author="Janusio" w:date="2018-03-05T15:44:48Z">
        <w:r>
          <w:rPr>
            <w:rFonts w:hint="eastAsia" w:ascii="Times New Roman" w:hAnsi="Times New Roman"/>
            <w:sz w:val="24"/>
            <w:szCs w:val="24"/>
            <w:lang w:val="en-US" w:eastAsia="zh-CN"/>
          </w:rPr>
          <w:tab/>
        </w:r>
      </w:ins>
      <w:ins w:id="5655" w:author="Janusio" w:date="2018-03-05T15:44:48Z">
        <w:r>
          <w:rPr>
            <w:rFonts w:hint="eastAsia" w:ascii="Times New Roman" w:hAnsi="Times New Roman"/>
            <w:sz w:val="24"/>
            <w:szCs w:val="24"/>
          </w:rPr>
          <w:t>→VOSLoader→VMOS→APP}vTPM_Static。</w:t>
        </w:r>
      </w:ins>
    </w:p>
    <w:p>
      <w:pPr>
        <w:pStyle w:val="24"/>
        <w:spacing w:beforeLines="0" w:afterLines="0" w:line="360" w:lineRule="auto"/>
        <w:ind w:firstLine="420" w:firstLineChars="0"/>
        <w:rPr>
          <w:ins w:id="5657" w:author="Janusio" w:date="2018-03-05T15:44:48Z"/>
          <w:rFonts w:hint="eastAsia" w:ascii="Times New Roman" w:hAnsi="Times New Roman"/>
          <w:sz w:val="24"/>
          <w:szCs w:val="24"/>
        </w:rPr>
        <w:pPrChange w:id="5656" w:author="Janusio" w:date="2018-03-05T15:45:09Z">
          <w:pPr>
            <w:pStyle w:val="24"/>
            <w:ind w:firstLine="420" w:firstLineChars="0"/>
          </w:pPr>
        </w:pPrChange>
      </w:pPr>
      <w:ins w:id="5658" w:author="Janusio" w:date="2018-03-05T15:44:48Z">
        <w:r>
          <w:rPr>
            <w:rFonts w:hint="eastAsia" w:ascii="Times New Roman" w:hAnsi="Times New Roman"/>
            <w:sz w:val="24"/>
            <w:szCs w:val="24"/>
          </w:rPr>
          <w:t>VerVM:=Verify(vm,TCvm)表示vm信任链的外部验证。</w:t>
        </w:r>
      </w:ins>
    </w:p>
    <w:p>
      <w:pPr>
        <w:pStyle w:val="24"/>
        <w:spacing w:beforeLines="0" w:afterLines="0" w:line="360" w:lineRule="auto"/>
        <w:ind w:firstLine="420" w:firstLineChars="0"/>
        <w:rPr>
          <w:ins w:id="5660" w:author="Janusio" w:date="2018-03-05T15:44:48Z"/>
          <w:rFonts w:hint="eastAsia" w:ascii="Times New Roman" w:hAnsi="Times New Roman"/>
          <w:sz w:val="24"/>
          <w:szCs w:val="24"/>
        </w:rPr>
        <w:pPrChange w:id="5659" w:author="Janusio" w:date="2018-03-05T15:45:09Z">
          <w:pPr>
            <w:pStyle w:val="24"/>
            <w:ind w:firstLine="420" w:firstLineChars="0"/>
          </w:pPr>
        </w:pPrChange>
      </w:pPr>
      <w:ins w:id="5661" w:author="Janusio" w:date="2018-03-05T15:44:48Z">
        <w:r>
          <w:rPr>
            <w:rFonts w:hint="eastAsia" w:ascii="Times New Roman" w:hAnsi="Times New Roman"/>
            <w:sz w:val="24"/>
            <w:szCs w:val="24"/>
          </w:rPr>
          <w:t>显然，相对于已有的TVP信任链模型，我们提出的TVP-QT信任链模型具有如下特点：</w:t>
        </w:r>
      </w:ins>
    </w:p>
    <w:p>
      <w:pPr>
        <w:pStyle w:val="24"/>
        <w:spacing w:beforeLines="0" w:afterLines="0" w:line="360" w:lineRule="auto"/>
        <w:ind w:firstLine="420" w:firstLineChars="0"/>
        <w:rPr>
          <w:ins w:id="5663" w:author="Janusio" w:date="2018-03-05T15:44:48Z"/>
          <w:rFonts w:hint="eastAsia" w:ascii="Times New Roman" w:hAnsi="Times New Roman"/>
          <w:sz w:val="24"/>
          <w:szCs w:val="24"/>
        </w:rPr>
        <w:pPrChange w:id="5662" w:author="Janusio" w:date="2018-03-05T15:45:09Z">
          <w:pPr>
            <w:pStyle w:val="24"/>
            <w:ind w:firstLine="420" w:firstLineChars="0"/>
          </w:pPr>
        </w:pPrChange>
      </w:pPr>
      <w:ins w:id="5664" w:author="Janusio" w:date="2018-03-05T15:44:48Z">
        <w:r>
          <w:rPr>
            <w:rFonts w:hint="eastAsia" w:ascii="Times New Roman" w:hAnsi="Times New Roman"/>
            <w:sz w:val="24"/>
            <w:szCs w:val="24"/>
          </w:rPr>
          <w:t>（1）TVP-QT信任链模型具有瀑布特征。TJP将分离的两条信任链链接起来，保证TVP-QT信任链构建的连贯性，起到承上启下的作用。</w:t>
        </w:r>
      </w:ins>
    </w:p>
    <w:p>
      <w:pPr>
        <w:pStyle w:val="24"/>
        <w:spacing w:beforeLines="0" w:afterLines="0" w:line="360" w:lineRule="auto"/>
        <w:ind w:firstLine="420" w:firstLineChars="0"/>
        <w:rPr>
          <w:ins w:id="5666" w:author="Janusio" w:date="2018-03-05T15:44:48Z"/>
          <w:rFonts w:hint="eastAsia" w:ascii="Times New Roman" w:hAnsi="Times New Roman"/>
          <w:sz w:val="24"/>
          <w:szCs w:val="24"/>
        </w:rPr>
        <w:pPrChange w:id="5665" w:author="Janusio" w:date="2018-03-05T15:45:09Z">
          <w:pPr>
            <w:pStyle w:val="24"/>
            <w:ind w:firstLine="420" w:firstLineChars="0"/>
          </w:pPr>
        </w:pPrChange>
      </w:pPr>
      <w:ins w:id="5667" w:author="Janusio" w:date="2018-03-05T15:44:48Z">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ins>
    </w:p>
    <w:p>
      <w:pPr>
        <w:pStyle w:val="24"/>
        <w:spacing w:beforeLines="0" w:afterLines="0" w:line="360" w:lineRule="auto"/>
        <w:ind w:firstLine="420" w:firstLineChars="0"/>
        <w:rPr>
          <w:rFonts w:hint="eastAsia" w:ascii="Times New Roman" w:hAnsi="Times New Roman" w:eastAsia="黑体"/>
          <w:b/>
          <w:sz w:val="28"/>
          <w:szCs w:val="28"/>
          <w:lang w:val="en-US" w:eastAsia="zh-CN"/>
        </w:rPr>
        <w:pPrChange w:id="5668" w:author="Janusio" w:date="2018-03-05T15:59:46Z">
          <w:pPr>
            <w:pStyle w:val="24"/>
            <w:ind w:firstLine="420" w:firstLineChars="0"/>
          </w:pPr>
        </w:pPrChange>
      </w:pPr>
      <w:ins w:id="5669" w:author="Janusio" w:date="2018-03-05T15:44:48Z">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ins>
      <w:ins w:id="5670" w:author="Janusio" w:date="2018-03-05T15:44:48Z">
        <w:r>
          <w:rPr>
            <w:rFonts w:hint="eastAsia" w:ascii="Times New Roman" w:hAnsi="Times New Roman"/>
            <w:sz w:val="24"/>
            <w:szCs w:val="24"/>
            <w:lang w:eastAsia="zh-CN"/>
          </w:rPr>
          <w:t>；</w:t>
        </w:r>
      </w:ins>
      <w:ins w:id="5671" w:author="Janusio" w:date="2018-03-05T15:44:48Z">
        <w:r>
          <w:rPr>
            <w:rFonts w:hint="eastAsia" w:ascii="Times New Roman" w:hAnsi="Times New Roman"/>
            <w:sz w:val="24"/>
            <w:szCs w:val="24"/>
          </w:rPr>
          <w:t>但是TVP-QT信任链模型回答得比较具体和清楚。</w:t>
        </w:r>
      </w:ins>
    </w:p>
    <w:p>
      <w:pPr>
        <w:pStyle w:val="3"/>
        <w:numPr>
          <w:ins w:id="5673" w:author="Janusio" w:date="2018-03-08T02:10:14Z"/>
        </w:numPr>
        <w:ind w:firstLine="0" w:firstLineChars="0"/>
        <w:rPr>
          <w:rFonts w:hint="eastAsia" w:ascii="Times New Roman" w:hAnsi="Times New Roman" w:eastAsia="黑体"/>
          <w:b/>
          <w:sz w:val="28"/>
          <w:szCs w:val="28"/>
          <w:lang w:val="en-US" w:eastAsia="zh-CN"/>
        </w:rPr>
        <w:pPrChange w:id="5672" w:author="Janusio" w:date="2018-03-08T02:10:14Z">
          <w:pPr>
            <w:pStyle w:val="24"/>
            <w:ind w:firstLine="0" w:firstLineChars="0"/>
          </w:pPr>
        </w:pPrChange>
      </w:pPr>
      <w:del w:id="5674" w:author="Janusio" w:date="2018-03-08T02:10:16Z">
        <w:r>
          <w:rPr>
            <w:rFonts w:hint="eastAsia" w:ascii="Times New Roman" w:hAnsi="Times New Roman" w:eastAsia="仿宋_GB2312"/>
            <w:b/>
            <w:sz w:val="28"/>
            <w:szCs w:val="28"/>
            <w:lang w:val="en-US" w:eastAsia="zh-CN"/>
          </w:rPr>
          <w:delText>4</w:delText>
        </w:r>
      </w:del>
      <w:del w:id="5675" w:author="Janusio" w:date="2018-03-08T02:10:16Z">
        <w:r>
          <w:rPr>
            <w:rFonts w:hint="eastAsia" w:ascii="Times New Roman" w:hAnsi="Times New Roman" w:eastAsia="仿宋_GB2312"/>
            <w:b/>
            <w:sz w:val="28"/>
            <w:szCs w:val="28"/>
          </w:rPr>
          <w:delText>.</w:delText>
        </w:r>
      </w:del>
      <w:del w:id="5676" w:author="Janusio" w:date="2018-03-08T02:10:16Z">
        <w:r>
          <w:rPr>
            <w:rFonts w:hint="eastAsia" w:ascii="Times New Roman" w:hAnsi="Times New Roman" w:eastAsia="仿宋_GB2312"/>
            <w:b/>
            <w:sz w:val="28"/>
            <w:szCs w:val="28"/>
            <w:lang w:val="en-US" w:eastAsia="zh-CN"/>
          </w:rPr>
          <w:delText>3</w:delText>
        </w:r>
      </w:del>
      <w:del w:id="5677" w:author="Janusio" w:date="2018-03-08T02:10:16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基于Xen的TVP-QT信任链构建</w:t>
      </w:r>
    </w:p>
    <w:p>
      <w:pPr>
        <w:pStyle w:val="24"/>
        <w:spacing w:line="360" w:lineRule="auto"/>
        <w:ind w:firstLine="420" w:firstLineChars="0"/>
        <w:rPr>
          <w:rFonts w:hint="eastAsia" w:ascii="Times New Roman" w:hAnsi="Times New Roman"/>
          <w:sz w:val="24"/>
          <w:szCs w:val="24"/>
        </w:rPr>
      </w:pPr>
      <w:del w:id="5678" w:author="Janusio" w:date="2018-03-05T01:10:05Z">
        <w:r>
          <w:rPr>
            <w:rFonts w:hint="eastAsia" w:ascii="Times New Roman" w:hAnsi="Times New Roman"/>
            <w:sz w:val="24"/>
            <w:szCs w:val="24"/>
          </w:rPr>
          <w:delText>×</w:delText>
        </w:r>
      </w:del>
      <w:del w:id="5679" w:author="Janusio" w:date="2018-03-05T01:10:04Z">
        <w:r>
          <w:rPr>
            <w:rFonts w:hint="eastAsia" w:ascii="Times New Roman" w:hAnsi="Times New Roman"/>
            <w:sz w:val="24"/>
            <w:szCs w:val="24"/>
          </w:rPr>
          <w:delText>×××××××××××××××××××××××××××××××××××××××××××××××××××××××××××××××××××××××</w:delText>
        </w:r>
      </w:del>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Xen半虚拟化平台，如图8；</w:t>
      </w:r>
    </w:p>
    <w:p>
      <w:pPr>
        <w:pStyle w:val="24"/>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1"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31" DrawAspect="Content" ObjectID="_1468075731" r:id="rId28">
            <o:LockedField>false</o:LockedField>
          </o:OLEObject>
        </w:object>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图8基于Xen的TVP-QT系统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其中，vRT被分散在Dom0、vTPMmanager域和vTPM域。本节我们根据第3节中对TVP-QT信任链的描述：第一层硬件TPM（CRTM）→第二层TCB（BIOS→OSLoader→VMM→Dom0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我们结合Xen 4.4系统，对这三部分信任链进行实际的分析与讨论。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instance等组件。由于目前较新的DRTM机制对其保护的应用有诸多限制，比如要求受保护的代码自包含等，因此我们采用对vTPM实例域采用静态度量方式。VM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以上述实例系统为例，我们完整展示了本文建立的通用抽象模型。值得注意的是，本实例系统的信任链得以正确传递需要满足以下前提：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4"/>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3"/>
        <w:numPr>
          <w:ins w:id="5681" w:author="Janusio" w:date="2018-03-08T02:10:24Z"/>
        </w:numPr>
        <w:ind w:firstLine="0" w:firstLineChars="0"/>
        <w:rPr>
          <w:rFonts w:hint="eastAsia" w:ascii="Times New Roman" w:hAnsi="Times New Roman" w:eastAsia="黑体"/>
          <w:b/>
          <w:sz w:val="28"/>
          <w:szCs w:val="28"/>
          <w:lang w:val="en-US" w:eastAsia="zh-CN"/>
        </w:rPr>
        <w:pPrChange w:id="5680" w:author="Janusio" w:date="2018-03-08T02:10:24Z">
          <w:pPr>
            <w:pStyle w:val="24"/>
            <w:ind w:firstLine="0" w:firstLineChars="0"/>
          </w:pPr>
        </w:pPrChange>
      </w:pPr>
      <w:del w:id="5682" w:author="Janusio" w:date="2018-03-08T02:10:27Z">
        <w:r>
          <w:rPr>
            <w:rFonts w:hint="eastAsia" w:ascii="Times New Roman" w:hAnsi="Times New Roman" w:eastAsia="仿宋_GB2312"/>
            <w:b/>
            <w:sz w:val="28"/>
            <w:szCs w:val="28"/>
            <w:lang w:val="en-US" w:eastAsia="zh-CN"/>
          </w:rPr>
          <w:delText>4</w:delText>
        </w:r>
      </w:del>
      <w:del w:id="5683" w:author="Janusio" w:date="2018-03-08T02:10:27Z">
        <w:r>
          <w:rPr>
            <w:rFonts w:hint="eastAsia" w:ascii="Times New Roman" w:hAnsi="Times New Roman" w:eastAsia="仿宋_GB2312"/>
            <w:b/>
            <w:sz w:val="28"/>
            <w:szCs w:val="28"/>
          </w:rPr>
          <w:delText>.</w:delText>
        </w:r>
      </w:del>
      <w:del w:id="5684" w:author="Janusio" w:date="2018-03-08T02:10:27Z">
        <w:r>
          <w:rPr>
            <w:rFonts w:hint="eastAsia" w:ascii="Times New Roman" w:hAnsi="Times New Roman" w:eastAsia="仿宋_GB2312"/>
            <w:b/>
            <w:sz w:val="28"/>
            <w:szCs w:val="28"/>
            <w:lang w:val="en-US" w:eastAsia="zh-CN"/>
          </w:rPr>
          <w:delText>4</w:delText>
        </w:r>
      </w:del>
      <w:del w:id="5685" w:author="Janusio" w:date="2018-03-08T02:10: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基于Xen的TVP-QT信任链实验</w:t>
      </w:r>
    </w:p>
    <w:p>
      <w:pPr>
        <w:pStyle w:val="24"/>
        <w:ind w:firstLine="420" w:firstLineChars="0"/>
        <w:rPr>
          <w:del w:id="5686" w:author="Janusio" w:date="2018-03-05T01:10:18Z"/>
          <w:rFonts w:hint="eastAsia" w:ascii="Times New Roman" w:hAnsi="Times New Roman" w:eastAsia="黑体"/>
          <w:b/>
          <w:sz w:val="28"/>
          <w:szCs w:val="28"/>
          <w:lang w:val="en-US" w:eastAsia="zh-CN"/>
        </w:rPr>
      </w:pPr>
      <w:del w:id="5687" w:author="Janusio" w:date="2018-03-05T01:10:18Z">
        <w:r>
          <w:rPr>
            <w:rFonts w:hint="eastAsia" w:ascii="Times New Roman" w:hAnsi="Times New Roman"/>
            <w:sz w:val="24"/>
            <w:szCs w:val="24"/>
          </w:rPr>
          <w:delText>××××××××××××××××××××××××××××××××××××××××××××××××××××××××××××××××××××××××</w:delText>
        </w:r>
      </w:del>
    </w:p>
    <w:p>
      <w:pPr>
        <w:pStyle w:val="4"/>
        <w:numPr>
          <w:ins w:id="5689" w:author="Janusio" w:date="2018-03-08T02:10:30Z"/>
        </w:numPr>
        <w:spacing w:line="360" w:lineRule="auto"/>
        <w:ind w:firstLine="0" w:firstLineChars="0"/>
        <w:rPr>
          <w:rFonts w:hint="eastAsia" w:ascii="Times New Roman" w:hAnsi="Times New Roman" w:eastAsia="黑体"/>
          <w:b/>
          <w:sz w:val="24"/>
          <w:szCs w:val="24"/>
        </w:rPr>
        <w:pPrChange w:id="5688" w:author="Janusio" w:date="2018-03-08T02:10:30Z">
          <w:pPr>
            <w:pStyle w:val="24"/>
            <w:spacing w:line="360" w:lineRule="auto"/>
            <w:ind w:firstLine="0" w:firstLineChars="0"/>
          </w:pPr>
        </w:pPrChange>
      </w:pPr>
      <w:del w:id="5690" w:author="Janusio" w:date="2018-03-08T02:10:33Z">
        <w:r>
          <w:rPr>
            <w:rFonts w:hint="eastAsia" w:ascii="Times New Roman" w:hAnsi="Times New Roman"/>
            <w:sz w:val="24"/>
            <w:szCs w:val="24"/>
            <w:lang w:val="en-US" w:eastAsia="zh-CN"/>
          </w:rPr>
          <w:delText>4</w:delText>
        </w:r>
      </w:del>
      <w:del w:id="5691" w:author="Janusio" w:date="2018-03-08T02:10:33Z">
        <w:r>
          <w:rPr>
            <w:rFonts w:hint="eastAsia" w:ascii="Times New Roman" w:hAnsi="Times New Roman"/>
            <w:sz w:val="24"/>
            <w:szCs w:val="24"/>
          </w:rPr>
          <w:delText>.</w:delText>
        </w:r>
      </w:del>
      <w:del w:id="5692" w:author="Janusio" w:date="2018-03-08T02:10:33Z">
        <w:r>
          <w:rPr>
            <w:rFonts w:hint="eastAsia" w:ascii="Times New Roman" w:hAnsi="Times New Roman"/>
            <w:sz w:val="24"/>
            <w:szCs w:val="24"/>
            <w:lang w:val="en-US" w:eastAsia="zh-CN"/>
          </w:rPr>
          <w:delText>4</w:delText>
        </w:r>
      </w:del>
      <w:del w:id="5693" w:author="Janusio" w:date="2018-03-08T02:10:33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实验环境</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4"/>
        <w:numPr>
          <w:ins w:id="5695" w:author="Janusio" w:date="2018-03-08T02:10:38Z"/>
        </w:numPr>
        <w:spacing w:line="360" w:lineRule="auto"/>
        <w:ind w:firstLine="0" w:firstLineChars="0"/>
        <w:rPr>
          <w:rFonts w:hint="eastAsia" w:ascii="Times New Roman" w:hAnsi="Times New Roman" w:eastAsia="黑体"/>
          <w:b/>
          <w:sz w:val="24"/>
          <w:szCs w:val="24"/>
        </w:rPr>
        <w:pPrChange w:id="5694" w:author="Janusio" w:date="2018-03-08T02:10:38Z">
          <w:pPr>
            <w:pStyle w:val="24"/>
            <w:spacing w:line="360" w:lineRule="auto"/>
            <w:ind w:firstLine="0" w:firstLineChars="0"/>
          </w:pPr>
        </w:pPrChange>
      </w:pPr>
      <w:del w:id="5696" w:author="Janusio" w:date="2018-03-08T02:10:40Z">
        <w:r>
          <w:rPr>
            <w:rFonts w:hint="eastAsia" w:ascii="Times New Roman" w:hAnsi="Times New Roman"/>
            <w:sz w:val="24"/>
            <w:szCs w:val="24"/>
            <w:lang w:val="en-US" w:eastAsia="zh-CN"/>
          </w:rPr>
          <w:delText>4</w:delText>
        </w:r>
      </w:del>
      <w:del w:id="5697" w:author="Janusio" w:date="2018-03-08T02:10:40Z">
        <w:r>
          <w:rPr>
            <w:rFonts w:hint="eastAsia" w:ascii="Times New Roman" w:hAnsi="Times New Roman"/>
            <w:sz w:val="24"/>
            <w:szCs w:val="24"/>
          </w:rPr>
          <w:delText>.</w:delText>
        </w:r>
      </w:del>
      <w:del w:id="5698" w:author="Janusio" w:date="2018-03-08T02:10:40Z">
        <w:r>
          <w:rPr>
            <w:rFonts w:hint="eastAsia" w:ascii="Times New Roman" w:hAnsi="Times New Roman"/>
            <w:sz w:val="24"/>
            <w:szCs w:val="24"/>
            <w:lang w:val="en-US" w:eastAsia="zh-CN"/>
          </w:rPr>
          <w:delText>4</w:delText>
        </w:r>
      </w:del>
      <w:del w:id="5699" w:author="Janusio" w:date="2018-03-08T02:10:40Z">
        <w:r>
          <w:rPr>
            <w:rFonts w:hint="eastAsia" w:ascii="Times New Roman" w:hAnsi="Times New Roman"/>
            <w:sz w:val="24"/>
            <w:szCs w:val="24"/>
          </w:rPr>
          <w:delText>.</w:delText>
        </w:r>
      </w:del>
      <w:del w:id="5700" w:author="Janusio" w:date="2018-03-08T02:10:40Z">
        <w:r>
          <w:rPr>
            <w:rFonts w:hint="eastAsia" w:ascii="Times New Roman" w:hAnsi="Times New Roman"/>
            <w:sz w:val="24"/>
            <w:szCs w:val="24"/>
            <w:lang w:val="en-US" w:eastAsia="zh-CN"/>
          </w:rPr>
          <w:delText>2</w:delText>
        </w:r>
      </w:del>
      <w:del w:id="5701" w:author="Janusio" w:date="2018-03-08T02:10:4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4"/>
        <w:spacing w:line="360" w:lineRule="auto"/>
        <w:ind w:firstLine="420" w:firstLineChars="0"/>
        <w:rPr>
          <w:rFonts w:hint="eastAsia" w:ascii="Times New Roman" w:hAnsi="Times New Roman"/>
          <w:sz w:val="24"/>
          <w:szCs w:val="24"/>
        </w:rPr>
      </w:pPr>
      <w:del w:id="5702" w:author="Janusio" w:date="2018-03-05T01:10:23Z">
        <w:r>
          <w:rPr>
            <w:rFonts w:hint="eastAsia" w:ascii="Times New Roman" w:hAnsi="Times New Roman"/>
            <w:sz w:val="24"/>
            <w:szCs w:val="24"/>
          </w:rPr>
          <w:delText>××××××××××××××××××××××××××××××××××××××××××××××××××××××××××××××××××××××××</w:delText>
        </w:r>
      </w:del>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PCRi=Hash(Old PCRi||New Value)，</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3所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表3仿真实验PCR存储简述</w:t>
      </w:r>
    </w:p>
    <w:tbl>
      <w:tblPr>
        <w:tblStyle w:val="21"/>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4"/>
        <w:spacing w:line="360" w:lineRule="auto"/>
        <w:ind w:firstLine="420" w:firstLineChars="0"/>
        <w:rPr>
          <w:rFonts w:hint="eastAsia" w:ascii="Times New Roman" w:hAnsi="Times New Roman"/>
          <w:sz w:val="24"/>
          <w:szCs w:val="24"/>
        </w:rPr>
      </w:pP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9"/>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图12 信任链PCR信息</w:t>
      </w:r>
    </w:p>
    <w:p>
      <w:pPr>
        <w:pStyle w:val="4"/>
        <w:numPr>
          <w:ins w:id="5704" w:author="Janusio" w:date="2018-03-08T02:10:49Z"/>
        </w:numPr>
        <w:spacing w:line="360" w:lineRule="auto"/>
        <w:ind w:firstLine="0" w:firstLineChars="0"/>
        <w:rPr>
          <w:rFonts w:hint="eastAsia" w:ascii="Times New Roman" w:hAnsi="Times New Roman" w:eastAsia="黑体"/>
          <w:b/>
          <w:sz w:val="24"/>
          <w:szCs w:val="24"/>
        </w:rPr>
        <w:pPrChange w:id="5703" w:author="Janusio" w:date="2018-03-08T02:10:49Z">
          <w:pPr>
            <w:pStyle w:val="24"/>
            <w:spacing w:line="360" w:lineRule="auto"/>
            <w:ind w:firstLine="0" w:firstLineChars="0"/>
          </w:pPr>
        </w:pPrChange>
      </w:pPr>
      <w:del w:id="5705" w:author="Janusio" w:date="2018-03-08T02:10:51Z">
        <w:r>
          <w:rPr>
            <w:rFonts w:hint="eastAsia" w:ascii="Times New Roman" w:hAnsi="Times New Roman"/>
            <w:sz w:val="24"/>
            <w:szCs w:val="24"/>
            <w:lang w:val="en-US" w:eastAsia="zh-CN"/>
          </w:rPr>
          <w:delText>4</w:delText>
        </w:r>
      </w:del>
      <w:del w:id="5706" w:author="Janusio" w:date="2018-03-08T02:10:51Z">
        <w:r>
          <w:rPr>
            <w:rFonts w:hint="eastAsia" w:ascii="Times New Roman" w:hAnsi="Times New Roman"/>
            <w:sz w:val="24"/>
            <w:szCs w:val="24"/>
          </w:rPr>
          <w:delText>.</w:delText>
        </w:r>
      </w:del>
      <w:del w:id="5707" w:author="Janusio" w:date="2018-03-08T02:10:51Z">
        <w:r>
          <w:rPr>
            <w:rFonts w:hint="eastAsia" w:ascii="Times New Roman" w:hAnsi="Times New Roman"/>
            <w:sz w:val="24"/>
            <w:szCs w:val="24"/>
            <w:lang w:val="en-US" w:eastAsia="zh-CN"/>
          </w:rPr>
          <w:delText>4</w:delText>
        </w:r>
      </w:del>
      <w:del w:id="5708" w:author="Janusio" w:date="2018-03-08T02:10:51Z">
        <w:r>
          <w:rPr>
            <w:rFonts w:hint="eastAsia" w:ascii="Times New Roman" w:hAnsi="Times New Roman"/>
            <w:sz w:val="24"/>
            <w:szCs w:val="24"/>
          </w:rPr>
          <w:delText>.</w:delText>
        </w:r>
      </w:del>
      <w:del w:id="5709" w:author="Janusio" w:date="2018-03-08T02:10:51Z">
        <w:r>
          <w:rPr>
            <w:rFonts w:hint="eastAsia" w:ascii="Times New Roman" w:hAnsi="Times New Roman"/>
            <w:sz w:val="24"/>
            <w:szCs w:val="24"/>
            <w:lang w:val="en-US" w:eastAsia="zh-CN"/>
          </w:rPr>
          <w:delText>3</w:delText>
        </w:r>
      </w:del>
      <w:del w:id="5710" w:author="Janusio" w:date="2018-03-08T02:10:5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性能实验</w:t>
      </w:r>
    </w:p>
    <w:p>
      <w:pPr>
        <w:pStyle w:val="24"/>
        <w:spacing w:line="360" w:lineRule="auto"/>
        <w:ind w:firstLine="420" w:firstLineChars="0"/>
        <w:rPr>
          <w:rFonts w:hint="eastAsia" w:ascii="Times New Roman" w:hAnsi="Times New Roman"/>
          <w:sz w:val="24"/>
          <w:szCs w:val="24"/>
        </w:rPr>
      </w:pPr>
      <w:del w:id="5711" w:author="Janusio" w:date="2018-03-05T01:10:36Z">
        <w:r>
          <w:rPr>
            <w:rFonts w:hint="eastAsia" w:ascii="Times New Roman" w:hAnsi="Times New Roman"/>
            <w:sz w:val="24"/>
            <w:szCs w:val="24"/>
          </w:rPr>
          <w:delText>××××××××××××××××××××××××××××××××××××××××××××××××××××××××××××××××××××××××</w:delText>
        </w:r>
      </w:del>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我们首先针对TVP-QT信任链构建过程中有关主机m的信任链构建进行性能测试和结果分析，并与传统的TVP架构（图1所示）进行对比；然后针对TVP-QT信任链构建过程中有关vm的信任链构建进行性能测试和结果分析。值得注意的是，与传统的TVP信任链相比，vm信任链的构建过程仅仅多了对TJP的动态度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4"/>
        <w:spacing w:line="360" w:lineRule="auto"/>
        <w:ind w:firstLine="420" w:firstLineChars="0"/>
        <w:rPr>
          <w:rFonts w:hint="eastAsia" w:ascii="Times New Roman" w:hAnsi="Times New Roman"/>
          <w:b w:val="0"/>
          <w:bCs w:val="0"/>
          <w:sz w:val="24"/>
          <w:szCs w:val="24"/>
          <w:rPrChange w:id="5712" w:author="Janusio" w:date="2018-03-08T02:11:36Z">
            <w:rPr>
              <w:rFonts w:hint="eastAsia" w:ascii="Times New Roman" w:hAnsi="Times New Roman"/>
              <w:sz w:val="24"/>
              <w:szCs w:val="24"/>
            </w:rPr>
          </w:rPrChange>
        </w:rPr>
      </w:pPr>
      <w:del w:id="5713" w:author="Janusio" w:date="2018-03-08T02:11:15Z">
        <w:r>
          <w:rPr>
            <w:rFonts w:hint="eastAsia" w:ascii="Times New Roman" w:hAnsi="Times New Roman"/>
            <w:b w:val="0"/>
            <w:bCs w:val="0"/>
            <w:sz w:val="24"/>
            <w:szCs w:val="24"/>
            <w:rPrChange w:id="5714" w:author="Janusio" w:date="2018-03-08T02:11:36Z">
              <w:rPr>
                <w:rFonts w:hint="eastAsia" w:ascii="Times New Roman" w:hAnsi="Times New Roman"/>
                <w:sz w:val="24"/>
                <w:szCs w:val="24"/>
              </w:rPr>
            </w:rPrChange>
          </w:rPr>
          <w:delText>4.4.3</w:delText>
        </w:r>
      </w:del>
      <w:del w:id="5715" w:author="Janusio" w:date="2018-03-08T02:11:15Z">
        <w:r>
          <w:rPr>
            <w:rFonts w:hint="eastAsia" w:ascii="Times New Roman" w:hAnsi="Times New Roman"/>
            <w:b w:val="0"/>
            <w:bCs w:val="0"/>
            <w:sz w:val="24"/>
            <w:szCs w:val="24"/>
            <w:lang w:val="en-US" w:eastAsia="zh-CN"/>
            <w:rPrChange w:id="5716" w:author="Janusio" w:date="2018-03-08T02:11:36Z">
              <w:rPr>
                <w:rFonts w:hint="eastAsia" w:ascii="Times New Roman" w:hAnsi="Times New Roman"/>
                <w:sz w:val="24"/>
                <w:szCs w:val="24"/>
                <w:lang w:val="en-US" w:eastAsia="zh-CN"/>
              </w:rPr>
            </w:rPrChange>
          </w:rPr>
          <w:delText>.</w:delText>
        </w:r>
      </w:del>
      <w:del w:id="5717" w:author="Janusio" w:date="2018-03-08T02:11:15Z">
        <w:r>
          <w:rPr>
            <w:rFonts w:hint="eastAsia" w:ascii="Times New Roman" w:hAnsi="Times New Roman"/>
            <w:b w:val="0"/>
            <w:bCs w:val="0"/>
            <w:sz w:val="24"/>
            <w:szCs w:val="24"/>
            <w:rPrChange w:id="5718" w:author="Janusio" w:date="2018-03-08T02:11:36Z">
              <w:rPr>
                <w:rFonts w:hint="eastAsia" w:ascii="Times New Roman" w:hAnsi="Times New Roman"/>
                <w:sz w:val="24"/>
                <w:szCs w:val="24"/>
              </w:rPr>
            </w:rPrChange>
          </w:rPr>
          <w:delText xml:space="preserve">1 </w:delText>
        </w:r>
      </w:del>
      <w:ins w:id="5719" w:author="Janusio" w:date="2018-03-08T02:11:15Z">
        <w:r>
          <w:rPr>
            <w:rFonts w:hint="eastAsia" w:ascii="Times New Roman" w:hAnsi="Times New Roman"/>
            <w:b w:val="0"/>
            <w:bCs w:val="0"/>
            <w:sz w:val="24"/>
            <w:szCs w:val="24"/>
            <w:lang w:eastAsia="zh-CN"/>
            <w:rPrChange w:id="5720" w:author="Janusio" w:date="2018-03-08T02:11:36Z">
              <w:rPr>
                <w:rFonts w:hint="eastAsia" w:ascii="Times New Roman" w:hAnsi="Times New Roman"/>
                <w:b/>
                <w:bCs/>
                <w:sz w:val="24"/>
                <w:szCs w:val="24"/>
                <w:lang w:eastAsia="zh-CN"/>
              </w:rPr>
            </w:rPrChange>
          </w:rPr>
          <w:t>（</w:t>
        </w:r>
      </w:ins>
      <w:ins w:id="5721" w:author="Janusio" w:date="2018-03-08T02:11:16Z">
        <w:r>
          <w:rPr>
            <w:rFonts w:hint="eastAsia" w:ascii="Times New Roman" w:hAnsi="Times New Roman"/>
            <w:b w:val="0"/>
            <w:bCs w:val="0"/>
            <w:sz w:val="24"/>
            <w:szCs w:val="24"/>
            <w:lang w:val="en-US" w:eastAsia="zh-CN"/>
            <w:rPrChange w:id="5722" w:author="Janusio" w:date="2018-03-08T02:11:36Z">
              <w:rPr>
                <w:rFonts w:hint="eastAsia" w:ascii="Times New Roman" w:hAnsi="Times New Roman"/>
                <w:b/>
                <w:bCs/>
                <w:sz w:val="24"/>
                <w:szCs w:val="24"/>
                <w:lang w:val="en-US" w:eastAsia="zh-CN"/>
              </w:rPr>
            </w:rPrChange>
          </w:rPr>
          <w:t>1</w:t>
        </w:r>
      </w:ins>
      <w:ins w:id="5723" w:author="Janusio" w:date="2018-03-08T02:11:15Z">
        <w:r>
          <w:rPr>
            <w:rFonts w:hint="eastAsia" w:ascii="Times New Roman" w:hAnsi="Times New Roman"/>
            <w:b w:val="0"/>
            <w:bCs w:val="0"/>
            <w:sz w:val="24"/>
            <w:szCs w:val="24"/>
            <w:lang w:eastAsia="zh-CN"/>
            <w:rPrChange w:id="5724" w:author="Janusio" w:date="2018-03-08T02:11:36Z">
              <w:rPr>
                <w:rFonts w:hint="eastAsia" w:ascii="Times New Roman" w:hAnsi="Times New Roman"/>
                <w:b/>
                <w:bCs/>
                <w:sz w:val="24"/>
                <w:szCs w:val="24"/>
                <w:lang w:eastAsia="zh-CN"/>
              </w:rPr>
            </w:rPrChange>
          </w:rPr>
          <w:t>）</w:t>
        </w:r>
      </w:ins>
      <w:r>
        <w:rPr>
          <w:rFonts w:hint="eastAsia" w:ascii="Times New Roman" w:hAnsi="Times New Roman"/>
          <w:b w:val="0"/>
          <w:bCs w:val="0"/>
          <w:sz w:val="24"/>
          <w:szCs w:val="24"/>
          <w:rPrChange w:id="5725" w:author="Janusio" w:date="2018-03-08T02:11:36Z">
            <w:rPr>
              <w:rFonts w:hint="eastAsia" w:ascii="Times New Roman" w:hAnsi="Times New Roman"/>
              <w:sz w:val="24"/>
              <w:szCs w:val="24"/>
            </w:rPr>
          </w:rPrChange>
        </w:rPr>
        <w:t>信任链构建的性能分析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→vTPM-VM Binding→VM Builder→other_app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我们对以上两条信任链进行10次实验，并记录每次的完成时间。如图13所示。</w:t>
      </w:r>
    </w:p>
    <w:p>
      <w:pPr>
        <w:pStyle w:val="24"/>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0"/>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图13 m信任链构建时间</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13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4"/>
        <w:spacing w:line="360" w:lineRule="auto"/>
        <w:ind w:firstLine="420" w:firstLineChars="0"/>
        <w:rPr>
          <w:rFonts w:hint="eastAsia" w:ascii="Times New Roman" w:hAnsi="Times New Roman"/>
          <w:sz w:val="24"/>
          <w:szCs w:val="24"/>
        </w:rPr>
      </w:pPr>
      <w:del w:id="5726" w:author="Janusio" w:date="2018-03-08T02:11:26Z">
        <w:r>
          <w:rPr>
            <w:rFonts w:hint="eastAsia" w:ascii="Times New Roman" w:hAnsi="Times New Roman"/>
            <w:sz w:val="24"/>
            <w:szCs w:val="24"/>
          </w:rPr>
          <w:delText>4.4.3.2</w:delText>
        </w:r>
      </w:del>
      <w:ins w:id="5727" w:author="Janusio" w:date="2018-03-08T02:11:26Z">
        <w:r>
          <w:rPr>
            <w:rFonts w:hint="eastAsia" w:ascii="Times New Roman" w:hAnsi="Times New Roman"/>
            <w:sz w:val="24"/>
            <w:szCs w:val="24"/>
            <w:lang w:eastAsia="zh-CN"/>
          </w:rPr>
          <w:t>（</w:t>
        </w:r>
      </w:ins>
      <w:ins w:id="5728" w:author="Janusio" w:date="2018-03-08T02:11:26Z">
        <w:r>
          <w:rPr>
            <w:rFonts w:hint="eastAsia" w:ascii="Times New Roman" w:hAnsi="Times New Roman"/>
            <w:sz w:val="24"/>
            <w:szCs w:val="24"/>
            <w:lang w:val="en-US" w:eastAsia="zh-CN"/>
          </w:rPr>
          <w:t>2</w:t>
        </w:r>
      </w:ins>
      <w:ins w:id="5729" w:author="Janusio" w:date="2018-03-08T02:11:26Z">
        <w:r>
          <w:rPr>
            <w:rFonts w:hint="eastAsia" w:ascii="Times New Roman" w:hAnsi="Times New Roman"/>
            <w:sz w:val="24"/>
            <w:szCs w:val="24"/>
            <w:lang w:eastAsia="zh-CN"/>
          </w:rPr>
          <w:t>）</w:t>
        </w:r>
      </w:ins>
      <w:r>
        <w:rPr>
          <w:rFonts w:hint="eastAsia" w:ascii="Times New Roman" w:hAnsi="Times New Roman"/>
          <w:sz w:val="24"/>
          <w:szCs w:val="24"/>
        </w:rPr>
        <w:t xml:space="preserve"> vm信任链构建的性能分析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我们对以上两条信任链进行10次，并记录每次的完成时间。如图14所示。</w:t>
      </w:r>
    </w:p>
    <w:p>
      <w:pPr>
        <w:pStyle w:val="24"/>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31"/>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图14 m信任链构建时间</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由图14可知，TVP-QT相比传统TVP下对vm的信任链构建过程，也仅仅多了由TJP带来的额外开销，可以保证对vm可信度量后的正常启动。</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numPr>
          <w:ins w:id="5731" w:author="Janusio" w:date="2018-03-08T02:11:43Z"/>
        </w:numPr>
        <w:ind w:firstLine="0" w:firstLineChars="0"/>
        <w:rPr>
          <w:rFonts w:hint="eastAsia" w:ascii="Times New Roman" w:hAnsi="Times New Roman" w:eastAsia="黑体"/>
          <w:b/>
          <w:sz w:val="28"/>
          <w:szCs w:val="28"/>
          <w:lang w:val="en-US" w:eastAsia="zh-CN"/>
        </w:rPr>
        <w:pPrChange w:id="5730" w:author="Janusio" w:date="2018-03-08T02:11:43Z">
          <w:pPr>
            <w:pStyle w:val="24"/>
            <w:ind w:firstLine="0" w:firstLineChars="0"/>
          </w:pPr>
        </w:pPrChange>
      </w:pPr>
      <w:del w:id="5732" w:author="Janusio" w:date="2018-03-08T02:11:45Z">
        <w:r>
          <w:rPr>
            <w:rFonts w:hint="eastAsia" w:ascii="Times New Roman" w:hAnsi="Times New Roman" w:eastAsia="仿宋_GB2312"/>
            <w:b/>
            <w:sz w:val="28"/>
            <w:szCs w:val="28"/>
            <w:lang w:val="en-US" w:eastAsia="zh-CN"/>
          </w:rPr>
          <w:delText>4</w:delText>
        </w:r>
      </w:del>
      <w:del w:id="5733" w:author="Janusio" w:date="2018-03-08T02:11:45Z">
        <w:r>
          <w:rPr>
            <w:rFonts w:hint="eastAsia" w:ascii="Times New Roman" w:hAnsi="Times New Roman" w:eastAsia="仿宋_GB2312"/>
            <w:b/>
            <w:sz w:val="28"/>
            <w:szCs w:val="28"/>
          </w:rPr>
          <w:delText>.</w:delText>
        </w:r>
      </w:del>
      <w:del w:id="5734" w:author="Janusio" w:date="2018-03-08T02:11:45Z">
        <w:r>
          <w:rPr>
            <w:rFonts w:hint="eastAsia" w:ascii="Times New Roman" w:hAnsi="Times New Roman" w:eastAsia="仿宋_GB2312"/>
            <w:b/>
            <w:sz w:val="28"/>
            <w:szCs w:val="28"/>
            <w:lang w:val="en-US" w:eastAsia="zh-CN"/>
          </w:rPr>
          <w:delText>5</w:delText>
        </w:r>
      </w:del>
      <w:del w:id="5735" w:author="Janusio" w:date="2018-03-08T02:11:45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ins w:id="5736" w:author="Janusio" w:date="2018-03-08T02:13:47Z"/>
          <w:rFonts w:hint="eastAsia" w:ascii="Times New Roman" w:hAnsi="Times New Roman"/>
          <w:sz w:val="24"/>
          <w:szCs w:val="24"/>
        </w:rPr>
      </w:pPr>
      <w:del w:id="5737" w:author="Janusio" w:date="2018-03-05T01:10:45Z">
        <w:r>
          <w:rPr>
            <w:rFonts w:hint="eastAsia" w:ascii="Times New Roman" w:hAnsi="Times New Roman"/>
            <w:sz w:val="24"/>
            <w:szCs w:val="24"/>
          </w:rPr>
          <w:delText>××××××××××××××××××××××××××××××××××××××××××××××××××××××××××××××××××××××××</w:delText>
        </w:r>
      </w:del>
      <w:r>
        <w:rPr>
          <w:rFonts w:hint="eastAsia" w:ascii="Times New Roman" w:hAnsi="Times New Roman"/>
          <w:sz w:val="24"/>
          <w:szCs w:val="24"/>
        </w:rPr>
        <w:t>信任链TVP-QT信任链的构建过程进行了详细的描述，通过仿真实验对TVP-QT及其信任链的有效性和性能等进行了测试，证明了该信任链的正确性和有效性。</w:t>
      </w:r>
    </w:p>
    <w:p>
      <w:pPr>
        <w:pStyle w:val="24"/>
        <w:spacing w:line="360" w:lineRule="auto"/>
        <w:ind w:firstLine="420" w:firstLineChars="0"/>
        <w:rPr>
          <w:ins w:id="5738" w:author="Janusio" w:date="2018-03-08T02:13:47Z"/>
          <w:rFonts w:hint="eastAsia" w:ascii="Times New Roman" w:hAnsi="Times New Roman"/>
          <w:sz w:val="24"/>
          <w:szCs w:val="24"/>
        </w:rPr>
      </w:pPr>
      <w:ins w:id="5739" w:author="Janusio" w:date="2018-03-08T02:13:47Z">
        <w:r>
          <w:rPr>
            <w:rFonts w:hint="eastAsia" w:ascii="Times New Roman" w:hAnsi="Times New Roman"/>
            <w:sz w:val="24"/>
            <w:szCs w:val="24"/>
          </w:rPr>
          <w:br w:type="page"/>
        </w:r>
      </w:ins>
    </w:p>
    <w:p>
      <w:pPr>
        <w:pStyle w:val="24"/>
        <w:spacing w:line="360" w:lineRule="auto"/>
        <w:ind w:firstLine="420" w:firstLineChars="0"/>
        <w:rPr>
          <w:del w:id="5740" w:author="Janusio" w:date="2018-03-08T02:13:49Z"/>
          <w:rFonts w:hint="eastAsia" w:ascii="Times New Roman" w:hAnsi="Times New Roman"/>
          <w:sz w:val="24"/>
          <w:szCs w:val="24"/>
        </w:rPr>
      </w:pPr>
    </w:p>
    <w:p>
      <w:pPr>
        <w:pStyle w:val="2"/>
        <w:numPr>
          <w:ins w:id="5742" w:author="Janusio" w:date="2018-03-08T02:11:48Z"/>
        </w:numPr>
        <w:spacing w:line="360" w:lineRule="auto"/>
        <w:ind w:left="0" w:leftChars="0" w:firstLine="0" w:firstLineChars="0"/>
        <w:rPr>
          <w:rFonts w:hint="eastAsia" w:ascii="Times New Roman" w:hAnsi="Times New Roman" w:eastAsia="仿宋_GB2312"/>
          <w:b/>
          <w:sz w:val="30"/>
          <w:szCs w:val="30"/>
        </w:rPr>
        <w:pPrChange w:id="5741" w:author="Janusio" w:date="2018-03-08T02:11:48Z">
          <w:pPr>
            <w:pStyle w:val="24"/>
            <w:spacing w:line="360" w:lineRule="auto"/>
            <w:ind w:left="0" w:leftChars="0" w:firstLine="0" w:firstLineChars="0"/>
          </w:pPr>
        </w:pPrChange>
      </w:pPr>
      <w:del w:id="5743" w:author="Janusio" w:date="2018-03-08T02:13:52Z">
        <w:r>
          <w:rPr>
            <w:rFonts w:hint="eastAsia" w:ascii="Times New Roman" w:hAnsi="Times New Roman" w:eastAsia="仿宋_GB2312"/>
            <w:b/>
            <w:sz w:val="30"/>
            <w:szCs w:val="30"/>
            <w:lang w:val="en-US" w:eastAsia="zh-CN"/>
          </w:rPr>
          <w:delText>5</w:delText>
        </w:r>
      </w:del>
      <w:del w:id="5744" w:author="Janusio" w:date="2018-03-08T02:13:52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TVP-QT信任链形式化分析</w:t>
      </w:r>
    </w:p>
    <w:p>
      <w:pPr>
        <w:pStyle w:val="3"/>
        <w:numPr>
          <w:ins w:id="5746" w:author="Janusio" w:date="2018-03-08T02:11:57Z"/>
        </w:numPr>
        <w:ind w:firstLine="0" w:firstLineChars="0"/>
        <w:rPr>
          <w:rFonts w:hint="eastAsia" w:ascii="Times New Roman" w:hAnsi="Times New Roman" w:eastAsia="黑体"/>
          <w:b/>
          <w:sz w:val="28"/>
          <w:szCs w:val="28"/>
          <w:lang w:val="en-US" w:eastAsia="zh-CN"/>
        </w:rPr>
        <w:pPrChange w:id="5745" w:author="Janusio" w:date="2018-03-08T02:11:57Z">
          <w:pPr>
            <w:pStyle w:val="24"/>
            <w:ind w:firstLine="0" w:firstLineChars="0"/>
          </w:pPr>
        </w:pPrChange>
      </w:pPr>
      <w:del w:id="5747" w:author="Janusio" w:date="2018-03-08T02:11:59Z">
        <w:r>
          <w:rPr>
            <w:rFonts w:hint="eastAsia" w:ascii="Times New Roman" w:hAnsi="Times New Roman" w:eastAsia="仿宋_GB2312"/>
            <w:b/>
            <w:sz w:val="28"/>
            <w:szCs w:val="28"/>
            <w:lang w:val="en-US" w:eastAsia="zh-CN"/>
          </w:rPr>
          <w:delText>5</w:delText>
        </w:r>
      </w:del>
      <w:del w:id="5748" w:author="Janusio" w:date="2018-03-08T02:11:59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24"/>
        <w:ind w:firstLine="420" w:firstLineChars="0"/>
        <w:rPr>
          <w:del w:id="5749" w:author="Janusio" w:date="2018-03-05T01:10:52Z"/>
          <w:rFonts w:hint="eastAsia" w:ascii="Times New Roman" w:hAnsi="Times New Roman"/>
          <w:sz w:val="24"/>
          <w:szCs w:val="24"/>
        </w:rPr>
      </w:pPr>
      <w:del w:id="5750" w:author="Janusio" w:date="2018-03-05T01:10:52Z">
        <w:r>
          <w:rPr>
            <w:rFonts w:hint="eastAsia" w:ascii="Times New Roman" w:hAnsi="Times New Roman"/>
            <w:sz w:val="24"/>
            <w:szCs w:val="24"/>
          </w:rPr>
          <w:delText>××××××××××××××××××××××××××××××××××××××××××××××××××××××××××××××××××××××××</w:delText>
        </w:r>
      </w:del>
    </w:p>
    <w:p>
      <w:pPr>
        <w:pStyle w:val="4"/>
        <w:numPr>
          <w:ins w:id="5752" w:author="Janusio" w:date="2018-03-08T02:12:01Z"/>
        </w:numPr>
        <w:spacing w:line="360" w:lineRule="auto"/>
        <w:ind w:firstLine="0" w:firstLineChars="0"/>
        <w:rPr>
          <w:rFonts w:hint="eastAsia" w:ascii="Times New Roman" w:hAnsi="Times New Roman" w:eastAsia="黑体"/>
          <w:b/>
          <w:sz w:val="24"/>
          <w:szCs w:val="24"/>
        </w:rPr>
        <w:pPrChange w:id="5751" w:author="Janusio" w:date="2018-03-08T02:12:01Z">
          <w:pPr>
            <w:pStyle w:val="24"/>
            <w:spacing w:line="360" w:lineRule="auto"/>
            <w:ind w:firstLine="0" w:firstLineChars="0"/>
          </w:pPr>
        </w:pPrChange>
      </w:pPr>
      <w:del w:id="5753" w:author="Janusio" w:date="2018-03-08T02:12:04Z">
        <w:r>
          <w:rPr>
            <w:rFonts w:hint="eastAsia" w:ascii="Times New Roman" w:hAnsi="Times New Roman"/>
            <w:sz w:val="24"/>
            <w:szCs w:val="24"/>
            <w:lang w:val="en-US" w:eastAsia="zh-CN"/>
          </w:rPr>
          <w:delText>5</w:delText>
        </w:r>
      </w:del>
      <w:del w:id="5754" w:author="Janusio" w:date="2018-03-08T02:12:04Z">
        <w:r>
          <w:rPr>
            <w:rFonts w:hint="eastAsia" w:ascii="Times New Roman" w:hAnsi="Times New Roman"/>
            <w:sz w:val="24"/>
            <w:szCs w:val="24"/>
          </w:rPr>
          <w:delText>.</w:delText>
        </w:r>
      </w:del>
      <w:del w:id="5755" w:author="Janusio" w:date="2018-03-08T02:12:04Z">
        <w:r>
          <w:rPr>
            <w:rFonts w:hint="eastAsia" w:ascii="Times New Roman" w:hAnsi="Times New Roman"/>
            <w:sz w:val="24"/>
            <w:szCs w:val="24"/>
            <w:lang w:val="en-US" w:eastAsia="zh-CN"/>
          </w:rPr>
          <w:delText>1</w:delText>
        </w:r>
      </w:del>
      <w:del w:id="5756" w:author="Janusio" w:date="2018-03-08T02:12:0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基本假定</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del w:id="5757" w:author="Janusio" w:date="2018-03-05T01:10:57Z">
        <w:r>
          <w:rPr>
            <w:rFonts w:hint="eastAsia" w:ascii="Times New Roman" w:hAnsi="Times New Roman"/>
            <w:sz w:val="24"/>
            <w:szCs w:val="24"/>
          </w:rPr>
          <w:delText>×××××××××××××××××××××××××××××××××××××××××××××××××××××××××××××××××××××××××××××</w:delText>
        </w:r>
      </w:del>
      <w:r>
        <w:rPr>
          <w:rFonts w:hint="eastAsia" w:ascii="Times New Roman" w:hAnsi="Times New Roman"/>
          <w:sz w:val="24"/>
          <w:szCs w:val="24"/>
        </w:rPr>
        <w:t>在对TVP-QT信任链属性进行形式化分析前，本文假定以下条件是成立的：</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从2.2的分析可知，本文对TVP-QT 信任链的信任属性分析验证主要包括3 部分：</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5758" w:author="Janusio" w:date="2018-03-08T02:14:27Z"/>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4"/>
        <w:keepNext w:val="0"/>
        <w:keepLines w:val="0"/>
        <w:pageBreakBefore w:val="0"/>
        <w:widowControl/>
        <w:numPr>
          <w:ins w:id="5760" w:author="Janusio" w:date="2018-03-08T02:14:32Z"/>
        </w:numPr>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rPr>
        <w:pPrChange w:id="5759" w:author="Janusio" w:date="2018-03-08T02:14:32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5761" w:author="Janusio" w:date="2018-03-08T02:14:29Z">
        <w:r>
          <w:rPr>
            <w:rFonts w:hint="eastAsia"/>
          </w:rPr>
          <w:t>主机m信任链的本地验证及远程证明</w:t>
        </w:r>
      </w:ins>
    </w:p>
    <w:p>
      <w:pPr>
        <w:spacing w:line="360" w:lineRule="auto"/>
        <w:ind w:firstLine="0" w:firstLineChars="0"/>
        <w:rPr>
          <w:del w:id="5763" w:author="Janusio" w:date="2018-03-08T02:14:22Z"/>
          <w:rFonts w:hint="eastAsia"/>
        </w:rPr>
        <w:pPrChange w:id="5762" w:author="Janusio" w:date="2018-03-08T02:14:20Z">
          <w:pPr>
            <w:pStyle w:val="24"/>
            <w:spacing w:line="360" w:lineRule="auto"/>
            <w:ind w:firstLine="0" w:firstLineChars="0"/>
          </w:pPr>
        </w:pPrChange>
      </w:pPr>
      <w:del w:id="5764" w:author="Janusio" w:date="2018-03-08T02:14:22Z">
        <w:r>
          <w:rPr>
            <w:rFonts w:hint="default"/>
            <w:lang w:val="en-US" w:eastAsia="zh-CN"/>
            <w:rPrChange w:id="5765" w:author="Janusio" w:date="2018-03-08T02:14:14Z">
              <w:rPr>
                <w:rFonts w:hint="eastAsia"/>
                <w:lang w:val="en-US" w:eastAsia="zh-CN"/>
              </w:rPr>
            </w:rPrChange>
          </w:rPr>
          <w:delText>5</w:delText>
        </w:r>
      </w:del>
      <w:del w:id="5766" w:author="Janusio" w:date="2018-03-08T02:14:22Z">
        <w:r>
          <w:rPr>
            <w:rFonts w:hint="eastAsia"/>
          </w:rPr>
          <w:delText>.</w:delText>
        </w:r>
      </w:del>
      <w:del w:id="5767" w:author="Janusio" w:date="2018-03-08T02:14:22Z">
        <w:r>
          <w:rPr>
            <w:rFonts w:hint="default"/>
            <w:lang w:val="en-US" w:eastAsia="zh-CN"/>
            <w:rPrChange w:id="5768" w:author="Janusio" w:date="2018-03-08T02:14:14Z">
              <w:rPr>
                <w:rFonts w:hint="eastAsia"/>
                <w:lang w:val="en-US" w:eastAsia="zh-CN"/>
              </w:rPr>
            </w:rPrChange>
          </w:rPr>
          <w:delText>1</w:delText>
        </w:r>
      </w:del>
      <w:del w:id="5769" w:author="Janusio" w:date="2018-03-08T02:14:22Z">
        <w:r>
          <w:rPr>
            <w:rFonts w:hint="eastAsia"/>
          </w:rPr>
          <w:delText>.</w:delText>
        </w:r>
      </w:del>
      <w:del w:id="5770" w:author="Janusio" w:date="2018-03-08T02:14:22Z">
        <w:r>
          <w:rPr>
            <w:rFonts w:hint="default"/>
            <w:lang w:val="en-US" w:eastAsia="zh-CN"/>
            <w:rPrChange w:id="5771" w:author="Janusio" w:date="2018-03-08T02:14:14Z">
              <w:rPr>
                <w:rFonts w:hint="eastAsia"/>
                <w:lang w:val="en-US" w:eastAsia="zh-CN"/>
              </w:rPr>
            </w:rPrChange>
          </w:rPr>
          <w:delText>2</w:delText>
        </w:r>
      </w:del>
      <w:del w:id="5772" w:author="Janusio" w:date="2018-03-08T02:14:22Z">
        <w:r>
          <w:rPr>
            <w:rFonts w:hint="eastAsia"/>
          </w:rPr>
          <w:delText xml:space="preserve"> </w:delText>
        </w:r>
      </w:del>
      <w:del w:id="5773" w:author="Janusio" w:date="2018-03-08T02:14:22Z">
        <w:r>
          <w:rPr>
            <w:rFonts w:hint="default"/>
            <w:lang w:val="en-US" w:eastAsia="zh-CN"/>
            <w:rPrChange w:id="5774" w:author="Janusio" w:date="2018-03-08T02:14:14Z">
              <w:rPr>
                <w:rFonts w:hint="eastAsia"/>
                <w:lang w:val="en-US" w:eastAsia="zh-CN"/>
              </w:rPr>
            </w:rPrChange>
          </w:rPr>
          <w:delText>主机m信任链的本地验证及远程证明</w:delText>
        </w:r>
      </w:del>
    </w:p>
    <w:p>
      <w:pPr>
        <w:pStyle w:val="24"/>
        <w:spacing w:line="360" w:lineRule="auto"/>
        <w:ind w:firstLine="0" w:firstLineChars="0"/>
        <w:rPr>
          <w:del w:id="5776" w:author="Janusio" w:date="2018-03-08T02:14:23Z"/>
          <w:rFonts w:hint="eastAsia" w:ascii="Times New Roman" w:hAnsi="Times New Roman"/>
          <w:szCs w:val="24"/>
        </w:rPr>
        <w:pPrChange w:id="5775" w:author="Janusio" w:date="2018-03-05T01:11:03Z">
          <w:pPr>
            <w:pStyle w:val="24"/>
            <w:spacing w:line="360" w:lineRule="auto"/>
            <w:ind w:firstLine="420" w:firstLineChars="0"/>
          </w:pPr>
        </w:pPrChange>
      </w:pPr>
      <w:del w:id="5777" w:author="Janusio" w:date="2018-03-08T02:14:23Z">
        <w:r>
          <w:rPr>
            <w:rFonts w:hint="eastAsia" w:ascii="Times New Roman" w:hAnsi="Times New Roman"/>
            <w:szCs w:val="24"/>
          </w:rPr>
          <w:delText>××××××××××××××××××××××××××××××××××××××××××××××××××××××××××××××××××××××××</w:delText>
        </w:r>
      </w:del>
    </w:p>
    <w:p>
      <w:pPr>
        <w:pStyle w:val="24"/>
        <w:spacing w:line="360" w:lineRule="auto"/>
        <w:ind w:firstLine="0" w:firstLineChars="0"/>
        <w:rPr>
          <w:del w:id="5779" w:author="Janusio" w:date="2018-03-08T02:14:23Z"/>
          <w:rFonts w:hint="eastAsia" w:ascii="Times New Roman" w:hAnsi="Times New Roman"/>
          <w:szCs w:val="24"/>
        </w:rPr>
        <w:pPrChange w:id="5778" w:author="Janusio" w:date="2018-03-05T01:11:03Z">
          <w:pPr>
            <w:pStyle w:val="24"/>
            <w:spacing w:line="360" w:lineRule="auto"/>
            <w:ind w:firstLine="420" w:firstLineChars="0"/>
          </w:pPr>
        </w:pPrChange>
      </w:pPr>
    </w:p>
    <w:p>
      <w:pPr>
        <w:pStyle w:val="24"/>
        <w:numPr>
          <w:ilvl w:val="0"/>
          <w:numId w:val="0"/>
        </w:numPr>
        <w:spacing w:line="360" w:lineRule="auto"/>
        <w:rPr>
          <w:rFonts w:hint="eastAsia" w:ascii="Times New Roman" w:hAnsi="Times New Roman"/>
          <w:b/>
          <w:bCs/>
          <w:i w:val="0"/>
          <w:iCs w:val="0"/>
          <w:sz w:val="24"/>
          <w:szCs w:val="24"/>
          <w:lang w:eastAsia="zh-CN"/>
          <w:rPrChange w:id="5780" w:author="Janusio" w:date="2018-03-08T02:14:41Z">
            <w:rPr>
              <w:rFonts w:hint="eastAsia" w:ascii="Times New Roman" w:hAnsi="Times New Roman"/>
              <w:sz w:val="24"/>
              <w:szCs w:val="24"/>
              <w:lang w:eastAsia="zh-CN"/>
            </w:rPr>
          </w:rPrChange>
        </w:rPr>
      </w:pPr>
      <w:r>
        <w:rPr>
          <w:rFonts w:hint="eastAsia" w:ascii="Times New Roman" w:hAnsi="Times New Roman"/>
          <w:b/>
          <w:bCs/>
          <w:i w:val="0"/>
          <w:iCs w:val="0"/>
          <w:sz w:val="24"/>
          <w:szCs w:val="24"/>
          <w:lang w:val="en-US" w:eastAsia="zh-CN"/>
          <w:rPrChange w:id="5781" w:author="Janusio" w:date="2018-03-08T02:14:41Z">
            <w:rPr>
              <w:rFonts w:hint="eastAsia" w:ascii="Times New Roman" w:hAnsi="Times New Roman"/>
              <w:sz w:val="24"/>
              <w:szCs w:val="24"/>
              <w:lang w:val="en-US" w:eastAsia="zh-CN"/>
            </w:rPr>
          </w:rPrChange>
        </w:rPr>
        <w:t xml:space="preserve">5.1.2.1 </w:t>
      </w:r>
      <w:r>
        <w:rPr>
          <w:rFonts w:hint="eastAsia" w:ascii="Times New Roman" w:hAnsi="Times New Roman"/>
          <w:b/>
          <w:bCs/>
          <w:i w:val="0"/>
          <w:iCs w:val="0"/>
          <w:sz w:val="24"/>
          <w:szCs w:val="24"/>
          <w:lang w:eastAsia="zh-CN"/>
          <w:rPrChange w:id="5782" w:author="Janusio" w:date="2018-03-08T02:14:41Z">
            <w:rPr>
              <w:rFonts w:hint="eastAsia" w:ascii="Times New Roman" w:hAnsi="Times New Roman"/>
              <w:sz w:val="24"/>
              <w:szCs w:val="24"/>
              <w:lang w:eastAsia="zh-CN"/>
            </w:rPr>
          </w:rPrChange>
        </w:rPr>
        <w:t>本地程序执行</w:t>
      </w:r>
    </w:p>
    <w:p>
      <w:pPr>
        <w:pStyle w:val="24"/>
        <w:spacing w:line="360" w:lineRule="auto"/>
        <w:ind w:firstLine="420" w:firstLineChars="0"/>
        <w:rPr>
          <w:del w:id="5783" w:author="Janusio" w:date="2018-03-05T01:11:06Z"/>
          <w:rFonts w:hint="eastAsia" w:ascii="Times New Roman" w:hAnsi="Times New Roman"/>
          <w:sz w:val="24"/>
          <w:szCs w:val="24"/>
        </w:rPr>
      </w:pPr>
      <w:del w:id="5784" w:author="Janusio" w:date="2018-03-05T01:11:06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的定义，其信任链本地执行过程中涉及到的程序如图4所示。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numPr>
          <w:ilvl w:val="0"/>
          <w:numId w:val="0"/>
        </w:numPr>
        <w:kinsoku/>
        <w:wordWrap/>
        <w:overflowPunct/>
        <w:topLinePunct w:val="0"/>
        <w:autoSpaceDE/>
        <w:autoSpaceDN/>
        <w:bidi w:val="0"/>
        <w:adjustRightInd/>
        <w:snapToGrid/>
        <w:spacing w:line="480" w:lineRule="auto"/>
        <w:ind w:left="840" w:leftChars="0" w:right="0" w:rightChars="0" w:firstLine="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 m 信任链传递</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del w:id="5785" w:author="Janusio" w:date="2018-03-05T01:11:12Z">
        <w:r>
          <w:rPr>
            <w:rFonts w:hint="eastAsia" w:ascii="Times New Roman" w:hAnsi="Times New Roman"/>
            <w:sz w:val="24"/>
            <w:szCs w:val="24"/>
          </w:rPr>
          <w:delText>××××××××××××××××××××××××××××××××××××××××××××××××××××××××××××××××××××××××</w:delText>
        </w:r>
      </w:del>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2" o:spt="75" type="#_x0000_t75" style="height:15.6pt;width:182pt;" o:ole="t" filled="f" o:preferrelative="t" stroked="f" coordsize="21600,21600">
            <v:path/>
            <v:fill on="f" focussize="0,0"/>
            <v:stroke on="f"/>
            <v:imagedata r:id="rId33" o:title=""/>
            <o:lock v:ext="edit" aspectratio="t"/>
            <w10:wrap type="none"/>
            <w10:anchorlock/>
          </v:shape>
          <o:OLEObject Type="Embed" ProgID="Equation.KSEE3" ShapeID="_x0000_i1032" DrawAspect="Content" ObjectID="_1468075732" r:id="rId32">
            <o:LockedField>false</o:LockedField>
          </o:OLEObject>
        </w:object>
      </w:r>
      <w:r>
        <w:rPr>
          <w:rFonts w:hint="eastAsia" w:ascii="Times New Roman" w:hAnsi="Times New Roman"/>
          <w:color w:val="auto"/>
          <w:position w:val="-4"/>
          <w:sz w:val="24"/>
          <w:szCs w:val="24"/>
        </w:rPr>
        <w:object>
          <v:shape id="_x0000_i103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3" DrawAspect="Content" ObjectID="_1468075733" r:id="rId3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4" o:spt="75" type="#_x0000_t75" style="height:16.75pt;width:219.85pt;" o:ole="t" filled="f" o:preferrelative="t" stroked="f" coordsize="21600,21600">
            <v:path/>
            <v:fill on="f" focussize="0,0"/>
            <v:stroke on="f"/>
            <v:imagedata r:id="rId37" o:title=""/>
            <o:lock v:ext="edit" aspectratio="t"/>
            <w10:wrap type="none"/>
            <w10:anchorlock/>
          </v:shape>
          <o:OLEObject Type="Embed" ProgID="Equation.3" ShapeID="_x0000_i1034" DrawAspect="Content" ObjectID="_1468075734" r:id="rId36">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5" DrawAspect="Content" ObjectID="_1468075735" r:id="rId38">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6" DrawAspect="Content" ObjectID="_1468075736"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7" DrawAspect="Content" ObjectID="_1468075737"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8" DrawAspect="Content" ObjectID="_1468075738"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9" DrawAspect="Content" ObjectID="_1468075739"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0" DrawAspect="Content" ObjectID="_1468075740"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1" DrawAspect="Content" ObjectID="_1468075741" r:id="rId4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2" DrawAspect="Content" ObjectID="_1468075742" r:id="rId4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3" DrawAspect="Content" ObjectID="_1468075743" r:id="rId4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4" DrawAspect="Content" ObjectID="_1468075744" r:id="rId4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5" o:spt="75" type="#_x0000_t75" style="height:9.4pt;width:15.55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5" DrawAspect="Content" ObjectID="_1468075745" r:id="rId48">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6" DrawAspect="Content" ObjectID="_1468075746"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7" DrawAspect="Content" ObjectID="_1468075747"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8" DrawAspect="Content" ObjectID="_1468075748"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9" DrawAspect="Content" ObjectID="_1468075749" r:id="rId5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50" DrawAspect="Content" ObjectID="_1468075750" r:id="rId5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51" DrawAspect="Content" ObjectID="_1468075751" r:id="rId5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2"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052" DrawAspect="Content" ObjectID="_1468075752" r:id="rId55">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3"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053" DrawAspect="Content" ObjectID="_1468075753" r:id="rId5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4" o:spt="75" type="#_x0000_t75" style="height:12pt;width:10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4" DrawAspect="Content" ObjectID="_1468075754" r:id="rId5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5" DrawAspect="Content" ObjectID="_1468075755"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6" DrawAspect="Content" ObjectID="_1468075756"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7" DrawAspect="Content" ObjectID="_1468075757" r:id="rId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8" DrawAspect="Content" ObjectID="_1468075758" r:id="rId65">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9" DrawAspect="Content" ObjectID="_1468075759" r:id="rId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0" DrawAspect="Content" ObjectID="_1468075760" r:id="rId67">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1" DrawAspect="Content" ObjectID="_1468075761" r:id="rId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2" DrawAspect="Content" ObjectID="_1468075762" r:id="rId69">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3"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3" DrawAspect="Content" ObjectID="_1468075763" r:id="rId7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4" o:spt="75" type="#_x0000_t75" style="height:16pt;width:39pt;" o:ole="t" filled="f" o:preferrelative="t" stroked="f" coordsize="21600,21600">
            <v:path/>
            <v:fill on="f" alignshape="1" focussize="0,0"/>
            <v:stroke on="f"/>
            <v:imagedata r:id="rId72" o:title=""/>
            <o:lock v:ext="edit" aspectratio="t"/>
            <w10:wrap type="none"/>
            <w10:anchorlock/>
          </v:shape>
          <o:OLEObject Type="Embed" ProgID="Equation.3" ShapeID="_x0000_i1064" DrawAspect="Content" ObjectID="_1468075764" r:id="rId7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5"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65" DrawAspect="Content" ObjectID="_1468075765" r:id="rId73">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6" o:spt="75" type="#_x0000_t75" style="height:18pt;width:10pt;" o:ole="t" filled="f" o:preferrelative="t" stroked="f" coordsize="21600,21600">
            <v:path/>
            <v:fill on="f" alignshape="1" focussize="0,0"/>
            <v:stroke on="f"/>
            <v:imagedata r:id="rId76" o:title=""/>
            <o:lock v:ext="edit" aspectratio="t"/>
            <w10:wrap type="none"/>
            <w10:anchorlock/>
          </v:shape>
          <o:OLEObject Type="Embed" ProgID="Equation.3" ShapeID="_x0000_i1066" DrawAspect="Content" ObjectID="_1468075766" r:id="rId75">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7" o:spt="75" type="#_x0000_t75" style="height:18pt;width:29pt;" o:ole="t" filled="f" o:preferrelative="t" stroked="f" coordsize="21600,21600">
            <v:path/>
            <v:fill on="f" alignshape="1" focussize="0,0"/>
            <v:stroke on="f"/>
            <v:imagedata r:id="rId78" o:title=""/>
            <o:lock v:ext="edit" aspectratio="t"/>
            <w10:wrap type="none"/>
            <w10:anchorlock/>
          </v:shape>
          <o:OLEObject Type="Embed" ProgID="Equation.3" ShapeID="_x0000_i1067" DrawAspect="Content" ObjectID="_1468075767" r:id="rId77">
            <o:LockedField>false</o:LockedField>
          </o:OLEObject>
        </w:object>
      </w:r>
      <w:r>
        <w:rPr>
          <w:rFonts w:ascii="Times New Roman" w:hAnsi="Times New Roman"/>
          <w:color w:val="auto"/>
          <w:sz w:val="24"/>
          <w:szCs w:val="24"/>
        </w:rPr>
        <w:object>
          <v:shape id="_x0000_i1068" o:spt="75" type="#_x0000_t75" style="height:6pt;width:6pt;" o:ole="t" filled="f" o:preferrelative="t" stroked="f" coordsize="21600,21600">
            <v:path/>
            <v:fill on="f" alignshape="1" focussize="0,0"/>
            <v:stroke on="f"/>
            <v:imagedata r:id="rId80" o:title=""/>
            <o:lock v:ext="edit" aspectratio="t"/>
            <w10:wrap type="none"/>
            <w10:anchorlock/>
          </v:shape>
          <o:OLEObject Type="Embed" ProgID="Equation.3" ShapeID="_x0000_i1068" DrawAspect="Content" ObjectID="_1468075768" r:id="rId79">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9" o:spt="75" type="#_x0000_t75" style="height:18pt;width:10pt;" o:ole="t" filled="f" o:preferrelative="t" stroked="f" coordsize="21600,21600">
            <v:path/>
            <v:fill on="f" alignshape="1" focussize="0,0"/>
            <v:stroke on="f"/>
            <v:imagedata r:id="rId76" o:title=""/>
            <o:lock v:ext="edit" aspectratio="t"/>
            <w10:wrap type="none"/>
            <w10:anchorlock/>
          </v:shape>
          <o:OLEObject Type="Embed" ProgID="Equation.3" ShapeID="_x0000_i1069" DrawAspect="Content" ObjectID="_1468075769" r:id="rId81">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70" o:spt="75" type="#_x0000_t75" style="height:18pt;width:11pt;" o:ole="t" filled="f" o:preferrelative="t" stroked="f" coordsize="21600,21600">
            <v:path/>
            <v:fill on="f" alignshape="1" focussize="0,0"/>
            <v:stroke on="f"/>
            <v:imagedata r:id="rId83" o:title=""/>
            <o:lock v:ext="edit" aspectratio="t"/>
            <w10:wrap type="none"/>
            <w10:anchorlock/>
          </v:shape>
          <o:OLEObject Type="Embed" ProgID="Equation.3" ShapeID="_x0000_i1070" DrawAspect="Content" ObjectID="_1468075770" r:id="rId82">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1"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71" DrawAspect="Content" ObjectID="_1468075771" r:id="rId84">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2" o:spt="75" type="#_x0000_t75" style="height:18pt;width:11pt;" o:ole="t" filled="f" o:preferrelative="t" stroked="f" coordsize="21600,21600">
            <v:path/>
            <v:fill on="f" alignshape="1" focussize="0,0"/>
            <v:stroke on="f"/>
            <v:imagedata r:id="rId86" o:title=""/>
            <o:lock v:ext="edit" aspectratio="t"/>
            <w10:wrap type="none"/>
            <w10:anchorlock/>
          </v:shape>
          <o:OLEObject Type="Embed" ProgID="Equation.3" ShapeID="_x0000_i1072" DrawAspect="Content" ObjectID="_1468075772" r:id="rId85">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3"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73" DrawAspect="Content" ObjectID="_1468075773" r:id="rId8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4" o:spt="75" type="#_x0000_t75" style="height:18pt;width:11pt;" o:ole="t" filled="f" o:preferrelative="t" stroked="f" coordsize="21600,21600">
            <v:path/>
            <v:fill on="f" alignshape="1" focussize="0,0"/>
            <v:stroke on="f"/>
            <v:imagedata r:id="rId89" o:title=""/>
            <o:lock v:ext="edit" aspectratio="t"/>
            <w10:wrap type="none"/>
            <w10:anchorlock/>
          </v:shape>
          <o:OLEObject Type="Embed" ProgID="Equation.3" ShapeID="_x0000_i1074" DrawAspect="Content" ObjectID="_1468075774" r:id="rId88">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5" o:spt="75" type="#_x0000_t75" style="height:15.6pt;width:148.1pt;" o:ole="t" filled="f" o:preferrelative="t" stroked="f" coordsize="21600,21600">
            <v:path/>
            <v:fill on="f" focussize="0,0"/>
            <v:stroke on="f"/>
            <v:imagedata r:id="rId91" o:title=""/>
            <o:lock v:ext="edit" aspectratio="t"/>
            <w10:wrap type="none"/>
            <w10:anchorlock/>
          </v:shape>
          <o:OLEObject Type="Embed" ProgID="Equation.KSEE3" ShapeID="_x0000_i1075" DrawAspect="Content" ObjectID="_1468075775" r:id="rId90">
            <o:LockedField>false</o:LockedField>
          </o:OLEObject>
        </w:object>
      </w:r>
      <w:r>
        <w:rPr>
          <w:rFonts w:hint="eastAsia" w:ascii="Times New Roman" w:hAnsi="Times New Roman"/>
          <w:color w:val="auto"/>
          <w:position w:val="-4"/>
          <w:sz w:val="24"/>
          <w:szCs w:val="24"/>
        </w:rPr>
        <w:object>
          <v:shape id="_x0000_i107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6" DrawAspect="Content" ObjectID="_1468075776" r:id="rId92">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7" o:spt="75" type="#_x0000_t75" style="height:15.5pt;width:183.65pt;" o:ole="t" filled="f" o:preferrelative="t" stroked="f" coordsize="21600,21600">
            <v:path/>
            <v:fill on="f" focussize="0,0"/>
            <v:stroke on="f"/>
            <v:imagedata r:id="rId94" o:title=""/>
            <o:lock v:ext="edit" aspectratio="t"/>
            <w10:wrap type="none"/>
            <w10:anchorlock/>
          </v:shape>
          <o:OLEObject Type="Embed" ProgID="Equation.3" ShapeID="_x0000_i1077" DrawAspect="Content" ObjectID="_1468075777" r:id="rId9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8" DrawAspect="Content" ObjectID="_1468075778" r:id="rId9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9" DrawAspect="Content" ObjectID="_1468075779" r:id="rId96">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0" DrawAspect="Content" ObjectID="_1468075780" r:id="rId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1" DrawAspect="Content" ObjectID="_1468075781" r:id="rId9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2" DrawAspect="Content" ObjectID="_1468075782" r:id="rId9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3" DrawAspect="Content" ObjectID="_1468075783" r:id="rId10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4" DrawAspect="Content" ObjectID="_1468075784" r:id="rId101">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5" DrawAspect="Content" ObjectID="_1468075785" r:id="rId10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6" DrawAspect="Content" ObjectID="_1468075786" r:id="rId10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7" DrawAspect="Content" ObjectID="_1468075787" r:id="rId10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8" DrawAspect="Content" ObjectID="_1468075788" r:id="rId10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9" DrawAspect="Content" ObjectID="_1468075789" r:id="rId10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0" DrawAspect="Content" ObjectID="_1468075790" r:id="rId107">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1" DrawAspect="Content" ObjectID="_1468075791" r:id="rId10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2" DrawAspect="Content" ObjectID="_1468075792" r:id="rId10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3" DrawAspect="Content" ObjectID="_1468075793" r:id="rId11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4" DrawAspect="Content" ObjectID="_1468075794" r:id="rId11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4"/>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4"/>
        <w:numPr>
          <w:ilvl w:val="0"/>
          <w:numId w:val="0"/>
        </w:numPr>
        <w:spacing w:line="360" w:lineRule="auto"/>
        <w:rPr>
          <w:rFonts w:hint="eastAsia" w:ascii="Times New Roman" w:hAnsi="Times New Roman"/>
          <w:b/>
          <w:bCs/>
          <w:sz w:val="24"/>
          <w:szCs w:val="24"/>
          <w:lang w:eastAsia="zh-CN"/>
          <w:rPrChange w:id="5786" w:author="Janusio" w:date="2018-03-08T02:14:58Z">
            <w:rPr>
              <w:rFonts w:hint="eastAsia" w:ascii="Times New Roman" w:hAnsi="Times New Roman"/>
              <w:sz w:val="24"/>
              <w:szCs w:val="24"/>
              <w:lang w:eastAsia="zh-CN"/>
            </w:rPr>
          </w:rPrChange>
        </w:rPr>
      </w:pPr>
      <w:r>
        <w:rPr>
          <w:rFonts w:hint="eastAsia" w:ascii="Times New Roman" w:hAnsi="Times New Roman"/>
          <w:b/>
          <w:bCs/>
          <w:sz w:val="24"/>
          <w:szCs w:val="24"/>
          <w:lang w:val="en-US" w:eastAsia="zh-CN"/>
          <w:rPrChange w:id="5787" w:author="Janusio" w:date="2018-03-08T02:14:58Z">
            <w:rPr>
              <w:rFonts w:hint="eastAsia" w:ascii="Times New Roman" w:hAnsi="Times New Roman"/>
              <w:sz w:val="24"/>
              <w:szCs w:val="24"/>
              <w:lang w:val="en-US" w:eastAsia="zh-CN"/>
            </w:rPr>
          </w:rPrChange>
        </w:rPr>
        <w:t xml:space="preserve">5.1.2.3 </w:t>
      </w:r>
      <w:r>
        <w:rPr>
          <w:rFonts w:hint="eastAsia" w:ascii="Times New Roman" w:hAnsi="Times New Roman"/>
          <w:b/>
          <w:bCs/>
          <w:sz w:val="24"/>
          <w:szCs w:val="24"/>
          <w:lang w:eastAsia="zh-CN"/>
          <w:rPrChange w:id="5788" w:author="Janusio" w:date="2018-03-08T02:14:58Z">
            <w:rPr>
              <w:rFonts w:hint="eastAsia" w:ascii="Times New Roman" w:hAnsi="Times New Roman"/>
              <w:sz w:val="24"/>
              <w:szCs w:val="24"/>
              <w:lang w:eastAsia="zh-CN"/>
            </w:rPr>
          </w:rPrChange>
        </w:rPr>
        <w:t>信任链远程验证</w:t>
      </w:r>
    </w:p>
    <w:p>
      <w:pPr>
        <w:pStyle w:val="24"/>
        <w:spacing w:line="360" w:lineRule="auto"/>
        <w:ind w:firstLine="420" w:firstLineChars="0"/>
        <w:rPr>
          <w:del w:id="5789" w:author="Janusio" w:date="2018-03-05T01:11:28Z"/>
          <w:rFonts w:hint="eastAsia" w:ascii="Times New Roman" w:hAnsi="Times New Roman"/>
          <w:sz w:val="24"/>
          <w:szCs w:val="24"/>
        </w:rPr>
      </w:pPr>
      <w:del w:id="5790" w:author="Janusio" w:date="2018-03-05T01:11:28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信任传递的远程验证过程中涉及到的程序，如图5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2064" w:firstLineChars="86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5"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095" DrawAspect="Content" ObjectID="_1468075795" r:id="rId112">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6" o:spt="75" type="#_x0000_t75" style="height:17pt;width:12pt;" o:ole="t" filled="f" o:preferrelative="t" stroked="f" coordsize="21600,21600">
            <v:path/>
            <v:fill on="f" alignshape="1" focussize="0,0"/>
            <v:stroke on="f"/>
            <v:imagedata r:id="rId115" o:title=""/>
            <o:lock v:ext="edit" aspectratio="t"/>
            <w10:wrap type="none"/>
            <w10:anchorlock/>
          </v:shape>
          <o:OLEObject Type="Embed" ProgID="Equation.3" ShapeID="_x0000_i1096" DrawAspect="Content" ObjectID="_1468075796" r:id="rId114">
            <o:LockedField>false</o:LockedField>
          </o:OLEObject>
        </w:object>
      </w:r>
      <w:r>
        <w:rPr>
          <w:rFonts w:hint="eastAsia" w:ascii="Times New Roman" w:hAnsi="Times New Roman"/>
          <w:i/>
          <w:iCs/>
          <w:color w:val="auto"/>
          <w:position w:val="-4"/>
          <w:sz w:val="24"/>
          <w:szCs w:val="24"/>
        </w:rPr>
        <w:object>
          <v:shape id="_x0000_i1097" o:spt="75" type="#_x0000_t75" style="height:11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097" DrawAspect="Content" ObjectID="_1468075797" r:id="rId116">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8"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098" DrawAspect="Content" ObjectID="_1468075798" r:id="rId118">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9"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099" DrawAspect="Content" ObjectID="_1468075799" r:id="rId119">
            <o:LockedField>false</o:LockedField>
          </o:OLEObject>
        </w:object>
      </w:r>
      <w:r>
        <w:rPr>
          <w:rFonts w:hint="eastAsia" w:ascii="Times New Roman" w:hAnsi="Times New Roman"/>
          <w:i/>
          <w:iCs/>
          <w:color w:val="auto"/>
          <w:position w:val="-4"/>
          <w:sz w:val="24"/>
          <w:szCs w:val="24"/>
        </w:rPr>
        <w:object>
          <v:shape id="_x0000_i1100"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0" DrawAspect="Content" ObjectID="_1468075800" r:id="rId121">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1" DrawAspect="Content" ObjectID="_1468075801" r:id="rId12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2"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02" DrawAspect="Content" ObjectID="_1468075802" r:id="rId123">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3"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3" DrawAspect="Content" ObjectID="_1468075803" r:id="rId124">
            <o:LockedField>false</o:LockedField>
          </o:OLEObject>
        </w:object>
      </w:r>
      <w:r>
        <w:rPr>
          <w:rFonts w:hint="eastAsia" w:ascii="Times New Roman" w:hAnsi="Times New Roman"/>
          <w:i/>
          <w:iCs/>
          <w:color w:val="auto"/>
          <w:position w:val="-4"/>
          <w:sz w:val="24"/>
          <w:szCs w:val="24"/>
        </w:rPr>
        <w:object>
          <v:shape id="_x0000_i1104"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4" DrawAspect="Content" ObjectID="_1468075804" r:id="rId125">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5" DrawAspect="Content" ObjectID="_1468075805" r:id="rId12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6" DrawAspect="Content" ObjectID="_1468075806" r:id="rId127">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7"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7" DrawAspect="Content" ObjectID="_1468075807" r:id="rId128">
            <o:LockedField>false</o:LockedField>
          </o:OLEObject>
        </w:object>
      </w:r>
      <w:r>
        <w:rPr>
          <w:rFonts w:hint="eastAsia" w:ascii="Times New Roman" w:hAnsi="Times New Roman"/>
          <w:i/>
          <w:iCs/>
          <w:color w:val="auto"/>
          <w:position w:val="-4"/>
          <w:sz w:val="24"/>
          <w:szCs w:val="24"/>
        </w:rPr>
        <w:object>
          <v:shape id="_x0000_i1108"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8" DrawAspect="Content" ObjectID="_1468075808" r:id="rId12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9" DrawAspect="Content" ObjectID="_1468075809" r:id="rId130">
            <o:LockedField>false</o:LockedField>
          </o:OLEObject>
        </w:object>
      </w:r>
      <w:r>
        <w:rPr>
          <w:rFonts w:hint="eastAsia" w:ascii="Times New Roman" w:hAnsi="Times New Roman"/>
          <w:color w:val="auto"/>
          <w:position w:val="-6"/>
          <w:sz w:val="24"/>
          <w:szCs w:val="24"/>
        </w:rPr>
        <w:object>
          <v:shape id="_x0000_i1110" o:spt="75" type="#_x0000_t75" style="height:16pt;width:10.05pt;" o:ole="t" filled="f" o:preferrelative="t" stroked="f" coordsize="21600,21600">
            <v:path/>
            <v:fill on="f" alignshape="1" focussize="0,0"/>
            <v:stroke on="f"/>
            <v:imagedata r:id="rId132" embosscolor="#FFFFFF" o:title=""/>
            <o:lock v:ext="edit" aspectratio="t"/>
            <w10:wrap type="none"/>
            <w10:anchorlock/>
          </v:shape>
          <o:OLEObject Type="Embed" ProgID="Equation.KSEE3" ShapeID="_x0000_i1110" DrawAspect="Content" ObjectID="_1468075810" r:id="rId131">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1" o:spt="75" type="#_x0000_t75" style="height:16pt;width:24.95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111" DrawAspect="Content" ObjectID="_1468075811" r:id="rId133">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12" DrawAspect="Content" ObjectID="_1468075812" r:id="rId135">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13" DrawAspect="Content" ObjectID="_1468075813" r:id="rId136">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4" o:spt="75" type="#_x0000_t75" style="height:10pt;width:11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114" DrawAspect="Content" ObjectID="_1468075814" r:id="rId13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5"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15" DrawAspect="Content" ObjectID="_1468075815" r:id="rId139">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6" o:spt="75" type="#_x0000_t75" style="height:10pt;width:10pt;" o:ole="t" filled="f" o:preferrelative="t" stroked="f" coordsize="21600,21600">
            <v:path/>
            <v:fill on="f" focussize="0,0"/>
            <v:stroke on="f"/>
            <v:imagedata r:id="rId141" embosscolor="#FFFFFF" o:title=""/>
            <o:lock v:ext="edit" grouping="f" rotation="f" text="f" aspectratio="t"/>
            <w10:wrap type="none"/>
            <w10:anchorlock/>
          </v:shape>
          <o:OLEObject Type="Embed" ProgID="Equation.KSEE3" ShapeID="_x0000_i1116" DrawAspect="Content" ObjectID="_1468075816" r:id="rId140">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7" o:spt="75" type="#_x0000_t75" style="height:18pt;width:17pt;" o:ole="t" filled="f" o:preferrelative="t" stroked="f" coordsize="21600,21600">
            <v:path/>
            <v:fill on="f" focussize="0,0"/>
            <v:stroke on="f"/>
            <v:imagedata r:id="rId143" embosscolor="#FFFFFF" o:title=""/>
            <o:lock v:ext="edit" grouping="f" rotation="f" text="f" aspectratio="t"/>
            <w10:wrap type="none"/>
            <w10:anchorlock/>
          </v:shape>
          <o:OLEObject Type="Embed" ProgID="Equation.KSEE3" ShapeID="_x0000_i1117" DrawAspect="Content" ObjectID="_1468075817" r:id="rId142">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8" o:spt="75" type="#_x0000_t75" style="height:13pt;width:12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18" DrawAspect="Content" ObjectID="_1468075818" r:id="rId144">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9" o:spt="75" type="#_x0000_t75" style="height:10pt;width:10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19" DrawAspect="Content" ObjectID="_1468075819" r:id="rId14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0"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20" DrawAspect="Content" ObjectID="_1468075820" r:id="rId148">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1" o:spt="75" type="#_x0000_t75" style="height:8pt;width:12pt;" o:ole="t" filled="f" o:preferrelative="t" stroked="f" coordsize="21600,21600">
            <v:path/>
            <v:fill on="f" focussize="0,0"/>
            <v:stroke on="f"/>
            <v:imagedata r:id="rId151" embosscolor="#FFFFFF" o:title=""/>
            <o:lock v:ext="edit" grouping="f" rotation="f" text="f" aspectratio="t"/>
            <w10:wrap type="none"/>
            <w10:anchorlock/>
          </v:shape>
          <o:OLEObject Type="Embed" ProgID="Equation.KSEE3" ShapeID="_x0000_i1121" DrawAspect="Content" ObjectID="_1468075821" r:id="rId150">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2" DrawAspect="Content" ObjectID="_1468075822" r:id="rId152">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3" o:spt="75" type="#_x0000_t75" style="height:13pt;width:12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23" DrawAspect="Content" ObjectID="_1468075823" r:id="rId153">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4" o:spt="75" type="#_x0000_t75" style="height:10pt;width:10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24" DrawAspect="Content" ObjectID="_1468075824" r:id="rId15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5" DrawAspect="Content" ObjectID="_1468075825" r:id="rId155">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6"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26" DrawAspect="Content" ObjectID="_1468075826" r:id="rId156">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7"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27" DrawAspect="Content" ObjectID="_1468075827" r:id="rId157">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8" DrawAspect="Content" ObjectID="_1468075828" r:id="rId1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9" DrawAspect="Content" ObjectID="_1468075829" r:id="rId159">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0"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30" DrawAspect="Content" ObjectID="_1468075830" r:id="rId160">
            <o:LockedField>false</o:LockedField>
          </o:OLEObject>
        </w:object>
      </w:r>
      <w:r>
        <w:rPr>
          <w:rFonts w:hint="eastAsia" w:ascii="Times New Roman" w:hAnsi="Times New Roman"/>
          <w:i/>
          <w:iCs/>
          <w:color w:val="auto"/>
          <w:position w:val="-4"/>
          <w:sz w:val="24"/>
          <w:szCs w:val="24"/>
        </w:rPr>
        <w:object>
          <v:shape id="_x0000_i1131"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31" DrawAspect="Content" ObjectID="_1468075831" r:id="rId162">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2" DrawAspect="Content" ObjectID="_1468075832" r:id="rId163">
            <o:LockedField>false</o:LockedField>
          </o:OLEObject>
        </w:object>
      </w:r>
      <w:r>
        <w:rPr>
          <w:rFonts w:hint="eastAsia" w:ascii="Times New Roman" w:hAnsi="Times New Roman"/>
          <w:color w:val="auto"/>
          <w:position w:val="-6"/>
          <w:sz w:val="24"/>
          <w:szCs w:val="24"/>
        </w:rPr>
        <w:object>
          <v:shape id="_x0000_i1133" o:spt="75" type="#_x0000_t75" style="height:16pt;width:10.05pt;" o:ole="t" filled="f" o:preferrelative="t" stroked="f" coordsize="21600,21600">
            <v:path/>
            <v:fill on="f" alignshape="1" focussize="0,0"/>
            <v:stroke on="f"/>
            <v:imagedata r:id="rId165" embosscolor="#FFFFFF" o:title=""/>
            <o:lock v:ext="edit" aspectratio="t"/>
            <w10:wrap type="none"/>
            <w10:anchorlock/>
          </v:shape>
          <o:OLEObject Type="Embed" ProgID="Equation.KSEE3" ShapeID="_x0000_i1133" DrawAspect="Content" ObjectID="_1468075833" r:id="rId164">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6pt;width:24.95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134" DrawAspect="Content" ObjectID="_1468075834" r:id="rId166">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5" DrawAspect="Content" ObjectID="_1468075835" r:id="rId1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6" DrawAspect="Content" ObjectID="_1468075836" r:id="rId1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7" DrawAspect="Content" ObjectID="_1468075837" r:id="rId169">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8"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38" DrawAspect="Content" ObjectID="_1468075838" r:id="rId170">
            <o:LockedField>false</o:LockedField>
          </o:OLEObject>
        </w:object>
      </w:r>
      <w:r>
        <w:rPr>
          <w:rFonts w:hint="eastAsia" w:ascii="Times New Roman" w:hAnsi="Times New Roman"/>
          <w:i/>
          <w:iCs/>
          <w:color w:val="auto"/>
          <w:position w:val="-4"/>
          <w:sz w:val="24"/>
          <w:szCs w:val="24"/>
        </w:rPr>
        <w:object>
          <v:shape id="_x0000_i1139"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39" DrawAspect="Content" ObjectID="_1468075839" r:id="rId17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0" DrawAspect="Content" ObjectID="_1468075840" r:id="rId17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1" DrawAspect="Content" ObjectID="_1468075841" r:id="rId173">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2" o:spt="75" type="#_x0000_t75" style="height:10pt;width:11pt;" o:ole="t" filled="f" o:preferrelative="t" stroked="f" coordsize="21600,21600">
            <v:path/>
            <v:fill on="f" focussize="0,0"/>
            <v:stroke on="f"/>
            <v:imagedata r:id="rId175" embosscolor="#FFFFFF" o:title=""/>
            <o:lock v:ext="edit" grouping="f" rotation="f" text="f" aspectratio="t"/>
            <w10:wrap type="none"/>
            <w10:anchorlock/>
          </v:shape>
          <o:OLEObject Type="Embed" ProgID="Equation.KSEE3" ShapeID="_x0000_i1142" DrawAspect="Content" ObjectID="_1468075842" r:id="rId174">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3"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43" DrawAspect="Content" ObjectID="_1468075843" r:id="rId176">
            <o:LockedField>false</o:LockedField>
          </o:OLEObject>
        </w:object>
      </w:r>
      <w:r>
        <w:rPr>
          <w:rFonts w:ascii="Times New Roman" w:hAnsi="Times New Roman"/>
          <w:color w:val="auto"/>
          <w:position w:val="-4"/>
          <w:sz w:val="24"/>
          <w:szCs w:val="24"/>
        </w:rPr>
        <w:object>
          <v:shape id="_x0000_i1144" o:spt="75" type="#_x0000_t75" style="height:8pt;width:12pt;" o:ole="t" filled="f" o:preferrelative="t" stroked="f" coordsize="21600,21600">
            <v:path/>
            <v:fill on="f" alignshape="1" focussize="0,0"/>
            <v:stroke on="f"/>
            <v:imagedata r:id="rId178" o:title=""/>
            <o:lock v:ext="edit" aspectratio="t"/>
            <w10:wrap type="none"/>
            <w10:anchorlock/>
          </v:shape>
          <o:OLEObject Type="Embed" ProgID="Equation.3" ShapeID="_x0000_i1144" DrawAspect="Content" ObjectID="_1468075844" r:id="rId177">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5"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45" DrawAspect="Content" ObjectID="_1468075845" r:id="rId179">
            <o:LockedField>false</o:LockedField>
          </o:OLEObject>
        </w:object>
      </w:r>
      <w:r>
        <w:rPr>
          <w:rFonts w:hint="eastAsia" w:ascii="Times New Roman" w:hAnsi="Times New Roman"/>
          <w:i/>
          <w:iCs/>
          <w:color w:val="auto"/>
          <w:position w:val="-4"/>
          <w:sz w:val="24"/>
          <w:szCs w:val="24"/>
        </w:rPr>
        <w:object>
          <v:shape id="_x0000_i1146"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46" DrawAspect="Content" ObjectID="_1468075846" r:id="rId18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7" DrawAspect="Content" ObjectID="_1468075847" r:id="rId18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5791" w:author="Janusio" w:date="2018-03-05T16:00:31Z"/>
          <w:rFonts w:hint="eastAsia" w:ascii="Times New Roman" w:hAnsi="Times New Roman"/>
          <w:color w:val="auto"/>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widowControl w:val="0"/>
        <w:autoSpaceDE/>
        <w:autoSpaceDN/>
        <w:spacing w:line="360" w:lineRule="auto"/>
        <w:ind w:firstLine="420" w:firstLineChars="0"/>
        <w:outlineLvl w:val="9"/>
        <w:rPr>
          <w:rFonts w:hint="eastAsia" w:ascii="Times New Roman" w:hAnsi="Times New Roman"/>
          <w:sz w:val="24"/>
          <w:szCs w:val="24"/>
        </w:rPr>
        <w:pPrChange w:id="5792" w:author="Janusio" w:date="2018-03-05T16:00:31Z">
          <w:pPr>
            <w:pStyle w:val="24"/>
            <w:spacing w:line="360" w:lineRule="auto"/>
            <w:ind w:firstLine="420" w:firstLineChars="0"/>
          </w:pPr>
        </w:pPrChange>
      </w:pPr>
    </w:p>
    <w:p>
      <w:pPr>
        <w:pStyle w:val="24"/>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可信衔接点TJP的本地验证及远程证明</w:t>
      </w:r>
    </w:p>
    <w:p>
      <w:pPr>
        <w:pStyle w:val="24"/>
        <w:spacing w:line="360" w:lineRule="auto"/>
        <w:ind w:firstLine="420" w:firstLineChars="0"/>
        <w:rPr>
          <w:del w:id="5793" w:author="Janusio" w:date="2018-03-05T16:00:33Z"/>
          <w:rFonts w:hint="eastAsia" w:ascii="Times New Roman" w:hAnsi="Times New Roman"/>
          <w:sz w:val="24"/>
          <w:szCs w:val="24"/>
        </w:rPr>
      </w:pPr>
      <w:del w:id="5794" w:author="Janusio" w:date="2018-03-05T16:00:33Z">
        <w:r>
          <w:rPr>
            <w:rFonts w:hint="eastAsia" w:ascii="Times New Roman" w:hAnsi="Times New Roman"/>
            <w:sz w:val="24"/>
            <w:szCs w:val="24"/>
          </w:rPr>
          <w:delText>××××××××××××××××××××××××××××××××××××××××××××××××××××××××××××××××××××××××</w:delText>
        </w:r>
      </w:del>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del w:id="5795" w:author="Janusio" w:date="2018-03-05T16:00:35Z">
        <w:r>
          <w:rPr>
            <w:rFonts w:hint="eastAsia" w:ascii="Times New Roman" w:hAnsi="Times New Roman"/>
            <w:sz w:val="24"/>
            <w:szCs w:val="24"/>
          </w:rPr>
          <w:delText>××××××××××××××××××××××××××××××××××××××××××××××××××××××××××××××××××××××××</w:delText>
        </w:r>
      </w:del>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8" o:spt="75" type="#_x0000_t75" style="height:11pt;width:11pt;" o:ole="t" filled="f" o:preferrelative="t" stroked="f" coordsize="21600,21600">
            <v:path/>
            <v:fill on="f" focussize="0,0"/>
            <v:stroke on="f"/>
            <v:imagedata r:id="rId183" embosscolor="#FFFFFF" o:title=""/>
            <o:lock v:ext="edit" grouping="f" rotation="f" text="f" aspectratio="t"/>
            <w10:wrap type="none"/>
            <w10:anchorlock/>
          </v:shape>
          <o:OLEObject Type="Embed" ProgID="Equation.KSEE3" ShapeID="_x0000_i1148" DrawAspect="Content" ObjectID="_1468075848" r:id="rId182">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9" DrawAspect="Content" ObjectID="_1468075849" r:id="rId184">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1pt;width:11pt;" o:ole="t" filled="f" o:preferrelative="t" stroked="f" coordsize="21600,21600">
            <v:path/>
            <v:fill on="f" focussize="0,0"/>
            <v:stroke on="f"/>
            <v:imagedata r:id="rId183" embosscolor="#FFFFFF" o:title=""/>
            <o:lock v:ext="edit" grouping="f" rotation="f" text="f" aspectratio="t"/>
            <w10:wrap type="none"/>
            <w10:anchorlock/>
          </v:shape>
          <o:OLEObject Type="Embed" ProgID="Equation.KSEE3" ShapeID="_x0000_i1150" DrawAspect="Content" ObjectID="_1468075850" r:id="rId185">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2pt;width:11pt;" o:ole="t" filled="f" o:preferrelative="t" stroked="f" coordsize="21600,21600">
            <v:path/>
            <v:fill on="f" focussize="0,0"/>
            <v:stroke on="f"/>
            <v:imagedata r:id="rId187" embosscolor="#FFFFFF" o:title=""/>
            <o:lock v:ext="edit" grouping="f" rotation="f" text="f" aspectratio="t"/>
            <w10:wrap type="none"/>
            <w10:anchorlock/>
          </v:shape>
          <o:OLEObject Type="Embed" ProgID="Equation.KSEE3" ShapeID="_x0000_i1151" DrawAspect="Content" ObjectID="_1468075851" r:id="rId186">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2"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52" DrawAspect="Content" ObjectID="_1468075852" r:id="rId188">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del w:id="5796" w:author="Janusio" w:date="2018-03-05T16:00:40Z">
        <w:r>
          <w:rPr>
            <w:rFonts w:hint="eastAsia" w:ascii="Times New Roman" w:hAnsi="Times New Roman"/>
            <w:sz w:val="24"/>
            <w:szCs w:val="24"/>
          </w:rPr>
          <w:delText>××××××××××××××××××××××××××××××××××××××××××××××××××××××××××××××××××××××××</w:delText>
        </w:r>
      </w:del>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9"/>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3" o:spt="75" type="#_x0000_t75" style="height:17.35pt;width:138.05pt;" o:ole="t" filled="f" o:preferrelative="t" stroked="f" coordsize="21600,21600">
            <v:path/>
            <v:fill on="f" focussize="0,0"/>
            <v:stroke on="f"/>
            <v:imagedata r:id="rId191" o:title=""/>
            <o:lock v:ext="edit" aspectratio="t"/>
            <w10:wrap type="none"/>
            <w10:anchorlock/>
          </v:shape>
          <o:OLEObject Type="Embed" ProgID="Equation.KSEE3" ShapeID="_x0000_i1153" DrawAspect="Content" ObjectID="_1468075853" r:id="rId19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4" DrawAspect="Content" ObjectID="_1468075854"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5" DrawAspect="Content" ObjectID="_1468075855" r:id="rId19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6" DrawAspect="Content" ObjectID="_1468075856" r:id="rId19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7" DrawAspect="Content" ObjectID="_1468075857" r:id="rId19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8" DrawAspect="Content" ObjectID="_1468075858" r:id="rId1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9" DrawAspect="Content" ObjectID="_1468075859" r:id="rId19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60" DrawAspect="Content" ObjectID="_1468075860" r:id="rId19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1"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61" DrawAspect="Content" ObjectID="_1468075861" r:id="rId199">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color w:val="auto"/>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4"/>
        <w:spacing w:line="360" w:lineRule="auto"/>
        <w:ind w:firstLine="420" w:firstLineChars="0"/>
        <w:rPr>
          <w:rFonts w:hint="eastAsia" w:ascii="Times New Roman" w:hAnsi="Times New Roman"/>
          <w:sz w:val="24"/>
          <w:szCs w:val="24"/>
        </w:rPr>
      </w:pP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del w:id="5797" w:author="Janusio" w:date="2018-03-05T16:00:45Z">
        <w:r>
          <w:rPr>
            <w:rFonts w:hint="eastAsia" w:ascii="Times New Roman" w:hAnsi="Times New Roman"/>
            <w:sz w:val="24"/>
            <w:szCs w:val="24"/>
          </w:rPr>
          <w:delText>××××××××××××××××××××××××××××××××××××××××××××××××××××××××××××××××××××××××××××××××××××××××××××××××××××××××××××××××××××××××</w:delText>
        </w:r>
      </w:del>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2"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2" DrawAspect="Content" ObjectID="_1468075862" r:id="rId200">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3" o:spt="75" type="#_x0000_t75" style="height:17pt;width:9pt;" o:ole="t" filled="f" o:preferrelative="t" stroked="f" coordsize="21600,21600">
            <v:path/>
            <v:fill on="f" alignshape="1" focussize="0,0"/>
            <v:stroke on="f"/>
            <v:imagedata r:id="rId202" o:title=""/>
            <o:lock v:ext="edit" aspectratio="t"/>
            <w10:wrap type="none"/>
            <w10:anchorlock/>
          </v:shape>
          <o:OLEObject Type="Embed" ProgID="Equation.3" ShapeID="_x0000_i1163" DrawAspect="Content" ObjectID="_1468075863" r:id="rId201">
            <o:LockedField>false</o:LockedField>
          </o:OLEObject>
        </w:object>
      </w:r>
      <w:r>
        <w:rPr>
          <w:rFonts w:ascii="Times New Roman" w:hAnsi="Times New Roman"/>
          <w:i/>
          <w:iCs/>
          <w:color w:val="auto"/>
          <w:position w:val="-6"/>
          <w:sz w:val="24"/>
          <w:szCs w:val="24"/>
        </w:rPr>
        <w:object>
          <v:shape id="_x0000_i1164" o:spt="75" type="#_x0000_t75" style="height:17pt;width:12pt;" o:ole="t" filled="f" o:preferrelative="t" stroked="f" coordsize="21600,21600">
            <v:path/>
            <v:fill on="f" alignshape="1" focussize="0,0"/>
            <v:stroke on="f"/>
            <v:imagedata r:id="rId204" o:title=""/>
            <o:lock v:ext="edit" aspectratio="t"/>
            <w10:wrap type="none"/>
            <w10:anchorlock/>
          </v:shape>
          <o:OLEObject Type="Embed" ProgID="Equation.3" ShapeID="_x0000_i1164" DrawAspect="Content" ObjectID="_1468075864" r:id="rId203">
            <o:LockedField>false</o:LockedField>
          </o:OLEObject>
        </w:object>
      </w:r>
      <w:r>
        <w:rPr>
          <w:rFonts w:hint="eastAsia" w:ascii="Times New Roman" w:hAnsi="Times New Roman"/>
          <w:i/>
          <w:iCs/>
          <w:color w:val="auto"/>
          <w:position w:val="-4"/>
          <w:sz w:val="24"/>
          <w:szCs w:val="24"/>
        </w:rPr>
        <w:object>
          <v:shape id="_x0000_i1165" o:spt="75" type="#_x0000_t75" style="height:11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65" DrawAspect="Content" ObjectID="_1468075865" r:id="rId205">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6"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6" DrawAspect="Content" ObjectID="_1468075866" r:id="rId206">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7" o:spt="75" type="#_x0000_t75" style="height:19pt;width:19pt;" o:ole="t" filled="f" o:preferrelative="t" stroked="f" coordsize="21600,21600">
            <v:path/>
            <v:fill on="f" focussize="0,0"/>
            <v:stroke on="f"/>
            <v:imagedata r:id="rId208" embosscolor="#FFFFFF" o:title=""/>
            <o:lock v:ext="edit" grouping="f" rotation="f" text="f" aspectratio="t"/>
            <w10:wrap type="none"/>
            <w10:anchorlock/>
          </v:shape>
          <o:OLEObject Type="Embed" ProgID="Equation.KSEE3" ShapeID="_x0000_i1167" DrawAspect="Content" ObjectID="_1468075867" r:id="rId207">
            <o:LockedField>false</o:LockedField>
          </o:OLEObject>
        </w:object>
      </w:r>
      <w:r>
        <w:rPr>
          <w:rFonts w:hint="eastAsia" w:ascii="Times New Roman" w:hAnsi="Times New Roman"/>
          <w:i/>
          <w:iCs/>
          <w:color w:val="auto"/>
          <w:position w:val="-4"/>
          <w:sz w:val="24"/>
          <w:szCs w:val="24"/>
        </w:rPr>
        <w:object>
          <v:shape id="_x0000_i1168"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68" DrawAspect="Content" ObjectID="_1468075868" r:id="rId209">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69" DrawAspect="Content" ObjectID="_1468075869" r:id="rId21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70"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70" DrawAspect="Content" ObjectID="_1468075870" r:id="rId211">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1" o:spt="75" type="#_x0000_t75" style="height:19pt;width:19pt;" o:ole="t" filled="f" o:preferrelative="t" stroked="f" coordsize="21600,21600">
            <v:path/>
            <v:fill on="f" focussize="0,0"/>
            <v:stroke on="f"/>
            <v:imagedata r:id="rId213" embosscolor="#FFFFFF" o:title=""/>
            <o:lock v:ext="edit" grouping="f" rotation="f" text="f" aspectratio="t"/>
            <w10:wrap type="none"/>
            <w10:anchorlock/>
          </v:shape>
          <o:OLEObject Type="Embed" ProgID="Equation.KSEE3" ShapeID="_x0000_i1171" DrawAspect="Content" ObjectID="_1468075871" r:id="rId212">
            <o:LockedField>false</o:LockedField>
          </o:OLEObject>
        </w:object>
      </w:r>
      <w:r>
        <w:rPr>
          <w:rFonts w:hint="eastAsia" w:ascii="Times New Roman" w:hAnsi="Times New Roman"/>
          <w:i/>
          <w:iCs/>
          <w:color w:val="auto"/>
          <w:position w:val="-4"/>
          <w:sz w:val="24"/>
          <w:szCs w:val="24"/>
        </w:rPr>
        <w:object>
          <v:shape id="_x0000_i1172"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72" DrawAspect="Content" ObjectID="_1468075872" r:id="rId214">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3"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73" DrawAspect="Content" ObjectID="_1468075873" r:id="rId215">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4"/>
        <w:numPr>
          <w:ins w:id="5799" w:author="Janusio" w:date="2018-03-08T02:15:08Z"/>
        </w:numPr>
        <w:spacing w:line="360" w:lineRule="auto"/>
        <w:ind w:firstLine="0" w:firstLineChars="0"/>
        <w:rPr>
          <w:rFonts w:hint="eastAsia" w:ascii="Times New Roman" w:hAnsi="Times New Roman" w:eastAsia="黑体"/>
          <w:b/>
          <w:sz w:val="24"/>
          <w:szCs w:val="24"/>
        </w:rPr>
        <w:pPrChange w:id="5798" w:author="Janusio" w:date="2018-03-08T02:15:08Z">
          <w:pPr>
            <w:pStyle w:val="24"/>
            <w:spacing w:line="360" w:lineRule="auto"/>
            <w:ind w:firstLine="0" w:firstLineChars="0"/>
          </w:pPr>
        </w:pPrChange>
      </w:pPr>
      <w:del w:id="5800" w:author="Janusio" w:date="2018-03-08T02:15:10Z">
        <w:r>
          <w:rPr>
            <w:rFonts w:hint="eastAsia" w:ascii="Times New Roman" w:hAnsi="Times New Roman"/>
            <w:sz w:val="24"/>
            <w:szCs w:val="24"/>
            <w:lang w:val="en-US" w:eastAsia="zh-CN"/>
          </w:rPr>
          <w:delText>5</w:delText>
        </w:r>
      </w:del>
      <w:del w:id="5801" w:author="Janusio" w:date="2018-03-08T02:15:10Z">
        <w:r>
          <w:rPr>
            <w:rFonts w:hint="eastAsia" w:ascii="Times New Roman" w:hAnsi="Times New Roman"/>
            <w:sz w:val="24"/>
            <w:szCs w:val="24"/>
          </w:rPr>
          <w:delText>.</w:delText>
        </w:r>
      </w:del>
      <w:del w:id="5802" w:author="Janusio" w:date="2018-03-08T02:15:10Z">
        <w:r>
          <w:rPr>
            <w:rFonts w:hint="eastAsia" w:ascii="Times New Roman" w:hAnsi="Times New Roman"/>
            <w:sz w:val="24"/>
            <w:szCs w:val="24"/>
            <w:lang w:val="en-US" w:eastAsia="zh-CN"/>
          </w:rPr>
          <w:delText>1</w:delText>
        </w:r>
      </w:del>
      <w:del w:id="5803" w:author="Janusio" w:date="2018-03-08T02:15:10Z">
        <w:r>
          <w:rPr>
            <w:rFonts w:hint="eastAsia" w:ascii="Times New Roman" w:hAnsi="Times New Roman"/>
            <w:sz w:val="24"/>
            <w:szCs w:val="24"/>
          </w:rPr>
          <w:delText>.</w:delText>
        </w:r>
      </w:del>
      <w:del w:id="5804" w:author="Janusio" w:date="2018-03-08T02:15:10Z">
        <w:r>
          <w:rPr>
            <w:rFonts w:hint="eastAsia" w:ascii="Times New Roman" w:hAnsi="Times New Roman"/>
            <w:sz w:val="24"/>
            <w:szCs w:val="24"/>
            <w:lang w:val="en-US" w:eastAsia="zh-CN"/>
          </w:rPr>
          <w:delText>3</w:delText>
        </w:r>
      </w:del>
      <w:del w:id="5805" w:author="Janusio" w:date="2018-03-08T02:15:1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虚拟机vm的本地验证及远程证明</w:t>
      </w:r>
    </w:p>
    <w:p>
      <w:pPr>
        <w:pStyle w:val="24"/>
        <w:spacing w:line="360" w:lineRule="auto"/>
        <w:ind w:firstLine="420" w:firstLineChars="0"/>
        <w:rPr>
          <w:del w:id="5806" w:author="Janusio" w:date="2018-03-05T16:00:53Z"/>
          <w:rFonts w:hint="eastAsia" w:ascii="Times New Roman" w:hAnsi="Times New Roman"/>
          <w:sz w:val="24"/>
          <w:szCs w:val="24"/>
        </w:rPr>
      </w:pPr>
      <w:del w:id="5807" w:author="Janusio" w:date="2018-03-05T16:00:53Z">
        <w:r>
          <w:rPr>
            <w:rFonts w:hint="eastAsia" w:ascii="Times New Roman" w:hAnsi="Times New Roman"/>
            <w:sz w:val="24"/>
            <w:szCs w:val="24"/>
          </w:rPr>
          <w:delText>××××××××××××××××××××××××××××××××××××××××××××××××××××××××××××××××××××××××</w:delText>
        </w:r>
      </w:del>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numPr>
          <w:ins w:id="5809" w:author="Janusio" w:date="2018-03-08T02:15:16Z"/>
        </w:numPr>
        <w:ind w:firstLine="0" w:firstLineChars="0"/>
        <w:rPr>
          <w:rFonts w:hint="eastAsia" w:ascii="Times New Roman" w:hAnsi="Times New Roman" w:eastAsia="黑体"/>
          <w:b/>
          <w:sz w:val="28"/>
          <w:szCs w:val="28"/>
          <w:lang w:val="en-US" w:eastAsia="zh-CN"/>
        </w:rPr>
        <w:pPrChange w:id="5808" w:author="Janusio" w:date="2018-03-08T02:15:16Z">
          <w:pPr>
            <w:pStyle w:val="24"/>
            <w:ind w:firstLine="0" w:firstLineChars="0"/>
          </w:pPr>
        </w:pPrChange>
      </w:pPr>
      <w:del w:id="5810" w:author="Janusio" w:date="2018-03-08T02:15:19Z">
        <w:r>
          <w:rPr>
            <w:rFonts w:hint="eastAsia" w:ascii="Times New Roman" w:hAnsi="Times New Roman" w:eastAsia="仿宋_GB2312"/>
            <w:b/>
            <w:sz w:val="28"/>
            <w:szCs w:val="28"/>
            <w:lang w:val="en-US" w:eastAsia="zh-CN"/>
          </w:rPr>
          <w:delText>5</w:delText>
        </w:r>
      </w:del>
      <w:del w:id="5811" w:author="Janusio" w:date="2018-03-08T02:15:19Z">
        <w:r>
          <w:rPr>
            <w:rFonts w:hint="eastAsia" w:ascii="Times New Roman" w:hAnsi="Times New Roman" w:eastAsia="仿宋_GB2312"/>
            <w:b/>
            <w:sz w:val="28"/>
            <w:szCs w:val="28"/>
          </w:rPr>
          <w:delText>.</w:delText>
        </w:r>
      </w:del>
      <w:del w:id="5812" w:author="Janusio" w:date="2018-03-08T02:15:19Z">
        <w:r>
          <w:rPr>
            <w:rFonts w:hint="eastAsia" w:ascii="Times New Roman" w:hAnsi="Times New Roman" w:eastAsia="仿宋_GB2312"/>
            <w:b/>
            <w:sz w:val="28"/>
            <w:szCs w:val="28"/>
            <w:lang w:val="en-US" w:eastAsia="zh-CN"/>
          </w:rPr>
          <w:delText>2</w:delText>
        </w:r>
      </w:del>
      <w:del w:id="5813" w:author="Janusio" w:date="2018-03-08T02:15:19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基于扩展无干扰理论的TVP-QT分析</w:t>
      </w:r>
    </w:p>
    <w:p>
      <w:pPr>
        <w:pStyle w:val="4"/>
        <w:numPr>
          <w:ins w:id="5815" w:author="Janusio" w:date="2018-03-08T02:15:22Z"/>
        </w:numPr>
        <w:spacing w:line="360" w:lineRule="auto"/>
        <w:ind w:firstLine="0" w:firstLineChars="0"/>
        <w:rPr>
          <w:rFonts w:hint="eastAsia" w:ascii="Times New Roman" w:hAnsi="Times New Roman" w:eastAsia="黑体"/>
          <w:b/>
          <w:sz w:val="24"/>
          <w:szCs w:val="24"/>
        </w:rPr>
        <w:pPrChange w:id="5814" w:author="Janusio" w:date="2018-03-08T02:15:22Z">
          <w:pPr>
            <w:pStyle w:val="24"/>
            <w:spacing w:line="360" w:lineRule="auto"/>
            <w:ind w:firstLine="0" w:firstLineChars="0"/>
          </w:pPr>
        </w:pPrChange>
      </w:pPr>
      <w:del w:id="5816" w:author="Janusio" w:date="2018-03-08T02:15:24Z">
        <w:r>
          <w:rPr>
            <w:rFonts w:hint="eastAsia" w:ascii="Times New Roman" w:hAnsi="Times New Roman"/>
            <w:sz w:val="24"/>
            <w:szCs w:val="24"/>
            <w:lang w:val="en-US" w:eastAsia="zh-CN"/>
          </w:rPr>
          <w:delText>5</w:delText>
        </w:r>
      </w:del>
      <w:del w:id="5817" w:author="Janusio" w:date="2018-03-08T02:15:24Z">
        <w:r>
          <w:rPr>
            <w:rFonts w:hint="eastAsia" w:ascii="Times New Roman" w:hAnsi="Times New Roman"/>
            <w:sz w:val="24"/>
            <w:szCs w:val="24"/>
          </w:rPr>
          <w:delText>.</w:delText>
        </w:r>
      </w:del>
      <w:del w:id="5818" w:author="Janusio" w:date="2018-03-08T02:15:24Z">
        <w:r>
          <w:rPr>
            <w:rFonts w:hint="eastAsia" w:ascii="Times New Roman" w:hAnsi="Times New Roman"/>
            <w:sz w:val="24"/>
            <w:szCs w:val="24"/>
            <w:lang w:val="en-US" w:eastAsia="zh-CN"/>
          </w:rPr>
          <w:delText>2</w:delText>
        </w:r>
      </w:del>
      <w:del w:id="5819" w:author="Janusio" w:date="2018-03-08T02:15:2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del w:id="5820" w:author="Janusio" w:date="2018-03-05T16:00:59Z">
        <w:r>
          <w:rPr>
            <w:rFonts w:hint="eastAsia" w:ascii="Times New Roman" w:hAnsi="Times New Roman"/>
            <w:color w:val="auto"/>
            <w:sz w:val="24"/>
            <w:szCs w:val="24"/>
          </w:rPr>
          <w:delText>×××××××××××××××××××××××××××××××××××××××××××××××××××××××××××××××××××××××××××××</w:delText>
        </w:r>
      </w:del>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定义1.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6"/>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7"/>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8"/>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20"/>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21"/>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21"/>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22"/>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3"/>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4"/>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5"/>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6"/>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7"/>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8"/>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9"/>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32"/>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4"/>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5"/>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6"/>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7"/>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9"/>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40"/>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3"/>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4"/>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7"/>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8"/>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9"/>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50"/>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51"/>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52"/>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5"/>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7"/>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8"/>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60"/>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5"/>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61"/>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62"/>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3"/>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4"/>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5"/>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6"/>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7"/>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8"/>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9"/>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70"/>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71"/>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72"/>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定义2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4"/>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6"/>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7"/>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4"/>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8"/>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80"/>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8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82"/>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3"/>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4"/>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5"/>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6"/>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7"/>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8"/>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9"/>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90"/>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91"/>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92"/>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82"/>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4"/>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5"/>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6"/>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7"/>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8"/>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5</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9"/>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300"/>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301"/>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302"/>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3"/>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4"/>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5"/>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6</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6"/>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7"/>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9"/>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10"/>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11"/>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6"/>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12"/>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3"/>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4"/>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5"/>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6"/>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7"/>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8"/>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9"/>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20"/>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21"/>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22"/>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3"/>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4"/>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5"/>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定理1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4"/>
        <w:ind w:firstLine="420" w:firstLineChars="0"/>
        <w:rPr>
          <w:rFonts w:hint="eastAsia" w:ascii="Times New Roman" w:hAnsi="Times New Roman"/>
          <w:sz w:val="24"/>
          <w:szCs w:val="24"/>
        </w:rPr>
      </w:pPr>
    </w:p>
    <w:p>
      <w:pPr>
        <w:pStyle w:val="4"/>
        <w:numPr>
          <w:ins w:id="5822" w:author="Janusio" w:date="2018-03-08T02:15:45Z"/>
        </w:numPr>
        <w:spacing w:line="360" w:lineRule="auto"/>
        <w:ind w:firstLine="0" w:firstLineChars="0"/>
        <w:rPr>
          <w:rFonts w:hint="eastAsia" w:ascii="Times New Roman" w:hAnsi="Times New Roman" w:eastAsia="黑体"/>
          <w:b/>
          <w:sz w:val="24"/>
          <w:szCs w:val="24"/>
        </w:rPr>
        <w:pPrChange w:id="5821" w:author="Janusio" w:date="2018-03-08T02:15:45Z">
          <w:pPr>
            <w:pStyle w:val="24"/>
            <w:spacing w:line="360" w:lineRule="auto"/>
            <w:ind w:firstLine="0" w:firstLineChars="0"/>
          </w:pPr>
        </w:pPrChange>
      </w:pPr>
      <w:del w:id="5823" w:author="Janusio" w:date="2018-03-08T02:15:48Z">
        <w:r>
          <w:rPr>
            <w:rFonts w:hint="eastAsia" w:ascii="Times New Roman" w:hAnsi="Times New Roman"/>
            <w:sz w:val="24"/>
            <w:szCs w:val="24"/>
            <w:lang w:val="en-US" w:eastAsia="zh-CN"/>
          </w:rPr>
          <w:delText>5</w:delText>
        </w:r>
      </w:del>
      <w:del w:id="5824" w:author="Janusio" w:date="2018-03-08T02:15:48Z">
        <w:r>
          <w:rPr>
            <w:rFonts w:hint="eastAsia" w:ascii="Times New Roman" w:hAnsi="Times New Roman"/>
            <w:sz w:val="24"/>
            <w:szCs w:val="24"/>
          </w:rPr>
          <w:delText>.</w:delText>
        </w:r>
      </w:del>
      <w:del w:id="5825" w:author="Janusio" w:date="2018-03-08T02:15:48Z">
        <w:r>
          <w:rPr>
            <w:rFonts w:hint="eastAsia" w:ascii="Times New Roman" w:hAnsi="Times New Roman"/>
            <w:sz w:val="24"/>
            <w:szCs w:val="24"/>
            <w:lang w:val="en-US" w:eastAsia="zh-CN"/>
          </w:rPr>
          <w:delText>2</w:delText>
        </w:r>
      </w:del>
      <w:del w:id="5826" w:author="Janusio" w:date="2018-03-08T02:15:48Z">
        <w:r>
          <w:rPr>
            <w:rFonts w:hint="eastAsia" w:ascii="Times New Roman" w:hAnsi="Times New Roman"/>
            <w:sz w:val="24"/>
            <w:szCs w:val="24"/>
          </w:rPr>
          <w:delText>.</w:delText>
        </w:r>
      </w:del>
      <w:del w:id="5827" w:author="Janusio" w:date="2018-03-08T02:15:48Z">
        <w:r>
          <w:rPr>
            <w:rFonts w:hint="eastAsia" w:ascii="Times New Roman" w:hAnsi="Times New Roman"/>
            <w:sz w:val="24"/>
            <w:szCs w:val="24"/>
            <w:lang w:val="en-US" w:eastAsia="zh-CN"/>
          </w:rPr>
          <w:delText>2</w:delText>
        </w:r>
      </w:del>
      <w:del w:id="5828" w:author="Janusio" w:date="2018-03-08T02:15:48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TVP-QT信任链传递形式化描述</w:t>
      </w:r>
    </w:p>
    <w:p>
      <w:pPr>
        <w:pStyle w:val="24"/>
        <w:spacing w:line="360" w:lineRule="auto"/>
        <w:ind w:firstLine="420" w:firstLineChars="0"/>
        <w:rPr>
          <w:rFonts w:hint="eastAsia" w:ascii="Times New Roman" w:hAnsi="Times New Roman"/>
          <w:sz w:val="24"/>
          <w:szCs w:val="24"/>
        </w:rPr>
      </w:pPr>
      <w:del w:id="5829" w:author="Janusio" w:date="2018-03-05T16:04:14Z">
        <w:r>
          <w:rPr>
            <w:rFonts w:hint="eastAsia" w:ascii="Times New Roman" w:hAnsi="Times New Roman"/>
            <w:sz w:val="24"/>
            <w:szCs w:val="24"/>
          </w:rPr>
          <w:delText>××××××××××××××××××××××××××××××××××××××××××××××××××××××××××××××××××××××××</w:delText>
        </w:r>
      </w:del>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这里的组件可以是一个硬件模块、软件模块、应用程序等。组件的可信性可以由图-的模型表示，模型包括4个元素：组件、输入、输出和组件间的干扰。组件运行是否可信，用组件输出是否符合预期来表示，因此一个组件运行可信取决于3个因素：</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（1）完整性因素。即组件本身没有被篡改过；</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（2）输入因素。组件的输入在允许范围内；</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（3）干扰因素。其它组件对其状态没有干扰。</w:t>
      </w:r>
    </w:p>
    <w:p>
      <w:pPr>
        <w:pStyle w:val="24"/>
        <w:spacing w:line="360" w:lineRule="auto"/>
        <w:ind w:left="0" w:leftChars="0" w:firstLine="0" w:firstLineChars="0"/>
        <w:jc w:val="center"/>
        <w:rPr>
          <w:rFonts w:hint="eastAsia" w:ascii="Times New Roman" w:hAnsi="Times New Roman"/>
          <w:sz w:val="24"/>
          <w:szCs w:val="24"/>
        </w:rPr>
      </w:pPr>
      <w:r>
        <w:rPr>
          <w:rFonts w:hint="eastAsia" w:ascii="Times New Roman" w:hAnsi="Times New Roman"/>
          <w:szCs w:val="21"/>
          <w:bdr w:val="single" w:color="auto" w:sz="4" w:space="0"/>
        </w:rPr>
        <w:drawing>
          <wp:inline distT="0" distB="0" distL="114300" distR="114300">
            <wp:extent cx="3058160" cy="1352550"/>
            <wp:effectExtent l="0" t="0" r="0" b="0"/>
            <wp:docPr id="141" name="图片 134"/>
            <wp:cNvGraphicFramePr/>
            <a:graphic xmlns:a="http://schemas.openxmlformats.org/drawingml/2006/main">
              <a:graphicData uri="http://schemas.openxmlformats.org/drawingml/2006/picture">
                <pic:pic xmlns:pic="http://schemas.openxmlformats.org/drawingml/2006/picture">
                  <pic:nvPicPr>
                    <pic:cNvPr id="141" name="图片 134"/>
                    <pic:cNvPicPr/>
                  </pic:nvPicPr>
                  <pic:blipFill>
                    <a:blip r:embed="rId326"/>
                    <a:stretch>
                      <a:fillRect/>
                    </a:stretch>
                  </pic:blipFill>
                  <pic:spPr>
                    <a:xfrm>
                      <a:off x="0" y="0"/>
                      <a:ext cx="3058160" cy="1352550"/>
                    </a:xfrm>
                    <a:prstGeom prst="rect">
                      <a:avLst/>
                    </a:prstGeom>
                    <a:noFill/>
                    <a:ln w="9525">
                      <a:noFill/>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 组件间干扰造成运行不符合预期示意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7"/>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9"/>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30"/>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31"/>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32"/>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5"/>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6"/>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8"/>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9"/>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42"/>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3"/>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4"/>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4"/>
        <w:numPr>
          <w:ins w:id="5831" w:author="Janusio" w:date="2018-03-08T02:15:57Z"/>
        </w:numPr>
        <w:spacing w:line="360" w:lineRule="auto"/>
        <w:ind w:firstLine="0" w:firstLineChars="0"/>
        <w:rPr>
          <w:rFonts w:hint="eastAsia" w:ascii="Times New Roman" w:hAnsi="Times New Roman" w:eastAsia="黑体"/>
          <w:b/>
          <w:sz w:val="24"/>
          <w:szCs w:val="24"/>
        </w:rPr>
        <w:pPrChange w:id="5830" w:author="Janusio" w:date="2018-03-08T02:15:57Z">
          <w:pPr>
            <w:pStyle w:val="24"/>
            <w:spacing w:line="360" w:lineRule="auto"/>
            <w:ind w:firstLine="0" w:firstLineChars="0"/>
          </w:pPr>
        </w:pPrChange>
      </w:pPr>
      <w:del w:id="5832" w:author="Janusio" w:date="2018-03-08T02:16:00Z">
        <w:r>
          <w:rPr>
            <w:rFonts w:hint="eastAsia" w:ascii="Times New Roman" w:hAnsi="Times New Roman"/>
            <w:sz w:val="24"/>
            <w:szCs w:val="24"/>
            <w:lang w:val="en-US" w:eastAsia="zh-CN"/>
          </w:rPr>
          <w:delText>5</w:delText>
        </w:r>
      </w:del>
      <w:del w:id="5833" w:author="Janusio" w:date="2018-03-08T02:16:00Z">
        <w:r>
          <w:rPr>
            <w:rFonts w:hint="eastAsia" w:ascii="Times New Roman" w:hAnsi="Times New Roman"/>
            <w:sz w:val="24"/>
            <w:szCs w:val="24"/>
          </w:rPr>
          <w:delText>.</w:delText>
        </w:r>
      </w:del>
      <w:del w:id="5834" w:author="Janusio" w:date="2018-03-08T02:16:00Z">
        <w:r>
          <w:rPr>
            <w:rFonts w:hint="eastAsia" w:ascii="Times New Roman" w:hAnsi="Times New Roman"/>
            <w:sz w:val="24"/>
            <w:szCs w:val="24"/>
            <w:lang w:val="en-US" w:eastAsia="zh-CN"/>
          </w:rPr>
          <w:delText>2</w:delText>
        </w:r>
      </w:del>
      <w:del w:id="5835" w:author="Janusio" w:date="2018-03-08T02:16:00Z">
        <w:r>
          <w:rPr>
            <w:rFonts w:hint="eastAsia" w:ascii="Times New Roman" w:hAnsi="Times New Roman"/>
            <w:sz w:val="24"/>
            <w:szCs w:val="24"/>
          </w:rPr>
          <w:delText>.</w:delText>
        </w:r>
      </w:del>
      <w:del w:id="5836" w:author="Janusio" w:date="2018-03-08T02:16:00Z">
        <w:r>
          <w:rPr>
            <w:rFonts w:hint="eastAsia" w:ascii="Times New Roman" w:hAnsi="Times New Roman"/>
            <w:sz w:val="24"/>
            <w:szCs w:val="24"/>
            <w:lang w:val="en-US" w:eastAsia="zh-CN"/>
          </w:rPr>
          <w:delText>3</w:delText>
        </w:r>
      </w:del>
      <w:del w:id="5837" w:author="Janusio" w:date="2018-03-08T02:16:0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5838" w:author="Janusio" w:date="2018-03-05T16:04:22Z">
        <w:r>
          <w:rPr>
            <w:rFonts w:hint="eastAsia" w:ascii="Times New Roman" w:hAnsi="Times New Roman"/>
            <w:sz w:val="24"/>
            <w:szCs w:val="24"/>
          </w:rPr>
          <w:delText>××××××××××××××××××××××××××××××××××××××××××××××××××××××××××××××××××××××××</w:delText>
        </w:r>
      </w:del>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 xml:space="preserve">定理2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5"/>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6"/>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7"/>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8"/>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50"/>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51"/>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52"/>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3"/>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5"/>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7"/>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8"/>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9"/>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60"/>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61"/>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62"/>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4"/>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5"/>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6"/>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7"/>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8"/>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9"/>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70"/>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71"/>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del w:id="5839" w:author="Janusio" w:date="2018-03-08T02:16:11Z"/>
          <w:rFonts w:hint="eastAsia" w:ascii="Times New Roman" w:hAnsi="Times New Roman"/>
          <w:sz w:val="24"/>
          <w:szCs w:val="24"/>
          <w:lang w:val="en-US" w:eastAsia="zh-CN"/>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widowControl w:val="0"/>
        <w:autoSpaceDE/>
        <w:autoSpaceDN/>
        <w:spacing w:line="360" w:lineRule="auto"/>
        <w:ind w:firstLine="420" w:firstLineChars="0"/>
        <w:outlineLvl w:val="9"/>
        <w:rPr>
          <w:rFonts w:hint="eastAsia" w:ascii="Times New Roman" w:hAnsi="Times New Roman"/>
          <w:sz w:val="24"/>
          <w:szCs w:val="24"/>
        </w:rPr>
        <w:pPrChange w:id="5840" w:author="Janusio" w:date="2018-03-08T02:16:11Z">
          <w:pPr>
            <w:pStyle w:val="24"/>
            <w:spacing w:line="360" w:lineRule="auto"/>
            <w:ind w:firstLine="420" w:firstLineChars="0"/>
          </w:pPr>
        </w:pPrChange>
      </w:pPr>
    </w:p>
    <w:p>
      <w:pPr>
        <w:pStyle w:val="4"/>
        <w:numPr>
          <w:ins w:id="5842" w:author="Janusio" w:date="2018-03-08T02:16:14Z"/>
        </w:numPr>
        <w:spacing w:line="360" w:lineRule="auto"/>
        <w:ind w:firstLine="0" w:firstLineChars="0"/>
        <w:rPr>
          <w:rFonts w:hint="eastAsia" w:ascii="Times New Roman" w:hAnsi="Times New Roman" w:eastAsia="黑体"/>
          <w:b/>
          <w:sz w:val="24"/>
          <w:szCs w:val="24"/>
        </w:rPr>
        <w:pPrChange w:id="5841" w:author="Janusio" w:date="2018-03-08T02:16:14Z">
          <w:pPr>
            <w:pStyle w:val="24"/>
            <w:spacing w:line="360" w:lineRule="auto"/>
            <w:ind w:firstLine="0" w:firstLineChars="0"/>
          </w:pPr>
        </w:pPrChange>
      </w:pPr>
      <w:del w:id="5843" w:author="Janusio" w:date="2018-03-08T02:16:16Z">
        <w:r>
          <w:rPr>
            <w:rFonts w:hint="eastAsia" w:ascii="Times New Roman" w:hAnsi="Times New Roman"/>
            <w:sz w:val="24"/>
            <w:szCs w:val="24"/>
            <w:lang w:val="en-US" w:eastAsia="zh-CN"/>
          </w:rPr>
          <w:delText>5</w:delText>
        </w:r>
      </w:del>
      <w:del w:id="5844" w:author="Janusio" w:date="2018-03-08T02:16:16Z">
        <w:r>
          <w:rPr>
            <w:rFonts w:hint="eastAsia" w:ascii="Times New Roman" w:hAnsi="Times New Roman"/>
            <w:sz w:val="24"/>
            <w:szCs w:val="24"/>
          </w:rPr>
          <w:delText>.</w:delText>
        </w:r>
      </w:del>
      <w:del w:id="5845" w:author="Janusio" w:date="2018-03-08T02:16:16Z">
        <w:r>
          <w:rPr>
            <w:rFonts w:hint="eastAsia" w:ascii="Times New Roman" w:hAnsi="Times New Roman"/>
            <w:sz w:val="24"/>
            <w:szCs w:val="24"/>
            <w:lang w:val="en-US" w:eastAsia="zh-CN"/>
          </w:rPr>
          <w:delText>2</w:delText>
        </w:r>
      </w:del>
      <w:del w:id="5846" w:author="Janusio" w:date="2018-03-08T02:16:16Z">
        <w:r>
          <w:rPr>
            <w:rFonts w:hint="eastAsia" w:ascii="Times New Roman" w:hAnsi="Times New Roman"/>
            <w:sz w:val="24"/>
            <w:szCs w:val="24"/>
          </w:rPr>
          <w:delText>.</w:delText>
        </w:r>
      </w:del>
      <w:del w:id="5847" w:author="Janusio" w:date="2018-03-08T02:16:16Z">
        <w:r>
          <w:rPr>
            <w:rFonts w:hint="eastAsia" w:ascii="Times New Roman" w:hAnsi="Times New Roman"/>
            <w:sz w:val="24"/>
            <w:szCs w:val="24"/>
            <w:lang w:val="en-US" w:eastAsia="zh-CN"/>
          </w:rPr>
          <w:delText>4</w:delText>
        </w:r>
      </w:del>
      <w:del w:id="5848" w:author="Janusio" w:date="2018-03-08T02:16: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基于扩展无干扰的TVP-QT验证</w:t>
      </w:r>
    </w:p>
    <w:p>
      <w:pPr>
        <w:pStyle w:val="24"/>
        <w:keepNext w:val="0"/>
        <w:keepLines w:val="0"/>
        <w:pageBreakBefore w:val="0"/>
        <w:kinsoku/>
        <w:wordWrap/>
        <w:overflowPunct/>
        <w:topLinePunct w:val="0"/>
        <w:bidi w:val="0"/>
        <w:adjustRightInd/>
        <w:snapToGrid/>
        <w:spacing w:line="360" w:lineRule="auto"/>
        <w:ind w:left="0" w:leftChars="0" w:right="0" w:rightChars="0" w:firstLine="420" w:firstLineChars="0"/>
        <w:textAlignment w:val="auto"/>
        <w:rPr>
          <w:del w:id="5849" w:author="Janusio" w:date="2018-03-05T16:04:34Z"/>
          <w:rFonts w:hint="eastAsia" w:ascii="Times New Roman" w:hAnsi="Times New Roman"/>
          <w:sz w:val="24"/>
          <w:szCs w:val="24"/>
        </w:rPr>
      </w:pPr>
      <w:del w:id="5850" w:author="Janusio" w:date="2018-03-05T16:04:34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我们基于开源的虚拟机监视器(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sz w:val="24"/>
          <w:szCs w:val="24"/>
        </w:rPr>
      </w:pPr>
      <w:r>
        <w:rPr>
          <w:rFonts w:hint="eastAsia" w:ascii="Times New Roman" w:hAnsi="Times New Roman"/>
          <w:sz w:val="24"/>
          <w:szCs w:val="24"/>
          <w:lang w:val="en-US" w:eastAsia="zh-CN"/>
        </w:rPr>
        <w:t>（http://wangzan18.blog.51cto.com/8021085/1727106备用）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7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b/>
          <w:bCs/>
          <w:sz w:val="24"/>
          <w:szCs w:val="24"/>
          <w:lang w:val="en-US" w:eastAsia="zh-CN"/>
        </w:rPr>
        <w:t>情况1：存在一个用户虚拟机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依据定理2，该系统中的I/O设备驱动程序满足如下要求：</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情况2：存在多个用户虚拟机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4"/>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5851" w:author="Janusio" w:date="2018-03-08T02:16:22Z"/>
          <w:rFonts w:hint="eastAsia" w:ascii="Times New Roman" w:hAnsi="Times New Roman"/>
          <w:sz w:val="24"/>
          <w:szCs w:val="24"/>
          <w:lang w:val="en-US" w:eastAsia="zh-CN"/>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widowControl w:val="0"/>
        <w:autoSpaceDE/>
        <w:autoSpaceDN/>
        <w:spacing w:line="360" w:lineRule="auto"/>
        <w:ind w:firstLine="420" w:firstLineChars="0"/>
        <w:outlineLvl w:val="9"/>
        <w:rPr>
          <w:rFonts w:hint="eastAsia" w:ascii="Times New Roman" w:hAnsi="Times New Roman"/>
          <w:sz w:val="24"/>
          <w:szCs w:val="24"/>
        </w:rPr>
        <w:pPrChange w:id="5852" w:author="Janusio" w:date="2018-03-08T02:16:22Z">
          <w:pPr>
            <w:pStyle w:val="24"/>
            <w:spacing w:line="360" w:lineRule="auto"/>
            <w:ind w:firstLine="420" w:firstLineChars="0"/>
          </w:pPr>
        </w:pPrChange>
      </w:pPr>
    </w:p>
    <w:p>
      <w:pPr>
        <w:pStyle w:val="3"/>
        <w:numPr>
          <w:ins w:id="5854" w:author="Janusio" w:date="2018-03-08T02:16:25Z"/>
        </w:numPr>
        <w:ind w:firstLine="0" w:firstLineChars="0"/>
        <w:rPr>
          <w:rFonts w:hint="eastAsia" w:ascii="Times New Roman" w:hAnsi="Times New Roman" w:eastAsia="黑体"/>
          <w:b/>
          <w:sz w:val="28"/>
          <w:szCs w:val="28"/>
          <w:lang w:val="en-US" w:eastAsia="zh-CN"/>
        </w:rPr>
        <w:pPrChange w:id="5853" w:author="Janusio" w:date="2018-03-08T02:16:25Z">
          <w:pPr>
            <w:pStyle w:val="24"/>
            <w:ind w:firstLine="0" w:firstLineChars="0"/>
          </w:pPr>
        </w:pPrChange>
      </w:pPr>
      <w:del w:id="5855" w:author="Janusio" w:date="2018-03-08T02:16:27Z">
        <w:r>
          <w:rPr>
            <w:rFonts w:hint="eastAsia" w:ascii="Times New Roman" w:hAnsi="Times New Roman" w:eastAsia="仿宋_GB2312"/>
            <w:b/>
            <w:sz w:val="28"/>
            <w:szCs w:val="28"/>
            <w:lang w:val="en-US" w:eastAsia="zh-CN"/>
          </w:rPr>
          <w:delText>5</w:delText>
        </w:r>
      </w:del>
      <w:del w:id="5856" w:author="Janusio" w:date="2018-03-08T02:16:27Z">
        <w:r>
          <w:rPr>
            <w:rFonts w:hint="eastAsia" w:ascii="Times New Roman" w:hAnsi="Times New Roman" w:eastAsia="仿宋_GB2312"/>
            <w:b/>
            <w:sz w:val="28"/>
            <w:szCs w:val="28"/>
          </w:rPr>
          <w:delText>.</w:delText>
        </w:r>
      </w:del>
      <w:del w:id="5857" w:author="Janusio" w:date="2018-03-08T02:16:27Z">
        <w:r>
          <w:rPr>
            <w:rFonts w:hint="eastAsia" w:ascii="Times New Roman" w:hAnsi="Times New Roman" w:eastAsia="仿宋_GB2312"/>
            <w:b/>
            <w:sz w:val="28"/>
            <w:szCs w:val="28"/>
            <w:lang w:val="en-US" w:eastAsia="zh-CN"/>
          </w:rPr>
          <w:delText>3</w:delText>
        </w:r>
      </w:del>
      <w:del w:id="5858" w:author="Janusio" w:date="2018-03-08T02:16: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rFonts w:hint="eastAsia" w:ascii="Times New Roman" w:hAnsi="Times New Roman"/>
          <w:sz w:val="24"/>
          <w:szCs w:val="24"/>
        </w:rPr>
      </w:pPr>
      <w:del w:id="5859" w:author="Janusio" w:date="2018-03-05T16:04:43Z">
        <w:r>
          <w:rPr>
            <w:rFonts w:hint="eastAsia" w:ascii="Times New Roman" w:hAnsi="Times New Roman"/>
            <w:sz w:val="24"/>
            <w:szCs w:val="24"/>
          </w:rPr>
          <w:delText>××××××××××××××××××××××××××××××××××××××××××××××××××××××××××××××××××××××××</w:delText>
        </w:r>
      </w:del>
      <w:r>
        <w:rPr>
          <w:rFonts w:hint="eastAsia" w:ascii="Times New Roman" w:hAnsi="Times New Roman"/>
          <w:sz w:val="24"/>
          <w:szCs w:val="24"/>
        </w:rPr>
        <w:t>文首先建立一个具有瀑布特征的可信云环境信任链模型，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本文基于Xen系统实现了信任链模型，并利用无干扰理论对该信任链模型进行了分析和验证，证明了扩展后的无干扰理论验证信任链模型的有效性。</w:t>
      </w:r>
    </w:p>
    <w:p>
      <w:pPr>
        <w:pStyle w:val="2"/>
        <w:numPr>
          <w:ins w:id="5861" w:author="Janusio" w:date="2018-03-08T02:16:31Z"/>
        </w:numPr>
        <w:ind w:firstLine="0" w:firstLineChars="0"/>
        <w:rPr>
          <w:rFonts w:hint="eastAsia" w:ascii="Times New Roman" w:hAnsi="Times New Roman" w:eastAsia="仿宋_GB2312"/>
          <w:b/>
          <w:sz w:val="30"/>
          <w:szCs w:val="30"/>
        </w:rPr>
        <w:pPrChange w:id="5860" w:author="Janusio" w:date="2018-03-08T02:16:31Z">
          <w:pPr>
            <w:pStyle w:val="24"/>
            <w:ind w:firstLine="0" w:firstLineChars="0"/>
          </w:pPr>
        </w:pPrChange>
      </w:pPr>
      <w:del w:id="5862" w:author="Janusio" w:date="2018-03-08T02:16:33Z">
        <w:r>
          <w:rPr>
            <w:rFonts w:hint="eastAsia" w:ascii="Times New Roman" w:hAnsi="Times New Roman" w:eastAsia="仿宋_GB2312"/>
            <w:b/>
            <w:sz w:val="30"/>
            <w:szCs w:val="30"/>
            <w:lang w:val="en-US" w:eastAsia="zh-CN"/>
          </w:rPr>
          <w:delText>6</w:delText>
        </w:r>
      </w:del>
      <w:del w:id="5863" w:author="Janusio" w:date="2018-03-08T02:16:33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总结与展望</w:t>
      </w:r>
    </w:p>
    <w:p>
      <w:pPr>
        <w:pStyle w:val="3"/>
        <w:numPr>
          <w:ins w:id="5865" w:author="Janusio" w:date="2018-03-08T02:16:35Z"/>
        </w:numPr>
        <w:ind w:firstLine="0" w:firstLineChars="0"/>
        <w:rPr>
          <w:rFonts w:hint="eastAsia" w:ascii="Times New Roman" w:hAnsi="Times New Roman" w:eastAsia="黑体"/>
          <w:b/>
          <w:sz w:val="28"/>
          <w:szCs w:val="28"/>
          <w:lang w:val="en-US" w:eastAsia="zh-CN"/>
        </w:rPr>
        <w:pPrChange w:id="5864" w:author="Janusio" w:date="2018-03-08T02:16:35Z">
          <w:pPr>
            <w:pStyle w:val="24"/>
            <w:ind w:firstLine="0" w:firstLineChars="0"/>
          </w:pPr>
        </w:pPrChange>
      </w:pPr>
      <w:del w:id="5866" w:author="Janusio" w:date="2018-03-08T02:16:37Z">
        <w:r>
          <w:rPr>
            <w:rFonts w:hint="eastAsia" w:ascii="Times New Roman" w:hAnsi="Times New Roman" w:eastAsia="仿宋_GB2312"/>
            <w:b/>
            <w:sz w:val="28"/>
            <w:szCs w:val="28"/>
            <w:lang w:val="en-US" w:eastAsia="zh-CN"/>
          </w:rPr>
          <w:delText>6</w:delText>
        </w:r>
      </w:del>
      <w:del w:id="5867" w:author="Janusio" w:date="2018-03-08T02:16:37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工作总结</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numPr>
          <w:ins w:id="5869" w:author="Janusio" w:date="2018-03-08T02:16:40Z"/>
        </w:numPr>
        <w:ind w:firstLine="0" w:firstLineChars="0"/>
        <w:rPr>
          <w:rFonts w:hint="eastAsia" w:ascii="Times New Roman" w:hAnsi="Times New Roman" w:eastAsia="黑体"/>
          <w:b/>
          <w:sz w:val="28"/>
          <w:szCs w:val="28"/>
          <w:lang w:val="en-US" w:eastAsia="zh-CN"/>
        </w:rPr>
        <w:pPrChange w:id="5868" w:author="Janusio" w:date="2018-03-08T02:16:40Z">
          <w:pPr>
            <w:pStyle w:val="24"/>
            <w:ind w:firstLine="0" w:firstLineChars="0"/>
          </w:pPr>
        </w:pPrChange>
      </w:pPr>
      <w:del w:id="5870" w:author="Janusio" w:date="2018-03-08T02:16:42Z">
        <w:r>
          <w:rPr>
            <w:rFonts w:hint="eastAsia" w:ascii="Times New Roman" w:hAnsi="Times New Roman" w:eastAsia="仿宋_GB2312"/>
            <w:b/>
            <w:sz w:val="28"/>
            <w:szCs w:val="28"/>
            <w:lang w:val="en-US" w:eastAsia="zh-CN"/>
          </w:rPr>
          <w:delText>6</w:delText>
        </w:r>
      </w:del>
      <w:del w:id="5871" w:author="Janusio" w:date="2018-03-08T02:16:42Z">
        <w:r>
          <w:rPr>
            <w:rFonts w:hint="eastAsia" w:ascii="Times New Roman" w:hAnsi="Times New Roman" w:eastAsia="仿宋_GB2312"/>
            <w:b/>
            <w:sz w:val="28"/>
            <w:szCs w:val="28"/>
          </w:rPr>
          <w:delText>.</w:delText>
        </w:r>
      </w:del>
      <w:del w:id="5872" w:author="Janusio" w:date="2018-03-08T02:16:42Z">
        <w:r>
          <w:rPr>
            <w:rFonts w:hint="eastAsia" w:ascii="Times New Roman" w:hAnsi="Times New Roman" w:eastAsia="仿宋_GB2312"/>
            <w:b/>
            <w:sz w:val="28"/>
            <w:szCs w:val="28"/>
            <w:lang w:val="en-US" w:eastAsia="zh-CN"/>
          </w:rPr>
          <w:delText>2</w:delText>
        </w:r>
      </w:del>
      <w:del w:id="5873" w:author="Janusio" w:date="2018-03-08T02:16:42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研究展望</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ind w:firstLine="0" w:firstLineChars="0"/>
        <w:rPr>
          <w:rFonts w:hint="eastAsia"/>
          <w:lang w:val="en-US" w:eastAsia="zh-CN"/>
        </w:rPr>
        <w:pPrChange w:id="5874" w:author="Janusio" w:date="2018-03-08T02:16:54Z">
          <w:pPr>
            <w:pStyle w:val="24"/>
            <w:ind w:firstLine="0" w:firstLineChars="0"/>
          </w:pPr>
        </w:pPrChange>
      </w:pPr>
      <w:r>
        <w:rPr>
          <w:rFonts w:hint="eastAsia"/>
          <w:lang w:val="en-US" w:eastAsia="zh-CN"/>
        </w:rPr>
        <w:t>参考文献</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ind w:firstLine="0" w:firstLineChars="0"/>
        <w:rPr>
          <w:rFonts w:hint="eastAsia"/>
          <w:lang w:val="en-US" w:eastAsia="zh-CN"/>
        </w:rPr>
        <w:pPrChange w:id="5875" w:author="Janusio" w:date="2018-03-08T02:17:01Z">
          <w:pPr>
            <w:pStyle w:val="24"/>
            <w:ind w:firstLine="0" w:firstLineChars="0"/>
          </w:pPr>
        </w:pPrChange>
      </w:pPr>
      <w:r>
        <w:rPr>
          <w:rFonts w:hint="eastAsia"/>
          <w:lang w:val="en-US" w:eastAsia="zh-CN"/>
        </w:rPr>
        <w:t>致谢</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spacing w:line="360" w:lineRule="auto"/>
        <w:ind w:left="0" w:leftChars="0" w:firstLine="0" w:firstLineChars="0"/>
        <w:rPr>
          <w:rFonts w:hint="eastAsia"/>
          <w:lang w:val="en-US" w:eastAsia="zh-CN"/>
        </w:rPr>
        <w:pPrChange w:id="5876" w:author="Janusio" w:date="2018-03-08T02:17:07Z">
          <w:pPr>
            <w:pStyle w:val="24"/>
            <w:spacing w:line="360" w:lineRule="auto"/>
            <w:ind w:left="0" w:leftChars="0" w:firstLine="0" w:firstLineChars="0"/>
          </w:pPr>
        </w:pPrChange>
      </w:pPr>
      <w:r>
        <w:rPr>
          <w:rFonts w:hint="eastAsia"/>
          <w:lang w:val="en-US" w:eastAsia="zh-CN"/>
        </w:rPr>
        <w:t>在校期间的科研成果</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2"/>
        <w:snapToGrid w:val="0"/>
      </w:pPr>
      <w:r>
        <w:rPr>
          <w:rStyle w:val="17"/>
        </w:rPr>
        <w:t>[</w:t>
      </w:r>
      <w:r>
        <w:rPr>
          <w:rStyle w:val="17"/>
        </w:rPr>
        <w:endnoteRef/>
      </w:r>
      <w:r>
        <w:rPr>
          <w:rStyle w:val="17"/>
        </w:rPr>
        <w:t>]</w:t>
      </w:r>
      <w:r>
        <w:t xml:space="preserve"> </w:t>
      </w:r>
      <w:r>
        <w:rPr>
          <w:rFonts w:hint="eastAsia"/>
          <w:lang w:val="en-US" w:eastAsia="zh-CN"/>
        </w:rPr>
        <w:t>yyy</w:t>
      </w:r>
    </w:p>
  </w:endnote>
  <w:endnote w:id="1">
    <w:p>
      <w:pPr>
        <w:pStyle w:val="12"/>
        <w:snapToGrid w:val="0"/>
      </w:pPr>
      <w:r>
        <w:rPr>
          <w:rStyle w:val="17"/>
        </w:rPr>
        <w:t>[</w:t>
      </w:r>
      <w:r>
        <w:rPr>
          <w:rStyle w:val="17"/>
        </w:rPr>
        <w:endnoteRef/>
      </w:r>
      <w:r>
        <w:rPr>
          <w:rStyle w:val="17"/>
        </w:rPr>
        <w:t>]</w:t>
      </w:r>
      <w:r>
        <w:t xml:space="preserve"> </w:t>
      </w:r>
      <w:r>
        <w:rPr>
          <w:rFonts w:hint="eastAsia"/>
          <w:lang w:eastAsia="zh-CN"/>
        </w:rPr>
        <w:t>；；；</w:t>
      </w:r>
    </w:p>
  </w:endnote>
  <w:endnote w:id="2">
    <w:p>
      <w:pPr>
        <w:pStyle w:val="12"/>
        <w:snapToGrid w:val="0"/>
      </w:pPr>
      <w:r>
        <w:rPr>
          <w:rStyle w:val="17"/>
        </w:rPr>
        <w:t>[</w:t>
      </w:r>
      <w:r>
        <w:rPr>
          <w:rStyle w:val="17"/>
        </w:rPr>
        <w:endnoteRef/>
      </w:r>
      <w:r>
        <w:rPr>
          <w:rStyle w:val="17"/>
        </w:rPr>
        <w:t>]</w:t>
      </w:r>
      <w:r>
        <w:t xml:space="preserve"> </w:t>
      </w:r>
      <w:r>
        <w:rPr>
          <w:rFonts w:hint="eastAsia"/>
          <w:lang w:val="en-US" w:eastAsia="zh-CN"/>
        </w:rPr>
        <w:t>ooo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altName w:val="宋体"/>
    <w:panose1 w:val="0201050906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5"/>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5AA01BE4"/>
    <w:multiLevelType w:val="singleLevel"/>
    <w:tmpl w:val="5AA01BE4"/>
    <w:lvl w:ilvl="0" w:tentative="0">
      <w:start w:val="1"/>
      <w:numFmt w:val="decimal"/>
      <w:suff w:val="nothing"/>
      <w:lvlText w:val="（%1）"/>
      <w:lvlJc w:val="left"/>
    </w:lvl>
  </w:abstractNum>
  <w:abstractNum w:abstractNumId="20">
    <w:nsid w:val="657D3FBC"/>
    <w:multiLevelType w:val="multilevel"/>
    <w:tmpl w:val="657D3FBC"/>
    <w:lvl w:ilvl="0" w:tentative="0">
      <w:start w:val="1"/>
      <w:numFmt w:val="upperLetter"/>
      <w:pStyle w:val="23"/>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20"/>
  </w:num>
  <w:num w:numId="4">
    <w:abstractNumId w:val="9"/>
  </w:num>
  <w:num w:numId="5">
    <w:abstractNumId w:val="11"/>
  </w:num>
  <w:num w:numId="6">
    <w:abstractNumId w:val="12"/>
  </w:num>
  <w:num w:numId="7">
    <w:abstractNumId w:val="14"/>
  </w:num>
  <w:num w:numId="8">
    <w:abstractNumId w:val="15"/>
  </w:num>
  <w:num w:numId="9">
    <w:abstractNumId w:val="19"/>
  </w:num>
  <w:num w:numId="10">
    <w:abstractNumId w:val="13"/>
  </w:num>
  <w:num w:numId="11">
    <w:abstractNumId w:val="16"/>
  </w:num>
  <w:num w:numId="12">
    <w:abstractNumId w:val="8"/>
  </w:num>
  <w:num w:numId="13">
    <w:abstractNumId w:val="7"/>
  </w:num>
  <w:num w:numId="14">
    <w:abstractNumId w:val="10"/>
  </w:num>
  <w:num w:numId="15">
    <w:abstractNumId w:val="0"/>
  </w:num>
  <w:num w:numId="16">
    <w:abstractNumId w:val="1"/>
  </w:num>
  <w:num w:numId="17">
    <w:abstractNumId w:val="3"/>
  </w:num>
  <w:num w:numId="18">
    <w:abstractNumId w:val="4"/>
  </w:num>
  <w:num w:numId="19">
    <w:abstractNumId w:val="2"/>
  </w:num>
  <w:num w:numId="20">
    <w:abstractNumId w:val="5"/>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trackRevisions w:val="1"/>
  <w:documentProtection w:enforcement="0"/>
  <w:defaultTabStop w:val="420"/>
  <w:drawingGridVerticalSpacing w:val="165"/>
  <w:displayHorizontalDrawingGridEvery w:val="1"/>
  <w:displayVerticalDrawingGridEvery w:val="2"/>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4302"/>
    <w:rsid w:val="016825F8"/>
    <w:rsid w:val="018B1C32"/>
    <w:rsid w:val="018E6F65"/>
    <w:rsid w:val="058F0B6F"/>
    <w:rsid w:val="05AD6BB9"/>
    <w:rsid w:val="05FF0CCC"/>
    <w:rsid w:val="06865305"/>
    <w:rsid w:val="088D41C4"/>
    <w:rsid w:val="095225F0"/>
    <w:rsid w:val="09870F95"/>
    <w:rsid w:val="098F62AB"/>
    <w:rsid w:val="0A0A383C"/>
    <w:rsid w:val="0ADD23F7"/>
    <w:rsid w:val="0B5E33D2"/>
    <w:rsid w:val="0B7A1E83"/>
    <w:rsid w:val="0BA11285"/>
    <w:rsid w:val="0D27346C"/>
    <w:rsid w:val="0D2B463F"/>
    <w:rsid w:val="0DB44185"/>
    <w:rsid w:val="10EF0438"/>
    <w:rsid w:val="11584355"/>
    <w:rsid w:val="16CA7F03"/>
    <w:rsid w:val="16EB75C8"/>
    <w:rsid w:val="1A4C3A17"/>
    <w:rsid w:val="1ABA1FF7"/>
    <w:rsid w:val="1ADE6353"/>
    <w:rsid w:val="1D327066"/>
    <w:rsid w:val="203C6B2F"/>
    <w:rsid w:val="204E64CA"/>
    <w:rsid w:val="215363A6"/>
    <w:rsid w:val="2181468C"/>
    <w:rsid w:val="21A11FB0"/>
    <w:rsid w:val="233617A1"/>
    <w:rsid w:val="258F3439"/>
    <w:rsid w:val="26715481"/>
    <w:rsid w:val="270513CC"/>
    <w:rsid w:val="2760721C"/>
    <w:rsid w:val="298E5C29"/>
    <w:rsid w:val="2AB32179"/>
    <w:rsid w:val="2B084028"/>
    <w:rsid w:val="2D4F3ECF"/>
    <w:rsid w:val="2D9519B6"/>
    <w:rsid w:val="2DF34AED"/>
    <w:rsid w:val="32E26A70"/>
    <w:rsid w:val="34BB0843"/>
    <w:rsid w:val="34E8637B"/>
    <w:rsid w:val="385E656E"/>
    <w:rsid w:val="39F028FE"/>
    <w:rsid w:val="3B317784"/>
    <w:rsid w:val="3CEA5887"/>
    <w:rsid w:val="3D2C04D5"/>
    <w:rsid w:val="3DB87CD5"/>
    <w:rsid w:val="3F9E5968"/>
    <w:rsid w:val="405B456C"/>
    <w:rsid w:val="407E27F1"/>
    <w:rsid w:val="41663465"/>
    <w:rsid w:val="43C93D4F"/>
    <w:rsid w:val="452A13A7"/>
    <w:rsid w:val="47C20372"/>
    <w:rsid w:val="4B2E1415"/>
    <w:rsid w:val="4BC117C0"/>
    <w:rsid w:val="4DEB62C9"/>
    <w:rsid w:val="4E8B6611"/>
    <w:rsid w:val="4F5377BC"/>
    <w:rsid w:val="4F7F53F8"/>
    <w:rsid w:val="53AF3FCA"/>
    <w:rsid w:val="57F9111D"/>
    <w:rsid w:val="586F2036"/>
    <w:rsid w:val="589310A0"/>
    <w:rsid w:val="58DB776F"/>
    <w:rsid w:val="5E832416"/>
    <w:rsid w:val="5F114EB9"/>
    <w:rsid w:val="5F28514A"/>
    <w:rsid w:val="607661DE"/>
    <w:rsid w:val="60C77180"/>
    <w:rsid w:val="60DE3F8E"/>
    <w:rsid w:val="60EE265A"/>
    <w:rsid w:val="63E61971"/>
    <w:rsid w:val="640154BD"/>
    <w:rsid w:val="66064BBC"/>
    <w:rsid w:val="66B20ADB"/>
    <w:rsid w:val="66CA5936"/>
    <w:rsid w:val="67761126"/>
    <w:rsid w:val="68132FB6"/>
    <w:rsid w:val="69FD6984"/>
    <w:rsid w:val="6A121562"/>
    <w:rsid w:val="6B7D4475"/>
    <w:rsid w:val="6C8C7778"/>
    <w:rsid w:val="70E13F3D"/>
    <w:rsid w:val="71941CC9"/>
    <w:rsid w:val="78BE1CA7"/>
    <w:rsid w:val="78DF6BCF"/>
    <w:rsid w:val="7A944C59"/>
    <w:rsid w:val="7B040E1C"/>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29"/>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27"/>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28"/>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footnote reference"/>
    <w:basedOn w:val="15"/>
    <w:uiPriority w:val="0"/>
    <w:rPr>
      <w:vertAlign w:val="superscript"/>
    </w:rPr>
  </w:style>
  <w:style w:type="table" w:styleId="22">
    <w:name w:val="Table Grid"/>
    <w:basedOn w:val="2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4">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5">
    <w:name w:val="图样式-qn"/>
    <w:basedOn w:val="3"/>
    <w:next w:val="1"/>
    <w:qFormat/>
    <w:uiPriority w:val="0"/>
    <w:pPr>
      <w:numPr>
        <w:numId w:val="2"/>
      </w:numPr>
      <w:ind w:left="0" w:firstLine="0"/>
      <w:jc w:val="center"/>
    </w:pPr>
    <w:rPr>
      <w:b w:val="0"/>
      <w:sz w:val="21"/>
    </w:rPr>
  </w:style>
  <w:style w:type="paragraph" w:customStyle="1" w:styleId="26">
    <w:name w:val="样式1"/>
    <w:basedOn w:val="1"/>
    <w:qFormat/>
    <w:uiPriority w:val="0"/>
  </w:style>
  <w:style w:type="character" w:customStyle="1" w:styleId="27">
    <w:name w:val="标题 2 Char"/>
    <w:link w:val="3"/>
    <w:qFormat/>
    <w:uiPriority w:val="0"/>
    <w:rPr>
      <w:rFonts w:ascii="Arial" w:hAnsi="Arial" w:eastAsia="黑体"/>
      <w:b/>
      <w:sz w:val="28"/>
    </w:rPr>
  </w:style>
  <w:style w:type="character" w:customStyle="1" w:styleId="28">
    <w:name w:val="标题 3 Char"/>
    <w:link w:val="4"/>
    <w:qFormat/>
    <w:uiPriority w:val="0"/>
    <w:rPr>
      <w:rFonts w:eastAsia="黑体" w:asciiTheme="minorAscii" w:hAnsiTheme="minorAscii"/>
      <w:b/>
      <w:sz w:val="24"/>
    </w:rPr>
  </w:style>
  <w:style w:type="character" w:customStyle="1" w:styleId="29">
    <w:name w:val="标题 1 Char"/>
    <w:link w:val="2"/>
    <w:qFormat/>
    <w:uiPriority w:val="0"/>
    <w:rPr>
      <w:rFonts w:ascii="黑体" w:hAnsi="黑体" w:eastAsia="黑体" w:cs="黑体"/>
      <w:b/>
      <w:kern w:val="44"/>
      <w:sz w:val="32"/>
    </w:rPr>
  </w:style>
  <w:style w:type="paragraph" w:customStyle="1" w:styleId="30">
    <w:name w:val="摘要"/>
    <w:basedOn w:val="2"/>
    <w:next w:val="1"/>
    <w:link w:val="31"/>
    <w:uiPriority w:val="0"/>
    <w:pPr>
      <w:spacing w:line="360" w:lineRule="auto"/>
      <w:ind w:firstLine="480" w:firstLineChars="200"/>
    </w:pPr>
    <w:rPr>
      <w:sz w:val="24"/>
    </w:rPr>
  </w:style>
  <w:style w:type="character" w:customStyle="1" w:styleId="31">
    <w:name w:val="摘要 Char"/>
    <w:link w:val="30"/>
    <w:uiPriority w:val="0"/>
    <w:rPr>
      <w:rFonts w:eastAsia="黑体"/>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8.bin"/><Relationship Id="rId98" Type="http://schemas.openxmlformats.org/officeDocument/2006/relationships/oleObject" Target="embeddings/oleObject57.bin"/><Relationship Id="rId97" Type="http://schemas.openxmlformats.org/officeDocument/2006/relationships/oleObject" Target="embeddings/oleObject56.bin"/><Relationship Id="rId96" Type="http://schemas.openxmlformats.org/officeDocument/2006/relationships/oleObject" Target="embeddings/oleObject55.bin"/><Relationship Id="rId95" Type="http://schemas.openxmlformats.org/officeDocument/2006/relationships/oleObject" Target="embeddings/oleObject54.bin"/><Relationship Id="rId94" Type="http://schemas.openxmlformats.org/officeDocument/2006/relationships/image" Target="media/image36.wmf"/><Relationship Id="rId93" Type="http://schemas.openxmlformats.org/officeDocument/2006/relationships/oleObject" Target="embeddings/oleObject53.bin"/><Relationship Id="rId92" Type="http://schemas.openxmlformats.org/officeDocument/2006/relationships/oleObject" Target="embeddings/oleObject52.bin"/><Relationship Id="rId91" Type="http://schemas.openxmlformats.org/officeDocument/2006/relationships/image" Target="media/image35.wmf"/><Relationship Id="rId90" Type="http://schemas.openxmlformats.org/officeDocument/2006/relationships/oleObject" Target="embeddings/oleObject51.bin"/><Relationship Id="rId9" Type="http://schemas.openxmlformats.org/officeDocument/2006/relationships/image" Target="media/image3.emf"/><Relationship Id="rId89" Type="http://schemas.openxmlformats.org/officeDocument/2006/relationships/image" Target="media/image34.wmf"/><Relationship Id="rId88" Type="http://schemas.openxmlformats.org/officeDocument/2006/relationships/oleObject" Target="embeddings/oleObject50.bin"/><Relationship Id="rId87" Type="http://schemas.openxmlformats.org/officeDocument/2006/relationships/oleObject" Target="embeddings/oleObject49.bin"/><Relationship Id="rId86" Type="http://schemas.openxmlformats.org/officeDocument/2006/relationships/image" Target="media/image33.wmf"/><Relationship Id="rId85" Type="http://schemas.openxmlformats.org/officeDocument/2006/relationships/oleObject" Target="embeddings/oleObject48.bin"/><Relationship Id="rId84" Type="http://schemas.openxmlformats.org/officeDocument/2006/relationships/oleObject" Target="embeddings/oleObject47.bin"/><Relationship Id="rId83" Type="http://schemas.openxmlformats.org/officeDocument/2006/relationships/image" Target="media/image32.wmf"/><Relationship Id="rId82" Type="http://schemas.openxmlformats.org/officeDocument/2006/relationships/oleObject" Target="embeddings/oleObject46.bin"/><Relationship Id="rId81" Type="http://schemas.openxmlformats.org/officeDocument/2006/relationships/oleObject" Target="embeddings/oleObject45.bin"/><Relationship Id="rId80" Type="http://schemas.openxmlformats.org/officeDocument/2006/relationships/image" Target="media/image31.wmf"/><Relationship Id="rId8" Type="http://schemas.openxmlformats.org/officeDocument/2006/relationships/oleObject" Target="embeddings/oleObject1.bin"/><Relationship Id="rId79" Type="http://schemas.openxmlformats.org/officeDocument/2006/relationships/oleObject" Target="embeddings/oleObject44.bin"/><Relationship Id="rId78" Type="http://schemas.openxmlformats.org/officeDocument/2006/relationships/image" Target="media/image30.wmf"/><Relationship Id="rId77" Type="http://schemas.openxmlformats.org/officeDocument/2006/relationships/oleObject" Target="embeddings/oleObject43.bin"/><Relationship Id="rId76" Type="http://schemas.openxmlformats.org/officeDocument/2006/relationships/image" Target="media/image29.wmf"/><Relationship Id="rId75" Type="http://schemas.openxmlformats.org/officeDocument/2006/relationships/oleObject" Target="embeddings/oleObject42.bin"/><Relationship Id="rId74" Type="http://schemas.openxmlformats.org/officeDocument/2006/relationships/image" Target="media/image28.wmf"/><Relationship Id="rId73" Type="http://schemas.openxmlformats.org/officeDocument/2006/relationships/oleObject" Target="embeddings/oleObject41.bin"/><Relationship Id="rId72" Type="http://schemas.openxmlformats.org/officeDocument/2006/relationships/image" Target="media/image27.wmf"/><Relationship Id="rId71" Type="http://schemas.openxmlformats.org/officeDocument/2006/relationships/oleObject" Target="embeddings/oleObject40.bin"/><Relationship Id="rId70" Type="http://schemas.openxmlformats.org/officeDocument/2006/relationships/oleObject" Target="embeddings/oleObject39.bin"/><Relationship Id="rId7" Type="http://schemas.openxmlformats.org/officeDocument/2006/relationships/image" Target="http://web.sicnu.edu.cn/img2/ck4d0af8e356660.gif" TargetMode="External"/><Relationship Id="rId69" Type="http://schemas.openxmlformats.org/officeDocument/2006/relationships/oleObject" Target="embeddings/oleObject38.bin"/><Relationship Id="rId68" Type="http://schemas.openxmlformats.org/officeDocument/2006/relationships/oleObject" Target="embeddings/oleObject37.bin"/><Relationship Id="rId67" Type="http://schemas.openxmlformats.org/officeDocument/2006/relationships/oleObject" Target="embeddings/oleObject36.bin"/><Relationship Id="rId66" Type="http://schemas.openxmlformats.org/officeDocument/2006/relationships/oleObject" Target="embeddings/oleObject35.bin"/><Relationship Id="rId65" Type="http://schemas.openxmlformats.org/officeDocument/2006/relationships/oleObject" Target="embeddings/oleObject34.bin"/><Relationship Id="rId64" Type="http://schemas.openxmlformats.org/officeDocument/2006/relationships/oleObject" Target="embeddings/oleObject33.bin"/><Relationship Id="rId63" Type="http://schemas.openxmlformats.org/officeDocument/2006/relationships/oleObject" Target="embeddings/oleObject32.bin"/><Relationship Id="rId62" Type="http://schemas.openxmlformats.org/officeDocument/2006/relationships/image" Target="media/image26.wmf"/><Relationship Id="rId61" Type="http://schemas.openxmlformats.org/officeDocument/2006/relationships/oleObject" Target="embeddings/oleObject31.bin"/><Relationship Id="rId60" Type="http://schemas.openxmlformats.org/officeDocument/2006/relationships/image" Target="media/image25.wmf"/><Relationship Id="rId6" Type="http://schemas.openxmlformats.org/officeDocument/2006/relationships/image" Target="media/image2.png"/><Relationship Id="rId59" Type="http://schemas.openxmlformats.org/officeDocument/2006/relationships/oleObject" Target="embeddings/oleObject30.bin"/><Relationship Id="rId58" Type="http://schemas.openxmlformats.org/officeDocument/2006/relationships/image" Target="media/image24.wmf"/><Relationship Id="rId57" Type="http://schemas.openxmlformats.org/officeDocument/2006/relationships/oleObject" Target="embeddings/oleObject29.bin"/><Relationship Id="rId56" Type="http://schemas.openxmlformats.org/officeDocument/2006/relationships/image" Target="media/image23.wmf"/><Relationship Id="rId55" Type="http://schemas.openxmlformats.org/officeDocument/2006/relationships/oleObject" Target="embeddings/oleObject28.bin"/><Relationship Id="rId54" Type="http://schemas.openxmlformats.org/officeDocument/2006/relationships/oleObject" Target="embeddings/oleObject27.bin"/><Relationship Id="rId53" Type="http://schemas.openxmlformats.org/officeDocument/2006/relationships/oleObject" Target="embeddings/oleObject26.bin"/><Relationship Id="rId52" Type="http://schemas.openxmlformats.org/officeDocument/2006/relationships/oleObject" Target="embeddings/oleObject25.bin"/><Relationship Id="rId51" Type="http://schemas.openxmlformats.org/officeDocument/2006/relationships/oleObject" Target="embeddings/oleObject24.bin"/><Relationship Id="rId50" Type="http://schemas.openxmlformats.org/officeDocument/2006/relationships/oleObject" Target="embeddings/oleObject23.bin"/><Relationship Id="rId5" Type="http://schemas.openxmlformats.org/officeDocument/2006/relationships/image" Target="media/image1.png"/><Relationship Id="rId49" Type="http://schemas.openxmlformats.org/officeDocument/2006/relationships/oleObject" Target="embeddings/oleObject22.bin"/><Relationship Id="rId48" Type="http://schemas.openxmlformats.org/officeDocument/2006/relationships/oleObject" Target="embeddings/oleObject21.bin"/><Relationship Id="rId47" Type="http://schemas.openxmlformats.org/officeDocument/2006/relationships/oleObject" Target="embeddings/oleObject20.bin"/><Relationship Id="rId46" Type="http://schemas.openxmlformats.org/officeDocument/2006/relationships/oleObject" Target="embeddings/oleObject19.bin"/><Relationship Id="rId45" Type="http://schemas.openxmlformats.org/officeDocument/2006/relationships/oleObject" Target="embeddings/oleObject18.bin"/><Relationship Id="rId44" Type="http://schemas.openxmlformats.org/officeDocument/2006/relationships/oleObject" Target="embeddings/oleObject17.bin"/><Relationship Id="rId43" Type="http://schemas.openxmlformats.org/officeDocument/2006/relationships/oleObject" Target="embeddings/oleObject16.bin"/><Relationship Id="rId42" Type="http://schemas.openxmlformats.org/officeDocument/2006/relationships/oleObject" Target="embeddings/oleObject15.bin"/><Relationship Id="rId41" Type="http://schemas.openxmlformats.org/officeDocument/2006/relationships/oleObject" Target="embeddings/oleObject14.bin"/><Relationship Id="rId40" Type="http://schemas.openxmlformats.org/officeDocument/2006/relationships/oleObject" Target="embeddings/oleObject13.bin"/><Relationship Id="rId4" Type="http://schemas.openxmlformats.org/officeDocument/2006/relationships/theme" Target="theme/theme1.xml"/><Relationship Id="rId39" Type="http://schemas.openxmlformats.org/officeDocument/2006/relationships/oleObject" Target="embeddings/oleObject12.bin"/><Relationship Id="rId38" Type="http://schemas.openxmlformats.org/officeDocument/2006/relationships/oleObject" Target="embeddings/oleObject11.bin"/><Relationship Id="rId378" Type="http://schemas.microsoft.com/office/2011/relationships/people" Target="people.xml"/><Relationship Id="rId377" Type="http://schemas.openxmlformats.org/officeDocument/2006/relationships/fontTable" Target="fontTable.xml"/><Relationship Id="rId376" Type="http://schemas.openxmlformats.org/officeDocument/2006/relationships/numbering" Target="numbering.xml"/><Relationship Id="rId375" Type="http://schemas.openxmlformats.org/officeDocument/2006/relationships/customXml" Target="../customXml/item1.xml"/><Relationship Id="rId374" Type="http://schemas.openxmlformats.org/officeDocument/2006/relationships/image" Target="media/image220.emf"/><Relationship Id="rId373" Type="http://schemas.openxmlformats.org/officeDocument/2006/relationships/image" Target="media/image219.wmf"/><Relationship Id="rId372" Type="http://schemas.openxmlformats.org/officeDocument/2006/relationships/image" Target="media/image218.wmf"/><Relationship Id="rId371" Type="http://schemas.openxmlformats.org/officeDocument/2006/relationships/image" Target="media/image217.wmf"/><Relationship Id="rId370" Type="http://schemas.openxmlformats.org/officeDocument/2006/relationships/image" Target="media/image216.wmf"/><Relationship Id="rId37" Type="http://schemas.openxmlformats.org/officeDocument/2006/relationships/image" Target="media/image22.wmf"/><Relationship Id="rId369" Type="http://schemas.openxmlformats.org/officeDocument/2006/relationships/image" Target="media/image215.w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oleObject" Target="embeddings/oleObject10.bin"/><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image" Target="media/image21.wmf"/><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oleObject" Target="embeddings/oleObject9.bin"/><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wmf"/><Relationship Id="rId33" Type="http://schemas.openxmlformats.org/officeDocument/2006/relationships/image" Target="media/image20.wmf"/><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e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wmf"/><Relationship Id="rId322" Type="http://schemas.openxmlformats.org/officeDocument/2006/relationships/image" Target="media/image168.wmf"/><Relationship Id="rId321" Type="http://schemas.openxmlformats.org/officeDocument/2006/relationships/image" Target="media/image167.wmf"/><Relationship Id="rId320" Type="http://schemas.openxmlformats.org/officeDocument/2006/relationships/image" Target="media/image166.wmf"/><Relationship Id="rId32" Type="http://schemas.openxmlformats.org/officeDocument/2006/relationships/oleObject" Target="embeddings/oleObject8.bin"/><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image" Target="media/image19.png"/><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18.png"/><Relationship Id="rId3" Type="http://schemas.openxmlformats.org/officeDocument/2006/relationships/endnotes" Target="end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image" Target="media/image17.jpeg"/><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oleObject" Target="embeddings/oleObject7.bin"/><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oleObject" Target="embeddings/oleObject6.bin"/><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image" Target="media/image16.png"/><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image" Target="media/image15.jpeg"/><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image" Target="media/image14.png"/><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image" Target="media/image13.jpeg"/><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image" Target="media/image12.jpeg"/><Relationship Id="rId219" Type="http://schemas.openxmlformats.org/officeDocument/2006/relationships/image" Target="media/image65.wmf"/><Relationship Id="rId218" Type="http://schemas.openxmlformats.org/officeDocument/2006/relationships/image" Target="media/image64.wmf"/><Relationship Id="rId217" Type="http://schemas.openxmlformats.org/officeDocument/2006/relationships/image" Target="media/image63.wmf"/><Relationship Id="rId216" Type="http://schemas.openxmlformats.org/officeDocument/2006/relationships/image" Target="media/image62.wmf"/><Relationship Id="rId215" Type="http://schemas.openxmlformats.org/officeDocument/2006/relationships/oleObject" Target="embeddings/oleObject149.bin"/><Relationship Id="rId214" Type="http://schemas.openxmlformats.org/officeDocument/2006/relationships/oleObject" Target="embeddings/oleObject148.bin"/><Relationship Id="rId213" Type="http://schemas.openxmlformats.org/officeDocument/2006/relationships/image" Target="media/image61.wmf"/><Relationship Id="rId212" Type="http://schemas.openxmlformats.org/officeDocument/2006/relationships/oleObject" Target="embeddings/oleObject147.bin"/><Relationship Id="rId211" Type="http://schemas.openxmlformats.org/officeDocument/2006/relationships/oleObject" Target="embeddings/oleObject146.bin"/><Relationship Id="rId210" Type="http://schemas.openxmlformats.org/officeDocument/2006/relationships/oleObject" Target="embeddings/oleObject145.bin"/><Relationship Id="rId21" Type="http://schemas.openxmlformats.org/officeDocument/2006/relationships/image" Target="media/image11.emf"/><Relationship Id="rId209" Type="http://schemas.openxmlformats.org/officeDocument/2006/relationships/oleObject" Target="embeddings/oleObject144.bin"/><Relationship Id="rId208" Type="http://schemas.openxmlformats.org/officeDocument/2006/relationships/image" Target="media/image60.wmf"/><Relationship Id="rId207" Type="http://schemas.openxmlformats.org/officeDocument/2006/relationships/oleObject" Target="embeddings/oleObject143.bin"/><Relationship Id="rId206" Type="http://schemas.openxmlformats.org/officeDocument/2006/relationships/oleObject" Target="embeddings/oleObject142.bin"/><Relationship Id="rId205" Type="http://schemas.openxmlformats.org/officeDocument/2006/relationships/oleObject" Target="embeddings/oleObject141.bin"/><Relationship Id="rId204" Type="http://schemas.openxmlformats.org/officeDocument/2006/relationships/image" Target="media/image59.wmf"/><Relationship Id="rId203" Type="http://schemas.openxmlformats.org/officeDocument/2006/relationships/oleObject" Target="embeddings/oleObject140.bin"/><Relationship Id="rId202" Type="http://schemas.openxmlformats.org/officeDocument/2006/relationships/image" Target="media/image58.wmf"/><Relationship Id="rId201" Type="http://schemas.openxmlformats.org/officeDocument/2006/relationships/oleObject" Target="embeddings/oleObject139.bin"/><Relationship Id="rId200" Type="http://schemas.openxmlformats.org/officeDocument/2006/relationships/oleObject" Target="embeddings/oleObject138.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137.bin"/><Relationship Id="rId198" Type="http://schemas.openxmlformats.org/officeDocument/2006/relationships/oleObject" Target="embeddings/oleObject136.bin"/><Relationship Id="rId197" Type="http://schemas.openxmlformats.org/officeDocument/2006/relationships/oleObject" Target="embeddings/oleObject135.bin"/><Relationship Id="rId196" Type="http://schemas.openxmlformats.org/officeDocument/2006/relationships/oleObject" Target="embeddings/oleObject134.bin"/><Relationship Id="rId195" Type="http://schemas.openxmlformats.org/officeDocument/2006/relationships/oleObject" Target="embeddings/oleObject133.bin"/><Relationship Id="rId194" Type="http://schemas.openxmlformats.org/officeDocument/2006/relationships/oleObject" Target="embeddings/oleObject132.bin"/><Relationship Id="rId193" Type="http://schemas.openxmlformats.org/officeDocument/2006/relationships/oleObject" Target="embeddings/oleObject131.bin"/><Relationship Id="rId192" Type="http://schemas.openxmlformats.org/officeDocument/2006/relationships/oleObject" Target="embeddings/oleObject130.bin"/><Relationship Id="rId191" Type="http://schemas.openxmlformats.org/officeDocument/2006/relationships/image" Target="media/image57.wmf"/><Relationship Id="rId190" Type="http://schemas.openxmlformats.org/officeDocument/2006/relationships/oleObject" Target="embeddings/oleObject129.bin"/><Relationship Id="rId19" Type="http://schemas.openxmlformats.org/officeDocument/2006/relationships/oleObject" Target="embeddings/oleObject4.bin"/><Relationship Id="rId189" Type="http://schemas.openxmlformats.org/officeDocument/2006/relationships/image" Target="media/image56.wmf"/><Relationship Id="rId188" Type="http://schemas.openxmlformats.org/officeDocument/2006/relationships/oleObject" Target="embeddings/oleObject128.bin"/><Relationship Id="rId187" Type="http://schemas.openxmlformats.org/officeDocument/2006/relationships/image" Target="media/image55.wmf"/><Relationship Id="rId186" Type="http://schemas.openxmlformats.org/officeDocument/2006/relationships/oleObject" Target="embeddings/oleObject127.bin"/><Relationship Id="rId185" Type="http://schemas.openxmlformats.org/officeDocument/2006/relationships/oleObject" Target="embeddings/oleObject126.bin"/><Relationship Id="rId184" Type="http://schemas.openxmlformats.org/officeDocument/2006/relationships/oleObject" Target="embeddings/oleObject125.bin"/><Relationship Id="rId183" Type="http://schemas.openxmlformats.org/officeDocument/2006/relationships/image" Target="media/image54.wmf"/><Relationship Id="rId182" Type="http://schemas.openxmlformats.org/officeDocument/2006/relationships/oleObject" Target="embeddings/oleObject124.bin"/><Relationship Id="rId181" Type="http://schemas.openxmlformats.org/officeDocument/2006/relationships/oleObject" Target="embeddings/oleObject123.bin"/><Relationship Id="rId180" Type="http://schemas.openxmlformats.org/officeDocument/2006/relationships/oleObject" Target="embeddings/oleObject122.bin"/><Relationship Id="rId18" Type="http://schemas.openxmlformats.org/officeDocument/2006/relationships/image" Target="media/image10.png"/><Relationship Id="rId179" Type="http://schemas.openxmlformats.org/officeDocument/2006/relationships/oleObject" Target="embeddings/oleObject121.bin"/><Relationship Id="rId178" Type="http://schemas.openxmlformats.org/officeDocument/2006/relationships/image" Target="media/image53.wmf"/><Relationship Id="rId177" Type="http://schemas.openxmlformats.org/officeDocument/2006/relationships/oleObject" Target="embeddings/oleObject120.bin"/><Relationship Id="rId176" Type="http://schemas.openxmlformats.org/officeDocument/2006/relationships/oleObject" Target="embeddings/oleObject119.bin"/><Relationship Id="rId175" Type="http://schemas.openxmlformats.org/officeDocument/2006/relationships/image" Target="media/image52.wmf"/><Relationship Id="rId174" Type="http://schemas.openxmlformats.org/officeDocument/2006/relationships/oleObject" Target="embeddings/oleObject118.bin"/><Relationship Id="rId173" Type="http://schemas.openxmlformats.org/officeDocument/2006/relationships/oleObject" Target="embeddings/oleObject117.bin"/><Relationship Id="rId172" Type="http://schemas.openxmlformats.org/officeDocument/2006/relationships/oleObject" Target="embeddings/oleObject116.bin"/><Relationship Id="rId171" Type="http://schemas.openxmlformats.org/officeDocument/2006/relationships/oleObject" Target="embeddings/oleObject115.bin"/><Relationship Id="rId170" Type="http://schemas.openxmlformats.org/officeDocument/2006/relationships/oleObject" Target="embeddings/oleObject114.bin"/><Relationship Id="rId17" Type="http://schemas.openxmlformats.org/officeDocument/2006/relationships/image" Target="media/image9.png"/><Relationship Id="rId169" Type="http://schemas.openxmlformats.org/officeDocument/2006/relationships/oleObject" Target="embeddings/oleObject113.bin"/><Relationship Id="rId168" Type="http://schemas.openxmlformats.org/officeDocument/2006/relationships/oleObject" Target="embeddings/oleObject112.bin"/><Relationship Id="rId167" Type="http://schemas.openxmlformats.org/officeDocument/2006/relationships/oleObject" Target="embeddings/oleObject111.bin"/><Relationship Id="rId166" Type="http://schemas.openxmlformats.org/officeDocument/2006/relationships/oleObject" Target="embeddings/oleObject110.bin"/><Relationship Id="rId165" Type="http://schemas.openxmlformats.org/officeDocument/2006/relationships/image" Target="media/image51.wmf"/><Relationship Id="rId164" Type="http://schemas.openxmlformats.org/officeDocument/2006/relationships/oleObject" Target="embeddings/oleObject109.bin"/><Relationship Id="rId163" Type="http://schemas.openxmlformats.org/officeDocument/2006/relationships/oleObject" Target="embeddings/oleObject108.bin"/><Relationship Id="rId162" Type="http://schemas.openxmlformats.org/officeDocument/2006/relationships/oleObject" Target="embeddings/oleObject107.bin"/><Relationship Id="rId161" Type="http://schemas.openxmlformats.org/officeDocument/2006/relationships/image" Target="media/image50.wmf"/><Relationship Id="rId160" Type="http://schemas.openxmlformats.org/officeDocument/2006/relationships/oleObject" Target="embeddings/oleObject106.bin"/><Relationship Id="rId16" Type="http://schemas.openxmlformats.org/officeDocument/2006/relationships/image" Target="media/image8.jpeg"/><Relationship Id="rId159" Type="http://schemas.openxmlformats.org/officeDocument/2006/relationships/oleObject" Target="embeddings/oleObject105.bin"/><Relationship Id="rId158" Type="http://schemas.openxmlformats.org/officeDocument/2006/relationships/oleObject" Target="embeddings/oleObject104.bin"/><Relationship Id="rId157" Type="http://schemas.openxmlformats.org/officeDocument/2006/relationships/oleObject" Target="embeddings/oleObject103.bin"/><Relationship Id="rId156" Type="http://schemas.openxmlformats.org/officeDocument/2006/relationships/oleObject" Target="embeddings/oleObject102.bin"/><Relationship Id="rId155" Type="http://schemas.openxmlformats.org/officeDocument/2006/relationships/oleObject" Target="embeddings/oleObject101.bin"/><Relationship Id="rId154" Type="http://schemas.openxmlformats.org/officeDocument/2006/relationships/oleObject" Target="embeddings/oleObject100.bin"/><Relationship Id="rId153" Type="http://schemas.openxmlformats.org/officeDocument/2006/relationships/oleObject" Target="embeddings/oleObject99.bin"/><Relationship Id="rId152" Type="http://schemas.openxmlformats.org/officeDocument/2006/relationships/oleObject" Target="embeddings/oleObject98.bin"/><Relationship Id="rId151" Type="http://schemas.openxmlformats.org/officeDocument/2006/relationships/image" Target="media/image49.wmf"/><Relationship Id="rId150" Type="http://schemas.openxmlformats.org/officeDocument/2006/relationships/oleObject" Target="embeddings/oleObject97.bin"/><Relationship Id="rId15" Type="http://schemas.openxmlformats.org/officeDocument/2006/relationships/image" Target="media/image7.png"/><Relationship Id="rId149" Type="http://schemas.openxmlformats.org/officeDocument/2006/relationships/image" Target="media/image48.wmf"/><Relationship Id="rId148" Type="http://schemas.openxmlformats.org/officeDocument/2006/relationships/oleObject" Target="embeddings/oleObject96.bin"/><Relationship Id="rId147" Type="http://schemas.openxmlformats.org/officeDocument/2006/relationships/image" Target="media/image47.wmf"/><Relationship Id="rId146" Type="http://schemas.openxmlformats.org/officeDocument/2006/relationships/oleObject" Target="embeddings/oleObject95.bin"/><Relationship Id="rId145" Type="http://schemas.openxmlformats.org/officeDocument/2006/relationships/image" Target="media/image46.wmf"/><Relationship Id="rId144" Type="http://schemas.openxmlformats.org/officeDocument/2006/relationships/oleObject" Target="embeddings/oleObject94.bin"/><Relationship Id="rId143" Type="http://schemas.openxmlformats.org/officeDocument/2006/relationships/image" Target="media/image45.wmf"/><Relationship Id="rId142" Type="http://schemas.openxmlformats.org/officeDocument/2006/relationships/oleObject" Target="embeddings/oleObject93.bin"/><Relationship Id="rId141" Type="http://schemas.openxmlformats.org/officeDocument/2006/relationships/image" Target="media/image44.wmf"/><Relationship Id="rId140" Type="http://schemas.openxmlformats.org/officeDocument/2006/relationships/oleObject" Target="embeddings/oleObject92.bin"/><Relationship Id="rId14" Type="http://schemas.openxmlformats.org/officeDocument/2006/relationships/image" Target="media/image6.png"/><Relationship Id="rId139" Type="http://schemas.openxmlformats.org/officeDocument/2006/relationships/oleObject" Target="embeddings/oleObject91.bin"/><Relationship Id="rId138" Type="http://schemas.openxmlformats.org/officeDocument/2006/relationships/image" Target="media/image43.wmf"/><Relationship Id="rId137" Type="http://schemas.openxmlformats.org/officeDocument/2006/relationships/oleObject" Target="embeddings/oleObject90.bin"/><Relationship Id="rId136" Type="http://schemas.openxmlformats.org/officeDocument/2006/relationships/oleObject" Target="embeddings/oleObject89.bin"/><Relationship Id="rId135" Type="http://schemas.openxmlformats.org/officeDocument/2006/relationships/oleObject" Target="embeddings/oleObject88.bin"/><Relationship Id="rId134" Type="http://schemas.openxmlformats.org/officeDocument/2006/relationships/image" Target="media/image42.wmf"/><Relationship Id="rId133" Type="http://schemas.openxmlformats.org/officeDocument/2006/relationships/oleObject" Target="embeddings/oleObject87.bin"/><Relationship Id="rId132" Type="http://schemas.openxmlformats.org/officeDocument/2006/relationships/image" Target="media/image41.wmf"/><Relationship Id="rId131" Type="http://schemas.openxmlformats.org/officeDocument/2006/relationships/oleObject" Target="embeddings/oleObject86.bin"/><Relationship Id="rId130" Type="http://schemas.openxmlformats.org/officeDocument/2006/relationships/oleObject" Target="embeddings/oleObject85.bin"/><Relationship Id="rId13" Type="http://schemas.openxmlformats.org/officeDocument/2006/relationships/image" Target="media/image5.emf"/><Relationship Id="rId129" Type="http://schemas.openxmlformats.org/officeDocument/2006/relationships/oleObject" Target="embeddings/oleObject84.bin"/><Relationship Id="rId128" Type="http://schemas.openxmlformats.org/officeDocument/2006/relationships/oleObject" Target="embeddings/oleObject83.bin"/><Relationship Id="rId127" Type="http://schemas.openxmlformats.org/officeDocument/2006/relationships/oleObject" Target="embeddings/oleObject82.bin"/><Relationship Id="rId126" Type="http://schemas.openxmlformats.org/officeDocument/2006/relationships/oleObject" Target="embeddings/oleObject81.bin"/><Relationship Id="rId125" Type="http://schemas.openxmlformats.org/officeDocument/2006/relationships/oleObject" Target="embeddings/oleObject80.bin"/><Relationship Id="rId124" Type="http://schemas.openxmlformats.org/officeDocument/2006/relationships/oleObject" Target="embeddings/oleObject79.bin"/><Relationship Id="rId123" Type="http://schemas.openxmlformats.org/officeDocument/2006/relationships/oleObject" Target="embeddings/oleObject78.bin"/><Relationship Id="rId122" Type="http://schemas.openxmlformats.org/officeDocument/2006/relationships/oleObject" Target="embeddings/oleObject77.bin"/><Relationship Id="rId121" Type="http://schemas.openxmlformats.org/officeDocument/2006/relationships/oleObject" Target="embeddings/oleObject76.bin"/><Relationship Id="rId120" Type="http://schemas.openxmlformats.org/officeDocument/2006/relationships/image" Target="media/image40.wmf"/><Relationship Id="rId12" Type="http://schemas.openxmlformats.org/officeDocument/2006/relationships/oleObject" Target="embeddings/oleObject3.bin"/><Relationship Id="rId119" Type="http://schemas.openxmlformats.org/officeDocument/2006/relationships/oleObject" Target="embeddings/oleObject75.bin"/><Relationship Id="rId118" Type="http://schemas.openxmlformats.org/officeDocument/2006/relationships/oleObject" Target="embeddings/oleObject74.bin"/><Relationship Id="rId117" Type="http://schemas.openxmlformats.org/officeDocument/2006/relationships/image" Target="media/image39.wmf"/><Relationship Id="rId116" Type="http://schemas.openxmlformats.org/officeDocument/2006/relationships/oleObject" Target="embeddings/oleObject73.bin"/><Relationship Id="rId115" Type="http://schemas.openxmlformats.org/officeDocument/2006/relationships/image" Target="media/image38.wmf"/><Relationship Id="rId114" Type="http://schemas.openxmlformats.org/officeDocument/2006/relationships/oleObject" Target="embeddings/oleObject72.bin"/><Relationship Id="rId113" Type="http://schemas.openxmlformats.org/officeDocument/2006/relationships/image" Target="media/image37.wmf"/><Relationship Id="rId112" Type="http://schemas.openxmlformats.org/officeDocument/2006/relationships/oleObject" Target="embeddings/oleObject71.bin"/><Relationship Id="rId111" Type="http://schemas.openxmlformats.org/officeDocument/2006/relationships/oleObject" Target="embeddings/oleObject70.bin"/><Relationship Id="rId110" Type="http://schemas.openxmlformats.org/officeDocument/2006/relationships/oleObject" Target="embeddings/oleObject69.bin"/><Relationship Id="rId11" Type="http://schemas.openxmlformats.org/officeDocument/2006/relationships/image" Target="media/image4.emf"/><Relationship Id="rId109" Type="http://schemas.openxmlformats.org/officeDocument/2006/relationships/oleObject" Target="embeddings/oleObject68.bin"/><Relationship Id="rId108" Type="http://schemas.openxmlformats.org/officeDocument/2006/relationships/oleObject" Target="embeddings/oleObject67.bin"/><Relationship Id="rId107" Type="http://schemas.openxmlformats.org/officeDocument/2006/relationships/oleObject" Target="embeddings/oleObject66.bin"/><Relationship Id="rId106" Type="http://schemas.openxmlformats.org/officeDocument/2006/relationships/oleObject" Target="embeddings/oleObject65.bin"/><Relationship Id="rId105" Type="http://schemas.openxmlformats.org/officeDocument/2006/relationships/oleObject" Target="embeddings/oleObject64.bin"/><Relationship Id="rId104" Type="http://schemas.openxmlformats.org/officeDocument/2006/relationships/oleObject" Target="embeddings/oleObject63.bin"/><Relationship Id="rId103" Type="http://schemas.openxmlformats.org/officeDocument/2006/relationships/oleObject" Target="embeddings/oleObject62.bin"/><Relationship Id="rId102" Type="http://schemas.openxmlformats.org/officeDocument/2006/relationships/oleObject" Target="embeddings/oleObject61.bin"/><Relationship Id="rId101" Type="http://schemas.openxmlformats.org/officeDocument/2006/relationships/oleObject" Target="embeddings/oleObject60.bin"/><Relationship Id="rId100" Type="http://schemas.openxmlformats.org/officeDocument/2006/relationships/oleObject" Target="embeddings/oleObject59.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2018-03-09T02:26:30Z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