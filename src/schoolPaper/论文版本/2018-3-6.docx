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numPr>
          <w:ilvl w:val="0"/>
          <w:numId w:val="0"/>
        </w:numPr>
        <w:tabs>
          <w:tab w:val="left" w:pos="854"/>
        </w:tabs>
        <w:spacing w:line="360" w:lineRule="auto"/>
        <w:rPr>
          <w:rFonts w:hint="eastAsia" w:ascii="Times New Roman" w:hAnsi="Times New Roman"/>
          <w:sz w:val="24"/>
          <w:szCs w:val="24"/>
        </w:rPr>
      </w:pPr>
    </w:p>
    <w:p>
      <w:pPr>
        <w:numPr>
          <w:ilvl w:val="0"/>
          <w:numId w:val="0"/>
        </w:numPr>
        <w:tabs>
          <w:tab w:val="left" w:pos="854"/>
        </w:tabs>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00"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540"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2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ins w:id="0" w:author="Janusio" w:date="2018-03-06T12:46:33Z"/>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589"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2" w:author="Janusio" w:date="2018-03-06T12:56:44Z"/>
        </w:numPr>
        <w:ind w:firstLine="0" w:firstLineChars="0"/>
        <w:rPr>
          <w:rFonts w:hint="eastAsia"/>
        </w:rPr>
        <w:pPrChange w:id="1" w:author="Janusio" w:date="2018-03-06T12:56:44Z">
          <w:pPr>
            <w:pStyle w:val="23"/>
            <w:ind w:firstLine="0" w:firstLineChars="0"/>
          </w:pPr>
        </w:pPrChange>
      </w:pPr>
      <w:del w:id="3" w:author="Janusio" w:date="2018-03-06T12:59:03Z">
        <w:r>
          <w:rPr>
            <w:rFonts w:hint="eastAsia"/>
          </w:rPr>
          <w:delText xml:space="preserve">1 </w:delText>
        </w:r>
      </w:del>
      <w:r>
        <w:rPr>
          <w:rFonts w:hint="eastAsia"/>
          <w:lang w:val="en-US" w:eastAsia="zh-CN"/>
        </w:rPr>
        <w:t>绪论</w:t>
      </w:r>
    </w:p>
    <w:p>
      <w:pPr>
        <w:pStyle w:val="3"/>
        <w:numPr>
          <w:ins w:id="5" w:author="Janusio" w:date="2018-03-06T13:01:05Z"/>
        </w:numPr>
        <w:ind w:firstLine="0" w:firstLineChars="0"/>
        <w:rPr>
          <w:rFonts w:hint="eastAsia"/>
        </w:rPr>
        <w:pPrChange w:id="4" w:author="Janusio" w:date="2018-03-06T13:01:05Z">
          <w:pPr>
            <w:pStyle w:val="23"/>
            <w:ind w:firstLine="0" w:firstLineChars="0"/>
          </w:pPr>
        </w:pPrChange>
      </w:pPr>
      <w:del w:id="6" w:author="Janusio" w:date="2018-03-06T13:01:08Z">
        <w:r>
          <w:rPr>
            <w:rFonts w:hint="eastAsia"/>
          </w:rPr>
          <w:delText xml:space="preserve">1.1 </w:delText>
        </w:r>
      </w:del>
      <w:r>
        <w:rPr>
          <w:rFonts w:hint="eastAsia"/>
          <w:lang w:val="en-US" w:eastAsia="zh-CN"/>
        </w:rPr>
        <w:t>研究背景及意义</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7"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8"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9" w:author="Janusio" w:date="2018-03-03T09:27:45Z">
        <w:r>
          <w:rPr>
            <w:rFonts w:hint="eastAsia" w:ascii="Times New Roman" w:hAnsi="Times New Roman"/>
            <w:sz w:val="24"/>
            <w:szCs w:val="24"/>
            <w:lang w:val="en-US" w:eastAsia="zh-CN"/>
          </w:rPr>
          <w:t>基于</w:t>
        </w:r>
      </w:ins>
      <w:ins w:id="10" w:author="Janusio" w:date="2018-03-03T09:27:47Z">
        <w:r>
          <w:rPr>
            <w:rFonts w:hint="eastAsia" w:ascii="Times New Roman" w:hAnsi="Times New Roman"/>
            <w:sz w:val="24"/>
            <w:szCs w:val="24"/>
            <w:lang w:val="en-US" w:eastAsia="zh-CN"/>
          </w:rPr>
          <w:t>硬件</w:t>
        </w:r>
      </w:ins>
      <w:ins w:id="11" w:author="Janusio" w:date="2018-03-03T09:27:53Z">
        <w:r>
          <w:rPr>
            <w:rFonts w:hint="eastAsia" w:ascii="Times New Roman" w:hAnsi="Times New Roman"/>
            <w:sz w:val="24"/>
            <w:szCs w:val="24"/>
            <w:lang w:val="en-US" w:eastAsia="zh-CN"/>
          </w:rPr>
          <w:t>的</w:t>
        </w:r>
      </w:ins>
      <w:ins w:id="12" w:author="Janusio" w:date="2018-03-03T09:27:56Z">
        <w:r>
          <w:rPr>
            <w:rFonts w:hint="eastAsia" w:ascii="Times New Roman" w:hAnsi="Times New Roman"/>
            <w:sz w:val="24"/>
            <w:szCs w:val="24"/>
            <w:lang w:val="en-US" w:eastAsia="zh-CN"/>
          </w:rPr>
          <w:t>CRTM对</w:t>
        </w:r>
      </w:ins>
      <w:ins w:id="13" w:author="Janusio" w:date="2018-03-03T09:28:01Z">
        <w:r>
          <w:rPr>
            <w:rFonts w:hint="eastAsia" w:ascii="Times New Roman" w:hAnsi="Times New Roman"/>
            <w:sz w:val="24"/>
            <w:szCs w:val="24"/>
            <w:lang w:val="en-US" w:eastAsia="zh-CN"/>
          </w:rPr>
          <w:t>云计算</w:t>
        </w:r>
      </w:ins>
      <w:ins w:id="14" w:author="Janusio" w:date="2018-03-03T09:28:03Z">
        <w:r>
          <w:rPr>
            <w:rFonts w:hint="eastAsia" w:ascii="Times New Roman" w:hAnsi="Times New Roman"/>
            <w:sz w:val="24"/>
            <w:szCs w:val="24"/>
            <w:lang w:val="en-US" w:eastAsia="zh-CN"/>
          </w:rPr>
          <w:t>物理</w:t>
        </w:r>
      </w:ins>
      <w:ins w:id="15" w:author="Janusio" w:date="2018-03-03T09:28:05Z">
        <w:r>
          <w:rPr>
            <w:rFonts w:hint="eastAsia" w:ascii="Times New Roman" w:hAnsi="Times New Roman"/>
            <w:sz w:val="24"/>
            <w:szCs w:val="24"/>
            <w:lang w:val="en-US" w:eastAsia="zh-CN"/>
          </w:rPr>
          <w:t>服务器</w:t>
        </w:r>
      </w:ins>
      <w:ins w:id="16" w:author="Janusio" w:date="2018-03-03T09:29:00Z">
        <w:r>
          <w:rPr>
            <w:rFonts w:hint="eastAsia" w:ascii="Times New Roman" w:hAnsi="Times New Roman"/>
            <w:sz w:val="24"/>
            <w:szCs w:val="24"/>
            <w:lang w:val="en-US" w:eastAsia="zh-CN"/>
          </w:rPr>
          <w:t>组件</w:t>
        </w:r>
      </w:ins>
      <w:ins w:id="17" w:author="Janusio" w:date="2018-03-03T09:28:12Z">
        <w:r>
          <w:rPr>
            <w:rFonts w:hint="eastAsia" w:ascii="Times New Roman" w:hAnsi="Times New Roman"/>
            <w:sz w:val="24"/>
            <w:szCs w:val="24"/>
            <w:lang w:val="en-US" w:eastAsia="zh-CN"/>
          </w:rPr>
          <w:t>进行</w:t>
        </w:r>
      </w:ins>
      <w:ins w:id="18" w:author="Janusio" w:date="2018-03-03T09:28:13Z">
        <w:r>
          <w:rPr>
            <w:rFonts w:hint="eastAsia" w:ascii="Times New Roman" w:hAnsi="Times New Roman"/>
            <w:sz w:val="24"/>
            <w:szCs w:val="24"/>
            <w:lang w:val="en-US" w:eastAsia="zh-CN"/>
          </w:rPr>
          <w:t>可信</w:t>
        </w:r>
      </w:ins>
      <w:ins w:id="19" w:author="Janusio" w:date="2018-03-03T09:28:14Z">
        <w:r>
          <w:rPr>
            <w:rFonts w:hint="eastAsia" w:ascii="Times New Roman" w:hAnsi="Times New Roman"/>
            <w:sz w:val="24"/>
            <w:szCs w:val="24"/>
            <w:lang w:val="en-US" w:eastAsia="zh-CN"/>
          </w:rPr>
          <w:t>度量，</w:t>
        </w:r>
      </w:ins>
      <w:ins w:id="20" w:author="Janusio" w:date="2018-03-03T09:29:13Z">
        <w:r>
          <w:rPr>
            <w:rFonts w:hint="eastAsia" w:ascii="Times New Roman" w:hAnsi="Times New Roman"/>
            <w:sz w:val="24"/>
            <w:szCs w:val="24"/>
            <w:lang w:val="en-US" w:eastAsia="zh-CN"/>
          </w:rPr>
          <w:t>比如BIOS、操作系统内核OS、虚拟机管理器等</w:t>
        </w:r>
      </w:ins>
      <w:ins w:id="21" w:author="Janusio" w:date="2018-03-03T09:29:17Z">
        <w:r>
          <w:rPr>
            <w:rFonts w:hint="eastAsia" w:ascii="Times New Roman" w:hAnsi="Times New Roman"/>
            <w:sz w:val="24"/>
            <w:szCs w:val="24"/>
            <w:lang w:val="en-US" w:eastAsia="zh-CN"/>
          </w:rPr>
          <w:t>，</w:t>
        </w:r>
      </w:ins>
      <w:ins w:id="22" w:author="Janusio" w:date="2018-03-03T09:28:16Z">
        <w:r>
          <w:rPr>
            <w:rFonts w:hint="eastAsia" w:ascii="Times New Roman" w:hAnsi="Times New Roman"/>
            <w:sz w:val="24"/>
            <w:szCs w:val="24"/>
            <w:lang w:val="en-US" w:eastAsia="zh-CN"/>
          </w:rPr>
          <w:t>并在</w:t>
        </w:r>
      </w:ins>
      <w:ins w:id="23" w:author="Janusio" w:date="2018-03-03T09:28:22Z">
        <w:r>
          <w:rPr>
            <w:rFonts w:hint="eastAsia" w:ascii="Times New Roman" w:hAnsi="Times New Roman"/>
            <w:sz w:val="24"/>
            <w:szCs w:val="24"/>
            <w:lang w:val="en-US" w:eastAsia="zh-CN"/>
          </w:rPr>
          <w:t>云计算</w:t>
        </w:r>
      </w:ins>
      <w:ins w:id="24" w:author="Janusio" w:date="2018-03-03T09:28:24Z">
        <w:r>
          <w:rPr>
            <w:rFonts w:hint="eastAsia" w:ascii="Times New Roman" w:hAnsi="Times New Roman"/>
            <w:sz w:val="24"/>
            <w:szCs w:val="24"/>
            <w:lang w:val="en-US" w:eastAsia="zh-CN"/>
          </w:rPr>
          <w:t>平台</w:t>
        </w:r>
      </w:ins>
      <w:ins w:id="25" w:author="Janusio" w:date="2018-03-03T09:28:25Z">
        <w:r>
          <w:rPr>
            <w:rFonts w:hint="eastAsia" w:ascii="Times New Roman" w:hAnsi="Times New Roman"/>
            <w:sz w:val="24"/>
            <w:szCs w:val="24"/>
            <w:lang w:val="en-US" w:eastAsia="zh-CN"/>
          </w:rPr>
          <w:t>上</w:t>
        </w:r>
      </w:ins>
      <w:ins w:id="26" w:author="Janusio" w:date="2018-03-03T09:28:26Z">
        <w:r>
          <w:rPr>
            <w:rFonts w:hint="eastAsia" w:ascii="Times New Roman" w:hAnsi="Times New Roman"/>
            <w:sz w:val="24"/>
            <w:szCs w:val="24"/>
            <w:lang w:val="en-US" w:eastAsia="zh-CN"/>
          </w:rPr>
          <w:t>增加</w:t>
        </w:r>
      </w:ins>
      <w:ins w:id="27" w:author="Janusio" w:date="2018-03-03T09:28:27Z">
        <w:r>
          <w:rPr>
            <w:rFonts w:hint="eastAsia" w:ascii="Times New Roman" w:hAnsi="Times New Roman"/>
            <w:sz w:val="24"/>
            <w:szCs w:val="24"/>
            <w:lang w:val="en-US" w:eastAsia="zh-CN"/>
          </w:rPr>
          <w:t>虚拟</w:t>
        </w:r>
      </w:ins>
      <w:ins w:id="28" w:author="Janusio" w:date="2018-03-03T09:28:28Z">
        <w:r>
          <w:rPr>
            <w:rFonts w:hint="eastAsia" w:ascii="Times New Roman" w:hAnsi="Times New Roman"/>
            <w:sz w:val="24"/>
            <w:szCs w:val="24"/>
            <w:lang w:val="en-US" w:eastAsia="zh-CN"/>
          </w:rPr>
          <w:t>可信</w:t>
        </w:r>
      </w:ins>
      <w:ins w:id="29" w:author="Janusio" w:date="2018-03-03T09:28:29Z">
        <w:r>
          <w:rPr>
            <w:rFonts w:hint="eastAsia" w:ascii="Times New Roman" w:hAnsi="Times New Roman"/>
            <w:sz w:val="24"/>
            <w:szCs w:val="24"/>
            <w:lang w:val="en-US" w:eastAsia="zh-CN"/>
          </w:rPr>
          <w:t>计算</w:t>
        </w:r>
      </w:ins>
      <w:ins w:id="30" w:author="Janusio" w:date="2018-03-03T09:28:30Z">
        <w:r>
          <w:rPr>
            <w:rFonts w:hint="eastAsia" w:ascii="Times New Roman" w:hAnsi="Times New Roman"/>
            <w:sz w:val="24"/>
            <w:szCs w:val="24"/>
            <w:lang w:val="en-US" w:eastAsia="zh-CN"/>
          </w:rPr>
          <w:t>模块</w:t>
        </w:r>
      </w:ins>
      <w:ins w:id="31" w:author="Janusio" w:date="2018-03-03T09:28:32Z">
        <w:r>
          <w:rPr>
            <w:rFonts w:hint="eastAsia" w:ascii="Times New Roman" w:hAnsi="Times New Roman"/>
            <w:sz w:val="24"/>
            <w:szCs w:val="24"/>
            <w:lang w:val="en-US" w:eastAsia="zh-CN"/>
          </w:rPr>
          <w:t>（</w:t>
        </w:r>
      </w:ins>
      <w:ins w:id="32" w:author="Janusio" w:date="2018-03-03T09:28:36Z">
        <w:r>
          <w:rPr>
            <w:rFonts w:hint="eastAsia" w:ascii="Times New Roman" w:hAnsi="Times New Roman"/>
            <w:sz w:val="24"/>
            <w:szCs w:val="24"/>
            <w:lang w:val="en-US" w:eastAsia="zh-CN"/>
          </w:rPr>
          <w:t>vTPM</w:t>
        </w:r>
      </w:ins>
      <w:ins w:id="33" w:author="Janusio" w:date="2018-03-03T09:28:32Z">
        <w:r>
          <w:rPr>
            <w:rFonts w:hint="eastAsia" w:ascii="Times New Roman" w:hAnsi="Times New Roman"/>
            <w:sz w:val="24"/>
            <w:szCs w:val="24"/>
            <w:lang w:val="en-US" w:eastAsia="zh-CN"/>
          </w:rPr>
          <w:t>）</w:t>
        </w:r>
      </w:ins>
      <w:ins w:id="34" w:author="Janusio" w:date="2018-03-03T09:28:41Z">
        <w:r>
          <w:rPr>
            <w:rFonts w:hint="eastAsia" w:ascii="Times New Roman" w:hAnsi="Times New Roman"/>
            <w:sz w:val="24"/>
            <w:szCs w:val="24"/>
            <w:lang w:val="en-US" w:eastAsia="zh-CN"/>
          </w:rPr>
          <w:t>对</w:t>
        </w:r>
      </w:ins>
      <w:ins w:id="35" w:author="Janusio" w:date="2018-03-03T09:28:43Z">
        <w:r>
          <w:rPr>
            <w:rFonts w:hint="eastAsia" w:ascii="Times New Roman" w:hAnsi="Times New Roman"/>
            <w:sz w:val="24"/>
            <w:szCs w:val="24"/>
            <w:lang w:val="en-US" w:eastAsia="zh-CN"/>
          </w:rPr>
          <w:t>云计算</w:t>
        </w:r>
      </w:ins>
      <w:ins w:id="36" w:author="Janusio" w:date="2018-03-03T09:28:45Z">
        <w:r>
          <w:rPr>
            <w:rFonts w:hint="eastAsia" w:ascii="Times New Roman" w:hAnsi="Times New Roman"/>
            <w:sz w:val="24"/>
            <w:szCs w:val="24"/>
            <w:lang w:val="en-US" w:eastAsia="zh-CN"/>
          </w:rPr>
          <w:t>上</w:t>
        </w:r>
      </w:ins>
      <w:ins w:id="37" w:author="Janusio" w:date="2018-03-03T09:28:47Z">
        <w:r>
          <w:rPr>
            <w:rFonts w:hint="eastAsia" w:ascii="Times New Roman" w:hAnsi="Times New Roman"/>
            <w:sz w:val="24"/>
            <w:szCs w:val="24"/>
            <w:lang w:val="en-US" w:eastAsia="zh-CN"/>
          </w:rPr>
          <w:t>的</w:t>
        </w:r>
      </w:ins>
      <w:ins w:id="38" w:author="Janusio" w:date="2018-03-03T09:28:48Z">
        <w:r>
          <w:rPr>
            <w:rFonts w:hint="eastAsia" w:ascii="Times New Roman" w:hAnsi="Times New Roman"/>
            <w:sz w:val="24"/>
            <w:szCs w:val="24"/>
            <w:lang w:val="en-US" w:eastAsia="zh-CN"/>
          </w:rPr>
          <w:t>虚拟机</w:t>
        </w:r>
      </w:ins>
      <w:ins w:id="39" w:author="Janusio" w:date="2018-03-03T09:29:22Z">
        <w:r>
          <w:rPr>
            <w:rFonts w:hint="eastAsia" w:ascii="Times New Roman" w:hAnsi="Times New Roman"/>
            <w:sz w:val="24"/>
            <w:szCs w:val="24"/>
            <w:lang w:val="en-US" w:eastAsia="zh-CN"/>
          </w:rPr>
          <w:t>组件</w:t>
        </w:r>
      </w:ins>
      <w:ins w:id="40" w:author="Janusio" w:date="2018-03-03T09:28:49Z">
        <w:r>
          <w:rPr>
            <w:rFonts w:hint="eastAsia" w:ascii="Times New Roman" w:hAnsi="Times New Roman"/>
            <w:sz w:val="24"/>
            <w:szCs w:val="24"/>
            <w:lang w:val="en-US" w:eastAsia="zh-CN"/>
          </w:rPr>
          <w:t>进行</w:t>
        </w:r>
      </w:ins>
      <w:ins w:id="41" w:author="Janusio" w:date="2018-03-03T09:28:50Z">
        <w:r>
          <w:rPr>
            <w:rFonts w:hint="eastAsia" w:ascii="Times New Roman" w:hAnsi="Times New Roman"/>
            <w:sz w:val="24"/>
            <w:szCs w:val="24"/>
            <w:lang w:val="en-US" w:eastAsia="zh-CN"/>
          </w:rPr>
          <w:t>可信度量</w:t>
        </w:r>
      </w:ins>
      <w:ins w:id="42" w:author="Janusio" w:date="2018-03-03T09:29:35Z">
        <w:r>
          <w:rPr>
            <w:rFonts w:hint="eastAsia" w:ascii="Times New Roman" w:hAnsi="Times New Roman"/>
            <w:sz w:val="24"/>
            <w:szCs w:val="24"/>
            <w:lang w:val="en-US" w:eastAsia="zh-CN"/>
          </w:rPr>
          <w:t>，</w:t>
        </w:r>
      </w:ins>
      <w:ins w:id="43"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44" w:author="Janusio" w:date="2018-03-03T09:28:51Z">
        <w:r>
          <w:rPr>
            <w:rFonts w:hint="eastAsia" w:ascii="Times New Roman" w:hAnsi="Times New Roman"/>
            <w:sz w:val="24"/>
            <w:szCs w:val="24"/>
            <w:lang w:val="en-US" w:eastAsia="zh-CN"/>
          </w:rPr>
          <w:t>。</w:t>
        </w:r>
      </w:ins>
      <w:del w:id="45"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46" w:author="Janusio" w:date="2018-03-03T09:30:42Z">
        <w:r>
          <w:rPr>
            <w:rFonts w:hint="eastAsia" w:ascii="Times New Roman" w:hAnsi="Times New Roman"/>
            <w:sz w:val="24"/>
            <w:szCs w:val="24"/>
            <w:lang w:val="en-US" w:eastAsia="zh-CN"/>
          </w:rPr>
          <w:t>近几年</w:t>
        </w:r>
      </w:ins>
      <w:ins w:id="47" w:author="Janusio" w:date="2018-03-03T09:30:43Z">
        <w:r>
          <w:rPr>
            <w:rFonts w:hint="eastAsia" w:ascii="Times New Roman" w:hAnsi="Times New Roman"/>
            <w:sz w:val="24"/>
            <w:szCs w:val="24"/>
            <w:lang w:val="en-US" w:eastAsia="zh-CN"/>
          </w:rPr>
          <w:t>，</w:t>
        </w:r>
      </w:ins>
      <w:ins w:id="48" w:author="Janusio" w:date="2018-03-03T09:30:45Z">
        <w:r>
          <w:rPr>
            <w:rFonts w:hint="eastAsia" w:ascii="Times New Roman" w:hAnsi="Times New Roman"/>
            <w:sz w:val="24"/>
            <w:szCs w:val="24"/>
            <w:lang w:val="en-US" w:eastAsia="zh-CN"/>
          </w:rPr>
          <w:t>云计算</w:t>
        </w:r>
      </w:ins>
      <w:ins w:id="49" w:author="Janusio" w:date="2018-03-03T09:30:50Z">
        <w:r>
          <w:rPr>
            <w:rFonts w:hint="eastAsia" w:ascii="Times New Roman" w:hAnsi="Times New Roman"/>
            <w:sz w:val="24"/>
            <w:szCs w:val="24"/>
            <w:lang w:val="en-US" w:eastAsia="zh-CN"/>
          </w:rPr>
          <w:t>的</w:t>
        </w:r>
      </w:ins>
      <w:ins w:id="50" w:author="Janusio" w:date="2018-03-03T09:30:51Z">
        <w:r>
          <w:rPr>
            <w:rFonts w:hint="eastAsia" w:ascii="Times New Roman" w:hAnsi="Times New Roman"/>
            <w:sz w:val="24"/>
            <w:szCs w:val="24"/>
            <w:lang w:val="en-US" w:eastAsia="zh-CN"/>
          </w:rPr>
          <w:t>发展</w:t>
        </w:r>
      </w:ins>
      <w:ins w:id="51" w:author="Janusio" w:date="2018-03-03T09:30:52Z">
        <w:r>
          <w:rPr>
            <w:rFonts w:hint="eastAsia" w:ascii="Times New Roman" w:hAnsi="Times New Roman"/>
            <w:sz w:val="24"/>
            <w:szCs w:val="24"/>
            <w:lang w:val="en-US" w:eastAsia="zh-CN"/>
          </w:rPr>
          <w:t>十分</w:t>
        </w:r>
      </w:ins>
      <w:ins w:id="52" w:author="Janusio" w:date="2018-03-03T09:30:56Z">
        <w:r>
          <w:rPr>
            <w:rFonts w:hint="eastAsia" w:ascii="Times New Roman" w:hAnsi="Times New Roman"/>
            <w:sz w:val="24"/>
            <w:szCs w:val="24"/>
            <w:lang w:val="en-US" w:eastAsia="zh-CN"/>
          </w:rPr>
          <w:t>迅速，</w:t>
        </w:r>
      </w:ins>
      <w:ins w:id="53" w:author="Janusio" w:date="2018-03-03T09:31:11Z">
        <w:r>
          <w:rPr>
            <w:rFonts w:hint="eastAsia" w:ascii="Times New Roman" w:hAnsi="Times New Roman"/>
            <w:sz w:val="24"/>
            <w:szCs w:val="24"/>
            <w:lang w:val="en-US" w:eastAsia="zh-CN"/>
          </w:rPr>
          <w:t>并</w:t>
        </w:r>
      </w:ins>
      <w:ins w:id="54" w:author="Janusio" w:date="2018-03-03T09:31:15Z">
        <w:r>
          <w:rPr>
            <w:rFonts w:hint="eastAsia" w:ascii="Times New Roman" w:hAnsi="Times New Roman"/>
            <w:sz w:val="24"/>
            <w:szCs w:val="24"/>
            <w:lang w:val="en-US" w:eastAsia="zh-CN"/>
          </w:rPr>
          <w:t>产生</w:t>
        </w:r>
      </w:ins>
      <w:ins w:id="55" w:author="Janusio" w:date="2018-03-03T09:31:16Z">
        <w:r>
          <w:rPr>
            <w:rFonts w:hint="eastAsia" w:ascii="Times New Roman" w:hAnsi="Times New Roman"/>
            <w:sz w:val="24"/>
            <w:szCs w:val="24"/>
            <w:lang w:val="en-US" w:eastAsia="zh-CN"/>
          </w:rPr>
          <w:t>了</w:t>
        </w:r>
      </w:ins>
      <w:ins w:id="56" w:author="Janusio" w:date="2018-03-03T09:31:19Z">
        <w:r>
          <w:rPr>
            <w:rFonts w:hint="eastAsia" w:ascii="Times New Roman" w:hAnsi="Times New Roman"/>
            <w:sz w:val="24"/>
            <w:szCs w:val="24"/>
            <w:lang w:val="en-US" w:eastAsia="zh-CN"/>
          </w:rPr>
          <w:t>以</w:t>
        </w:r>
      </w:ins>
      <w:ins w:id="57" w:author="Janusio" w:date="2018-03-03T09:31:22Z">
        <w:r>
          <w:rPr>
            <w:rFonts w:hint="eastAsia" w:ascii="Times New Roman" w:hAnsi="Times New Roman"/>
            <w:sz w:val="24"/>
            <w:szCs w:val="24"/>
            <w:lang w:val="en-US" w:eastAsia="zh-CN"/>
          </w:rPr>
          <w:t>云主机为</w:t>
        </w:r>
      </w:ins>
      <w:ins w:id="58" w:author="Janusio" w:date="2018-03-03T09:31:24Z">
        <w:r>
          <w:rPr>
            <w:rFonts w:hint="eastAsia" w:ascii="Times New Roman" w:hAnsi="Times New Roman"/>
            <w:sz w:val="24"/>
            <w:szCs w:val="24"/>
            <w:lang w:val="en-US" w:eastAsia="zh-CN"/>
          </w:rPr>
          <w:t>主要</w:t>
        </w:r>
      </w:ins>
      <w:ins w:id="59" w:author="Janusio" w:date="2018-03-03T09:31:25Z">
        <w:r>
          <w:rPr>
            <w:rFonts w:hint="eastAsia" w:ascii="Times New Roman" w:hAnsi="Times New Roman"/>
            <w:sz w:val="24"/>
            <w:szCs w:val="24"/>
            <w:lang w:val="en-US" w:eastAsia="zh-CN"/>
          </w:rPr>
          <w:t>服务的</w:t>
        </w:r>
      </w:ins>
      <w:ins w:id="60" w:author="Janusio" w:date="2018-03-03T09:31:27Z">
        <w:r>
          <w:rPr>
            <w:rFonts w:hint="eastAsia" w:ascii="Times New Roman" w:hAnsi="Times New Roman"/>
            <w:sz w:val="24"/>
            <w:szCs w:val="24"/>
            <w:lang w:val="en-US" w:eastAsia="zh-CN"/>
          </w:rPr>
          <w:t>云计算市场</w:t>
        </w:r>
      </w:ins>
      <w:ins w:id="61" w:author="Janusio" w:date="2018-03-03T09:31:28Z">
        <w:r>
          <w:rPr>
            <w:rFonts w:hint="eastAsia" w:ascii="Times New Roman" w:hAnsi="Times New Roman"/>
            <w:sz w:val="24"/>
            <w:szCs w:val="24"/>
            <w:lang w:val="en-US" w:eastAsia="zh-CN"/>
          </w:rPr>
          <w:t>。</w:t>
        </w:r>
      </w:ins>
      <w:ins w:id="62" w:author="Janusio" w:date="2018-03-03T09:31:31Z">
        <w:r>
          <w:rPr>
            <w:rFonts w:hint="eastAsia" w:ascii="Times New Roman" w:hAnsi="Times New Roman"/>
            <w:sz w:val="24"/>
            <w:szCs w:val="24"/>
            <w:lang w:val="en-US" w:eastAsia="zh-CN"/>
          </w:rPr>
          <w:t>其中，</w:t>
        </w:r>
      </w:ins>
      <w:ins w:id="63" w:author="Janusio" w:date="2018-03-03T09:31:34Z">
        <w:r>
          <w:rPr>
            <w:rFonts w:hint="eastAsia" w:ascii="Times New Roman" w:hAnsi="Times New Roman"/>
            <w:sz w:val="24"/>
            <w:szCs w:val="24"/>
            <w:lang w:val="en-US" w:eastAsia="zh-CN"/>
          </w:rPr>
          <w:t>2016</w:t>
        </w:r>
      </w:ins>
      <w:ins w:id="64" w:author="Janusio" w:date="2018-03-03T09:31:36Z">
        <w:r>
          <w:rPr>
            <w:rFonts w:hint="eastAsia" w:ascii="Times New Roman" w:hAnsi="Times New Roman"/>
            <w:sz w:val="24"/>
            <w:szCs w:val="24"/>
            <w:lang w:val="en-US" w:eastAsia="zh-CN"/>
          </w:rPr>
          <w:t>年，</w:t>
        </w:r>
      </w:ins>
      <w:ins w:id="65" w:author="Janusio" w:date="2018-03-03T09:32:02Z">
        <w:r>
          <w:rPr>
            <w:rFonts w:hint="eastAsia" w:ascii="Times New Roman" w:hAnsi="Times New Roman"/>
            <w:sz w:val="24"/>
            <w:szCs w:val="24"/>
            <w:lang w:val="en-US" w:eastAsia="zh-CN"/>
          </w:rPr>
          <w:t>全球</w:t>
        </w:r>
      </w:ins>
      <w:ins w:id="66" w:author="Janusio" w:date="2018-03-03T09:32:05Z">
        <w:r>
          <w:rPr>
            <w:rFonts w:hint="eastAsia" w:ascii="Times New Roman" w:hAnsi="Times New Roman"/>
            <w:sz w:val="24"/>
            <w:szCs w:val="24"/>
            <w:lang w:val="en-US" w:eastAsia="zh-CN"/>
          </w:rPr>
          <w:t>云计算</w:t>
        </w:r>
      </w:ins>
      <w:ins w:id="67" w:author="Janusio" w:date="2018-03-03T09:32:08Z">
        <w:r>
          <w:rPr>
            <w:rFonts w:hint="eastAsia" w:ascii="Times New Roman" w:hAnsi="Times New Roman"/>
            <w:sz w:val="24"/>
            <w:szCs w:val="24"/>
            <w:lang w:val="en-US" w:eastAsia="zh-CN"/>
          </w:rPr>
          <w:t>市场的</w:t>
        </w:r>
      </w:ins>
      <w:ins w:id="68" w:author="Janusio" w:date="2018-03-03T09:32:22Z">
        <w:r>
          <w:rPr>
            <w:rFonts w:hint="eastAsia" w:ascii="Times New Roman" w:hAnsi="Times New Roman"/>
            <w:sz w:val="24"/>
            <w:szCs w:val="24"/>
            <w:lang w:val="en-US" w:eastAsia="zh-CN"/>
          </w:rPr>
          <w:t>经济</w:t>
        </w:r>
      </w:ins>
      <w:ins w:id="69" w:author="Janusio" w:date="2018-03-03T09:32:25Z">
        <w:r>
          <w:rPr>
            <w:rFonts w:hint="eastAsia" w:ascii="Times New Roman" w:hAnsi="Times New Roman"/>
            <w:sz w:val="24"/>
            <w:szCs w:val="24"/>
            <w:lang w:val="en-US" w:eastAsia="zh-CN"/>
          </w:rPr>
          <w:t>整体</w:t>
        </w:r>
      </w:ins>
      <w:ins w:id="70" w:author="Janusio" w:date="2018-03-03T09:32:27Z">
        <w:r>
          <w:rPr>
            <w:rFonts w:hint="eastAsia" w:ascii="Times New Roman" w:hAnsi="Times New Roman"/>
            <w:sz w:val="24"/>
            <w:szCs w:val="24"/>
            <w:lang w:val="en-US" w:eastAsia="zh-CN"/>
          </w:rPr>
          <w:t>规模</w:t>
        </w:r>
      </w:ins>
      <w:ins w:id="71" w:author="Janusio" w:date="2018-03-03T09:32:28Z">
        <w:r>
          <w:rPr>
            <w:rFonts w:hint="eastAsia" w:ascii="Times New Roman" w:hAnsi="Times New Roman"/>
            <w:sz w:val="24"/>
            <w:szCs w:val="24"/>
            <w:lang w:val="en-US" w:eastAsia="zh-CN"/>
          </w:rPr>
          <w:t>已经</w:t>
        </w:r>
      </w:ins>
      <w:ins w:id="72" w:author="Janusio" w:date="2018-03-03T09:32:29Z">
        <w:r>
          <w:rPr>
            <w:rFonts w:hint="eastAsia" w:ascii="Times New Roman" w:hAnsi="Times New Roman"/>
            <w:sz w:val="24"/>
            <w:szCs w:val="24"/>
            <w:lang w:val="en-US" w:eastAsia="zh-CN"/>
          </w:rPr>
          <w:t>达到了</w:t>
        </w:r>
      </w:ins>
      <w:ins w:id="73" w:author="Janusio" w:date="2018-03-03T09:32:32Z">
        <w:r>
          <w:rPr>
            <w:rFonts w:hint="eastAsia" w:ascii="Times New Roman" w:hAnsi="Times New Roman"/>
            <w:sz w:val="24"/>
            <w:szCs w:val="24"/>
            <w:lang w:val="en-US" w:eastAsia="zh-CN"/>
          </w:rPr>
          <w:t>654</w:t>
        </w:r>
      </w:ins>
      <w:ins w:id="74" w:author="Janusio" w:date="2018-03-03T09:32:33Z">
        <w:r>
          <w:rPr>
            <w:rFonts w:hint="eastAsia" w:ascii="Times New Roman" w:hAnsi="Times New Roman"/>
            <w:sz w:val="24"/>
            <w:szCs w:val="24"/>
            <w:lang w:val="en-US" w:eastAsia="zh-CN"/>
          </w:rPr>
          <w:t>.</w:t>
        </w:r>
      </w:ins>
      <w:ins w:id="75" w:author="Janusio" w:date="2018-03-03T09:32:35Z">
        <w:r>
          <w:rPr>
            <w:rFonts w:hint="eastAsia" w:ascii="Times New Roman" w:hAnsi="Times New Roman"/>
            <w:sz w:val="24"/>
            <w:szCs w:val="24"/>
            <w:lang w:val="en-US" w:eastAsia="zh-CN"/>
          </w:rPr>
          <w:t>6</w:t>
        </w:r>
      </w:ins>
      <w:ins w:id="76" w:author="Janusio" w:date="2018-03-03T09:32:37Z">
        <w:r>
          <w:rPr>
            <w:rFonts w:hint="eastAsia" w:ascii="Times New Roman" w:hAnsi="Times New Roman"/>
            <w:sz w:val="24"/>
            <w:szCs w:val="24"/>
            <w:lang w:val="en-US" w:eastAsia="zh-CN"/>
          </w:rPr>
          <w:t>亿</w:t>
        </w:r>
      </w:ins>
      <w:ins w:id="77" w:author="Janusio" w:date="2018-03-03T09:32:41Z">
        <w:r>
          <w:rPr>
            <w:rFonts w:hint="eastAsia" w:ascii="Times New Roman" w:hAnsi="Times New Roman"/>
            <w:sz w:val="24"/>
            <w:szCs w:val="24"/>
            <w:lang w:val="en-US" w:eastAsia="zh-CN"/>
          </w:rPr>
          <w:t>美元，</w:t>
        </w:r>
      </w:ins>
      <w:ins w:id="78" w:author="Janusio" w:date="2018-03-03T09:32:46Z">
        <w:r>
          <w:rPr>
            <w:rFonts w:hint="eastAsia" w:ascii="Times New Roman" w:hAnsi="Times New Roman"/>
            <w:sz w:val="24"/>
            <w:szCs w:val="24"/>
            <w:lang w:val="en-US" w:eastAsia="zh-CN"/>
          </w:rPr>
          <w:t>较</w:t>
        </w:r>
      </w:ins>
      <w:ins w:id="79" w:author="Janusio" w:date="2018-03-03T09:32:47Z">
        <w:r>
          <w:rPr>
            <w:rFonts w:hint="eastAsia" w:ascii="Times New Roman" w:hAnsi="Times New Roman"/>
            <w:sz w:val="24"/>
            <w:szCs w:val="24"/>
            <w:lang w:val="en-US" w:eastAsia="zh-CN"/>
          </w:rPr>
          <w:t>2</w:t>
        </w:r>
      </w:ins>
      <w:ins w:id="80" w:author="Janusio" w:date="2018-03-03T09:32:51Z">
        <w:r>
          <w:rPr>
            <w:rFonts w:hint="eastAsia" w:ascii="Times New Roman" w:hAnsi="Times New Roman"/>
            <w:sz w:val="24"/>
            <w:szCs w:val="24"/>
            <w:lang w:val="en-US" w:eastAsia="zh-CN"/>
          </w:rPr>
          <w:t>0</w:t>
        </w:r>
      </w:ins>
      <w:ins w:id="81" w:author="Janusio" w:date="2018-03-03T09:32:52Z">
        <w:r>
          <w:rPr>
            <w:rFonts w:hint="eastAsia" w:ascii="Times New Roman" w:hAnsi="Times New Roman"/>
            <w:sz w:val="24"/>
            <w:szCs w:val="24"/>
            <w:lang w:val="en-US" w:eastAsia="zh-CN"/>
          </w:rPr>
          <w:t>15</w:t>
        </w:r>
      </w:ins>
      <w:ins w:id="82" w:author="Janusio" w:date="2018-03-03T09:32:54Z">
        <w:r>
          <w:rPr>
            <w:rFonts w:hint="eastAsia" w:ascii="Times New Roman" w:hAnsi="Times New Roman"/>
            <w:sz w:val="24"/>
            <w:szCs w:val="24"/>
            <w:lang w:val="en-US" w:eastAsia="zh-CN"/>
          </w:rPr>
          <w:t>年</w:t>
        </w:r>
      </w:ins>
      <w:ins w:id="83" w:author="Janusio" w:date="2018-03-03T09:33:16Z">
        <w:r>
          <w:rPr>
            <w:rFonts w:hint="eastAsia" w:ascii="Times New Roman" w:hAnsi="Times New Roman"/>
            <w:sz w:val="24"/>
            <w:szCs w:val="24"/>
            <w:lang w:val="en-US" w:eastAsia="zh-CN"/>
          </w:rPr>
          <w:t>增长</w:t>
        </w:r>
      </w:ins>
      <w:ins w:id="84" w:author="Janusio" w:date="2018-03-03T09:33:17Z">
        <w:r>
          <w:rPr>
            <w:rFonts w:hint="eastAsia" w:ascii="Times New Roman" w:hAnsi="Times New Roman"/>
            <w:sz w:val="24"/>
            <w:szCs w:val="24"/>
            <w:lang w:val="en-US" w:eastAsia="zh-CN"/>
          </w:rPr>
          <w:t>25</w:t>
        </w:r>
      </w:ins>
      <w:ins w:id="85" w:author="Janusio" w:date="2018-03-03T09:33:18Z">
        <w:r>
          <w:rPr>
            <w:rFonts w:hint="eastAsia" w:ascii="Times New Roman" w:hAnsi="Times New Roman"/>
            <w:sz w:val="24"/>
            <w:szCs w:val="24"/>
            <w:lang w:val="en-US" w:eastAsia="zh-CN"/>
          </w:rPr>
          <w:t>.4</w:t>
        </w:r>
      </w:ins>
      <w:ins w:id="86" w:author="Janusio" w:date="2018-03-03T09:33:19Z">
        <w:r>
          <w:rPr>
            <w:rFonts w:hint="eastAsia" w:ascii="Times New Roman" w:hAnsi="Times New Roman"/>
            <w:sz w:val="24"/>
            <w:szCs w:val="24"/>
            <w:lang w:val="en-US" w:eastAsia="zh-CN"/>
          </w:rPr>
          <w:t>%</w:t>
        </w:r>
      </w:ins>
      <w:ins w:id="87" w:author="Janusio" w:date="2018-03-03T09:33:21Z">
        <w:r>
          <w:rPr>
            <w:rFonts w:hint="eastAsia" w:ascii="Times New Roman" w:hAnsi="Times New Roman"/>
            <w:sz w:val="24"/>
            <w:szCs w:val="24"/>
            <w:lang w:val="en-US" w:eastAsia="zh-CN"/>
          </w:rPr>
          <w:t>，</w:t>
        </w:r>
      </w:ins>
      <w:ins w:id="88" w:author="Janusio" w:date="2018-03-03T09:33:25Z">
        <w:r>
          <w:rPr>
            <w:rFonts w:hint="eastAsia" w:ascii="Times New Roman" w:hAnsi="Times New Roman"/>
            <w:sz w:val="24"/>
            <w:szCs w:val="24"/>
            <w:lang w:val="en-US" w:eastAsia="zh-CN"/>
          </w:rPr>
          <w:t>并且</w:t>
        </w:r>
      </w:ins>
      <w:ins w:id="89" w:author="Janusio" w:date="2018-03-03T09:33:29Z">
        <w:r>
          <w:rPr>
            <w:rFonts w:hint="eastAsia" w:ascii="Times New Roman" w:hAnsi="Times New Roman"/>
            <w:sz w:val="24"/>
            <w:szCs w:val="24"/>
            <w:lang w:val="en-US" w:eastAsia="zh-CN"/>
          </w:rPr>
          <w:t>在</w:t>
        </w:r>
      </w:ins>
      <w:ins w:id="90" w:author="Janusio" w:date="2018-03-03T09:33:30Z">
        <w:r>
          <w:rPr>
            <w:rFonts w:hint="eastAsia" w:ascii="Times New Roman" w:hAnsi="Times New Roman"/>
            <w:sz w:val="24"/>
            <w:szCs w:val="24"/>
            <w:lang w:val="en-US" w:eastAsia="zh-CN"/>
          </w:rPr>
          <w:t>2020</w:t>
        </w:r>
      </w:ins>
      <w:ins w:id="91" w:author="Janusio" w:date="2018-03-03T09:33:32Z">
        <w:r>
          <w:rPr>
            <w:rFonts w:hint="eastAsia" w:ascii="Times New Roman" w:hAnsi="Times New Roman"/>
            <w:sz w:val="24"/>
            <w:szCs w:val="24"/>
            <w:lang w:val="en-US" w:eastAsia="zh-CN"/>
          </w:rPr>
          <w:t>年</w:t>
        </w:r>
      </w:ins>
      <w:ins w:id="92" w:author="Janusio" w:date="2018-03-03T09:33:46Z">
        <w:r>
          <w:rPr>
            <w:rFonts w:hint="eastAsia" w:ascii="Times New Roman" w:hAnsi="Times New Roman"/>
            <w:sz w:val="24"/>
            <w:szCs w:val="24"/>
            <w:lang w:val="en-US" w:eastAsia="zh-CN"/>
          </w:rPr>
          <w:t>云计算</w:t>
        </w:r>
      </w:ins>
      <w:ins w:id="93" w:author="Janusio" w:date="2018-03-03T09:33:55Z">
        <w:r>
          <w:rPr>
            <w:rFonts w:hint="eastAsia" w:ascii="Times New Roman" w:hAnsi="Times New Roman"/>
            <w:sz w:val="24"/>
            <w:szCs w:val="24"/>
            <w:lang w:val="en-US" w:eastAsia="zh-CN"/>
          </w:rPr>
          <w:t>市场</w:t>
        </w:r>
      </w:ins>
      <w:ins w:id="94" w:author="Janusio" w:date="2018-03-03T09:33:56Z">
        <w:r>
          <w:rPr>
            <w:rFonts w:hint="eastAsia" w:ascii="Times New Roman" w:hAnsi="Times New Roman"/>
            <w:sz w:val="24"/>
            <w:szCs w:val="24"/>
            <w:lang w:val="en-US" w:eastAsia="zh-CN"/>
          </w:rPr>
          <w:t>国模</w:t>
        </w:r>
      </w:ins>
      <w:ins w:id="95" w:author="Janusio" w:date="2018-03-03T09:33:58Z">
        <w:r>
          <w:rPr>
            <w:rFonts w:hint="eastAsia" w:ascii="Times New Roman" w:hAnsi="Times New Roman"/>
            <w:sz w:val="24"/>
            <w:szCs w:val="24"/>
            <w:lang w:val="en-US" w:eastAsia="zh-CN"/>
          </w:rPr>
          <w:t>将</w:t>
        </w:r>
      </w:ins>
      <w:ins w:id="96" w:author="Janusio" w:date="2018-03-03T09:33:59Z">
        <w:r>
          <w:rPr>
            <w:rFonts w:hint="eastAsia" w:ascii="Times New Roman" w:hAnsi="Times New Roman"/>
            <w:sz w:val="24"/>
            <w:szCs w:val="24"/>
            <w:lang w:val="en-US" w:eastAsia="zh-CN"/>
          </w:rPr>
          <w:t>达到</w:t>
        </w:r>
      </w:ins>
      <w:ins w:id="97" w:author="Janusio" w:date="2018-03-03T09:34:01Z">
        <w:r>
          <w:rPr>
            <w:rFonts w:hint="eastAsia" w:ascii="Times New Roman" w:hAnsi="Times New Roman"/>
            <w:sz w:val="24"/>
            <w:szCs w:val="24"/>
            <w:lang w:val="en-US" w:eastAsia="zh-CN"/>
          </w:rPr>
          <w:t>145</w:t>
        </w:r>
      </w:ins>
      <w:ins w:id="98" w:author="Janusio" w:date="2018-03-03T09:34:02Z">
        <w:r>
          <w:rPr>
            <w:rFonts w:hint="eastAsia" w:ascii="Times New Roman" w:hAnsi="Times New Roman"/>
            <w:sz w:val="24"/>
            <w:szCs w:val="24"/>
            <w:lang w:val="en-US" w:eastAsia="zh-CN"/>
          </w:rPr>
          <w:t>3.</w:t>
        </w:r>
      </w:ins>
      <w:ins w:id="99" w:author="Janusio" w:date="2018-03-03T09:34:04Z">
        <w:r>
          <w:rPr>
            <w:rFonts w:hint="eastAsia" w:ascii="Times New Roman" w:hAnsi="Times New Roman"/>
            <w:sz w:val="24"/>
            <w:szCs w:val="24"/>
            <w:lang w:val="en-US" w:eastAsia="zh-CN"/>
          </w:rPr>
          <w:t>3</w:t>
        </w:r>
      </w:ins>
      <w:ins w:id="100" w:author="Janusio" w:date="2018-03-03T09:34:05Z">
        <w:r>
          <w:rPr>
            <w:rFonts w:hint="eastAsia" w:ascii="Times New Roman" w:hAnsi="Times New Roman"/>
            <w:sz w:val="24"/>
            <w:szCs w:val="24"/>
            <w:lang w:val="en-US" w:eastAsia="zh-CN"/>
          </w:rPr>
          <w:t>亿</w:t>
        </w:r>
      </w:ins>
      <w:ins w:id="101" w:author="Janusio" w:date="2018-03-03T09:34:08Z">
        <w:r>
          <w:rPr>
            <w:rFonts w:hint="eastAsia" w:ascii="Times New Roman" w:hAnsi="Times New Roman"/>
            <w:sz w:val="24"/>
            <w:szCs w:val="24"/>
            <w:lang w:val="en-US" w:eastAsia="zh-CN"/>
          </w:rPr>
          <w:t>美元</w:t>
        </w:r>
      </w:ins>
      <w:ins w:id="102" w:author="Janusio" w:date="2018-03-03T09:34:17Z">
        <w:r>
          <w:rPr>
            <w:rFonts w:hint="eastAsia" w:ascii="Times New Roman" w:hAnsi="Times New Roman"/>
            <w:sz w:val="24"/>
            <w:szCs w:val="24"/>
            <w:lang w:val="en-US" w:eastAsia="zh-CN"/>
          </w:rPr>
          <w:t>，</w:t>
        </w:r>
      </w:ins>
      <w:ins w:id="103" w:author="Janusio" w:date="2018-03-03T09:34:19Z">
        <w:r>
          <w:rPr>
            <w:rFonts w:hint="eastAsia" w:ascii="Times New Roman" w:hAnsi="Times New Roman"/>
            <w:sz w:val="24"/>
            <w:szCs w:val="24"/>
            <w:lang w:val="en-US" w:eastAsia="zh-CN"/>
          </w:rPr>
          <w:t>平均</w:t>
        </w:r>
      </w:ins>
      <w:ins w:id="104" w:author="Janusio" w:date="2018-03-03T09:34:21Z">
        <w:r>
          <w:rPr>
            <w:rFonts w:hint="eastAsia" w:ascii="Times New Roman" w:hAnsi="Times New Roman"/>
            <w:sz w:val="24"/>
            <w:szCs w:val="24"/>
            <w:lang w:val="en-US" w:eastAsia="zh-CN"/>
          </w:rPr>
          <w:t>每年</w:t>
        </w:r>
      </w:ins>
      <w:ins w:id="105" w:author="Janusio" w:date="2018-03-03T09:34:30Z">
        <w:r>
          <w:rPr>
            <w:rFonts w:hint="eastAsia" w:ascii="Times New Roman" w:hAnsi="Times New Roman"/>
            <w:sz w:val="24"/>
            <w:szCs w:val="24"/>
            <w:lang w:val="en-US" w:eastAsia="zh-CN"/>
          </w:rPr>
          <w:t>增长率</w:t>
        </w:r>
      </w:ins>
      <w:ins w:id="106" w:author="Janusio" w:date="2018-03-03T09:34:31Z">
        <w:r>
          <w:rPr>
            <w:rFonts w:hint="eastAsia" w:ascii="Times New Roman" w:hAnsi="Times New Roman"/>
            <w:sz w:val="24"/>
            <w:szCs w:val="24"/>
            <w:lang w:val="en-US" w:eastAsia="zh-CN"/>
          </w:rPr>
          <w:t>为</w:t>
        </w:r>
      </w:ins>
      <w:ins w:id="107" w:author="Janusio" w:date="2018-03-03T09:34:32Z">
        <w:r>
          <w:rPr>
            <w:rFonts w:hint="eastAsia" w:ascii="Times New Roman" w:hAnsi="Times New Roman"/>
            <w:sz w:val="24"/>
            <w:szCs w:val="24"/>
            <w:lang w:val="en-US" w:eastAsia="zh-CN"/>
          </w:rPr>
          <w:t>21</w:t>
        </w:r>
      </w:ins>
      <w:ins w:id="108" w:author="Janusio" w:date="2018-03-03T09:34:33Z">
        <w:r>
          <w:rPr>
            <w:rFonts w:hint="eastAsia" w:ascii="Times New Roman" w:hAnsi="Times New Roman"/>
            <w:sz w:val="24"/>
            <w:szCs w:val="24"/>
            <w:lang w:val="en-US" w:eastAsia="zh-CN"/>
          </w:rPr>
          <w:t>.7</w:t>
        </w:r>
      </w:ins>
      <w:ins w:id="109" w:author="Janusio" w:date="2018-03-03T09:34:34Z">
        <w:r>
          <w:rPr>
            <w:rFonts w:hint="eastAsia" w:ascii="Times New Roman" w:hAnsi="Times New Roman"/>
            <w:sz w:val="24"/>
            <w:szCs w:val="24"/>
            <w:lang w:val="en-US" w:eastAsia="zh-CN"/>
          </w:rPr>
          <w:t>%</w:t>
        </w:r>
      </w:ins>
      <w:ins w:id="110" w:author="Janusio" w:date="2018-03-03T09:34:36Z">
        <w:r>
          <w:rPr>
            <w:rFonts w:hint="eastAsia" w:ascii="Times New Roman" w:hAnsi="Times New Roman"/>
            <w:sz w:val="24"/>
            <w:szCs w:val="24"/>
            <w:lang w:val="en-US" w:eastAsia="zh-CN"/>
          </w:rPr>
          <w:t>。</w:t>
        </w:r>
      </w:ins>
      <w:ins w:id="111" w:author="Janusio" w:date="2018-03-03T09:35:31Z">
        <w:r>
          <w:rPr>
            <w:rFonts w:hint="eastAsia" w:ascii="Times New Roman" w:hAnsi="Times New Roman"/>
            <w:sz w:val="24"/>
            <w:szCs w:val="24"/>
            <w:lang w:val="en-US" w:eastAsia="zh-CN"/>
          </w:rPr>
          <w:t>2</w:t>
        </w:r>
      </w:ins>
      <w:ins w:id="112" w:author="Janusio" w:date="2018-03-03T09:35:32Z">
        <w:r>
          <w:rPr>
            <w:rFonts w:hint="eastAsia" w:ascii="Times New Roman" w:hAnsi="Times New Roman"/>
            <w:sz w:val="24"/>
            <w:szCs w:val="24"/>
            <w:lang w:val="en-US" w:eastAsia="zh-CN"/>
          </w:rPr>
          <w:t>016</w:t>
        </w:r>
      </w:ins>
      <w:ins w:id="113" w:author="Janusio" w:date="2018-03-03T09:35:33Z">
        <w:r>
          <w:rPr>
            <w:rFonts w:hint="eastAsia" w:ascii="Times New Roman" w:hAnsi="Times New Roman"/>
            <w:sz w:val="24"/>
            <w:szCs w:val="24"/>
            <w:lang w:val="en-US" w:eastAsia="zh-CN"/>
          </w:rPr>
          <w:t>年</w:t>
        </w:r>
      </w:ins>
      <w:ins w:id="114" w:author="Janusio" w:date="2018-03-03T09:34:55Z">
        <w:r>
          <w:rPr>
            <w:rFonts w:hint="eastAsia" w:ascii="Times New Roman" w:hAnsi="Times New Roman"/>
            <w:sz w:val="24"/>
            <w:szCs w:val="24"/>
            <w:lang w:val="en-US" w:eastAsia="zh-CN"/>
          </w:rPr>
          <w:t>我国的</w:t>
        </w:r>
      </w:ins>
      <w:ins w:id="115" w:author="Janusio" w:date="2018-03-03T09:34:57Z">
        <w:r>
          <w:rPr>
            <w:rFonts w:hint="eastAsia" w:ascii="Times New Roman" w:hAnsi="Times New Roman"/>
            <w:sz w:val="24"/>
            <w:szCs w:val="24"/>
            <w:lang w:val="en-US" w:eastAsia="zh-CN"/>
          </w:rPr>
          <w:t>云计算</w:t>
        </w:r>
      </w:ins>
      <w:ins w:id="116" w:author="Janusio" w:date="2018-03-03T09:34:59Z">
        <w:r>
          <w:rPr>
            <w:rFonts w:hint="eastAsia" w:ascii="Times New Roman" w:hAnsi="Times New Roman"/>
            <w:sz w:val="24"/>
            <w:szCs w:val="24"/>
            <w:lang w:val="en-US" w:eastAsia="zh-CN"/>
          </w:rPr>
          <w:t>市场</w:t>
        </w:r>
      </w:ins>
      <w:ins w:id="117" w:author="Janusio" w:date="2018-03-03T09:35:45Z">
        <w:r>
          <w:rPr>
            <w:rFonts w:hint="eastAsia" w:ascii="Times New Roman" w:hAnsi="Times New Roman"/>
            <w:sz w:val="24"/>
            <w:szCs w:val="24"/>
            <w:lang w:val="en-US" w:eastAsia="zh-CN"/>
          </w:rPr>
          <w:t>达到</w:t>
        </w:r>
      </w:ins>
      <w:ins w:id="118" w:author="Janusio" w:date="2018-03-03T09:35:46Z">
        <w:r>
          <w:rPr>
            <w:rFonts w:hint="eastAsia" w:ascii="Times New Roman" w:hAnsi="Times New Roman"/>
            <w:sz w:val="24"/>
            <w:szCs w:val="24"/>
            <w:lang w:val="en-US" w:eastAsia="zh-CN"/>
          </w:rPr>
          <w:t>5</w:t>
        </w:r>
      </w:ins>
      <w:ins w:id="119" w:author="Janusio" w:date="2018-03-03T09:35:47Z">
        <w:r>
          <w:rPr>
            <w:rFonts w:hint="eastAsia" w:ascii="Times New Roman" w:hAnsi="Times New Roman"/>
            <w:sz w:val="24"/>
            <w:szCs w:val="24"/>
            <w:lang w:val="en-US" w:eastAsia="zh-CN"/>
          </w:rPr>
          <w:t>14</w:t>
        </w:r>
      </w:ins>
      <w:ins w:id="120" w:author="Janusio" w:date="2018-03-03T09:35:49Z">
        <w:r>
          <w:rPr>
            <w:rFonts w:hint="eastAsia" w:ascii="Times New Roman" w:hAnsi="Times New Roman"/>
            <w:sz w:val="24"/>
            <w:szCs w:val="24"/>
            <w:lang w:val="en-US" w:eastAsia="zh-CN"/>
          </w:rPr>
          <w:t>.9</w:t>
        </w:r>
      </w:ins>
      <w:ins w:id="121" w:author="Janusio" w:date="2018-03-03T09:35:51Z">
        <w:r>
          <w:rPr>
            <w:rFonts w:hint="eastAsia" w:ascii="Times New Roman" w:hAnsi="Times New Roman"/>
            <w:sz w:val="24"/>
            <w:szCs w:val="24"/>
            <w:lang w:val="en-US" w:eastAsia="zh-CN"/>
          </w:rPr>
          <w:t>亿元，</w:t>
        </w:r>
      </w:ins>
      <w:ins w:id="122" w:author="Janusio" w:date="2018-03-03T09:36:02Z">
        <w:r>
          <w:rPr>
            <w:rFonts w:hint="eastAsia" w:ascii="Times New Roman" w:hAnsi="Times New Roman"/>
            <w:sz w:val="24"/>
            <w:szCs w:val="24"/>
            <w:lang w:val="en-US" w:eastAsia="zh-CN"/>
          </w:rPr>
          <w:t>增速</w:t>
        </w:r>
      </w:ins>
      <w:ins w:id="123" w:author="Janusio" w:date="2018-03-03T09:36:03Z">
        <w:r>
          <w:rPr>
            <w:rFonts w:hint="eastAsia" w:ascii="Times New Roman" w:hAnsi="Times New Roman"/>
            <w:sz w:val="24"/>
            <w:szCs w:val="24"/>
            <w:lang w:val="en-US" w:eastAsia="zh-CN"/>
          </w:rPr>
          <w:t>为</w:t>
        </w:r>
      </w:ins>
      <w:ins w:id="124" w:author="Janusio" w:date="2018-03-03T09:36:05Z">
        <w:r>
          <w:rPr>
            <w:rFonts w:hint="eastAsia" w:ascii="Times New Roman" w:hAnsi="Times New Roman"/>
            <w:sz w:val="24"/>
            <w:szCs w:val="24"/>
            <w:lang w:val="en-US" w:eastAsia="zh-CN"/>
          </w:rPr>
          <w:t>3</w:t>
        </w:r>
      </w:ins>
      <w:ins w:id="125" w:author="Janusio" w:date="2018-03-03T09:36:06Z">
        <w:r>
          <w:rPr>
            <w:rFonts w:hint="eastAsia" w:ascii="Times New Roman" w:hAnsi="Times New Roman"/>
            <w:sz w:val="24"/>
            <w:szCs w:val="24"/>
            <w:lang w:val="en-US" w:eastAsia="zh-CN"/>
          </w:rPr>
          <w:t>5.</w:t>
        </w:r>
      </w:ins>
      <w:ins w:id="126" w:author="Janusio" w:date="2018-03-03T09:36:07Z">
        <w:r>
          <w:rPr>
            <w:rFonts w:hint="eastAsia" w:ascii="Times New Roman" w:hAnsi="Times New Roman"/>
            <w:sz w:val="24"/>
            <w:szCs w:val="24"/>
            <w:lang w:val="en-US" w:eastAsia="zh-CN"/>
          </w:rPr>
          <w:t>9%</w:t>
        </w:r>
      </w:ins>
      <w:ins w:id="127" w:author="Janusio" w:date="2018-03-03T09:36:09Z">
        <w:r>
          <w:rPr>
            <w:rFonts w:hint="eastAsia" w:ascii="Times New Roman" w:hAnsi="Times New Roman"/>
            <w:sz w:val="24"/>
            <w:szCs w:val="24"/>
            <w:lang w:val="en-US" w:eastAsia="zh-CN"/>
          </w:rPr>
          <w:t>，</w:t>
        </w:r>
      </w:ins>
      <w:ins w:id="128" w:author="Janusio" w:date="2018-03-03T09:36:37Z">
        <w:r>
          <w:rPr>
            <w:rFonts w:hint="eastAsia" w:ascii="Times New Roman" w:hAnsi="Times New Roman"/>
            <w:sz w:val="24"/>
            <w:szCs w:val="24"/>
            <w:lang w:val="en-US" w:eastAsia="zh-CN"/>
          </w:rPr>
          <w:t>处于</w:t>
        </w:r>
      </w:ins>
      <w:ins w:id="129" w:author="Janusio" w:date="2018-03-03T09:36:39Z">
        <w:r>
          <w:rPr>
            <w:rFonts w:hint="eastAsia" w:ascii="Times New Roman" w:hAnsi="Times New Roman"/>
            <w:sz w:val="24"/>
            <w:szCs w:val="24"/>
            <w:lang w:val="en-US" w:eastAsia="zh-CN"/>
          </w:rPr>
          <w:t>全球</w:t>
        </w:r>
      </w:ins>
      <w:ins w:id="130" w:author="Janusio" w:date="2018-03-03T09:36:51Z">
        <w:r>
          <w:rPr>
            <w:rFonts w:hint="eastAsia" w:ascii="Times New Roman" w:hAnsi="Times New Roman"/>
            <w:sz w:val="24"/>
            <w:szCs w:val="24"/>
            <w:lang w:val="en-US" w:eastAsia="zh-CN"/>
          </w:rPr>
          <w:t>国家</w:t>
        </w:r>
      </w:ins>
      <w:ins w:id="131" w:author="Janusio" w:date="2018-03-03T09:36:44Z">
        <w:r>
          <w:rPr>
            <w:rFonts w:hint="eastAsia" w:ascii="Times New Roman" w:hAnsi="Times New Roman"/>
            <w:sz w:val="24"/>
            <w:szCs w:val="24"/>
            <w:lang w:val="en-US" w:eastAsia="zh-CN"/>
          </w:rPr>
          <w:t>云计算</w:t>
        </w:r>
      </w:ins>
      <w:ins w:id="132" w:author="Janusio" w:date="2018-03-03T09:36:56Z">
        <w:r>
          <w:rPr>
            <w:rFonts w:hint="eastAsia" w:ascii="Times New Roman" w:hAnsi="Times New Roman"/>
            <w:sz w:val="24"/>
            <w:szCs w:val="24"/>
            <w:lang w:val="en-US" w:eastAsia="zh-CN"/>
          </w:rPr>
          <w:t>发展</w:t>
        </w:r>
      </w:ins>
      <w:ins w:id="133" w:author="Janusio" w:date="2018-03-03T09:36:57Z">
        <w:r>
          <w:rPr>
            <w:rFonts w:hint="eastAsia" w:ascii="Times New Roman" w:hAnsi="Times New Roman"/>
            <w:sz w:val="24"/>
            <w:szCs w:val="24"/>
            <w:lang w:val="en-US" w:eastAsia="zh-CN"/>
          </w:rPr>
          <w:t>的</w:t>
        </w:r>
      </w:ins>
      <w:ins w:id="134" w:author="Janusio" w:date="2018-03-03T09:36:58Z">
        <w:r>
          <w:rPr>
            <w:rFonts w:hint="eastAsia" w:ascii="Times New Roman" w:hAnsi="Times New Roman"/>
            <w:sz w:val="24"/>
            <w:szCs w:val="24"/>
            <w:lang w:val="en-US" w:eastAsia="zh-CN"/>
          </w:rPr>
          <w:t>前列</w:t>
        </w:r>
      </w:ins>
      <w:ins w:id="135" w:author="Janusio" w:date="2018-03-03T09:36:17Z">
        <w:r>
          <w:rPr>
            <w:rFonts w:hint="eastAsia" w:ascii="Times New Roman" w:hAnsi="Times New Roman"/>
            <w:sz w:val="24"/>
            <w:szCs w:val="24"/>
            <w:lang w:val="en-US" w:eastAsia="zh-CN"/>
          </w:rPr>
          <w:t>。</w:t>
        </w:r>
      </w:ins>
      <w:ins w:id="136" w:author="Janusio" w:date="2018-03-03T09:37:04Z">
        <w:r>
          <w:rPr>
            <w:rFonts w:hint="eastAsia" w:ascii="Times New Roman" w:hAnsi="Times New Roman"/>
            <w:sz w:val="24"/>
            <w:szCs w:val="24"/>
            <w:lang w:val="en-US" w:eastAsia="zh-CN"/>
          </w:rPr>
          <w:t>201</w:t>
        </w:r>
      </w:ins>
      <w:ins w:id="137" w:author="Janusio" w:date="2018-03-03T09:37:05Z">
        <w:r>
          <w:rPr>
            <w:rFonts w:hint="eastAsia" w:ascii="Times New Roman" w:hAnsi="Times New Roman"/>
            <w:sz w:val="24"/>
            <w:szCs w:val="24"/>
            <w:lang w:val="en-US" w:eastAsia="zh-CN"/>
          </w:rPr>
          <w:t>7</w:t>
        </w:r>
      </w:ins>
      <w:ins w:id="138" w:author="Janusio" w:date="2018-03-03T09:37:06Z">
        <w:r>
          <w:rPr>
            <w:rFonts w:hint="eastAsia" w:ascii="Times New Roman" w:hAnsi="Times New Roman"/>
            <w:sz w:val="24"/>
            <w:szCs w:val="24"/>
            <w:lang w:val="en-US" w:eastAsia="zh-CN"/>
          </w:rPr>
          <w:t>年</w:t>
        </w:r>
      </w:ins>
      <w:ins w:id="139" w:author="Janusio" w:date="2018-03-03T09:37:07Z">
        <w:r>
          <w:rPr>
            <w:rFonts w:hint="eastAsia" w:ascii="Times New Roman" w:hAnsi="Times New Roman"/>
            <w:sz w:val="24"/>
            <w:szCs w:val="24"/>
            <w:lang w:val="en-US" w:eastAsia="zh-CN"/>
          </w:rPr>
          <w:t>，</w:t>
        </w:r>
      </w:ins>
      <w:del w:id="140"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141"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142" w:author="Janusio" w:date="2018-03-03T09:40:53Z">
        <w:r>
          <w:rPr>
            <w:rFonts w:hint="eastAsia" w:ascii="Times New Roman" w:hAnsi="Times New Roman"/>
            <w:sz w:val="24"/>
            <w:szCs w:val="24"/>
            <w:lang w:val="en-US" w:eastAsia="zh-CN"/>
          </w:rPr>
          <w:t>和</w:t>
        </w:r>
      </w:ins>
      <w:ins w:id="143" w:author="Janusio" w:date="2018-03-03T09:40:58Z">
        <w:r>
          <w:rPr>
            <w:rFonts w:hint="eastAsia" w:ascii="Times New Roman" w:hAnsi="Times New Roman"/>
            <w:sz w:val="24"/>
            <w:szCs w:val="24"/>
            <w:lang w:val="en-US" w:eastAsia="zh-CN"/>
          </w:rPr>
          <w:t>云计算</w:t>
        </w:r>
      </w:ins>
      <w:ins w:id="144" w:author="Janusio" w:date="2018-03-03T09:40:59Z">
        <w:r>
          <w:rPr>
            <w:rFonts w:hint="eastAsia" w:ascii="Times New Roman" w:hAnsi="Times New Roman"/>
            <w:sz w:val="24"/>
            <w:szCs w:val="24"/>
            <w:lang w:val="en-US" w:eastAsia="zh-CN"/>
          </w:rPr>
          <w:t>安全</w:t>
        </w:r>
      </w:ins>
      <w:del w:id="145"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146"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147" w:author="Janusio" w:date="2018-03-03T09:41:09Z">
        <w:r>
          <w:rPr>
            <w:rFonts w:hint="eastAsia" w:ascii="Times New Roman" w:hAnsi="Times New Roman"/>
            <w:sz w:val="24"/>
            <w:szCs w:val="24"/>
            <w:lang w:val="en-US" w:eastAsia="zh-CN"/>
          </w:rPr>
          <w:t>著名</w:t>
        </w:r>
      </w:ins>
      <w:ins w:id="148"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149" w:author="Janusio" w:date="2018-03-03T09:41:30Z">
        <w:r>
          <w:rPr>
            <w:rFonts w:hint="eastAsia" w:ascii="Times New Roman" w:hAnsi="Times New Roman"/>
            <w:sz w:val="24"/>
            <w:szCs w:val="24"/>
            <w:lang w:val="en-US" w:eastAsia="zh-CN"/>
          </w:rPr>
          <w:t>在</w:t>
        </w:r>
      </w:ins>
      <w:ins w:id="150" w:author="Janusio" w:date="2018-03-03T09:41:44Z">
        <w:r>
          <w:rPr>
            <w:rFonts w:hint="eastAsia" w:ascii="Times New Roman" w:hAnsi="Times New Roman"/>
            <w:sz w:val="24"/>
            <w:szCs w:val="24"/>
            <w:lang w:val="en-US" w:eastAsia="zh-CN"/>
          </w:rPr>
          <w:t>2</w:t>
        </w:r>
      </w:ins>
      <w:ins w:id="151" w:author="Janusio" w:date="2018-03-03T09:41:45Z">
        <w:r>
          <w:rPr>
            <w:rFonts w:hint="eastAsia" w:ascii="Times New Roman" w:hAnsi="Times New Roman"/>
            <w:sz w:val="24"/>
            <w:szCs w:val="24"/>
            <w:lang w:val="en-US" w:eastAsia="zh-CN"/>
          </w:rPr>
          <w:t>01</w:t>
        </w:r>
      </w:ins>
      <w:ins w:id="152" w:author="Janusio" w:date="2018-03-03T09:41:46Z">
        <w:r>
          <w:rPr>
            <w:rFonts w:hint="eastAsia" w:ascii="Times New Roman" w:hAnsi="Times New Roman"/>
            <w:sz w:val="24"/>
            <w:szCs w:val="24"/>
            <w:lang w:val="en-US" w:eastAsia="zh-CN"/>
          </w:rPr>
          <w:t>6</w:t>
        </w:r>
      </w:ins>
      <w:ins w:id="153" w:author="Janusio" w:date="2018-03-03T09:41:49Z">
        <w:r>
          <w:rPr>
            <w:rFonts w:hint="eastAsia" w:ascii="Times New Roman" w:hAnsi="Times New Roman"/>
            <w:sz w:val="24"/>
            <w:szCs w:val="24"/>
            <w:lang w:val="en-US" w:eastAsia="zh-CN"/>
          </w:rPr>
          <w:t>下半年</w:t>
        </w:r>
      </w:ins>
      <w:ins w:id="154" w:author="Janusio" w:date="2018-03-03T09:41:50Z">
        <w:r>
          <w:rPr>
            <w:rFonts w:hint="eastAsia" w:ascii="Times New Roman" w:hAnsi="Times New Roman"/>
            <w:sz w:val="24"/>
            <w:szCs w:val="24"/>
            <w:lang w:val="en-US" w:eastAsia="zh-CN"/>
          </w:rPr>
          <w:t>到</w:t>
        </w:r>
      </w:ins>
      <w:ins w:id="155" w:author="Janusio" w:date="2018-03-03T09:41:52Z">
        <w:r>
          <w:rPr>
            <w:rFonts w:hint="eastAsia" w:ascii="Times New Roman" w:hAnsi="Times New Roman"/>
            <w:sz w:val="24"/>
            <w:szCs w:val="24"/>
            <w:lang w:val="en-US" w:eastAsia="zh-CN"/>
          </w:rPr>
          <w:t>2</w:t>
        </w:r>
      </w:ins>
      <w:ins w:id="156" w:author="Janusio" w:date="2018-03-03T09:41:53Z">
        <w:r>
          <w:rPr>
            <w:rFonts w:hint="eastAsia" w:ascii="Times New Roman" w:hAnsi="Times New Roman"/>
            <w:sz w:val="24"/>
            <w:szCs w:val="24"/>
            <w:lang w:val="en-US" w:eastAsia="zh-CN"/>
          </w:rPr>
          <w:t>017</w:t>
        </w:r>
      </w:ins>
      <w:ins w:id="157" w:author="Janusio" w:date="2018-03-03T09:41:54Z">
        <w:r>
          <w:rPr>
            <w:rFonts w:hint="eastAsia" w:ascii="Times New Roman" w:hAnsi="Times New Roman"/>
            <w:sz w:val="24"/>
            <w:szCs w:val="24"/>
            <w:lang w:val="en-US" w:eastAsia="zh-CN"/>
          </w:rPr>
          <w:t>年</w:t>
        </w:r>
      </w:ins>
      <w:ins w:id="158" w:author="Janusio" w:date="2018-03-03T09:41:59Z">
        <w:r>
          <w:rPr>
            <w:rFonts w:hint="eastAsia" w:ascii="Times New Roman" w:hAnsi="Times New Roman"/>
            <w:sz w:val="24"/>
            <w:szCs w:val="24"/>
            <w:lang w:val="en-US" w:eastAsia="zh-CN"/>
          </w:rPr>
          <w:t>，</w:t>
        </w:r>
      </w:ins>
      <w:ins w:id="159" w:author="Janusio" w:date="2018-03-03T09:42:30Z">
        <w:r>
          <w:rPr>
            <w:rFonts w:hint="eastAsia" w:ascii="Times New Roman" w:hAnsi="Times New Roman"/>
            <w:sz w:val="24"/>
            <w:szCs w:val="24"/>
            <w:lang w:val="en-US" w:eastAsia="zh-CN"/>
          </w:rPr>
          <w:t>在</w:t>
        </w:r>
      </w:ins>
      <w:ins w:id="160" w:author="Janusio" w:date="2018-03-03T09:42:43Z">
        <w:r>
          <w:rPr>
            <w:rFonts w:hint="eastAsia" w:ascii="Times New Roman" w:hAnsi="Times New Roman"/>
            <w:sz w:val="24"/>
            <w:szCs w:val="24"/>
            <w:lang w:val="en-US" w:eastAsia="zh-CN"/>
          </w:rPr>
          <w:t>参与</w:t>
        </w:r>
      </w:ins>
      <w:ins w:id="161" w:author="Janusio" w:date="2018-03-03T09:42:46Z">
        <w:r>
          <w:rPr>
            <w:rFonts w:hint="eastAsia" w:ascii="Times New Roman" w:hAnsi="Times New Roman"/>
            <w:sz w:val="24"/>
            <w:szCs w:val="24"/>
            <w:lang w:val="en-US" w:eastAsia="zh-CN"/>
          </w:rPr>
          <w:t>调查</w:t>
        </w:r>
      </w:ins>
      <w:ins w:id="162" w:author="Janusio" w:date="2018-03-03T09:42:47Z">
        <w:r>
          <w:rPr>
            <w:rFonts w:hint="eastAsia" w:ascii="Times New Roman" w:hAnsi="Times New Roman"/>
            <w:sz w:val="24"/>
            <w:szCs w:val="24"/>
            <w:lang w:val="en-US" w:eastAsia="zh-CN"/>
          </w:rPr>
          <w:t>的</w:t>
        </w:r>
      </w:ins>
      <w:ins w:id="163" w:author="Janusio" w:date="2018-03-03T09:42:50Z">
        <w:r>
          <w:rPr>
            <w:rFonts w:hint="eastAsia" w:ascii="Times New Roman" w:hAnsi="Times New Roman"/>
            <w:sz w:val="24"/>
            <w:szCs w:val="24"/>
            <w:lang w:val="en-US" w:eastAsia="zh-CN"/>
          </w:rPr>
          <w:t>公司</w:t>
        </w:r>
      </w:ins>
      <w:ins w:id="164" w:author="Janusio" w:date="2018-03-03T09:42:51Z">
        <w:r>
          <w:rPr>
            <w:rFonts w:hint="eastAsia" w:ascii="Times New Roman" w:hAnsi="Times New Roman"/>
            <w:sz w:val="24"/>
            <w:szCs w:val="24"/>
            <w:lang w:val="en-US" w:eastAsia="zh-CN"/>
          </w:rPr>
          <w:t>中，</w:t>
        </w:r>
      </w:ins>
      <w:ins w:id="165" w:author="Janusio" w:date="2018-03-03T09:45:28Z">
        <w:r>
          <w:rPr>
            <w:rFonts w:hint="eastAsia" w:ascii="Times New Roman" w:hAnsi="Times New Roman"/>
            <w:sz w:val="24"/>
            <w:szCs w:val="24"/>
            <w:lang w:val="en-US" w:eastAsia="zh-CN"/>
          </w:rPr>
          <w:t>为</w:t>
        </w:r>
      </w:ins>
      <w:ins w:id="166" w:author="Janusio" w:date="2018-03-03T09:45:29Z">
        <w:r>
          <w:rPr>
            <w:rFonts w:hint="eastAsia" w:ascii="Times New Roman" w:hAnsi="Times New Roman"/>
            <w:sz w:val="24"/>
            <w:szCs w:val="24"/>
            <w:lang w:val="en-US" w:eastAsia="zh-CN"/>
          </w:rPr>
          <w:t>把</w:t>
        </w:r>
      </w:ins>
      <w:ins w:id="167" w:author="Janusio" w:date="2018-03-03T09:45:31Z">
        <w:r>
          <w:rPr>
            <w:rFonts w:hint="eastAsia" w:ascii="Times New Roman" w:hAnsi="Times New Roman"/>
            <w:sz w:val="24"/>
            <w:szCs w:val="24"/>
            <w:lang w:val="en-US" w:eastAsia="zh-CN"/>
          </w:rPr>
          <w:t>更多的</w:t>
        </w:r>
      </w:ins>
      <w:ins w:id="168" w:author="Janusio" w:date="2018-03-03T09:45:33Z">
        <w:r>
          <w:rPr>
            <w:rFonts w:hint="eastAsia" w:ascii="Times New Roman" w:hAnsi="Times New Roman"/>
            <w:sz w:val="24"/>
            <w:szCs w:val="24"/>
            <w:lang w:val="en-US" w:eastAsia="zh-CN"/>
          </w:rPr>
          <w:t>经历</w:t>
        </w:r>
      </w:ins>
      <w:ins w:id="169" w:author="Janusio" w:date="2018-03-03T09:45:35Z">
        <w:r>
          <w:rPr>
            <w:rFonts w:hint="eastAsia" w:ascii="Times New Roman" w:hAnsi="Times New Roman"/>
            <w:sz w:val="24"/>
            <w:szCs w:val="24"/>
            <w:lang w:val="en-US" w:eastAsia="zh-CN"/>
          </w:rPr>
          <w:t>投入</w:t>
        </w:r>
      </w:ins>
      <w:ins w:id="170" w:author="Janusio" w:date="2018-03-03T09:45:36Z">
        <w:r>
          <w:rPr>
            <w:rFonts w:hint="eastAsia" w:ascii="Times New Roman" w:hAnsi="Times New Roman"/>
            <w:sz w:val="24"/>
            <w:szCs w:val="24"/>
            <w:lang w:val="en-US" w:eastAsia="zh-CN"/>
          </w:rPr>
          <w:t>到</w:t>
        </w:r>
      </w:ins>
      <w:ins w:id="171" w:author="Janusio" w:date="2018-03-03T09:45:37Z">
        <w:r>
          <w:rPr>
            <w:rFonts w:hint="eastAsia" w:ascii="Times New Roman" w:hAnsi="Times New Roman"/>
            <w:sz w:val="24"/>
            <w:szCs w:val="24"/>
            <w:lang w:val="en-US" w:eastAsia="zh-CN"/>
          </w:rPr>
          <w:t>提高</w:t>
        </w:r>
      </w:ins>
      <w:ins w:id="172" w:author="Janusio" w:date="2018-03-03T09:45:39Z">
        <w:r>
          <w:rPr>
            <w:rFonts w:hint="eastAsia" w:ascii="Times New Roman" w:hAnsi="Times New Roman"/>
            <w:sz w:val="24"/>
            <w:szCs w:val="24"/>
            <w:lang w:val="en-US" w:eastAsia="zh-CN"/>
          </w:rPr>
          <w:t>客户</w:t>
        </w:r>
      </w:ins>
      <w:ins w:id="173" w:author="Janusio" w:date="2018-03-03T09:45:40Z">
        <w:r>
          <w:rPr>
            <w:rFonts w:hint="eastAsia" w:ascii="Times New Roman" w:hAnsi="Times New Roman"/>
            <w:sz w:val="24"/>
            <w:szCs w:val="24"/>
            <w:lang w:val="en-US" w:eastAsia="zh-CN"/>
          </w:rPr>
          <w:t>体验</w:t>
        </w:r>
      </w:ins>
      <w:ins w:id="174" w:author="Janusio" w:date="2018-03-03T09:45:41Z">
        <w:r>
          <w:rPr>
            <w:rFonts w:hint="eastAsia" w:ascii="Times New Roman" w:hAnsi="Times New Roman"/>
            <w:sz w:val="24"/>
            <w:szCs w:val="24"/>
            <w:lang w:val="en-US" w:eastAsia="zh-CN"/>
          </w:rPr>
          <w:t>中，</w:t>
        </w:r>
      </w:ins>
      <w:ins w:id="175" w:author="Janusio" w:date="2018-03-03T09:42:56Z">
        <w:r>
          <w:rPr>
            <w:rFonts w:hint="eastAsia" w:ascii="Times New Roman" w:hAnsi="Times New Roman"/>
            <w:sz w:val="24"/>
            <w:szCs w:val="24"/>
            <w:lang w:val="en-US" w:eastAsia="zh-CN"/>
          </w:rPr>
          <w:t>IT</w:t>
        </w:r>
      </w:ins>
      <w:ins w:id="176" w:author="Janusio" w:date="2018-03-03T09:42:59Z">
        <w:r>
          <w:rPr>
            <w:rFonts w:hint="eastAsia" w:ascii="Times New Roman" w:hAnsi="Times New Roman"/>
            <w:sz w:val="24"/>
            <w:szCs w:val="24"/>
            <w:lang w:val="en-US" w:eastAsia="zh-CN"/>
          </w:rPr>
          <w:t>预算</w:t>
        </w:r>
      </w:ins>
      <w:ins w:id="177" w:author="Janusio" w:date="2018-03-03T09:43:01Z">
        <w:r>
          <w:rPr>
            <w:rFonts w:hint="eastAsia" w:ascii="Times New Roman" w:hAnsi="Times New Roman"/>
            <w:sz w:val="24"/>
            <w:szCs w:val="24"/>
            <w:lang w:val="en-US" w:eastAsia="zh-CN"/>
          </w:rPr>
          <w:t>中</w:t>
        </w:r>
      </w:ins>
      <w:ins w:id="178" w:author="Janusio" w:date="2018-03-03T09:43:07Z">
        <w:r>
          <w:rPr>
            <w:rFonts w:hint="eastAsia" w:ascii="Times New Roman" w:hAnsi="Times New Roman"/>
            <w:sz w:val="24"/>
            <w:szCs w:val="24"/>
            <w:lang w:val="en-US" w:eastAsia="zh-CN"/>
          </w:rPr>
          <w:t>有</w:t>
        </w:r>
      </w:ins>
      <w:ins w:id="179" w:author="Janusio" w:date="2018-03-03T09:42:03Z">
        <w:r>
          <w:rPr>
            <w:rFonts w:hint="eastAsia" w:ascii="Times New Roman" w:hAnsi="Times New Roman"/>
            <w:sz w:val="24"/>
            <w:szCs w:val="24"/>
            <w:lang w:val="en-US" w:eastAsia="zh-CN"/>
          </w:rPr>
          <w:t>超过</w:t>
        </w:r>
      </w:ins>
      <w:ins w:id="180" w:author="Janusio" w:date="2018-03-03T09:42:06Z">
        <w:r>
          <w:rPr>
            <w:rFonts w:hint="eastAsia" w:ascii="Times New Roman" w:hAnsi="Times New Roman"/>
            <w:sz w:val="24"/>
            <w:szCs w:val="24"/>
            <w:lang w:val="en-US" w:eastAsia="zh-CN"/>
          </w:rPr>
          <w:t>80%</w:t>
        </w:r>
      </w:ins>
      <w:ins w:id="181" w:author="Janusio" w:date="2018-03-03T09:43:13Z">
        <w:r>
          <w:rPr>
            <w:rFonts w:hint="eastAsia" w:ascii="Times New Roman" w:hAnsi="Times New Roman"/>
            <w:sz w:val="24"/>
            <w:szCs w:val="24"/>
            <w:lang w:val="en-US" w:eastAsia="zh-CN"/>
          </w:rPr>
          <w:t>被</w:t>
        </w:r>
      </w:ins>
      <w:ins w:id="182" w:author="Janusio" w:date="2018-03-03T09:43:14Z">
        <w:r>
          <w:rPr>
            <w:rFonts w:hint="eastAsia" w:ascii="Times New Roman" w:hAnsi="Times New Roman"/>
            <w:sz w:val="24"/>
            <w:szCs w:val="24"/>
            <w:lang w:val="en-US" w:eastAsia="zh-CN"/>
          </w:rPr>
          <w:t>用来</w:t>
        </w:r>
      </w:ins>
      <w:ins w:id="183" w:author="Janusio" w:date="2018-03-03T09:43:46Z">
        <w:r>
          <w:rPr>
            <w:rFonts w:hint="eastAsia" w:ascii="Times New Roman" w:hAnsi="Times New Roman"/>
            <w:sz w:val="24"/>
            <w:szCs w:val="24"/>
            <w:lang w:val="en-US" w:eastAsia="zh-CN"/>
          </w:rPr>
          <w:t>使用</w:t>
        </w:r>
      </w:ins>
      <w:ins w:id="184" w:author="Janusio" w:date="2018-03-03T09:43:50Z">
        <w:r>
          <w:rPr>
            <w:rFonts w:hint="eastAsia" w:ascii="Times New Roman" w:hAnsi="Times New Roman"/>
            <w:sz w:val="24"/>
            <w:szCs w:val="24"/>
            <w:lang w:val="en-US" w:eastAsia="zh-CN"/>
          </w:rPr>
          <w:t>云服务</w:t>
        </w:r>
      </w:ins>
      <w:ins w:id="185" w:author="Janusio" w:date="2018-03-03T09:43:51Z">
        <w:r>
          <w:rPr>
            <w:rFonts w:hint="eastAsia" w:ascii="Times New Roman" w:hAnsi="Times New Roman"/>
            <w:sz w:val="24"/>
            <w:szCs w:val="24"/>
            <w:lang w:val="en-US" w:eastAsia="zh-CN"/>
          </w:rPr>
          <w:t>及其</w:t>
        </w:r>
      </w:ins>
      <w:ins w:id="186" w:author="Janusio" w:date="2018-03-03T09:43:53Z">
        <w:r>
          <w:rPr>
            <w:rFonts w:hint="eastAsia" w:ascii="Times New Roman" w:hAnsi="Times New Roman"/>
            <w:sz w:val="24"/>
            <w:szCs w:val="24"/>
            <w:lang w:val="en-US" w:eastAsia="zh-CN"/>
          </w:rPr>
          <w:t>解决</w:t>
        </w:r>
      </w:ins>
      <w:ins w:id="187" w:author="Janusio" w:date="2018-03-03T09:43:55Z">
        <w:r>
          <w:rPr>
            <w:rFonts w:hint="eastAsia" w:ascii="Times New Roman" w:hAnsi="Times New Roman"/>
            <w:sz w:val="24"/>
            <w:szCs w:val="24"/>
            <w:lang w:val="en-US" w:eastAsia="zh-CN"/>
          </w:rPr>
          <w:t>方案。</w:t>
        </w:r>
      </w:ins>
      <w:del w:id="188"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189" w:author="Janusio" w:date="2018-03-03T09:46:04Z">
        <w:r>
          <w:rPr>
            <w:rFonts w:hint="eastAsia" w:ascii="Times New Roman" w:hAnsi="Times New Roman"/>
            <w:sz w:val="24"/>
            <w:szCs w:val="24"/>
            <w:lang w:val="en-US" w:eastAsia="zh-CN"/>
          </w:rPr>
          <w:t>仅有</w:t>
        </w:r>
      </w:ins>
      <w:del w:id="190" w:author="Janusio" w:date="2018-03-03T09:45:59Z">
        <w:r>
          <w:rPr>
            <w:rFonts w:hint="eastAsia" w:ascii="Times New Roman" w:hAnsi="Times New Roman"/>
            <w:sz w:val="24"/>
            <w:szCs w:val="24"/>
            <w:lang w:val="en-US" w:eastAsia="zh-CN"/>
          </w:rPr>
          <w:delText>只</w:delText>
        </w:r>
      </w:del>
      <w:del w:id="191"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192" w:author="Janusio" w:date="2018-03-03T09:46:12Z">
        <w:r>
          <w:rPr>
            <w:rFonts w:hint="eastAsia" w:ascii="Times New Roman" w:hAnsi="Times New Roman"/>
            <w:sz w:val="24"/>
            <w:szCs w:val="24"/>
            <w:lang w:val="en-US" w:eastAsia="zh-CN"/>
          </w:rPr>
          <w:t>云计算</w:t>
        </w:r>
      </w:ins>
      <w:ins w:id="193" w:author="Janusio" w:date="2018-03-03T09:46:18Z">
        <w:r>
          <w:rPr>
            <w:rFonts w:hint="eastAsia" w:ascii="Times New Roman" w:hAnsi="Times New Roman"/>
            <w:sz w:val="24"/>
            <w:szCs w:val="24"/>
            <w:lang w:val="en-US" w:eastAsia="zh-CN"/>
          </w:rPr>
          <w:t>提供商</w:t>
        </w:r>
      </w:ins>
      <w:ins w:id="194" w:author="Janusio" w:date="2018-03-03T09:46:28Z">
        <w:r>
          <w:rPr>
            <w:rFonts w:hint="eastAsia" w:ascii="Times New Roman" w:hAnsi="Times New Roman"/>
            <w:sz w:val="24"/>
            <w:szCs w:val="24"/>
            <w:lang w:val="en-US" w:eastAsia="zh-CN"/>
          </w:rPr>
          <w:t>，</w:t>
        </w:r>
      </w:ins>
      <w:del w:id="195"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196" w:author="Janusio" w:date="2018-03-03T09:48:19Z">
        <w:r>
          <w:rPr>
            <w:rFonts w:hint="eastAsia" w:ascii="Times New Roman" w:hAnsi="Times New Roman"/>
            <w:sz w:val="24"/>
            <w:szCs w:val="24"/>
            <w:lang w:val="en-US" w:eastAsia="zh-CN"/>
          </w:rPr>
          <w:t>一方面</w:t>
        </w:r>
      </w:ins>
      <w:ins w:id="197" w:author="Janusio" w:date="2018-03-03T09:48:20Z">
        <w:r>
          <w:rPr>
            <w:rFonts w:hint="eastAsia" w:ascii="Times New Roman" w:hAnsi="Times New Roman"/>
            <w:sz w:val="24"/>
            <w:szCs w:val="24"/>
            <w:lang w:val="en-US" w:eastAsia="zh-CN"/>
          </w:rPr>
          <w:t>，</w:t>
        </w:r>
      </w:ins>
      <w:ins w:id="198" w:author="Janusio" w:date="2018-03-03T09:48:51Z">
        <w:r>
          <w:rPr>
            <w:rFonts w:hint="eastAsia" w:ascii="Times New Roman" w:hAnsi="Times New Roman"/>
            <w:sz w:val="24"/>
            <w:szCs w:val="24"/>
            <w:lang w:val="en-US" w:eastAsia="zh-CN"/>
          </w:rPr>
          <w:t>云计算</w:t>
        </w:r>
      </w:ins>
      <w:ins w:id="199" w:author="Janusio" w:date="2018-03-03T09:48:58Z">
        <w:r>
          <w:rPr>
            <w:rFonts w:hint="eastAsia" w:ascii="Times New Roman" w:hAnsi="Times New Roman"/>
            <w:sz w:val="24"/>
            <w:szCs w:val="24"/>
            <w:lang w:val="en-US" w:eastAsia="zh-CN"/>
          </w:rPr>
          <w:t>架构中</w:t>
        </w:r>
      </w:ins>
      <w:ins w:id="200" w:author="Janusio" w:date="2018-03-03T09:49:03Z">
        <w:r>
          <w:rPr>
            <w:rFonts w:hint="eastAsia" w:ascii="Times New Roman" w:hAnsi="Times New Roman"/>
            <w:sz w:val="24"/>
            <w:szCs w:val="24"/>
            <w:lang w:val="en-US" w:eastAsia="zh-CN"/>
          </w:rPr>
          <w:t>独特的</w:t>
        </w:r>
      </w:ins>
      <w:ins w:id="201" w:author="Janusio" w:date="2018-03-03T09:49:05Z">
        <w:r>
          <w:rPr>
            <w:rFonts w:hint="eastAsia" w:ascii="Times New Roman" w:hAnsi="Times New Roman"/>
            <w:sz w:val="24"/>
            <w:szCs w:val="24"/>
            <w:lang w:val="en-US" w:eastAsia="zh-CN"/>
          </w:rPr>
          <w:t>VMM</w:t>
        </w:r>
      </w:ins>
      <w:ins w:id="202" w:author="Janusio" w:date="2018-03-03T09:49:12Z">
        <w:r>
          <w:rPr>
            <w:rFonts w:hint="eastAsia" w:ascii="Times New Roman" w:hAnsi="Times New Roman"/>
            <w:sz w:val="24"/>
            <w:szCs w:val="24"/>
            <w:lang w:val="en-US" w:eastAsia="zh-CN"/>
          </w:rPr>
          <w:t>的</w:t>
        </w:r>
      </w:ins>
      <w:ins w:id="203" w:author="Janusio" w:date="2018-03-03T09:49:15Z">
        <w:r>
          <w:rPr>
            <w:rFonts w:hint="eastAsia" w:ascii="Times New Roman" w:hAnsi="Times New Roman"/>
            <w:sz w:val="24"/>
            <w:szCs w:val="24"/>
            <w:lang w:val="en-US" w:eastAsia="zh-CN"/>
          </w:rPr>
          <w:t>隔离</w:t>
        </w:r>
      </w:ins>
      <w:ins w:id="204" w:author="Janusio" w:date="2018-03-03T09:49:20Z">
        <w:r>
          <w:rPr>
            <w:rFonts w:hint="eastAsia" w:ascii="Times New Roman" w:hAnsi="Times New Roman"/>
            <w:sz w:val="24"/>
            <w:szCs w:val="24"/>
            <w:lang w:val="en-US" w:eastAsia="zh-CN"/>
          </w:rPr>
          <w:t>机制</w:t>
        </w:r>
      </w:ins>
      <w:ins w:id="205" w:author="Janusio" w:date="2018-03-03T09:49:21Z">
        <w:r>
          <w:rPr>
            <w:rFonts w:hint="eastAsia" w:ascii="Times New Roman" w:hAnsi="Times New Roman"/>
            <w:sz w:val="24"/>
            <w:szCs w:val="24"/>
            <w:lang w:val="en-US" w:eastAsia="zh-CN"/>
          </w:rPr>
          <w:t>、</w:t>
        </w:r>
      </w:ins>
      <w:ins w:id="206" w:author="Janusio" w:date="2018-03-03T09:49:22Z">
        <w:r>
          <w:rPr>
            <w:rFonts w:hint="eastAsia" w:ascii="Times New Roman" w:hAnsi="Times New Roman"/>
            <w:sz w:val="24"/>
            <w:szCs w:val="24"/>
            <w:lang w:val="en-US" w:eastAsia="zh-CN"/>
          </w:rPr>
          <w:t>安全</w:t>
        </w:r>
      </w:ins>
      <w:ins w:id="207" w:author="Janusio" w:date="2018-03-03T09:49:23Z">
        <w:r>
          <w:rPr>
            <w:rFonts w:hint="eastAsia" w:ascii="Times New Roman" w:hAnsi="Times New Roman"/>
            <w:sz w:val="24"/>
            <w:szCs w:val="24"/>
            <w:lang w:val="en-US" w:eastAsia="zh-CN"/>
          </w:rPr>
          <w:t>机会、</w:t>
        </w:r>
      </w:ins>
      <w:ins w:id="208" w:author="Janusio" w:date="2018-03-03T09:49:26Z">
        <w:r>
          <w:rPr>
            <w:rFonts w:hint="eastAsia" w:ascii="Times New Roman" w:hAnsi="Times New Roman"/>
            <w:sz w:val="24"/>
            <w:szCs w:val="24"/>
            <w:lang w:val="en-US" w:eastAsia="zh-CN"/>
          </w:rPr>
          <w:t>监控</w:t>
        </w:r>
      </w:ins>
      <w:ins w:id="209" w:author="Janusio" w:date="2018-03-03T09:49:27Z">
        <w:r>
          <w:rPr>
            <w:rFonts w:hint="eastAsia" w:ascii="Times New Roman" w:hAnsi="Times New Roman"/>
            <w:sz w:val="24"/>
            <w:szCs w:val="24"/>
            <w:lang w:val="en-US" w:eastAsia="zh-CN"/>
          </w:rPr>
          <w:t>机制</w:t>
        </w:r>
      </w:ins>
      <w:ins w:id="210" w:author="Janusio" w:date="2018-03-03T09:49:33Z">
        <w:r>
          <w:rPr>
            <w:rFonts w:hint="eastAsia" w:ascii="Times New Roman" w:hAnsi="Times New Roman"/>
            <w:sz w:val="24"/>
            <w:szCs w:val="24"/>
            <w:lang w:val="en-US" w:eastAsia="zh-CN"/>
          </w:rPr>
          <w:t>，</w:t>
        </w:r>
      </w:ins>
      <w:ins w:id="211" w:author="Janusio" w:date="2018-03-03T09:48:27Z">
        <w:r>
          <w:rPr>
            <w:rFonts w:hint="eastAsia" w:ascii="Times New Roman" w:hAnsi="Times New Roman"/>
            <w:sz w:val="24"/>
            <w:szCs w:val="24"/>
            <w:lang w:val="en-US" w:eastAsia="zh-CN"/>
          </w:rPr>
          <w:t>可以</w:t>
        </w:r>
      </w:ins>
      <w:ins w:id="212" w:author="Janusio" w:date="2018-03-03T09:48:28Z">
        <w:r>
          <w:rPr>
            <w:rFonts w:hint="eastAsia" w:ascii="Times New Roman" w:hAnsi="Times New Roman"/>
            <w:sz w:val="24"/>
            <w:szCs w:val="24"/>
            <w:lang w:val="en-US" w:eastAsia="zh-CN"/>
          </w:rPr>
          <w:t>为</w:t>
        </w:r>
      </w:ins>
      <w:ins w:id="213" w:author="Janusio" w:date="2018-03-03T09:49:45Z">
        <w:r>
          <w:rPr>
            <w:rFonts w:hint="eastAsia" w:ascii="Times New Roman" w:hAnsi="Times New Roman"/>
            <w:sz w:val="24"/>
            <w:szCs w:val="24"/>
            <w:lang w:val="en-US" w:eastAsia="zh-CN"/>
          </w:rPr>
          <w:t>在</w:t>
        </w:r>
      </w:ins>
      <w:ins w:id="214" w:author="Janusio" w:date="2018-03-03T09:49:51Z">
        <w:r>
          <w:rPr>
            <w:rFonts w:hint="eastAsia" w:ascii="Times New Roman" w:hAnsi="Times New Roman"/>
            <w:sz w:val="24"/>
            <w:szCs w:val="24"/>
            <w:lang w:val="en-US" w:eastAsia="zh-CN"/>
          </w:rPr>
          <w:t>物理服务器</w:t>
        </w:r>
      </w:ins>
      <w:ins w:id="215" w:author="Janusio" w:date="2018-03-03T09:50:01Z">
        <w:r>
          <w:rPr>
            <w:rFonts w:hint="eastAsia" w:ascii="Times New Roman" w:hAnsi="Times New Roman"/>
            <w:sz w:val="24"/>
            <w:szCs w:val="24"/>
            <w:lang w:val="en-US" w:eastAsia="zh-CN"/>
          </w:rPr>
          <w:t>操作系统</w:t>
        </w:r>
      </w:ins>
      <w:ins w:id="216" w:author="Janusio" w:date="2018-03-03T09:50:02Z">
        <w:r>
          <w:rPr>
            <w:rFonts w:hint="eastAsia" w:ascii="Times New Roman" w:hAnsi="Times New Roman"/>
            <w:sz w:val="24"/>
            <w:szCs w:val="24"/>
            <w:lang w:val="en-US" w:eastAsia="zh-CN"/>
          </w:rPr>
          <w:t>和</w:t>
        </w:r>
      </w:ins>
      <w:ins w:id="217" w:author="Janusio" w:date="2018-03-03T09:50:16Z">
        <w:r>
          <w:rPr>
            <w:rFonts w:hint="eastAsia" w:ascii="Times New Roman" w:hAnsi="Times New Roman"/>
            <w:sz w:val="24"/>
            <w:szCs w:val="24"/>
            <w:lang w:val="en-US" w:eastAsia="zh-CN"/>
          </w:rPr>
          <w:t>应用服务</w:t>
        </w:r>
      </w:ins>
      <w:ins w:id="218" w:author="Janusio" w:date="2018-03-03T09:50:24Z">
        <w:r>
          <w:rPr>
            <w:rFonts w:hint="eastAsia" w:ascii="Times New Roman" w:hAnsi="Times New Roman"/>
            <w:sz w:val="24"/>
            <w:szCs w:val="24"/>
            <w:lang w:val="en-US" w:eastAsia="zh-CN"/>
          </w:rPr>
          <w:t>建立</w:t>
        </w:r>
      </w:ins>
      <w:ins w:id="219" w:author="Janusio" w:date="2018-03-03T09:50:25Z">
        <w:r>
          <w:rPr>
            <w:rFonts w:hint="eastAsia" w:ascii="Times New Roman" w:hAnsi="Times New Roman"/>
            <w:sz w:val="24"/>
            <w:szCs w:val="24"/>
            <w:lang w:val="en-US" w:eastAsia="zh-CN"/>
          </w:rPr>
          <w:t>可信</w:t>
        </w:r>
      </w:ins>
      <w:ins w:id="220" w:author="Janusio" w:date="2018-03-03T09:50:26Z">
        <w:r>
          <w:rPr>
            <w:rFonts w:hint="eastAsia" w:ascii="Times New Roman" w:hAnsi="Times New Roman"/>
            <w:sz w:val="24"/>
            <w:szCs w:val="24"/>
            <w:lang w:val="en-US" w:eastAsia="zh-CN"/>
          </w:rPr>
          <w:t>计算</w:t>
        </w:r>
      </w:ins>
      <w:ins w:id="221" w:author="Janusio" w:date="2018-03-03T09:50:27Z">
        <w:r>
          <w:rPr>
            <w:rFonts w:hint="eastAsia" w:ascii="Times New Roman" w:hAnsi="Times New Roman"/>
            <w:sz w:val="24"/>
            <w:szCs w:val="24"/>
            <w:lang w:val="en-US" w:eastAsia="zh-CN"/>
          </w:rPr>
          <w:t>环境</w:t>
        </w:r>
      </w:ins>
      <w:ins w:id="222" w:author="Janusio" w:date="2018-03-03T09:50:33Z">
        <w:r>
          <w:rPr>
            <w:rFonts w:hint="eastAsia" w:ascii="Times New Roman" w:hAnsi="Times New Roman"/>
            <w:sz w:val="24"/>
            <w:szCs w:val="24"/>
            <w:lang w:val="en-US" w:eastAsia="zh-CN"/>
          </w:rPr>
          <w:t>提供了</w:t>
        </w:r>
      </w:ins>
      <w:ins w:id="223" w:author="Janusio" w:date="2018-03-03T09:50:35Z">
        <w:r>
          <w:rPr>
            <w:rFonts w:hint="eastAsia" w:ascii="Times New Roman" w:hAnsi="Times New Roman"/>
            <w:sz w:val="24"/>
            <w:szCs w:val="24"/>
            <w:lang w:val="en-US" w:eastAsia="zh-CN"/>
          </w:rPr>
          <w:t>保障</w:t>
        </w:r>
      </w:ins>
      <w:ins w:id="224" w:author="Janusio" w:date="2018-03-03T09:51:09Z">
        <w:r>
          <w:rPr>
            <w:rFonts w:hint="eastAsia" w:ascii="Times New Roman" w:hAnsi="Times New Roman"/>
            <w:sz w:val="24"/>
            <w:szCs w:val="24"/>
            <w:lang w:val="en-US" w:eastAsia="zh-CN"/>
          </w:rPr>
          <w:t>，</w:t>
        </w:r>
      </w:ins>
      <w:ins w:id="225" w:author="Janusio" w:date="2018-03-03T09:51:39Z">
        <w:r>
          <w:rPr>
            <w:rFonts w:hint="eastAsia" w:ascii="Times New Roman" w:hAnsi="Times New Roman"/>
            <w:sz w:val="24"/>
            <w:szCs w:val="24"/>
            <w:lang w:val="en-US" w:eastAsia="zh-CN"/>
          </w:rPr>
          <w:t>也可以有效</w:t>
        </w:r>
      </w:ins>
      <w:ins w:id="226" w:author="Janusio" w:date="2018-03-03T09:51:40Z">
        <w:r>
          <w:rPr>
            <w:rFonts w:hint="eastAsia" w:ascii="Times New Roman" w:hAnsi="Times New Roman"/>
            <w:sz w:val="24"/>
            <w:szCs w:val="24"/>
            <w:lang w:val="en-US" w:eastAsia="zh-CN"/>
          </w:rPr>
          <w:t>的</w:t>
        </w:r>
      </w:ins>
      <w:ins w:id="227" w:author="Janusio" w:date="2018-03-03T09:51:42Z">
        <w:r>
          <w:rPr>
            <w:rFonts w:hint="eastAsia" w:ascii="Times New Roman" w:hAnsi="Times New Roman"/>
            <w:sz w:val="24"/>
            <w:szCs w:val="24"/>
            <w:lang w:val="en-US" w:eastAsia="zh-CN"/>
          </w:rPr>
          <w:t>防止</w:t>
        </w:r>
      </w:ins>
      <w:ins w:id="228" w:author="Janusio" w:date="2018-03-03T09:51:43Z">
        <w:r>
          <w:rPr>
            <w:rFonts w:hint="eastAsia" w:ascii="Times New Roman" w:hAnsi="Times New Roman"/>
            <w:sz w:val="24"/>
            <w:szCs w:val="24"/>
            <w:lang w:val="en-US" w:eastAsia="zh-CN"/>
          </w:rPr>
          <w:t>外界</w:t>
        </w:r>
      </w:ins>
      <w:ins w:id="229" w:author="Janusio" w:date="2018-03-03T09:51:45Z">
        <w:r>
          <w:rPr>
            <w:rFonts w:hint="eastAsia" w:ascii="Times New Roman" w:hAnsi="Times New Roman"/>
            <w:sz w:val="24"/>
            <w:szCs w:val="24"/>
            <w:lang w:val="en-US" w:eastAsia="zh-CN"/>
          </w:rPr>
          <w:t>对</w:t>
        </w:r>
      </w:ins>
      <w:ins w:id="230" w:author="Janusio" w:date="2018-03-03T09:51:47Z">
        <w:r>
          <w:rPr>
            <w:rFonts w:hint="eastAsia" w:ascii="Times New Roman" w:hAnsi="Times New Roman"/>
            <w:sz w:val="24"/>
            <w:szCs w:val="24"/>
            <w:lang w:val="en-US" w:eastAsia="zh-CN"/>
          </w:rPr>
          <w:t>可信</w:t>
        </w:r>
      </w:ins>
      <w:ins w:id="231" w:author="Janusio" w:date="2018-03-03T09:51:48Z">
        <w:r>
          <w:rPr>
            <w:rFonts w:hint="eastAsia" w:ascii="Times New Roman" w:hAnsi="Times New Roman"/>
            <w:sz w:val="24"/>
            <w:szCs w:val="24"/>
            <w:lang w:val="en-US" w:eastAsia="zh-CN"/>
          </w:rPr>
          <w:t>计算</w:t>
        </w:r>
      </w:ins>
      <w:ins w:id="232" w:author="Janusio" w:date="2018-03-03T09:51:49Z">
        <w:r>
          <w:rPr>
            <w:rFonts w:hint="eastAsia" w:ascii="Times New Roman" w:hAnsi="Times New Roman"/>
            <w:sz w:val="24"/>
            <w:szCs w:val="24"/>
            <w:lang w:val="en-US" w:eastAsia="zh-CN"/>
          </w:rPr>
          <w:t>环境</w:t>
        </w:r>
      </w:ins>
      <w:ins w:id="233" w:author="Janusio" w:date="2018-03-03T09:51:54Z">
        <w:r>
          <w:rPr>
            <w:rFonts w:hint="eastAsia" w:ascii="Times New Roman" w:hAnsi="Times New Roman"/>
            <w:sz w:val="24"/>
            <w:szCs w:val="24"/>
            <w:lang w:val="en-US" w:eastAsia="zh-CN"/>
          </w:rPr>
          <w:t>的</w:t>
        </w:r>
      </w:ins>
      <w:ins w:id="234" w:author="Janusio" w:date="2018-03-03T09:52:00Z">
        <w:r>
          <w:rPr>
            <w:rFonts w:hint="eastAsia" w:ascii="Times New Roman" w:hAnsi="Times New Roman"/>
            <w:sz w:val="24"/>
            <w:szCs w:val="24"/>
            <w:lang w:val="en-US" w:eastAsia="zh-CN"/>
          </w:rPr>
          <w:t>侵扰和</w:t>
        </w:r>
      </w:ins>
      <w:ins w:id="235" w:author="Janusio" w:date="2018-03-03T09:52:02Z">
        <w:r>
          <w:rPr>
            <w:rFonts w:hint="eastAsia" w:ascii="Times New Roman" w:hAnsi="Times New Roman"/>
            <w:sz w:val="24"/>
            <w:szCs w:val="24"/>
            <w:lang w:val="en-US" w:eastAsia="zh-CN"/>
          </w:rPr>
          <w:t>破坏</w:t>
        </w:r>
      </w:ins>
      <w:ins w:id="236" w:author="Janusio" w:date="2018-03-03T09:52:07Z">
        <w:r>
          <w:rPr>
            <w:rFonts w:hint="eastAsia" w:ascii="Times New Roman" w:hAnsi="Times New Roman"/>
            <w:sz w:val="24"/>
            <w:szCs w:val="24"/>
            <w:lang w:val="en-US" w:eastAsia="zh-CN"/>
          </w:rPr>
          <w:t>；</w:t>
        </w:r>
      </w:ins>
      <w:ins w:id="237" w:author="Janusio" w:date="2018-03-03T09:52:09Z">
        <w:r>
          <w:rPr>
            <w:rFonts w:hint="eastAsia" w:ascii="Times New Roman" w:hAnsi="Times New Roman"/>
            <w:sz w:val="24"/>
            <w:szCs w:val="24"/>
            <w:lang w:val="en-US" w:eastAsia="zh-CN"/>
          </w:rPr>
          <w:t>另一方面</w:t>
        </w:r>
      </w:ins>
      <w:ins w:id="238" w:author="Janusio" w:date="2018-03-03T09:52:10Z">
        <w:r>
          <w:rPr>
            <w:rFonts w:hint="eastAsia" w:ascii="Times New Roman" w:hAnsi="Times New Roman"/>
            <w:sz w:val="24"/>
            <w:szCs w:val="24"/>
            <w:lang w:val="en-US" w:eastAsia="zh-CN"/>
          </w:rPr>
          <w:t>，</w:t>
        </w:r>
      </w:ins>
      <w:ins w:id="239" w:author="Janusio" w:date="2018-03-03T09:52:12Z">
        <w:r>
          <w:rPr>
            <w:rFonts w:hint="eastAsia" w:ascii="Times New Roman" w:hAnsi="Times New Roman"/>
            <w:sz w:val="24"/>
            <w:szCs w:val="24"/>
            <w:lang w:val="en-US" w:eastAsia="zh-CN"/>
          </w:rPr>
          <w:t>可信</w:t>
        </w:r>
      </w:ins>
      <w:ins w:id="240" w:author="Janusio" w:date="2018-03-03T09:52:13Z">
        <w:r>
          <w:rPr>
            <w:rFonts w:hint="eastAsia" w:ascii="Times New Roman" w:hAnsi="Times New Roman"/>
            <w:sz w:val="24"/>
            <w:szCs w:val="24"/>
            <w:lang w:val="en-US" w:eastAsia="zh-CN"/>
          </w:rPr>
          <w:t>计算</w:t>
        </w:r>
      </w:ins>
      <w:ins w:id="241" w:author="Janusio" w:date="2018-03-03T09:52:25Z">
        <w:r>
          <w:rPr>
            <w:rFonts w:hint="eastAsia" w:ascii="Times New Roman" w:hAnsi="Times New Roman"/>
            <w:sz w:val="24"/>
            <w:szCs w:val="24"/>
            <w:lang w:val="en-US" w:eastAsia="zh-CN"/>
          </w:rPr>
          <w:t>技术</w:t>
        </w:r>
      </w:ins>
      <w:ins w:id="242" w:author="Janusio" w:date="2018-03-03T09:52:41Z">
        <w:r>
          <w:rPr>
            <w:rFonts w:hint="eastAsia" w:ascii="Times New Roman" w:hAnsi="Times New Roman"/>
            <w:sz w:val="24"/>
            <w:szCs w:val="24"/>
            <w:lang w:val="en-US" w:eastAsia="zh-CN"/>
          </w:rPr>
          <w:t>为</w:t>
        </w:r>
      </w:ins>
      <w:ins w:id="243" w:author="Janusio" w:date="2018-03-03T09:52:42Z">
        <w:r>
          <w:rPr>
            <w:rFonts w:hint="eastAsia" w:ascii="Times New Roman" w:hAnsi="Times New Roman"/>
            <w:sz w:val="24"/>
            <w:szCs w:val="24"/>
            <w:lang w:val="en-US" w:eastAsia="zh-CN"/>
          </w:rPr>
          <w:t>虚拟化</w:t>
        </w:r>
      </w:ins>
      <w:ins w:id="244" w:author="Janusio" w:date="2018-03-03T09:52:43Z">
        <w:r>
          <w:rPr>
            <w:rFonts w:hint="eastAsia" w:ascii="Times New Roman" w:hAnsi="Times New Roman"/>
            <w:sz w:val="24"/>
            <w:szCs w:val="24"/>
            <w:lang w:val="en-US" w:eastAsia="zh-CN"/>
          </w:rPr>
          <w:t>技术</w:t>
        </w:r>
      </w:ins>
      <w:ins w:id="245" w:author="Janusio" w:date="2018-03-03T09:53:01Z">
        <w:r>
          <w:rPr>
            <w:rFonts w:hint="eastAsia" w:ascii="Times New Roman" w:hAnsi="Times New Roman"/>
            <w:sz w:val="24"/>
            <w:szCs w:val="24"/>
            <w:lang w:val="en-US" w:eastAsia="zh-CN"/>
          </w:rPr>
          <w:t>中</w:t>
        </w:r>
      </w:ins>
      <w:ins w:id="246" w:author="Janusio" w:date="2018-03-03T09:53:02Z">
        <w:r>
          <w:rPr>
            <w:rFonts w:hint="eastAsia" w:ascii="Times New Roman" w:hAnsi="Times New Roman"/>
            <w:sz w:val="24"/>
            <w:szCs w:val="24"/>
            <w:lang w:val="en-US" w:eastAsia="zh-CN"/>
          </w:rPr>
          <w:t>的</w:t>
        </w:r>
      </w:ins>
      <w:ins w:id="247" w:author="Janusio" w:date="2018-03-03T09:53:03Z">
        <w:r>
          <w:rPr>
            <w:rFonts w:hint="eastAsia" w:ascii="Times New Roman" w:hAnsi="Times New Roman"/>
            <w:sz w:val="24"/>
            <w:szCs w:val="24"/>
            <w:lang w:val="en-US" w:eastAsia="zh-CN"/>
          </w:rPr>
          <w:t>虚拟机</w:t>
        </w:r>
      </w:ins>
      <w:ins w:id="248" w:author="Janusio" w:date="2018-03-03T09:52:52Z">
        <w:r>
          <w:rPr>
            <w:rFonts w:hint="eastAsia" w:ascii="Times New Roman" w:hAnsi="Times New Roman"/>
            <w:sz w:val="24"/>
            <w:szCs w:val="24"/>
            <w:lang w:val="en-US" w:eastAsia="zh-CN"/>
          </w:rPr>
          <w:t>提供了</w:t>
        </w:r>
      </w:ins>
      <w:ins w:id="249" w:author="Janusio" w:date="2018-03-03T09:52:58Z">
        <w:r>
          <w:rPr>
            <w:rFonts w:hint="eastAsia" w:ascii="Times New Roman" w:hAnsi="Times New Roman"/>
            <w:sz w:val="24"/>
            <w:szCs w:val="24"/>
            <w:lang w:val="en-US" w:eastAsia="zh-CN"/>
          </w:rPr>
          <w:t>完整性</w:t>
        </w:r>
      </w:ins>
      <w:ins w:id="250" w:author="Janusio" w:date="2018-03-03T09:53:08Z">
        <w:r>
          <w:rPr>
            <w:rFonts w:hint="eastAsia" w:ascii="Times New Roman" w:hAnsi="Times New Roman"/>
            <w:sz w:val="24"/>
            <w:szCs w:val="24"/>
            <w:lang w:val="en-US" w:eastAsia="zh-CN"/>
          </w:rPr>
          <w:t>度量和</w:t>
        </w:r>
      </w:ins>
      <w:ins w:id="251" w:author="Janusio" w:date="2018-03-03T09:53:10Z">
        <w:r>
          <w:rPr>
            <w:rFonts w:hint="eastAsia" w:ascii="Times New Roman" w:hAnsi="Times New Roman"/>
            <w:sz w:val="24"/>
            <w:szCs w:val="24"/>
            <w:lang w:val="en-US" w:eastAsia="zh-CN"/>
          </w:rPr>
          <w:t>信任链</w:t>
        </w:r>
      </w:ins>
      <w:ins w:id="252" w:author="Janusio" w:date="2018-03-03T09:53:12Z">
        <w:r>
          <w:rPr>
            <w:rFonts w:hint="eastAsia" w:ascii="Times New Roman" w:hAnsi="Times New Roman"/>
            <w:sz w:val="24"/>
            <w:szCs w:val="24"/>
            <w:lang w:val="en-US" w:eastAsia="zh-CN"/>
          </w:rPr>
          <w:t>扩展</w:t>
        </w:r>
      </w:ins>
      <w:ins w:id="253" w:author="Janusio" w:date="2018-03-03T09:53:20Z">
        <w:r>
          <w:rPr>
            <w:rFonts w:hint="eastAsia" w:ascii="Times New Roman" w:hAnsi="Times New Roman"/>
            <w:sz w:val="24"/>
            <w:szCs w:val="24"/>
            <w:lang w:val="en-US" w:eastAsia="zh-CN"/>
          </w:rPr>
          <w:t>的</w:t>
        </w:r>
      </w:ins>
      <w:ins w:id="254" w:author="Janusio" w:date="2018-03-03T09:53:22Z">
        <w:r>
          <w:rPr>
            <w:rFonts w:hint="eastAsia" w:ascii="Times New Roman" w:hAnsi="Times New Roman"/>
            <w:sz w:val="24"/>
            <w:szCs w:val="24"/>
            <w:lang w:val="en-US" w:eastAsia="zh-CN"/>
          </w:rPr>
          <w:t>思路，</w:t>
        </w:r>
      </w:ins>
      <w:ins w:id="255" w:author="Janusio" w:date="2018-03-03T09:54:00Z">
        <w:r>
          <w:rPr>
            <w:rFonts w:hint="eastAsia" w:ascii="Times New Roman" w:hAnsi="Times New Roman"/>
            <w:sz w:val="24"/>
            <w:szCs w:val="24"/>
            <w:lang w:val="en-US" w:eastAsia="zh-CN"/>
          </w:rPr>
          <w:t>为</w:t>
        </w:r>
      </w:ins>
      <w:ins w:id="256" w:author="Janusio" w:date="2018-03-03T09:54:19Z">
        <w:r>
          <w:rPr>
            <w:rFonts w:hint="eastAsia" w:ascii="Times New Roman" w:hAnsi="Times New Roman"/>
            <w:sz w:val="24"/>
            <w:szCs w:val="24"/>
            <w:lang w:val="en-US" w:eastAsia="zh-CN"/>
          </w:rPr>
          <w:t>虚拟机</w:t>
        </w:r>
      </w:ins>
      <w:ins w:id="257" w:author="Janusio" w:date="2018-03-03T09:54:20Z">
        <w:r>
          <w:rPr>
            <w:rFonts w:hint="eastAsia" w:ascii="Times New Roman" w:hAnsi="Times New Roman"/>
            <w:sz w:val="24"/>
            <w:szCs w:val="24"/>
            <w:lang w:val="en-US" w:eastAsia="zh-CN"/>
          </w:rPr>
          <w:t>对</w:t>
        </w:r>
      </w:ins>
      <w:ins w:id="258" w:author="Janusio" w:date="2018-03-03T09:54:22Z">
        <w:r>
          <w:rPr>
            <w:rFonts w:hint="eastAsia" w:ascii="Times New Roman" w:hAnsi="Times New Roman"/>
            <w:sz w:val="24"/>
            <w:szCs w:val="24"/>
            <w:lang w:val="en-US" w:eastAsia="zh-CN"/>
          </w:rPr>
          <w:t>云租户</w:t>
        </w:r>
      </w:ins>
      <w:ins w:id="259" w:author="Janusio" w:date="2018-03-03T09:54:23Z">
        <w:r>
          <w:rPr>
            <w:rFonts w:hint="eastAsia" w:ascii="Times New Roman" w:hAnsi="Times New Roman"/>
            <w:sz w:val="24"/>
            <w:szCs w:val="24"/>
            <w:lang w:val="en-US" w:eastAsia="zh-CN"/>
          </w:rPr>
          <w:t>提供</w:t>
        </w:r>
      </w:ins>
      <w:ins w:id="260" w:author="Janusio" w:date="2018-03-03T09:54:25Z">
        <w:r>
          <w:rPr>
            <w:rFonts w:hint="eastAsia" w:ascii="Times New Roman" w:hAnsi="Times New Roman"/>
            <w:sz w:val="24"/>
            <w:szCs w:val="24"/>
            <w:lang w:val="en-US" w:eastAsia="zh-CN"/>
          </w:rPr>
          <w:t>云服务</w:t>
        </w:r>
      </w:ins>
      <w:ins w:id="261" w:author="Janusio" w:date="2018-03-03T09:54:33Z">
        <w:r>
          <w:rPr>
            <w:rFonts w:hint="eastAsia" w:ascii="Times New Roman" w:hAnsi="Times New Roman"/>
            <w:sz w:val="24"/>
            <w:szCs w:val="24"/>
            <w:lang w:val="en-US" w:eastAsia="zh-CN"/>
          </w:rPr>
          <w:t>提供</w:t>
        </w:r>
      </w:ins>
      <w:ins w:id="262" w:author="Janusio" w:date="2018-03-03T09:54:34Z">
        <w:r>
          <w:rPr>
            <w:rFonts w:hint="eastAsia" w:ascii="Times New Roman" w:hAnsi="Times New Roman"/>
            <w:sz w:val="24"/>
            <w:szCs w:val="24"/>
            <w:lang w:val="en-US" w:eastAsia="zh-CN"/>
          </w:rPr>
          <w:t>了</w:t>
        </w:r>
      </w:ins>
      <w:ins w:id="263" w:author="Janusio" w:date="2018-03-03T09:54:37Z">
        <w:r>
          <w:rPr>
            <w:rFonts w:hint="eastAsia" w:ascii="Times New Roman" w:hAnsi="Times New Roman"/>
            <w:sz w:val="24"/>
            <w:szCs w:val="24"/>
            <w:lang w:val="en-US" w:eastAsia="zh-CN"/>
          </w:rPr>
          <w:t>保障</w:t>
        </w:r>
      </w:ins>
      <w:ins w:id="264" w:author="Janusio" w:date="2018-03-03T09:54:39Z">
        <w:r>
          <w:rPr>
            <w:rFonts w:hint="eastAsia" w:ascii="Times New Roman" w:hAnsi="Times New Roman"/>
            <w:sz w:val="24"/>
            <w:szCs w:val="24"/>
            <w:lang w:val="en-US" w:eastAsia="zh-CN"/>
          </w:rPr>
          <w:t>。</w:t>
        </w:r>
      </w:ins>
    </w:p>
    <w:p>
      <w:pPr>
        <w:pStyle w:val="23"/>
        <w:spacing w:line="360" w:lineRule="auto"/>
        <w:ind w:firstLine="540" w:firstLineChars="0"/>
        <w:rPr>
          <w:ins w:id="265"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3"/>
        <w:spacing w:line="360" w:lineRule="auto"/>
        <w:ind w:firstLine="540" w:firstLineChars="0"/>
        <w:rPr>
          <w:del w:id="266" w:author="Janusio" w:date="2018-03-03T09:55:28Z"/>
          <w:rFonts w:hint="eastAsia" w:ascii="Times New Roman" w:hAnsi="Times New Roman"/>
          <w:sz w:val="24"/>
          <w:szCs w:val="24"/>
          <w:lang w:val="en-US" w:eastAsia="zh-CN"/>
        </w:rPr>
      </w:pPr>
      <w:del w:id="267"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3"/>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269" w:author="Janusio" w:date="2018-03-06T13:04:36Z"/>
        </w:numPr>
        <w:ind w:firstLine="0" w:firstLineChars="0"/>
        <w:rPr>
          <w:rFonts w:hint="eastAsia"/>
          <w:lang w:val="en-US" w:eastAsia="zh-CN"/>
        </w:rPr>
        <w:pPrChange w:id="268" w:author="Janusio" w:date="2018-03-06T13:04:36Z">
          <w:pPr>
            <w:pStyle w:val="23"/>
            <w:ind w:firstLine="0" w:firstLineChars="0"/>
          </w:pPr>
        </w:pPrChange>
      </w:pPr>
      <w:del w:id="270" w:author="Janusio" w:date="2018-03-06T13:04:39Z">
        <w:r>
          <w:rPr>
            <w:rFonts w:hint="eastAsia"/>
          </w:rPr>
          <w:delText xml:space="preserve">1.2 </w:delText>
        </w:r>
      </w:del>
      <w:r>
        <w:rPr>
          <w:rFonts w:hint="eastAsia"/>
          <w:lang w:val="en-US" w:eastAsia="zh-CN"/>
        </w:rPr>
        <w:t>国内外研究现状</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271"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272" w:author="Janusio" w:date="2018-03-03T09:56:06Z">
        <w:r>
          <w:rPr>
            <w:rFonts w:hint="eastAsia" w:ascii="Times New Roman" w:hAnsi="Times New Roman"/>
            <w:sz w:val="24"/>
            <w:szCs w:val="24"/>
            <w:lang w:val="en-US" w:eastAsia="zh-CN"/>
          </w:rPr>
          <w:delText>成功</w:delText>
        </w:r>
      </w:del>
      <w:ins w:id="273"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274" w:author="Janusio" w:date="2018-03-03T09:56:18Z">
        <w:r>
          <w:rPr>
            <w:rFonts w:hint="eastAsia" w:ascii="Times New Roman" w:hAnsi="Times New Roman"/>
            <w:sz w:val="24"/>
            <w:szCs w:val="24"/>
            <w:lang w:val="en-US" w:eastAsia="zh-CN"/>
          </w:rPr>
          <w:t>虚拟机</w:t>
        </w:r>
      </w:ins>
      <w:ins w:id="275" w:author="Janusio" w:date="2018-03-03T09:56:19Z">
        <w:r>
          <w:rPr>
            <w:rFonts w:hint="eastAsia" w:ascii="Times New Roman" w:hAnsi="Times New Roman"/>
            <w:sz w:val="24"/>
            <w:szCs w:val="24"/>
            <w:lang w:val="en-US" w:eastAsia="zh-CN"/>
          </w:rPr>
          <w:t>架构</w:t>
        </w:r>
      </w:ins>
      <w:del w:id="276" w:author="Janusio" w:date="2018-03-03T09:56:16Z">
        <w:r>
          <w:rPr>
            <w:rFonts w:hint="eastAsia" w:ascii="Times New Roman" w:hAnsi="Times New Roman"/>
            <w:sz w:val="24"/>
            <w:szCs w:val="24"/>
            <w:lang w:val="en-US" w:eastAsia="zh-CN"/>
          </w:rPr>
          <w:delText>V</w:delText>
        </w:r>
      </w:del>
      <w:del w:id="277" w:author="Janusio" w:date="2018-03-03T09:56:15Z">
        <w:r>
          <w:rPr>
            <w:rFonts w:hint="eastAsia" w:ascii="Times New Roman" w:hAnsi="Times New Roman"/>
            <w:sz w:val="24"/>
            <w:szCs w:val="24"/>
            <w:lang w:val="en-US" w:eastAsia="zh-CN"/>
          </w:rPr>
          <w:delText>MM—</w:delText>
        </w:r>
      </w:del>
      <w:del w:id="278"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279" w:author="Janusio" w:date="2018-03-03T09:56:35Z">
        <w:r>
          <w:rPr>
            <w:rFonts w:hint="eastAsia" w:ascii="Times New Roman" w:hAnsi="Times New Roman"/>
            <w:sz w:val="24"/>
            <w:szCs w:val="24"/>
            <w:lang w:val="en-US" w:eastAsia="zh-CN"/>
          </w:rPr>
          <w:t>的</w:t>
        </w:r>
      </w:ins>
      <w:ins w:id="280" w:author="Janusio" w:date="2018-03-03T09:56:37Z">
        <w:r>
          <w:rPr>
            <w:rFonts w:hint="eastAsia" w:ascii="Times New Roman" w:hAnsi="Times New Roman"/>
            <w:sz w:val="24"/>
            <w:szCs w:val="24"/>
            <w:lang w:val="en-US" w:eastAsia="zh-CN"/>
          </w:rPr>
          <w:t>VMM</w:t>
        </w:r>
      </w:ins>
      <w:del w:id="281"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282" w:author="Janusio" w:date="2018-03-03T09:56:49Z">
        <w:r>
          <w:rPr>
            <w:rFonts w:hint="eastAsia" w:ascii="Times New Roman" w:hAnsi="Times New Roman"/>
            <w:sz w:val="24"/>
            <w:szCs w:val="24"/>
            <w:lang w:val="en-US" w:eastAsia="zh-CN"/>
          </w:rPr>
          <w:t>为</w:t>
        </w:r>
      </w:ins>
      <w:ins w:id="283" w:author="Janusio" w:date="2018-03-03T09:56:56Z">
        <w:r>
          <w:rPr>
            <w:rFonts w:hint="eastAsia" w:ascii="Times New Roman" w:hAnsi="Times New Roman"/>
            <w:sz w:val="24"/>
            <w:szCs w:val="24"/>
            <w:lang w:val="en-US" w:eastAsia="zh-CN"/>
          </w:rPr>
          <w:t>学术界和</w:t>
        </w:r>
      </w:ins>
      <w:ins w:id="284" w:author="Janusio" w:date="2018-03-03T09:56:59Z">
        <w:r>
          <w:rPr>
            <w:rFonts w:hint="eastAsia" w:ascii="Times New Roman" w:hAnsi="Times New Roman"/>
            <w:sz w:val="24"/>
            <w:szCs w:val="24"/>
            <w:lang w:val="en-US" w:eastAsia="zh-CN"/>
          </w:rPr>
          <w:t>产业界</w:t>
        </w:r>
      </w:ins>
      <w:ins w:id="285" w:author="Janusio" w:date="2018-03-03T09:57:03Z">
        <w:r>
          <w:rPr>
            <w:rFonts w:hint="eastAsia" w:ascii="Times New Roman" w:hAnsi="Times New Roman"/>
            <w:sz w:val="24"/>
            <w:szCs w:val="24"/>
            <w:lang w:val="en-US" w:eastAsia="zh-CN"/>
          </w:rPr>
          <w:t>提供</w:t>
        </w:r>
      </w:ins>
      <w:ins w:id="286" w:author="Janusio" w:date="2018-03-03T09:57:05Z">
        <w:r>
          <w:rPr>
            <w:rFonts w:hint="eastAsia" w:ascii="Times New Roman" w:hAnsi="Times New Roman"/>
            <w:sz w:val="24"/>
            <w:szCs w:val="24"/>
            <w:lang w:val="en-US" w:eastAsia="zh-CN"/>
          </w:rPr>
          <w:t>非常</w:t>
        </w:r>
      </w:ins>
      <w:ins w:id="287" w:author="Janusio" w:date="2018-03-03T09:57:10Z">
        <w:r>
          <w:rPr>
            <w:rFonts w:hint="eastAsia" w:ascii="Times New Roman" w:hAnsi="Times New Roman"/>
            <w:sz w:val="24"/>
            <w:szCs w:val="24"/>
            <w:lang w:val="en-US" w:eastAsia="zh-CN"/>
          </w:rPr>
          <w:t>便捷</w:t>
        </w:r>
      </w:ins>
      <w:ins w:id="288" w:author="Janusio" w:date="2018-03-03T09:57:11Z">
        <w:r>
          <w:rPr>
            <w:rFonts w:hint="eastAsia" w:ascii="Times New Roman" w:hAnsi="Times New Roman"/>
            <w:sz w:val="24"/>
            <w:szCs w:val="24"/>
            <w:lang w:val="en-US" w:eastAsia="zh-CN"/>
          </w:rPr>
          <w:t>的</w:t>
        </w:r>
      </w:ins>
      <w:ins w:id="289" w:author="Janusio" w:date="2018-03-03T09:57:13Z">
        <w:r>
          <w:rPr>
            <w:rFonts w:hint="eastAsia" w:ascii="Times New Roman" w:hAnsi="Times New Roman"/>
            <w:sz w:val="24"/>
            <w:szCs w:val="24"/>
            <w:lang w:val="en-US" w:eastAsia="zh-CN"/>
          </w:rPr>
          <w:t>实验</w:t>
        </w:r>
      </w:ins>
      <w:ins w:id="290" w:author="Janusio" w:date="2018-03-03T09:57:14Z">
        <w:r>
          <w:rPr>
            <w:rFonts w:hint="eastAsia" w:ascii="Times New Roman" w:hAnsi="Times New Roman"/>
            <w:sz w:val="24"/>
            <w:szCs w:val="24"/>
            <w:lang w:val="en-US" w:eastAsia="zh-CN"/>
          </w:rPr>
          <w:t>平台</w:t>
        </w:r>
      </w:ins>
      <w:ins w:id="291" w:author="Janusio" w:date="2018-03-03T09:57:16Z">
        <w:r>
          <w:rPr>
            <w:rFonts w:hint="eastAsia" w:ascii="Times New Roman" w:hAnsi="Times New Roman"/>
            <w:sz w:val="24"/>
            <w:szCs w:val="24"/>
            <w:lang w:val="en-US" w:eastAsia="zh-CN"/>
          </w:rPr>
          <w:t>；</w:t>
        </w:r>
      </w:ins>
      <w:del w:id="292"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293" w:author="Janusio" w:date="2018-03-03T09:58:28Z">
        <w:r>
          <w:rPr>
            <w:rFonts w:hint="eastAsia" w:ascii="Times New Roman" w:hAnsi="Times New Roman"/>
            <w:sz w:val="24"/>
            <w:szCs w:val="24"/>
            <w:lang w:val="en-US" w:eastAsia="zh-CN"/>
          </w:rPr>
          <w:t>云计算</w:t>
        </w:r>
      </w:ins>
      <w:ins w:id="294" w:author="Janusio" w:date="2018-03-03T09:58:31Z">
        <w:r>
          <w:rPr>
            <w:rFonts w:hint="eastAsia" w:ascii="Times New Roman" w:hAnsi="Times New Roman"/>
            <w:sz w:val="24"/>
            <w:szCs w:val="24"/>
            <w:lang w:val="en-US" w:eastAsia="zh-CN"/>
          </w:rPr>
          <w:t>公司</w:t>
        </w:r>
      </w:ins>
      <w:ins w:id="295" w:author="Janusio" w:date="2018-03-03T09:57:59Z">
        <w:r>
          <w:rPr>
            <w:rFonts w:hint="eastAsia" w:ascii="Times New Roman" w:hAnsi="Times New Roman"/>
            <w:sz w:val="24"/>
            <w:szCs w:val="24"/>
            <w:lang w:val="en-US" w:eastAsia="zh-CN"/>
          </w:rPr>
          <w:t>EMC</w:t>
        </w:r>
      </w:ins>
      <w:del w:id="296"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297"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298" w:author="Janusio" w:date="2018-03-03T09:58:52Z">
        <w:r>
          <w:rPr>
            <w:rFonts w:hint="eastAsia" w:ascii="Times New Roman" w:hAnsi="Times New Roman"/>
            <w:sz w:val="24"/>
            <w:szCs w:val="24"/>
            <w:lang w:val="en-US" w:eastAsia="zh-CN"/>
          </w:rPr>
          <w:t>201</w:t>
        </w:r>
      </w:ins>
      <w:ins w:id="299" w:author="Janusio" w:date="2018-03-03T09:58:53Z">
        <w:r>
          <w:rPr>
            <w:rFonts w:hint="eastAsia" w:ascii="Times New Roman" w:hAnsi="Times New Roman"/>
            <w:sz w:val="24"/>
            <w:szCs w:val="24"/>
            <w:lang w:val="en-US" w:eastAsia="zh-CN"/>
          </w:rPr>
          <w:t>6</w:t>
        </w:r>
      </w:ins>
      <w:ins w:id="300" w:author="Janusio" w:date="2018-03-03T09:58:55Z">
        <w:r>
          <w:rPr>
            <w:rFonts w:hint="eastAsia" w:ascii="Times New Roman" w:hAnsi="Times New Roman"/>
            <w:sz w:val="24"/>
            <w:szCs w:val="24"/>
            <w:lang w:val="en-US" w:eastAsia="zh-CN"/>
          </w:rPr>
          <w:t>年</w:t>
        </w:r>
      </w:ins>
      <w:ins w:id="301" w:author="Janusio" w:date="2018-03-03T09:58:59Z">
        <w:r>
          <w:rPr>
            <w:rFonts w:hint="eastAsia" w:ascii="Times New Roman" w:hAnsi="Times New Roman"/>
            <w:sz w:val="24"/>
            <w:szCs w:val="24"/>
            <w:lang w:val="en-US" w:eastAsia="zh-CN"/>
          </w:rPr>
          <w:t>，</w:t>
        </w:r>
      </w:ins>
      <w:ins w:id="302" w:author="Janusio" w:date="2018-03-03T09:59:01Z">
        <w:r>
          <w:rPr>
            <w:rFonts w:hint="eastAsia" w:ascii="Times New Roman" w:hAnsi="Times New Roman"/>
            <w:sz w:val="24"/>
            <w:szCs w:val="24"/>
            <w:lang w:val="en-US" w:eastAsia="zh-CN"/>
          </w:rPr>
          <w:t>微软</w:t>
        </w:r>
      </w:ins>
      <w:ins w:id="303" w:author="Janusio" w:date="2018-03-03T09:59:06Z">
        <w:r>
          <w:rPr>
            <w:rFonts w:hint="eastAsia" w:ascii="Times New Roman" w:hAnsi="Times New Roman"/>
            <w:sz w:val="24"/>
            <w:szCs w:val="24"/>
            <w:lang w:val="en-US" w:eastAsia="zh-CN"/>
          </w:rPr>
          <w:t>宣布</w:t>
        </w:r>
      </w:ins>
      <w:ins w:id="304" w:author="Janusio" w:date="2018-03-03T09:59:07Z">
        <w:r>
          <w:rPr>
            <w:rFonts w:hint="eastAsia" w:ascii="Times New Roman" w:hAnsi="Times New Roman"/>
            <w:sz w:val="24"/>
            <w:szCs w:val="24"/>
            <w:lang w:val="en-US" w:eastAsia="zh-CN"/>
          </w:rPr>
          <w:t>在</w:t>
        </w:r>
      </w:ins>
      <w:ins w:id="305" w:author="Janusio" w:date="2018-03-03T09:59:09Z">
        <w:r>
          <w:rPr>
            <w:rFonts w:hint="eastAsia" w:ascii="Times New Roman" w:hAnsi="Times New Roman"/>
            <w:sz w:val="24"/>
            <w:szCs w:val="24"/>
            <w:lang w:val="en-US" w:eastAsia="zh-CN"/>
          </w:rPr>
          <w:t>win10</w:t>
        </w:r>
      </w:ins>
      <w:ins w:id="306" w:author="Janusio" w:date="2018-03-03T09:59:11Z">
        <w:r>
          <w:rPr>
            <w:rFonts w:hint="eastAsia" w:ascii="Times New Roman" w:hAnsi="Times New Roman"/>
            <w:sz w:val="24"/>
            <w:szCs w:val="24"/>
            <w:lang w:val="en-US" w:eastAsia="zh-CN"/>
          </w:rPr>
          <w:t>中</w:t>
        </w:r>
      </w:ins>
      <w:ins w:id="307" w:author="Janusio" w:date="2018-03-03T09:59:13Z">
        <w:r>
          <w:rPr>
            <w:rFonts w:hint="eastAsia" w:ascii="Times New Roman" w:hAnsi="Times New Roman"/>
            <w:sz w:val="24"/>
            <w:szCs w:val="24"/>
            <w:lang w:val="en-US" w:eastAsia="zh-CN"/>
          </w:rPr>
          <w:t>加入</w:t>
        </w:r>
      </w:ins>
      <w:ins w:id="308" w:author="Janusio" w:date="2018-03-03T09:59:15Z">
        <w:r>
          <w:rPr>
            <w:rFonts w:hint="eastAsia" w:ascii="Times New Roman" w:hAnsi="Times New Roman"/>
            <w:sz w:val="24"/>
            <w:szCs w:val="24"/>
            <w:lang w:val="en-US" w:eastAsia="zh-CN"/>
          </w:rPr>
          <w:t>可信计算</w:t>
        </w:r>
      </w:ins>
      <w:ins w:id="309" w:author="Janusio" w:date="2018-03-03T09:59:16Z">
        <w:r>
          <w:rPr>
            <w:rFonts w:hint="eastAsia" w:ascii="Times New Roman" w:hAnsi="Times New Roman"/>
            <w:sz w:val="24"/>
            <w:szCs w:val="24"/>
            <w:lang w:val="en-US" w:eastAsia="zh-CN"/>
          </w:rPr>
          <w:t>，</w:t>
        </w:r>
      </w:ins>
      <w:ins w:id="310" w:author="Janusio" w:date="2018-03-03T09:59:18Z">
        <w:r>
          <w:rPr>
            <w:rFonts w:hint="eastAsia" w:ascii="Times New Roman" w:hAnsi="Times New Roman"/>
            <w:sz w:val="24"/>
            <w:szCs w:val="24"/>
            <w:lang w:val="en-US" w:eastAsia="zh-CN"/>
          </w:rPr>
          <w:t>并提供</w:t>
        </w:r>
      </w:ins>
      <w:ins w:id="311" w:author="Janusio" w:date="2018-03-03T09:59:22Z">
        <w:r>
          <w:rPr>
            <w:rFonts w:hint="eastAsia" w:ascii="Times New Roman" w:hAnsi="Times New Roman"/>
            <w:sz w:val="24"/>
            <w:szCs w:val="24"/>
            <w:lang w:val="en-US" w:eastAsia="zh-CN"/>
          </w:rPr>
          <w:t>Hyper-</w:t>
        </w:r>
      </w:ins>
      <w:ins w:id="312" w:author="Janusio" w:date="2018-03-03T09:59:24Z">
        <w:r>
          <w:rPr>
            <w:rFonts w:hint="eastAsia" w:ascii="Times New Roman" w:hAnsi="Times New Roman"/>
            <w:sz w:val="24"/>
            <w:szCs w:val="24"/>
            <w:lang w:val="en-US" w:eastAsia="zh-CN"/>
          </w:rPr>
          <w:t>V</w:t>
        </w:r>
      </w:ins>
      <w:ins w:id="313" w:author="Janusio" w:date="2018-03-03T09:59:25Z">
        <w:r>
          <w:rPr>
            <w:rFonts w:hint="eastAsia" w:ascii="Times New Roman" w:hAnsi="Times New Roman"/>
            <w:sz w:val="24"/>
            <w:szCs w:val="24"/>
            <w:lang w:val="en-US" w:eastAsia="zh-CN"/>
          </w:rPr>
          <w:t>技术</w:t>
        </w:r>
      </w:ins>
      <w:del w:id="314"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315" w:author="Janusio" w:date="2018-03-03T10:00:04Z">
        <w:r>
          <w:rPr>
            <w:rFonts w:hint="eastAsia" w:ascii="Times New Roman" w:hAnsi="Times New Roman"/>
            <w:sz w:val="24"/>
            <w:szCs w:val="24"/>
            <w:lang w:val="en-US" w:eastAsia="zh-CN"/>
          </w:rPr>
          <w:t>总之，</w:t>
        </w:r>
      </w:ins>
      <w:ins w:id="316" w:author="Janusio" w:date="2018-03-03T10:00:07Z">
        <w:r>
          <w:rPr>
            <w:rFonts w:hint="eastAsia" w:ascii="Times New Roman" w:hAnsi="Times New Roman"/>
            <w:sz w:val="24"/>
            <w:szCs w:val="24"/>
            <w:lang w:val="en-US" w:eastAsia="zh-CN"/>
          </w:rPr>
          <w:t>学术界和</w:t>
        </w:r>
      </w:ins>
      <w:ins w:id="317" w:author="Janusio" w:date="2018-03-03T10:00:09Z">
        <w:r>
          <w:rPr>
            <w:rFonts w:hint="eastAsia" w:ascii="Times New Roman" w:hAnsi="Times New Roman"/>
            <w:sz w:val="24"/>
            <w:szCs w:val="24"/>
            <w:lang w:val="en-US" w:eastAsia="zh-CN"/>
          </w:rPr>
          <w:t>产业界</w:t>
        </w:r>
      </w:ins>
      <w:ins w:id="318" w:author="Janusio" w:date="2018-03-03T10:00:12Z">
        <w:r>
          <w:rPr>
            <w:rFonts w:hint="eastAsia" w:ascii="Times New Roman" w:hAnsi="Times New Roman"/>
            <w:sz w:val="24"/>
            <w:szCs w:val="24"/>
            <w:lang w:val="en-US" w:eastAsia="zh-CN"/>
          </w:rPr>
          <w:t>都已</w:t>
        </w:r>
      </w:ins>
      <w:ins w:id="319" w:author="Janusio" w:date="2018-03-03T10:00:28Z">
        <w:r>
          <w:rPr>
            <w:rFonts w:hint="eastAsia" w:ascii="Times New Roman" w:hAnsi="Times New Roman"/>
            <w:sz w:val="24"/>
            <w:szCs w:val="24"/>
            <w:lang w:val="en-US" w:eastAsia="zh-CN"/>
          </w:rPr>
          <w:t>开始</w:t>
        </w:r>
      </w:ins>
      <w:ins w:id="320" w:author="Janusio" w:date="2018-03-03T10:00:30Z">
        <w:r>
          <w:rPr>
            <w:rFonts w:hint="eastAsia" w:ascii="Times New Roman" w:hAnsi="Times New Roman"/>
            <w:sz w:val="24"/>
            <w:szCs w:val="24"/>
            <w:lang w:val="en-US" w:eastAsia="zh-CN"/>
          </w:rPr>
          <w:t>重视</w:t>
        </w:r>
      </w:ins>
      <w:ins w:id="321" w:author="Janusio" w:date="2018-03-03T10:00:14Z">
        <w:r>
          <w:rPr>
            <w:rFonts w:hint="eastAsia" w:ascii="Times New Roman" w:hAnsi="Times New Roman"/>
            <w:sz w:val="24"/>
            <w:szCs w:val="24"/>
            <w:lang w:val="en-US" w:eastAsia="zh-CN"/>
          </w:rPr>
          <w:t>可信</w:t>
        </w:r>
      </w:ins>
      <w:ins w:id="322" w:author="Janusio" w:date="2018-03-03T10:00:17Z">
        <w:r>
          <w:rPr>
            <w:rFonts w:hint="eastAsia" w:ascii="Times New Roman" w:hAnsi="Times New Roman"/>
            <w:sz w:val="24"/>
            <w:szCs w:val="24"/>
            <w:lang w:val="en-US" w:eastAsia="zh-CN"/>
          </w:rPr>
          <w:t>计算</w:t>
        </w:r>
      </w:ins>
      <w:ins w:id="323" w:author="Janusio" w:date="2018-03-03T10:00:18Z">
        <w:r>
          <w:rPr>
            <w:rFonts w:hint="eastAsia" w:ascii="Times New Roman" w:hAnsi="Times New Roman"/>
            <w:sz w:val="24"/>
            <w:szCs w:val="24"/>
            <w:lang w:val="en-US" w:eastAsia="zh-CN"/>
          </w:rPr>
          <w:t>技术</w:t>
        </w:r>
      </w:ins>
      <w:ins w:id="324" w:author="Janusio" w:date="2018-03-03T10:00:19Z">
        <w:r>
          <w:rPr>
            <w:rFonts w:hint="eastAsia" w:ascii="Times New Roman" w:hAnsi="Times New Roman"/>
            <w:sz w:val="24"/>
            <w:szCs w:val="24"/>
            <w:lang w:val="en-US" w:eastAsia="zh-CN"/>
          </w:rPr>
          <w:t>与</w:t>
        </w:r>
      </w:ins>
      <w:ins w:id="325" w:author="Janusio" w:date="2018-03-03T10:00:22Z">
        <w:r>
          <w:rPr>
            <w:rFonts w:hint="eastAsia" w:ascii="Times New Roman" w:hAnsi="Times New Roman"/>
            <w:sz w:val="24"/>
            <w:szCs w:val="24"/>
            <w:lang w:val="en-US" w:eastAsia="zh-CN"/>
          </w:rPr>
          <w:t>虚拟化技术</w:t>
        </w:r>
      </w:ins>
      <w:ins w:id="326" w:author="Janusio" w:date="2018-03-03T10:00:50Z">
        <w:r>
          <w:rPr>
            <w:rFonts w:hint="eastAsia" w:ascii="Times New Roman" w:hAnsi="Times New Roman"/>
            <w:sz w:val="24"/>
            <w:szCs w:val="24"/>
            <w:lang w:val="en-US" w:eastAsia="zh-CN"/>
          </w:rPr>
          <w:t>。</w:t>
        </w:r>
      </w:ins>
      <w:del w:id="327"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328" w:author="Janusio" w:date="2018-03-03T10:01:03Z">
        <w:r>
          <w:rPr>
            <w:rFonts w:hint="eastAsia" w:ascii="Times New Roman" w:hAnsi="Times New Roman"/>
            <w:sz w:val="24"/>
            <w:szCs w:val="24"/>
            <w:lang w:val="en-US" w:eastAsia="zh-CN"/>
          </w:rPr>
          <w:t>本文</w:t>
        </w:r>
      </w:ins>
      <w:ins w:id="329" w:author="Janusio" w:date="2018-03-03T10:01:04Z">
        <w:r>
          <w:rPr>
            <w:rFonts w:hint="eastAsia" w:ascii="Times New Roman" w:hAnsi="Times New Roman"/>
            <w:sz w:val="24"/>
            <w:szCs w:val="24"/>
            <w:lang w:val="en-US" w:eastAsia="zh-CN"/>
          </w:rPr>
          <w:t>研究</w:t>
        </w:r>
      </w:ins>
      <w:ins w:id="330"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332" w:author="Janusio" w:date="2018-03-06T13:06:20Z"/>
        </w:numPr>
        <w:spacing w:line="360" w:lineRule="auto"/>
        <w:ind w:firstLine="0" w:firstLineChars="0"/>
        <w:rPr>
          <w:rFonts w:hint="eastAsia" w:ascii="Times New Roman" w:hAnsi="Times New Roman" w:eastAsia="黑体"/>
          <w:b/>
          <w:sz w:val="24"/>
          <w:szCs w:val="24"/>
          <w:lang w:val="en-US" w:eastAsia="zh-CN"/>
        </w:rPr>
        <w:pPrChange w:id="331" w:author="Janusio" w:date="2018-03-06T13:06:20Z">
          <w:pPr>
            <w:pStyle w:val="23"/>
            <w:spacing w:line="360" w:lineRule="auto"/>
            <w:ind w:firstLine="0" w:firstLineChars="0"/>
          </w:pPr>
        </w:pPrChange>
      </w:pPr>
      <w:del w:id="333"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3"/>
        <w:spacing w:line="360" w:lineRule="auto"/>
        <w:ind w:firstLine="420" w:firstLineChars="0"/>
        <w:rPr>
          <w:ins w:id="335" w:author="Janusio" w:date="2018-03-03T13:29:50Z"/>
          <w:rFonts w:hint="eastAsia" w:ascii="Times New Roman" w:hAnsi="Times New Roman" w:eastAsiaTheme="minorEastAsia"/>
          <w:sz w:val="24"/>
          <w:szCs w:val="24"/>
          <w:lang w:val="en-US" w:eastAsia="zh-CN"/>
        </w:rPr>
        <w:pPrChange w:id="334" w:author="Janusio" w:date="2018-03-06T13:06:28Z">
          <w:pPr>
            <w:pStyle w:val="23"/>
            <w:spacing w:line="360" w:lineRule="auto"/>
            <w:ind w:firstLine="420" w:firstLineChars="0"/>
          </w:pPr>
        </w:pPrChange>
      </w:pPr>
      <w:ins w:id="336" w:author="Janusio" w:date="2018-03-03T13:30:13Z">
        <w:r>
          <w:rPr>
            <w:rFonts w:hint="eastAsia" w:ascii="Times New Roman" w:hAnsi="Times New Roman"/>
            <w:sz w:val="24"/>
            <w:szCs w:val="24"/>
            <w:lang w:val="en-US" w:eastAsia="zh-CN"/>
          </w:rPr>
          <w:t>可信</w:t>
        </w:r>
      </w:ins>
      <w:ins w:id="337" w:author="Janusio" w:date="2018-03-03T13:30:14Z">
        <w:r>
          <w:rPr>
            <w:rFonts w:hint="eastAsia" w:ascii="Times New Roman" w:hAnsi="Times New Roman"/>
            <w:sz w:val="24"/>
            <w:szCs w:val="24"/>
            <w:lang w:val="en-US" w:eastAsia="zh-CN"/>
          </w:rPr>
          <w:t>计算</w:t>
        </w:r>
      </w:ins>
      <w:ins w:id="338" w:author="Janusio" w:date="2018-03-03T13:30:15Z">
        <w:r>
          <w:rPr>
            <w:rFonts w:hint="eastAsia" w:ascii="Times New Roman" w:hAnsi="Times New Roman"/>
            <w:sz w:val="24"/>
            <w:szCs w:val="24"/>
            <w:lang w:val="en-US" w:eastAsia="zh-CN"/>
          </w:rPr>
          <w:t>技术</w:t>
        </w:r>
      </w:ins>
      <w:ins w:id="339" w:author="Janusio" w:date="2018-03-03T13:30:25Z">
        <w:r>
          <w:rPr>
            <w:rFonts w:hint="eastAsia" w:ascii="Times New Roman" w:hAnsi="Times New Roman"/>
            <w:sz w:val="24"/>
            <w:szCs w:val="24"/>
            <w:lang w:val="en-US" w:eastAsia="zh-CN"/>
          </w:rPr>
          <w:t>在</w:t>
        </w:r>
      </w:ins>
      <w:ins w:id="340" w:author="Janusio" w:date="2018-03-03T13:35:24Z">
        <w:r>
          <w:rPr>
            <w:rFonts w:hint="eastAsia" w:ascii="Times New Roman" w:hAnsi="Times New Roman"/>
            <w:sz w:val="24"/>
            <w:szCs w:val="24"/>
            <w:lang w:val="en-US" w:eastAsia="zh-CN"/>
          </w:rPr>
          <w:t>2</w:t>
        </w:r>
      </w:ins>
      <w:ins w:id="341" w:author="Janusio" w:date="2018-03-03T13:35:25Z">
        <w:r>
          <w:rPr>
            <w:rFonts w:hint="eastAsia" w:ascii="Times New Roman" w:hAnsi="Times New Roman"/>
            <w:sz w:val="24"/>
            <w:szCs w:val="24"/>
            <w:lang w:val="en-US" w:eastAsia="zh-CN"/>
          </w:rPr>
          <w:t>000</w:t>
        </w:r>
      </w:ins>
      <w:ins w:id="342" w:author="Janusio" w:date="2018-03-03T13:35:26Z">
        <w:r>
          <w:rPr>
            <w:rFonts w:hint="eastAsia" w:ascii="Times New Roman" w:hAnsi="Times New Roman"/>
            <w:sz w:val="24"/>
            <w:szCs w:val="24"/>
            <w:lang w:val="en-US" w:eastAsia="zh-CN"/>
          </w:rPr>
          <w:t>年</w:t>
        </w:r>
      </w:ins>
      <w:ins w:id="343" w:author="Janusio" w:date="2018-03-03T13:35:30Z">
        <w:r>
          <w:rPr>
            <w:rFonts w:hint="eastAsia" w:ascii="Times New Roman" w:hAnsi="Times New Roman"/>
            <w:sz w:val="24"/>
            <w:szCs w:val="24"/>
            <w:lang w:val="en-US" w:eastAsia="zh-CN"/>
          </w:rPr>
          <w:t>后都</w:t>
        </w:r>
      </w:ins>
      <w:ins w:id="344" w:author="Janusio" w:date="2018-03-03T13:35:31Z">
        <w:r>
          <w:rPr>
            <w:rFonts w:hint="eastAsia" w:ascii="Times New Roman" w:hAnsi="Times New Roman"/>
            <w:sz w:val="24"/>
            <w:szCs w:val="24"/>
            <w:lang w:val="en-US" w:eastAsia="zh-CN"/>
          </w:rPr>
          <w:t>被</w:t>
        </w:r>
      </w:ins>
      <w:ins w:id="345" w:author="Janusio" w:date="2018-03-03T13:35:40Z">
        <w:r>
          <w:rPr>
            <w:rFonts w:hint="eastAsia" w:ascii="Times New Roman" w:hAnsi="Times New Roman"/>
            <w:sz w:val="24"/>
            <w:szCs w:val="24"/>
            <w:lang w:val="en-US" w:eastAsia="zh-CN"/>
          </w:rPr>
          <w:t>研究者</w:t>
        </w:r>
      </w:ins>
      <w:ins w:id="346" w:author="Janusio" w:date="2018-03-03T13:35:41Z">
        <w:r>
          <w:rPr>
            <w:rFonts w:hint="eastAsia" w:ascii="Times New Roman" w:hAnsi="Times New Roman"/>
            <w:sz w:val="24"/>
            <w:szCs w:val="24"/>
            <w:lang w:val="en-US" w:eastAsia="zh-CN"/>
          </w:rPr>
          <w:t>用来</w:t>
        </w:r>
      </w:ins>
      <w:ins w:id="347" w:author="Janusio" w:date="2018-03-03T13:35:42Z">
        <w:r>
          <w:rPr>
            <w:rFonts w:hint="eastAsia" w:ascii="Times New Roman" w:hAnsi="Times New Roman"/>
            <w:sz w:val="24"/>
            <w:szCs w:val="24"/>
            <w:lang w:val="en-US" w:eastAsia="zh-CN"/>
          </w:rPr>
          <w:t>解决</w:t>
        </w:r>
      </w:ins>
      <w:ins w:id="348" w:author="Janusio" w:date="2018-03-03T13:35:44Z">
        <w:r>
          <w:rPr>
            <w:rFonts w:hint="eastAsia" w:ascii="Times New Roman" w:hAnsi="Times New Roman"/>
            <w:sz w:val="24"/>
            <w:szCs w:val="24"/>
            <w:lang w:val="en-US" w:eastAsia="zh-CN"/>
          </w:rPr>
          <w:t>虚拟</w:t>
        </w:r>
      </w:ins>
      <w:ins w:id="349" w:author="Janusio" w:date="2018-03-03T13:35:46Z">
        <w:r>
          <w:rPr>
            <w:rFonts w:hint="eastAsia" w:ascii="Times New Roman" w:hAnsi="Times New Roman"/>
            <w:sz w:val="24"/>
            <w:szCs w:val="24"/>
            <w:lang w:val="en-US" w:eastAsia="zh-CN"/>
          </w:rPr>
          <w:t>系统</w:t>
        </w:r>
      </w:ins>
      <w:ins w:id="350" w:author="Janusio" w:date="2018-03-03T13:35:47Z">
        <w:r>
          <w:rPr>
            <w:rFonts w:hint="eastAsia" w:ascii="Times New Roman" w:hAnsi="Times New Roman"/>
            <w:sz w:val="24"/>
            <w:szCs w:val="24"/>
            <w:lang w:val="en-US" w:eastAsia="zh-CN"/>
          </w:rPr>
          <w:t>平台</w:t>
        </w:r>
      </w:ins>
      <w:ins w:id="351" w:author="Janusio" w:date="2018-03-03T13:35:48Z">
        <w:r>
          <w:rPr>
            <w:rFonts w:hint="eastAsia" w:ascii="Times New Roman" w:hAnsi="Times New Roman"/>
            <w:sz w:val="24"/>
            <w:szCs w:val="24"/>
            <w:lang w:val="en-US" w:eastAsia="zh-CN"/>
          </w:rPr>
          <w:t>安全</w:t>
        </w:r>
      </w:ins>
      <w:ins w:id="352" w:author="Janusio" w:date="2018-03-03T13:35:49Z">
        <w:r>
          <w:rPr>
            <w:rFonts w:hint="eastAsia" w:ascii="Times New Roman" w:hAnsi="Times New Roman"/>
            <w:sz w:val="24"/>
            <w:szCs w:val="24"/>
            <w:lang w:val="en-US" w:eastAsia="zh-CN"/>
          </w:rPr>
          <w:t>的</w:t>
        </w:r>
      </w:ins>
      <w:ins w:id="353" w:author="Janusio" w:date="2018-03-03T13:35:50Z">
        <w:r>
          <w:rPr>
            <w:rFonts w:hint="eastAsia" w:ascii="Times New Roman" w:hAnsi="Times New Roman"/>
            <w:sz w:val="24"/>
            <w:szCs w:val="24"/>
            <w:lang w:val="en-US" w:eastAsia="zh-CN"/>
          </w:rPr>
          <w:t>问题，</w:t>
        </w:r>
      </w:ins>
      <w:ins w:id="354" w:author="Janusio" w:date="2018-03-03T13:36:00Z">
        <w:r>
          <w:rPr>
            <w:rFonts w:hint="eastAsia" w:ascii="Times New Roman" w:hAnsi="Times New Roman"/>
            <w:sz w:val="24"/>
            <w:szCs w:val="24"/>
          </w:rPr>
          <w:t>这些平台包括Terra [17]，Perseus [18]等，</w:t>
        </w:r>
      </w:ins>
      <w:ins w:id="355"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356" w:author="Janusio" w:date="2018-03-03T13:36:17Z">
        <w:r>
          <w:rPr>
            <w:rFonts w:hint="eastAsia" w:ascii="Times New Roman" w:hAnsi="Times New Roman"/>
            <w:sz w:val="24"/>
            <w:szCs w:val="24"/>
            <w:lang w:val="en-US" w:eastAsia="zh-CN"/>
          </w:rPr>
          <w:t>，</w:t>
        </w:r>
      </w:ins>
      <w:ins w:id="357" w:author="Janusio" w:date="2018-03-03T13:36:18Z">
        <w:r>
          <w:rPr>
            <w:rFonts w:hint="eastAsia" w:ascii="Times New Roman" w:hAnsi="Times New Roman"/>
            <w:sz w:val="24"/>
            <w:szCs w:val="24"/>
            <w:lang w:val="en-US" w:eastAsia="zh-CN"/>
          </w:rPr>
          <w:t>而</w:t>
        </w:r>
      </w:ins>
      <w:ins w:id="358" w:author="Janusio" w:date="2018-03-03T13:37:15Z">
        <w:r>
          <w:rPr>
            <w:rFonts w:hint="eastAsia" w:ascii="Times New Roman" w:hAnsi="Times New Roman"/>
            <w:sz w:val="24"/>
            <w:szCs w:val="24"/>
            <w:lang w:val="en-US" w:eastAsia="zh-CN"/>
          </w:rPr>
          <w:t>存在</w:t>
        </w:r>
      </w:ins>
      <w:ins w:id="359" w:author="Janusio" w:date="2018-03-03T14:22:33Z">
        <w:r>
          <w:rPr>
            <w:rFonts w:hint="eastAsia" w:ascii="Times New Roman" w:hAnsi="Times New Roman"/>
            <w:sz w:val="24"/>
            <w:szCs w:val="24"/>
            <w:lang w:val="en-US" w:eastAsia="zh-CN"/>
          </w:rPr>
          <w:t>着</w:t>
        </w:r>
      </w:ins>
      <w:ins w:id="360" w:author="Janusio" w:date="2018-03-03T14:22:35Z">
        <w:r>
          <w:rPr>
            <w:rFonts w:hint="eastAsia" w:ascii="Times New Roman" w:hAnsi="Times New Roman"/>
            <w:sz w:val="24"/>
            <w:szCs w:val="24"/>
            <w:lang w:val="en-US" w:eastAsia="zh-CN"/>
          </w:rPr>
          <w:t>安全</w:t>
        </w:r>
      </w:ins>
      <w:ins w:id="361" w:author="Janusio" w:date="2018-03-03T14:22:36Z">
        <w:r>
          <w:rPr>
            <w:rFonts w:hint="eastAsia" w:ascii="Times New Roman" w:hAnsi="Times New Roman"/>
            <w:sz w:val="24"/>
            <w:szCs w:val="24"/>
            <w:lang w:val="en-US" w:eastAsia="zh-CN"/>
          </w:rPr>
          <w:t>威胁</w:t>
        </w:r>
      </w:ins>
      <w:ins w:id="362" w:author="Janusio" w:date="2018-03-03T14:22:38Z">
        <w:r>
          <w:rPr>
            <w:rFonts w:hint="eastAsia" w:ascii="Times New Roman" w:hAnsi="Times New Roman"/>
            <w:sz w:val="24"/>
            <w:szCs w:val="24"/>
            <w:lang w:val="en-US" w:eastAsia="zh-CN"/>
          </w:rPr>
          <w:t>的</w:t>
        </w:r>
      </w:ins>
      <w:ins w:id="363" w:author="Janusio" w:date="2018-03-03T14:22:40Z">
        <w:r>
          <w:rPr>
            <w:rFonts w:hint="eastAsia" w:ascii="Times New Roman" w:hAnsi="Times New Roman"/>
            <w:sz w:val="24"/>
            <w:szCs w:val="24"/>
            <w:lang w:val="en-US" w:eastAsia="zh-CN"/>
          </w:rPr>
          <w:t>虚拟机被</w:t>
        </w:r>
      </w:ins>
      <w:ins w:id="364" w:author="Janusio" w:date="2018-03-03T14:22:45Z">
        <w:r>
          <w:rPr>
            <w:rFonts w:hint="eastAsia" w:ascii="Times New Roman" w:hAnsi="Times New Roman"/>
            <w:sz w:val="24"/>
            <w:szCs w:val="24"/>
            <w:lang w:val="en-US" w:eastAsia="zh-CN"/>
          </w:rPr>
          <w:t>放在</w:t>
        </w:r>
      </w:ins>
      <w:ins w:id="365" w:author="Janusio" w:date="2018-03-03T14:22:48Z">
        <w:r>
          <w:rPr>
            <w:rFonts w:hint="eastAsia" w:ascii="Times New Roman" w:hAnsi="Times New Roman"/>
            <w:sz w:val="24"/>
            <w:szCs w:val="24"/>
            <w:lang w:val="en-US" w:eastAsia="zh-CN"/>
          </w:rPr>
          <w:t>不可信</w:t>
        </w:r>
      </w:ins>
      <w:ins w:id="366" w:author="Janusio" w:date="2018-03-03T14:22:49Z">
        <w:r>
          <w:rPr>
            <w:rFonts w:hint="eastAsia" w:ascii="Times New Roman" w:hAnsi="Times New Roman"/>
            <w:sz w:val="24"/>
            <w:szCs w:val="24"/>
            <w:lang w:val="en-US" w:eastAsia="zh-CN"/>
          </w:rPr>
          <w:t>区域</w:t>
        </w:r>
      </w:ins>
      <w:ins w:id="367" w:author="Janusio" w:date="2018-03-03T13:36:00Z">
        <w:r>
          <w:rPr>
            <w:rFonts w:hint="eastAsia" w:ascii="Times New Roman" w:hAnsi="Times New Roman"/>
            <w:sz w:val="24"/>
            <w:szCs w:val="24"/>
            <w:lang w:val="en-US" w:eastAsia="zh-CN"/>
          </w:rPr>
          <w:t>。</w:t>
        </w:r>
      </w:ins>
      <w:ins w:id="368" w:author="Janusio" w:date="2018-03-03T14:23:13Z">
        <w:r>
          <w:rPr>
            <w:rFonts w:hint="eastAsia" w:ascii="Times New Roman" w:hAnsi="Times New Roman"/>
            <w:sz w:val="24"/>
            <w:szCs w:val="24"/>
            <w:lang w:val="en-US" w:eastAsia="zh-CN"/>
          </w:rPr>
          <w:t>这些</w:t>
        </w:r>
      </w:ins>
      <w:ins w:id="369" w:author="Janusio" w:date="2018-03-03T14:23:14Z">
        <w:r>
          <w:rPr>
            <w:rFonts w:hint="eastAsia" w:ascii="Times New Roman" w:hAnsi="Times New Roman"/>
            <w:sz w:val="24"/>
            <w:szCs w:val="24"/>
            <w:lang w:val="en-US" w:eastAsia="zh-CN"/>
          </w:rPr>
          <w:t>方案</w:t>
        </w:r>
      </w:ins>
      <w:ins w:id="370" w:author="Janusio" w:date="2018-03-03T14:23:15Z">
        <w:r>
          <w:rPr>
            <w:rFonts w:hint="eastAsia" w:ascii="Times New Roman" w:hAnsi="Times New Roman"/>
            <w:sz w:val="24"/>
            <w:szCs w:val="24"/>
            <w:lang w:val="en-US" w:eastAsia="zh-CN"/>
          </w:rPr>
          <w:t>为</w:t>
        </w:r>
      </w:ins>
      <w:ins w:id="371" w:author="Janusio" w:date="2018-03-03T14:23:16Z">
        <w:r>
          <w:rPr>
            <w:rFonts w:hint="eastAsia" w:ascii="Times New Roman" w:hAnsi="Times New Roman"/>
            <w:sz w:val="24"/>
            <w:szCs w:val="24"/>
            <w:lang w:val="en-US" w:eastAsia="zh-CN"/>
          </w:rPr>
          <w:t>可信</w:t>
        </w:r>
      </w:ins>
      <w:ins w:id="372" w:author="Janusio" w:date="2018-03-03T14:23:19Z">
        <w:r>
          <w:rPr>
            <w:rFonts w:hint="eastAsia" w:ascii="Times New Roman" w:hAnsi="Times New Roman"/>
            <w:sz w:val="24"/>
            <w:szCs w:val="24"/>
            <w:lang w:val="en-US" w:eastAsia="zh-CN"/>
          </w:rPr>
          <w:t>虚拟</w:t>
        </w:r>
      </w:ins>
      <w:ins w:id="373" w:author="Janusio" w:date="2018-03-03T14:23:20Z">
        <w:r>
          <w:rPr>
            <w:rFonts w:hint="eastAsia" w:ascii="Times New Roman" w:hAnsi="Times New Roman"/>
            <w:sz w:val="24"/>
            <w:szCs w:val="24"/>
            <w:lang w:val="en-US" w:eastAsia="zh-CN"/>
          </w:rPr>
          <w:t>平台的</w:t>
        </w:r>
      </w:ins>
      <w:ins w:id="374" w:author="Janusio" w:date="2018-03-03T14:23:21Z">
        <w:r>
          <w:rPr>
            <w:rFonts w:hint="eastAsia" w:ascii="Times New Roman" w:hAnsi="Times New Roman"/>
            <w:sz w:val="24"/>
            <w:szCs w:val="24"/>
            <w:lang w:val="en-US" w:eastAsia="zh-CN"/>
          </w:rPr>
          <w:t>研究</w:t>
        </w:r>
      </w:ins>
      <w:ins w:id="375" w:author="Janusio" w:date="2018-03-03T14:23:23Z">
        <w:r>
          <w:rPr>
            <w:rFonts w:hint="eastAsia" w:ascii="Times New Roman" w:hAnsi="Times New Roman"/>
            <w:sz w:val="24"/>
            <w:szCs w:val="24"/>
            <w:lang w:val="en-US" w:eastAsia="zh-CN"/>
          </w:rPr>
          <w:t>提供</w:t>
        </w:r>
      </w:ins>
      <w:ins w:id="376" w:author="Janusio" w:date="2018-03-03T14:23:24Z">
        <w:r>
          <w:rPr>
            <w:rFonts w:hint="eastAsia" w:ascii="Times New Roman" w:hAnsi="Times New Roman"/>
            <w:sz w:val="24"/>
            <w:szCs w:val="24"/>
            <w:lang w:val="en-US" w:eastAsia="zh-CN"/>
          </w:rPr>
          <w:t>很好的</w:t>
        </w:r>
      </w:ins>
      <w:ins w:id="377" w:author="Janusio" w:date="2018-03-03T14:23:26Z">
        <w:r>
          <w:rPr>
            <w:rFonts w:hint="eastAsia" w:ascii="Times New Roman" w:hAnsi="Times New Roman"/>
            <w:sz w:val="24"/>
            <w:szCs w:val="24"/>
            <w:lang w:val="en-US" w:eastAsia="zh-CN"/>
          </w:rPr>
          <w:t>理论和</w:t>
        </w:r>
      </w:ins>
      <w:ins w:id="378" w:author="Janusio" w:date="2018-03-03T14:23:31Z">
        <w:r>
          <w:rPr>
            <w:rFonts w:hint="eastAsia" w:ascii="Times New Roman" w:hAnsi="Times New Roman"/>
            <w:sz w:val="24"/>
            <w:szCs w:val="24"/>
            <w:lang w:val="en-US" w:eastAsia="zh-CN"/>
          </w:rPr>
          <w:t>方案</w:t>
        </w:r>
      </w:ins>
      <w:ins w:id="379" w:author="Janusio" w:date="2018-03-03T14:23:32Z">
        <w:r>
          <w:rPr>
            <w:rFonts w:hint="eastAsia" w:ascii="Times New Roman" w:hAnsi="Times New Roman"/>
            <w:sz w:val="24"/>
            <w:szCs w:val="24"/>
            <w:lang w:val="en-US" w:eastAsia="zh-CN"/>
          </w:rPr>
          <w:t>基础。</w:t>
        </w:r>
      </w:ins>
    </w:p>
    <w:p>
      <w:pPr>
        <w:pStyle w:val="23"/>
        <w:spacing w:line="360" w:lineRule="auto"/>
        <w:ind w:firstLine="420" w:firstLineChars="0"/>
        <w:rPr>
          <w:del w:id="380" w:author="Janusio" w:date="2018-03-03T13:35:57Z"/>
          <w:rFonts w:hint="eastAsia" w:ascii="Times New Roman" w:hAnsi="Times New Roman"/>
          <w:sz w:val="24"/>
          <w:szCs w:val="24"/>
          <w:lang w:val="en-US" w:eastAsia="zh-CN"/>
        </w:rPr>
      </w:pPr>
      <w:del w:id="381"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382" w:author="Janusio" w:date="2018-03-03T13:35:57Z">
        <w:r>
          <w:rPr>
            <w:rFonts w:hint="eastAsia" w:ascii="Times New Roman" w:hAnsi="Times New Roman"/>
            <w:sz w:val="24"/>
            <w:szCs w:val="24"/>
          </w:rPr>
          <w:delText>这些平台包括Terra [17]，Perseus [18]等，</w:delText>
        </w:r>
      </w:del>
      <w:del w:id="383"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3"/>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3"/>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385" w:author="Janusio" w:date="2018-03-06T13:06:39Z"/>
        </w:numPr>
        <w:spacing w:line="360" w:lineRule="auto"/>
        <w:ind w:firstLine="0" w:firstLineChars="0"/>
        <w:rPr>
          <w:rFonts w:hint="eastAsia" w:ascii="Times New Roman" w:hAnsi="Times New Roman" w:eastAsia="黑体"/>
          <w:b/>
          <w:sz w:val="24"/>
          <w:szCs w:val="24"/>
          <w:lang w:val="en-US" w:eastAsia="zh-CN"/>
        </w:rPr>
        <w:pPrChange w:id="384" w:author="Janusio" w:date="2018-03-06T13:06:39Z">
          <w:pPr>
            <w:pStyle w:val="23"/>
            <w:spacing w:line="360" w:lineRule="auto"/>
            <w:ind w:firstLine="0" w:firstLineChars="0"/>
          </w:pPr>
        </w:pPrChange>
      </w:pPr>
      <w:del w:id="386"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388" w:author="Janusio" w:date="2018-03-06T13:06:58Z"/>
        </w:numPr>
        <w:spacing w:line="360" w:lineRule="auto"/>
        <w:ind w:firstLine="0" w:firstLineChars="0"/>
        <w:rPr>
          <w:rFonts w:hint="eastAsia" w:ascii="Times New Roman" w:hAnsi="Times New Roman" w:eastAsia="黑体"/>
          <w:b/>
          <w:sz w:val="24"/>
          <w:szCs w:val="24"/>
          <w:lang w:val="en-US" w:eastAsia="zh-CN"/>
        </w:rPr>
        <w:pPrChange w:id="387" w:author="Janusio" w:date="2018-03-06T13:06:58Z">
          <w:pPr>
            <w:pStyle w:val="23"/>
            <w:spacing w:line="360" w:lineRule="auto"/>
            <w:ind w:firstLine="0" w:firstLineChars="0"/>
          </w:pPr>
        </w:pPrChange>
      </w:pPr>
      <w:del w:id="389" w:author="Janusio" w:date="2018-03-06T13:06:56Z">
        <w:r>
          <w:rPr>
            <w:rFonts w:hint="eastAsia" w:ascii="Times New Roman" w:hAnsi="Times New Roman"/>
            <w:sz w:val="24"/>
            <w:szCs w:val="24"/>
          </w:rPr>
          <w:delText>1.2.</w:delText>
        </w:r>
      </w:del>
      <w:del w:id="390" w:author="Janusio" w:date="2018-03-06T13:06:56Z">
        <w:r>
          <w:rPr>
            <w:rFonts w:hint="eastAsia" w:ascii="Times New Roman" w:hAnsi="Times New Roman"/>
            <w:sz w:val="24"/>
            <w:szCs w:val="24"/>
            <w:lang w:val="en-US" w:eastAsia="zh-CN"/>
          </w:rPr>
          <w:delText>3</w:delText>
        </w:r>
      </w:del>
      <w:del w:id="391"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393" w:author="Janusio" w:date="2018-03-06T13:07:04Z"/>
        </w:numPr>
        <w:ind w:firstLine="0" w:firstLineChars="0"/>
        <w:rPr>
          <w:rFonts w:hint="eastAsia" w:ascii="Times New Roman" w:hAnsi="Times New Roman"/>
          <w:sz w:val="24"/>
          <w:szCs w:val="24"/>
          <w:lang w:val="en-US" w:eastAsia="zh-CN"/>
        </w:rPr>
        <w:pPrChange w:id="392" w:author="Janusio" w:date="2018-03-06T13:07:04Z">
          <w:pPr>
            <w:pStyle w:val="23"/>
            <w:ind w:firstLine="0" w:firstLineChars="0"/>
          </w:pPr>
        </w:pPrChange>
      </w:pPr>
      <w:del w:id="394" w:author="Janusio" w:date="2018-03-06T13:07:07Z">
        <w:r>
          <w:rPr>
            <w:rFonts w:hint="eastAsia" w:ascii="Times New Roman" w:hAnsi="Times New Roman" w:eastAsia="仿宋_GB2312"/>
            <w:b/>
            <w:sz w:val="28"/>
            <w:szCs w:val="28"/>
            <w:lang w:val="en-US" w:eastAsia="zh-CN"/>
          </w:rPr>
          <w:delText>1</w:delText>
        </w:r>
      </w:del>
      <w:del w:id="395" w:author="Janusio" w:date="2018-03-06T13:07:07Z">
        <w:r>
          <w:rPr>
            <w:rFonts w:hint="eastAsia" w:ascii="Times New Roman" w:hAnsi="Times New Roman" w:eastAsia="仿宋_GB2312"/>
            <w:b/>
            <w:sz w:val="28"/>
            <w:szCs w:val="28"/>
          </w:rPr>
          <w:delText>.</w:delText>
        </w:r>
      </w:del>
      <w:del w:id="396" w:author="Janusio" w:date="2018-03-06T13:07:07Z">
        <w:r>
          <w:rPr>
            <w:rFonts w:hint="eastAsia" w:ascii="Times New Roman" w:hAnsi="Times New Roman" w:eastAsia="仿宋_GB2312"/>
            <w:b/>
            <w:sz w:val="28"/>
            <w:szCs w:val="28"/>
            <w:lang w:val="en-US" w:eastAsia="zh-CN"/>
          </w:rPr>
          <w:delText>3</w:delText>
        </w:r>
      </w:del>
      <w:del w:id="397"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3"/>
        <w:spacing w:line="360" w:lineRule="auto"/>
        <w:ind w:left="0" w:leftChars="0" w:firstLine="420" w:firstLineChars="0"/>
        <w:rPr>
          <w:ins w:id="398"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3"/>
        <w:spacing w:line="360" w:lineRule="auto"/>
        <w:ind w:left="0" w:leftChars="0" w:firstLine="420" w:firstLineChars="0"/>
        <w:jc w:val="center"/>
        <w:rPr>
          <w:ins w:id="400" w:author="Janusio" w:date="2018-03-06T14:54:35Z"/>
          <w:rFonts w:ascii="Times New Roman" w:hAnsi="Times New Roman"/>
          <w:color w:val="auto"/>
          <w:sz w:val="18"/>
          <w:szCs w:val="18"/>
        </w:rPr>
        <w:pPrChange w:id="399" w:author="Janusio" w:date="2018-03-06T14:54:49Z">
          <w:pPr>
            <w:pStyle w:val="23"/>
            <w:spacing w:line="360" w:lineRule="auto"/>
            <w:ind w:left="0" w:leftChars="0" w:firstLine="420" w:firstLineChars="0"/>
          </w:pPr>
        </w:pPrChange>
      </w:pPr>
      <w:ins w:id="401" w:author="Janusio" w:date="2018-03-06T14:54:33Z"/>
      <w:ins w:id="402" w:author="Janusio" w:date="2018-03-06T14:54:33Z"/>
      <w:ins w:id="403" w:author="Janusio" w:date="2018-03-06T14:54:33Z"/>
      <w:ins w:id="404" w:author="Janusio" w:date="2018-03-06T14:54:33Z">
        <w:r>
          <w:rPr>
            <w:rFonts w:ascii="Times New Roman" w:hAnsi="Times New Roman"/>
            <w:color w:val="auto"/>
            <w:sz w:val="18"/>
            <w:szCs w:val="18"/>
          </w:rPr>
          <w:object>
            <v:shape id="_x0000_i1171"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171" DrawAspect="Content" ObjectID="_1468075726" r:id="rId10">
              <o:LockedField>false</o:LockedField>
            </o:OLEObject>
          </w:object>
        </w:r>
      </w:ins>
      <w:ins w:id="406" w:author="Janusio" w:date="2018-03-06T14:54:33Z"/>
    </w:p>
    <w:p>
      <w:pPr>
        <w:pStyle w:val="23"/>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407" w:author="Janusio" w:date="2018-03-06T14:54:49Z">
          <w:pPr>
            <w:pStyle w:val="23"/>
            <w:spacing w:line="360" w:lineRule="auto"/>
            <w:ind w:left="0" w:leftChars="0" w:firstLine="420" w:firstLineChars="0"/>
          </w:pPr>
        </w:pPrChange>
      </w:pPr>
      <w:ins w:id="408" w:author="Janusio" w:date="2018-03-06T14:54:37Z">
        <w:r>
          <w:rPr>
            <w:rFonts w:hint="eastAsia" w:ascii="Times New Roman" w:hAnsi="Times New Roman"/>
            <w:color w:val="auto"/>
            <w:sz w:val="18"/>
            <w:szCs w:val="18"/>
            <w:lang w:val="en-US" w:eastAsia="zh-CN"/>
          </w:rPr>
          <w:t>图</w:t>
        </w:r>
      </w:ins>
      <w:ins w:id="409" w:author="Janusio" w:date="2018-03-06T14:55:25Z">
        <w:r>
          <w:rPr>
            <w:rFonts w:hint="eastAsia" w:ascii="Times New Roman" w:hAnsi="Times New Roman"/>
            <w:color w:val="auto"/>
            <w:sz w:val="18"/>
            <w:szCs w:val="18"/>
            <w:lang w:val="en-US" w:eastAsia="zh-CN"/>
          </w:rPr>
          <w:t>1.</w:t>
        </w:r>
      </w:ins>
      <w:ins w:id="410" w:author="Janusio" w:date="2018-03-06T14:54:38Z">
        <w:r>
          <w:rPr>
            <w:rFonts w:hint="eastAsia" w:ascii="Times New Roman" w:hAnsi="Times New Roman"/>
            <w:color w:val="auto"/>
            <w:sz w:val="18"/>
            <w:szCs w:val="18"/>
            <w:lang w:val="en-US" w:eastAsia="zh-CN"/>
          </w:rPr>
          <w:t>1</w:t>
        </w:r>
      </w:ins>
      <w:ins w:id="411" w:author="Janusio" w:date="2018-03-06T14:54:39Z">
        <w:r>
          <w:rPr>
            <w:rFonts w:hint="eastAsia" w:ascii="Times New Roman" w:hAnsi="Times New Roman"/>
            <w:color w:val="auto"/>
            <w:sz w:val="18"/>
            <w:szCs w:val="18"/>
            <w:lang w:val="en-US" w:eastAsia="zh-CN"/>
          </w:rPr>
          <w:t xml:space="preserve"> </w:t>
        </w:r>
      </w:ins>
      <w:ins w:id="412" w:author="Janusio" w:date="2018-03-06T14:54:45Z">
        <w:r>
          <w:rPr>
            <w:rFonts w:hint="eastAsia" w:ascii="Times New Roman" w:hAnsi="Times New Roman"/>
            <w:color w:val="auto"/>
            <w:sz w:val="18"/>
            <w:szCs w:val="18"/>
            <w:lang w:val="en-US" w:eastAsia="zh-CN"/>
          </w:rPr>
          <w:t>TVP-QT</w:t>
        </w:r>
      </w:ins>
      <w:ins w:id="413" w:author="Janusio" w:date="2018-03-06T14:54:46Z">
        <w:r>
          <w:rPr>
            <w:rFonts w:hint="eastAsia" w:ascii="Times New Roman" w:hAnsi="Times New Roman"/>
            <w:color w:val="auto"/>
            <w:sz w:val="18"/>
            <w:szCs w:val="18"/>
            <w:lang w:val="en-US" w:eastAsia="zh-CN"/>
          </w:rPr>
          <w:t>主要</w:t>
        </w:r>
      </w:ins>
      <w:ins w:id="414" w:author="Janusio" w:date="2018-03-06T14:54:47Z">
        <w:r>
          <w:rPr>
            <w:rFonts w:hint="eastAsia" w:ascii="Times New Roman" w:hAnsi="Times New Roman"/>
            <w:color w:val="auto"/>
            <w:sz w:val="18"/>
            <w:szCs w:val="18"/>
            <w:lang w:val="en-US" w:eastAsia="zh-CN"/>
          </w:rPr>
          <w:t>架构</w:t>
        </w:r>
      </w:ins>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3"/>
        <w:spacing w:line="360" w:lineRule="auto"/>
        <w:ind w:left="0" w:leftChars="0" w:firstLine="420" w:firstLineChars="0"/>
        <w:rPr>
          <w:ins w:id="415"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本课题构建的信任链模型大体架构如图：</w:t>
      </w:r>
    </w:p>
    <w:p>
      <w:pPr>
        <w:pStyle w:val="23"/>
        <w:spacing w:line="360" w:lineRule="auto"/>
        <w:ind w:left="0" w:leftChars="0" w:firstLine="420" w:firstLineChars="0"/>
        <w:jc w:val="center"/>
        <w:rPr>
          <w:ins w:id="417" w:author="Janusio" w:date="2018-03-06T14:55:57Z"/>
          <w:rFonts w:ascii="Times New Roman" w:hAnsi="Times New Roman"/>
          <w:color w:val="auto"/>
          <w:sz w:val="21"/>
          <w:szCs w:val="21"/>
        </w:rPr>
        <w:pPrChange w:id="416" w:author="Janusio" w:date="2018-03-06T14:55:50Z">
          <w:pPr>
            <w:pStyle w:val="23"/>
            <w:spacing w:line="360" w:lineRule="auto"/>
            <w:ind w:left="0" w:leftChars="0" w:firstLine="420" w:firstLineChars="0"/>
          </w:pPr>
        </w:pPrChange>
      </w:pPr>
      <w:ins w:id="418" w:author="Janusio" w:date="2018-03-06T14:55:31Z">
        <w:r>
          <w:rPr>
            <w:rFonts w:hint="eastAsia" w:ascii="Times New Roman" w:hAnsi="Times New Roman"/>
            <w:sz w:val="21"/>
            <w:szCs w:val="21"/>
            <w:lang w:val="en-US" w:eastAsia="zh-CN"/>
            <w:rPrChange w:id="419" w:author="Janusio" w:date="2018-03-06T14:55:47Z">
              <w:rPr>
                <w:rFonts w:hint="eastAsia" w:ascii="Times New Roman" w:hAnsi="Times New Roman"/>
                <w:sz w:val="24"/>
                <w:szCs w:val="24"/>
                <w:lang w:val="en-US" w:eastAsia="zh-CN"/>
              </w:rPr>
            </w:rPrChange>
          </w:rPr>
          <w:t xml:space="preserve"> </w:t>
        </w:r>
      </w:ins>
      <w:ins w:id="421" w:author="Janusio" w:date="2018-03-06T14:55:32Z">
        <w:r>
          <w:rPr>
            <w:rFonts w:ascii="Times New Roman" w:hAnsi="Times New Roman"/>
            <w:color w:val="auto"/>
            <w:sz w:val="21"/>
            <w:szCs w:val="21"/>
            <w:rPrChange w:id="425" w:author="Janusio" w:date="2018-03-06T14:55:49Z">
              <w:rPr>
                <w:rFonts w:ascii="Times New Roman" w:hAnsi="Times New Roman"/>
                <w:color w:val="auto"/>
                <w:sz w:val="18"/>
                <w:szCs w:val="18"/>
              </w:rPr>
            </w:rPrChange>
          </w:rPr>
          <w:object>
            <v:shape id="_x0000_i1172" o:spt="75" alt="" type="#_x0000_t75" style="height:75.6pt;width:222.8pt;" o:ole="t" filled="f" o:preferrelative="t" stroked="f" coordsize="21600,21600">
              <v:path/>
              <v:fill on="f" focussize="0,0"/>
              <v:stroke on="f"/>
              <v:imagedata r:id="rId13" o:title=""/>
              <o:lock v:ext="edit" aspectratio="t"/>
              <w10:wrap type="none"/>
              <w10:anchorlock/>
            </v:shape>
            <o:OLEObject Type="Embed" ProgID="" ShapeID="_x0000_i1172" DrawAspect="Content" ObjectID="_1468075727" r:id="rId12">
              <o:LockedField>false</o:LockedField>
            </o:OLEObject>
          </w:object>
        </w:r>
      </w:ins>
    </w:p>
    <w:p>
      <w:pPr>
        <w:pStyle w:val="23"/>
        <w:spacing w:line="360" w:lineRule="auto"/>
        <w:ind w:left="0" w:leftChars="0" w:firstLine="420" w:firstLineChars="0"/>
        <w:jc w:val="center"/>
        <w:rPr>
          <w:rFonts w:hint="eastAsia" w:ascii="Times New Roman" w:hAnsi="Times New Roman"/>
          <w:sz w:val="21"/>
          <w:szCs w:val="21"/>
          <w:lang w:val="en-US" w:eastAsia="zh-CN"/>
          <w:rPrChange w:id="428" w:author="Janusio" w:date="2018-03-06T14:55:47Z">
            <w:rPr>
              <w:rFonts w:hint="eastAsia" w:ascii="Times New Roman" w:hAnsi="Times New Roman"/>
              <w:sz w:val="24"/>
              <w:szCs w:val="24"/>
              <w:lang w:val="en-US" w:eastAsia="zh-CN"/>
            </w:rPr>
          </w:rPrChange>
        </w:rPr>
        <w:pPrChange w:id="427" w:author="Janusio" w:date="2018-03-06T14:55:50Z">
          <w:pPr>
            <w:pStyle w:val="23"/>
            <w:spacing w:line="360" w:lineRule="auto"/>
            <w:ind w:left="0" w:leftChars="0" w:firstLine="420" w:firstLineChars="0"/>
          </w:pPr>
        </w:pPrChange>
      </w:pPr>
      <w:ins w:id="429" w:author="Janusio" w:date="2018-03-06T14:56:01Z">
        <w:r>
          <w:rPr>
            <w:rFonts w:hint="eastAsia" w:ascii="Times New Roman" w:hAnsi="Times New Roman"/>
            <w:sz w:val="21"/>
            <w:szCs w:val="21"/>
            <w:lang w:val="en-US" w:eastAsia="zh-CN"/>
          </w:rPr>
          <w:t>图1.2</w:t>
        </w:r>
      </w:ins>
      <w:ins w:id="430" w:author="Janusio" w:date="2018-03-06T14:56:02Z">
        <w:r>
          <w:rPr>
            <w:rFonts w:hint="eastAsia" w:ascii="Times New Roman" w:hAnsi="Times New Roman"/>
            <w:sz w:val="21"/>
            <w:szCs w:val="21"/>
            <w:lang w:val="en-US" w:eastAsia="zh-CN"/>
          </w:rPr>
          <w:t xml:space="preserve"> </w:t>
        </w:r>
      </w:ins>
      <w:ins w:id="431" w:author="Janusio" w:date="2018-03-06T14:55:37Z">
        <w:r>
          <w:rPr>
            <w:rFonts w:hint="eastAsia" w:ascii="Times New Roman" w:hAnsi="Times New Roman"/>
            <w:sz w:val="21"/>
            <w:szCs w:val="21"/>
            <w:lang w:val="en-US" w:eastAsia="zh-CN"/>
            <w:rPrChange w:id="432" w:author="Janusio" w:date="2018-03-06T14:55:47Z">
              <w:rPr>
                <w:rFonts w:hint="eastAsia" w:ascii="Times New Roman" w:hAnsi="Times New Roman"/>
                <w:sz w:val="24"/>
                <w:szCs w:val="24"/>
                <w:lang w:val="en-US" w:eastAsia="zh-CN"/>
              </w:rPr>
            </w:rPrChange>
          </w:rPr>
          <w:t>TVP-QT</w:t>
        </w:r>
      </w:ins>
      <w:ins w:id="434" w:author="Janusio" w:date="2018-03-06T14:55:38Z">
        <w:r>
          <w:rPr>
            <w:rFonts w:hint="eastAsia" w:ascii="Times New Roman" w:hAnsi="Times New Roman"/>
            <w:sz w:val="21"/>
            <w:szCs w:val="21"/>
            <w:lang w:val="en-US" w:eastAsia="zh-CN"/>
            <w:rPrChange w:id="435" w:author="Janusio" w:date="2018-03-06T14:55:47Z">
              <w:rPr>
                <w:rFonts w:hint="eastAsia" w:ascii="Times New Roman" w:hAnsi="Times New Roman"/>
                <w:sz w:val="24"/>
                <w:szCs w:val="24"/>
                <w:lang w:val="en-US" w:eastAsia="zh-CN"/>
              </w:rPr>
            </w:rPrChange>
          </w:rPr>
          <w:t>信任链</w:t>
        </w:r>
      </w:ins>
      <w:ins w:id="437" w:author="Janusio" w:date="2018-03-06T14:55:40Z">
        <w:r>
          <w:rPr>
            <w:rFonts w:hint="eastAsia" w:ascii="Times New Roman" w:hAnsi="Times New Roman"/>
            <w:sz w:val="21"/>
            <w:szCs w:val="21"/>
            <w:lang w:val="en-US" w:eastAsia="zh-CN"/>
            <w:rPrChange w:id="438" w:author="Janusio" w:date="2018-03-06T14:55:47Z">
              <w:rPr>
                <w:rFonts w:hint="eastAsia" w:ascii="Times New Roman" w:hAnsi="Times New Roman"/>
                <w:sz w:val="24"/>
                <w:szCs w:val="24"/>
                <w:lang w:val="en-US" w:eastAsia="zh-CN"/>
              </w:rPr>
            </w:rPrChange>
          </w:rPr>
          <w:t>模型</w:t>
        </w:r>
      </w:ins>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Binding）--&gt;第四层vTPM（vTPM实例）--&gt;第五层可信虚拟机（VBIOSVOSLoaderVMOSAPP）;并利用通过TVP平台对信任链进行实例系统的分析和构建。本</w:t>
      </w:r>
      <w:del w:id="440" w:author="Janusio" w:date="2018-03-06T14:56:08Z">
        <w:r>
          <w:rPr>
            <w:rFonts w:hint="eastAsia" w:ascii="Times New Roman" w:hAnsi="Times New Roman"/>
            <w:sz w:val="24"/>
            <w:szCs w:val="24"/>
            <w:lang w:val="en-US" w:eastAsia="zh-CN"/>
          </w:rPr>
          <w:delText>课题</w:delText>
        </w:r>
      </w:del>
      <w:ins w:id="441" w:author="Janusio" w:date="2018-03-06T14:56:10Z">
        <w:r>
          <w:rPr>
            <w:rFonts w:hint="eastAsia" w:ascii="Times New Roman" w:hAnsi="Times New Roman"/>
            <w:sz w:val="24"/>
            <w:szCs w:val="24"/>
            <w:lang w:val="en-US" w:eastAsia="zh-CN"/>
          </w:rPr>
          <w:t>文</w:t>
        </w:r>
      </w:ins>
      <w:del w:id="442"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3"/>
        <w:spacing w:line="360" w:lineRule="auto"/>
        <w:ind w:left="0" w:leftChars="0" w:firstLine="420" w:firstLineChars="0"/>
        <w:rPr>
          <w:ins w:id="443"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3"/>
        <w:spacing w:line="360" w:lineRule="auto"/>
        <w:ind w:left="0" w:leftChars="0" w:firstLine="420" w:firstLineChars="0"/>
        <w:rPr>
          <w:del w:id="444" w:author="Janusio" w:date="2018-03-06T14:56:35Z"/>
          <w:rFonts w:hint="eastAsia" w:ascii="Times New Roman" w:hAnsi="Times New Roman"/>
          <w:sz w:val="24"/>
          <w:szCs w:val="24"/>
          <w:lang w:val="en-US" w:eastAsia="zh-CN"/>
        </w:rPr>
      </w:pPr>
    </w:p>
    <w:p>
      <w:pPr>
        <w:pStyle w:val="23"/>
        <w:spacing w:line="360" w:lineRule="auto"/>
        <w:ind w:left="0" w:leftChars="0" w:firstLine="420" w:firstLineChars="0"/>
        <w:jc w:val="center"/>
        <w:rPr>
          <w:del w:id="446" w:author="Janusio" w:date="2018-03-06T14:56:35Z"/>
          <w:rFonts w:hint="eastAsia" w:ascii="Times New Roman" w:hAnsi="Times New Roman"/>
          <w:sz w:val="24"/>
          <w:szCs w:val="24"/>
          <w:lang w:val="en-US" w:eastAsia="zh-CN"/>
        </w:rPr>
        <w:pPrChange w:id="445" w:author="Janusio" w:date="2018-03-06T14:56:19Z">
          <w:pPr>
            <w:pStyle w:val="23"/>
            <w:spacing w:line="360" w:lineRule="auto"/>
            <w:ind w:left="0" w:leftChars="0" w:firstLine="420" w:firstLineChars="0"/>
          </w:pPr>
        </w:pPrChange>
      </w:pPr>
      <w:del w:id="447" w:author="Janusio" w:date="2018-03-06T14:56:35Z">
        <w:r>
          <w:rPr>
            <w:rFonts w:hint="eastAsia" w:ascii="Times New Roman" w:hAnsi="Times New Roman"/>
            <w:sz w:val="24"/>
            <w:szCs w:val="24"/>
            <w:lang w:val="en-US" w:eastAsia="zh-CN"/>
          </w:rPr>
          <w:delText>图4  扩展无干扰理论</w:delText>
        </w:r>
      </w:del>
    </w:p>
    <w:p>
      <w:pPr>
        <w:pStyle w:val="3"/>
        <w:numPr>
          <w:ins w:id="449" w:author="Janusio" w:date="2018-03-06T13:07:42Z"/>
        </w:numPr>
        <w:spacing w:line="360" w:lineRule="auto"/>
        <w:ind w:left="0" w:leftChars="0" w:firstLine="0" w:firstLineChars="0"/>
        <w:rPr>
          <w:rFonts w:hint="eastAsia" w:ascii="Times New Roman" w:hAnsi="Times New Roman" w:eastAsia="黑体"/>
          <w:b/>
          <w:sz w:val="28"/>
          <w:szCs w:val="28"/>
        </w:rPr>
        <w:pPrChange w:id="448" w:author="Janusio" w:date="2018-03-06T13:07:42Z">
          <w:pPr>
            <w:pStyle w:val="23"/>
            <w:spacing w:line="360" w:lineRule="auto"/>
            <w:ind w:left="0" w:leftChars="0" w:firstLine="0" w:firstLineChars="0"/>
          </w:pPr>
        </w:pPrChange>
      </w:pPr>
      <w:del w:id="450" w:author="Janusio" w:date="2018-03-06T14:43:24Z">
        <w:r>
          <w:rPr>
            <w:rFonts w:hint="eastAsia" w:ascii="Times New Roman" w:hAnsi="Times New Roman" w:eastAsia="仿宋_GB2312"/>
            <w:b/>
            <w:sz w:val="28"/>
            <w:szCs w:val="28"/>
            <w:lang w:val="en-US" w:eastAsia="zh-CN"/>
          </w:rPr>
          <w:delText>1</w:delText>
        </w:r>
      </w:del>
      <w:del w:id="451" w:author="Janusio" w:date="2018-03-06T14:43:24Z">
        <w:r>
          <w:rPr>
            <w:rFonts w:hint="eastAsia" w:ascii="Times New Roman" w:hAnsi="Times New Roman" w:eastAsia="仿宋_GB2312"/>
            <w:b/>
            <w:sz w:val="28"/>
            <w:szCs w:val="28"/>
          </w:rPr>
          <w:delText>.</w:delText>
        </w:r>
      </w:del>
      <w:del w:id="452" w:author="Janusio" w:date="2018-03-06T14:43:23Z">
        <w:r>
          <w:rPr>
            <w:rFonts w:hint="eastAsia" w:ascii="Times New Roman" w:hAnsi="Times New Roman" w:eastAsia="仿宋_GB2312"/>
            <w:b/>
            <w:sz w:val="28"/>
            <w:szCs w:val="28"/>
            <w:lang w:val="en-US" w:eastAsia="zh-CN"/>
          </w:rPr>
          <w:delText>4</w:delText>
        </w:r>
      </w:del>
      <w:del w:id="453"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454" w:author="Janusio" w:date="2018-03-06T14:57:03Z">
        <w:r>
          <w:rPr>
            <w:rFonts w:hint="eastAsia" w:ascii="Times New Roman" w:hAnsi="Times New Roman"/>
            <w:sz w:val="24"/>
            <w:szCs w:val="24"/>
            <w:lang w:val="en-US" w:eastAsia="zh-CN"/>
          </w:rPr>
          <w:t>，</w:t>
        </w:r>
      </w:ins>
      <w:ins w:id="455" w:author="Janusio" w:date="2018-03-06T14:57:04Z">
        <w:r>
          <w:rPr>
            <w:rFonts w:hint="eastAsia" w:ascii="Times New Roman" w:hAnsi="Times New Roman"/>
            <w:sz w:val="24"/>
            <w:szCs w:val="24"/>
            <w:lang w:val="en-US" w:eastAsia="zh-CN"/>
          </w:rPr>
          <w:t>首先</w:t>
        </w:r>
      </w:ins>
      <w:ins w:id="456" w:author="Janusio" w:date="2018-03-06T14:57:05Z">
        <w:r>
          <w:rPr>
            <w:rFonts w:hint="eastAsia" w:ascii="Times New Roman" w:hAnsi="Times New Roman"/>
            <w:sz w:val="24"/>
            <w:szCs w:val="24"/>
            <w:lang w:val="en-US" w:eastAsia="zh-CN"/>
          </w:rPr>
          <w:t>利用</w:t>
        </w:r>
      </w:ins>
      <w:ins w:id="457" w:author="Janusio" w:date="2018-03-06T15:01:50Z">
        <w:r>
          <w:rPr>
            <w:rFonts w:hint="eastAsia" w:ascii="Times New Roman" w:hAnsi="Times New Roman"/>
            <w:sz w:val="24"/>
            <w:szCs w:val="24"/>
            <w:lang w:val="en-US" w:eastAsia="zh-CN"/>
          </w:rPr>
          <w:t>目前</w:t>
        </w:r>
      </w:ins>
      <w:ins w:id="458" w:author="Janusio" w:date="2018-03-06T15:01:51Z">
        <w:r>
          <w:rPr>
            <w:rFonts w:hint="eastAsia" w:ascii="Times New Roman" w:hAnsi="Times New Roman"/>
            <w:sz w:val="24"/>
            <w:szCs w:val="24"/>
            <w:lang w:val="en-US" w:eastAsia="zh-CN"/>
          </w:rPr>
          <w:t>针对</w:t>
        </w:r>
      </w:ins>
      <w:ins w:id="459" w:author="Janusio" w:date="2018-03-06T15:01:53Z">
        <w:r>
          <w:rPr>
            <w:rFonts w:hint="eastAsia" w:ascii="Times New Roman" w:hAnsi="Times New Roman"/>
            <w:sz w:val="24"/>
            <w:szCs w:val="24"/>
            <w:lang w:val="en-US" w:eastAsia="zh-CN"/>
          </w:rPr>
          <w:t>安全逻辑的</w:t>
        </w:r>
      </w:ins>
      <w:ins w:id="460" w:author="Janusio" w:date="2018-03-06T15:01:57Z">
        <w:r>
          <w:rPr>
            <w:rFonts w:hint="eastAsia" w:ascii="Times New Roman" w:hAnsi="Times New Roman"/>
            <w:sz w:val="24"/>
            <w:szCs w:val="24"/>
            <w:lang w:val="en-US" w:eastAsia="zh-CN"/>
          </w:rPr>
          <w:t>扩展</w:t>
        </w:r>
      </w:ins>
      <w:ins w:id="461" w:author="Janusio" w:date="2018-03-06T15:01:58Z">
        <w:r>
          <w:rPr>
            <w:rFonts w:hint="eastAsia" w:ascii="Times New Roman" w:hAnsi="Times New Roman"/>
            <w:sz w:val="24"/>
            <w:szCs w:val="24"/>
            <w:lang w:val="en-US" w:eastAsia="zh-CN"/>
          </w:rPr>
          <w:t>方法</w:t>
        </w:r>
      </w:ins>
      <w:ins w:id="462" w:author="Janusio" w:date="2018-03-06T15:02:02Z">
        <w:r>
          <w:rPr>
            <w:rFonts w:hint="eastAsia" w:ascii="Times New Roman" w:hAnsi="Times New Roman"/>
            <w:sz w:val="24"/>
            <w:szCs w:val="24"/>
            <w:lang w:val="en-US" w:eastAsia="zh-CN"/>
          </w:rPr>
          <w:t>，主要</w:t>
        </w:r>
      </w:ins>
      <w:ins w:id="463" w:author="Janusio" w:date="2018-03-06T15:02:03Z">
        <w:r>
          <w:rPr>
            <w:rFonts w:hint="eastAsia" w:ascii="Times New Roman" w:hAnsi="Times New Roman"/>
            <w:sz w:val="24"/>
            <w:szCs w:val="24"/>
            <w:lang w:val="en-US" w:eastAsia="zh-CN"/>
          </w:rPr>
          <w:t>从</w:t>
        </w:r>
      </w:ins>
      <w:ins w:id="464" w:author="Janusio" w:date="2018-03-06T15:02:08Z">
        <w:r>
          <w:rPr>
            <w:rFonts w:hint="eastAsia" w:ascii="Times New Roman" w:hAnsi="Times New Roman"/>
            <w:sz w:val="24"/>
            <w:szCs w:val="24"/>
            <w:lang w:val="en-US" w:eastAsia="zh-CN"/>
          </w:rPr>
          <w:t>物理服务器</w:t>
        </w:r>
      </w:ins>
      <w:ins w:id="465" w:author="Janusio" w:date="2018-03-06T15:02:09Z">
        <w:r>
          <w:rPr>
            <w:rFonts w:hint="eastAsia" w:ascii="Times New Roman" w:hAnsi="Times New Roman"/>
            <w:sz w:val="24"/>
            <w:szCs w:val="24"/>
            <w:lang w:val="en-US" w:eastAsia="zh-CN"/>
          </w:rPr>
          <w:t>m</w:t>
        </w:r>
      </w:ins>
      <w:ins w:id="466" w:author="Janusio" w:date="2018-03-06T15:02:10Z">
        <w:r>
          <w:rPr>
            <w:rFonts w:hint="eastAsia" w:ascii="Times New Roman" w:hAnsi="Times New Roman"/>
            <w:sz w:val="24"/>
            <w:szCs w:val="24"/>
            <w:lang w:val="en-US" w:eastAsia="zh-CN"/>
          </w:rPr>
          <w:t>、</w:t>
        </w:r>
      </w:ins>
      <w:ins w:id="467" w:author="Janusio" w:date="2018-03-06T15:02:20Z">
        <w:r>
          <w:rPr>
            <w:rFonts w:hint="eastAsia" w:ascii="Times New Roman" w:hAnsi="Times New Roman"/>
            <w:sz w:val="24"/>
            <w:szCs w:val="24"/>
            <w:lang w:val="en-US" w:eastAsia="zh-CN"/>
          </w:rPr>
          <w:t>可信</w:t>
        </w:r>
      </w:ins>
      <w:ins w:id="468" w:author="Janusio" w:date="2018-03-06T15:02:21Z">
        <w:r>
          <w:rPr>
            <w:rFonts w:hint="eastAsia" w:ascii="Times New Roman" w:hAnsi="Times New Roman"/>
            <w:sz w:val="24"/>
            <w:szCs w:val="24"/>
            <w:lang w:val="en-US" w:eastAsia="zh-CN"/>
          </w:rPr>
          <w:t>衔接点</w:t>
        </w:r>
      </w:ins>
      <w:ins w:id="469" w:author="Janusio" w:date="2018-03-06T15:02:26Z">
        <w:r>
          <w:rPr>
            <w:rFonts w:hint="eastAsia" w:ascii="Times New Roman" w:hAnsi="Times New Roman"/>
            <w:sz w:val="24"/>
            <w:szCs w:val="24"/>
            <w:lang w:val="en-US" w:eastAsia="zh-CN"/>
          </w:rPr>
          <w:t>、</w:t>
        </w:r>
      </w:ins>
      <w:ins w:id="470" w:author="Janusio" w:date="2018-03-06T15:02:14Z">
        <w:r>
          <w:rPr>
            <w:rFonts w:hint="eastAsia" w:ascii="Times New Roman" w:hAnsi="Times New Roman"/>
            <w:sz w:val="24"/>
            <w:szCs w:val="24"/>
            <w:lang w:val="en-US" w:eastAsia="zh-CN"/>
          </w:rPr>
          <w:t>虚拟机</w:t>
        </w:r>
      </w:ins>
      <w:ins w:id="471" w:author="Janusio" w:date="2018-03-06T15:02:15Z">
        <w:r>
          <w:rPr>
            <w:rFonts w:hint="eastAsia" w:ascii="Times New Roman" w:hAnsi="Times New Roman"/>
            <w:sz w:val="24"/>
            <w:szCs w:val="24"/>
            <w:lang w:val="en-US" w:eastAsia="zh-CN"/>
          </w:rPr>
          <w:t>vm</w:t>
        </w:r>
      </w:ins>
      <w:ins w:id="472" w:author="Janusio" w:date="2018-03-06T15:02:30Z">
        <w:r>
          <w:rPr>
            <w:rFonts w:hint="eastAsia" w:ascii="Times New Roman" w:hAnsi="Times New Roman"/>
            <w:sz w:val="24"/>
            <w:szCs w:val="24"/>
            <w:lang w:val="en-US" w:eastAsia="zh-CN"/>
          </w:rPr>
          <w:t>三个</w:t>
        </w:r>
      </w:ins>
      <w:ins w:id="473" w:author="Janusio" w:date="2018-03-06T15:02:31Z">
        <w:r>
          <w:rPr>
            <w:rFonts w:hint="eastAsia" w:ascii="Times New Roman" w:hAnsi="Times New Roman"/>
            <w:sz w:val="24"/>
            <w:szCs w:val="24"/>
            <w:lang w:val="en-US" w:eastAsia="zh-CN"/>
          </w:rPr>
          <w:t>方面</w:t>
        </w:r>
      </w:ins>
      <w:ins w:id="474" w:author="Janusio" w:date="2018-03-06T15:02:32Z">
        <w:r>
          <w:rPr>
            <w:rFonts w:hint="eastAsia" w:ascii="Times New Roman" w:hAnsi="Times New Roman"/>
            <w:sz w:val="24"/>
            <w:szCs w:val="24"/>
            <w:lang w:val="en-US" w:eastAsia="zh-CN"/>
          </w:rPr>
          <w:t>进行</w:t>
        </w:r>
      </w:ins>
      <w:ins w:id="475" w:author="Janusio" w:date="2018-03-06T15:02:34Z">
        <w:r>
          <w:rPr>
            <w:rFonts w:hint="eastAsia" w:ascii="Times New Roman" w:hAnsi="Times New Roman"/>
            <w:sz w:val="24"/>
            <w:szCs w:val="24"/>
            <w:lang w:val="en-US" w:eastAsia="zh-CN"/>
          </w:rPr>
          <w:t>形式化分析</w:t>
        </w:r>
      </w:ins>
      <w:ins w:id="476" w:author="Janusio" w:date="2018-03-06T15:02:37Z">
        <w:r>
          <w:rPr>
            <w:rFonts w:hint="eastAsia" w:ascii="Times New Roman" w:hAnsi="Times New Roman"/>
            <w:sz w:val="24"/>
            <w:szCs w:val="24"/>
            <w:lang w:val="en-US" w:eastAsia="zh-CN"/>
          </w:rPr>
          <w:t>。</w:t>
        </w:r>
      </w:ins>
      <w:ins w:id="477" w:author="Janusio" w:date="2018-03-06T15:02:41Z">
        <w:r>
          <w:rPr>
            <w:rFonts w:hint="eastAsia" w:ascii="Times New Roman" w:hAnsi="Times New Roman"/>
            <w:sz w:val="24"/>
            <w:szCs w:val="24"/>
            <w:lang w:val="en-US" w:eastAsia="zh-CN"/>
          </w:rPr>
          <w:t>然后，</w:t>
        </w:r>
      </w:ins>
      <w:ins w:id="478" w:author="Janusio" w:date="2018-03-06T15:02:46Z">
        <w:r>
          <w:rPr>
            <w:rFonts w:hint="eastAsia" w:ascii="Times New Roman" w:hAnsi="Times New Roman"/>
            <w:sz w:val="24"/>
            <w:szCs w:val="24"/>
            <w:lang w:val="en-US" w:eastAsia="zh-CN"/>
          </w:rPr>
          <w:t>本文</w:t>
        </w:r>
      </w:ins>
      <w:ins w:id="479" w:author="Janusio" w:date="2018-03-06T15:02:47Z">
        <w:r>
          <w:rPr>
            <w:rFonts w:hint="eastAsia" w:ascii="Times New Roman" w:hAnsi="Times New Roman"/>
            <w:sz w:val="24"/>
            <w:szCs w:val="24"/>
            <w:lang w:val="en-US" w:eastAsia="zh-CN"/>
          </w:rPr>
          <w:t>介绍了</w:t>
        </w:r>
      </w:ins>
      <w:ins w:id="480" w:author="Janusio" w:date="2018-03-06T15:02:52Z">
        <w:r>
          <w:rPr>
            <w:rFonts w:hint="eastAsia" w:ascii="Times New Roman" w:hAnsi="Times New Roman"/>
            <w:sz w:val="24"/>
            <w:szCs w:val="24"/>
            <w:lang w:val="en-US" w:eastAsia="zh-CN"/>
          </w:rPr>
          <w:t>本文</w:t>
        </w:r>
      </w:ins>
      <w:ins w:id="481" w:author="Janusio" w:date="2018-03-06T15:02:53Z">
        <w:r>
          <w:rPr>
            <w:rFonts w:hint="eastAsia" w:ascii="Times New Roman" w:hAnsi="Times New Roman"/>
            <w:sz w:val="24"/>
            <w:szCs w:val="24"/>
            <w:lang w:val="en-US" w:eastAsia="zh-CN"/>
          </w:rPr>
          <w:t>提出的</w:t>
        </w:r>
      </w:ins>
      <w:ins w:id="482" w:author="Janusio" w:date="2018-03-06T15:02:55Z">
        <w:r>
          <w:rPr>
            <w:rFonts w:hint="eastAsia" w:ascii="Times New Roman" w:hAnsi="Times New Roman"/>
            <w:sz w:val="24"/>
            <w:szCs w:val="24"/>
            <w:lang w:val="en-US" w:eastAsia="zh-CN"/>
          </w:rPr>
          <w:t>扩展</w:t>
        </w:r>
      </w:ins>
      <w:ins w:id="483" w:author="Janusio" w:date="2018-03-06T15:02:56Z">
        <w:r>
          <w:rPr>
            <w:rFonts w:hint="eastAsia" w:ascii="Times New Roman" w:hAnsi="Times New Roman"/>
            <w:sz w:val="24"/>
            <w:szCs w:val="24"/>
            <w:lang w:val="en-US" w:eastAsia="zh-CN"/>
          </w:rPr>
          <w:t>无干扰</w:t>
        </w:r>
      </w:ins>
      <w:ins w:id="484" w:author="Janusio" w:date="2018-03-06T15:02:57Z">
        <w:r>
          <w:rPr>
            <w:rFonts w:hint="eastAsia" w:ascii="Times New Roman" w:hAnsi="Times New Roman"/>
            <w:sz w:val="24"/>
            <w:szCs w:val="24"/>
            <w:lang w:val="en-US" w:eastAsia="zh-CN"/>
          </w:rPr>
          <w:t>理论，</w:t>
        </w:r>
      </w:ins>
      <w:ins w:id="485" w:author="Janusio" w:date="2018-03-06T15:02:59Z">
        <w:r>
          <w:rPr>
            <w:rFonts w:hint="eastAsia" w:ascii="Times New Roman" w:hAnsi="Times New Roman"/>
            <w:sz w:val="24"/>
            <w:szCs w:val="24"/>
            <w:lang w:val="en-US" w:eastAsia="zh-CN"/>
          </w:rPr>
          <w:t>主要从</w:t>
        </w:r>
      </w:ins>
      <w:ins w:id="486" w:author="Janusio" w:date="2018-03-06T15:03:53Z">
        <w:r>
          <w:rPr>
            <w:rFonts w:hint="eastAsia" w:ascii="Times New Roman" w:hAnsi="Times New Roman"/>
            <w:sz w:val="24"/>
            <w:szCs w:val="24"/>
            <w:lang w:val="en-US" w:eastAsia="zh-CN"/>
          </w:rPr>
          <w:t>安全域</w:t>
        </w:r>
      </w:ins>
      <w:ins w:id="487" w:author="Janusio" w:date="2018-03-06T15:03:54Z">
        <w:r>
          <w:rPr>
            <w:rFonts w:hint="eastAsia" w:ascii="Times New Roman" w:hAnsi="Times New Roman"/>
            <w:sz w:val="24"/>
            <w:szCs w:val="24"/>
            <w:lang w:val="en-US" w:eastAsia="zh-CN"/>
          </w:rPr>
          <w:t>、</w:t>
        </w:r>
      </w:ins>
      <w:ins w:id="488" w:author="Janusio" w:date="2018-03-06T15:03:55Z">
        <w:r>
          <w:rPr>
            <w:rFonts w:hint="eastAsia" w:ascii="Times New Roman" w:hAnsi="Times New Roman"/>
            <w:sz w:val="24"/>
            <w:szCs w:val="24"/>
            <w:lang w:val="en-US" w:eastAsia="zh-CN"/>
          </w:rPr>
          <w:t>组合</w:t>
        </w:r>
      </w:ins>
      <w:ins w:id="489" w:author="Janusio" w:date="2018-03-06T15:03:57Z">
        <w:r>
          <w:rPr>
            <w:rFonts w:hint="eastAsia" w:ascii="Times New Roman" w:hAnsi="Times New Roman"/>
            <w:sz w:val="24"/>
            <w:szCs w:val="24"/>
            <w:lang w:val="en-US" w:eastAsia="zh-CN"/>
          </w:rPr>
          <w:t>安全域</w:t>
        </w:r>
      </w:ins>
      <w:ins w:id="490" w:author="Janusio" w:date="2018-03-06T15:04:00Z">
        <w:r>
          <w:rPr>
            <w:rFonts w:hint="eastAsia" w:ascii="Times New Roman" w:hAnsi="Times New Roman"/>
            <w:sz w:val="24"/>
            <w:szCs w:val="24"/>
            <w:lang w:val="en-US" w:eastAsia="zh-CN"/>
          </w:rPr>
          <w:t>及其</w:t>
        </w:r>
      </w:ins>
      <w:ins w:id="491" w:author="Janusio" w:date="2018-03-06T15:04:01Z">
        <w:r>
          <w:rPr>
            <w:rFonts w:hint="eastAsia" w:ascii="Times New Roman" w:hAnsi="Times New Roman"/>
            <w:sz w:val="24"/>
            <w:szCs w:val="24"/>
            <w:lang w:val="en-US" w:eastAsia="zh-CN"/>
          </w:rPr>
          <w:t>行为</w:t>
        </w:r>
      </w:ins>
      <w:ins w:id="492" w:author="Janusio" w:date="2018-03-06T15:04:02Z">
        <w:r>
          <w:rPr>
            <w:rFonts w:hint="eastAsia" w:ascii="Times New Roman" w:hAnsi="Times New Roman"/>
            <w:sz w:val="24"/>
            <w:szCs w:val="24"/>
            <w:lang w:val="en-US" w:eastAsia="zh-CN"/>
          </w:rPr>
          <w:t>进行</w:t>
        </w:r>
      </w:ins>
      <w:ins w:id="493" w:author="Janusio" w:date="2018-03-06T15:04:03Z">
        <w:r>
          <w:rPr>
            <w:rFonts w:hint="eastAsia" w:ascii="Times New Roman" w:hAnsi="Times New Roman"/>
            <w:sz w:val="24"/>
            <w:szCs w:val="24"/>
            <w:lang w:val="en-US" w:eastAsia="zh-CN"/>
          </w:rPr>
          <w:t>扩展</w:t>
        </w:r>
      </w:ins>
      <w:ins w:id="494" w:author="Janusio" w:date="2018-03-06T15:04:04Z">
        <w:r>
          <w:rPr>
            <w:rFonts w:hint="eastAsia" w:ascii="Times New Roman" w:hAnsi="Times New Roman"/>
            <w:sz w:val="24"/>
            <w:szCs w:val="24"/>
            <w:lang w:val="en-US" w:eastAsia="zh-CN"/>
          </w:rPr>
          <w:t>，</w:t>
        </w:r>
      </w:ins>
      <w:ins w:id="495" w:author="Janusio" w:date="2018-03-06T15:04:10Z">
        <w:r>
          <w:rPr>
            <w:rFonts w:hint="eastAsia" w:ascii="Times New Roman" w:hAnsi="Times New Roman"/>
            <w:sz w:val="24"/>
            <w:szCs w:val="24"/>
            <w:lang w:val="en-US" w:eastAsia="zh-CN"/>
          </w:rPr>
          <w:t>并介绍</w:t>
        </w:r>
      </w:ins>
      <w:ins w:id="496" w:author="Janusio" w:date="2018-03-06T15:04:11Z">
        <w:r>
          <w:rPr>
            <w:rFonts w:hint="eastAsia" w:ascii="Times New Roman" w:hAnsi="Times New Roman"/>
            <w:sz w:val="24"/>
            <w:szCs w:val="24"/>
            <w:lang w:val="en-US" w:eastAsia="zh-CN"/>
          </w:rPr>
          <w:t>了</w:t>
        </w:r>
      </w:ins>
      <w:ins w:id="497" w:author="Janusio" w:date="2018-03-06T15:04:17Z">
        <w:r>
          <w:rPr>
            <w:rFonts w:hint="eastAsia" w:ascii="Times New Roman" w:hAnsi="Times New Roman"/>
            <w:sz w:val="24"/>
            <w:szCs w:val="24"/>
            <w:lang w:val="en-US" w:eastAsia="zh-CN"/>
          </w:rPr>
          <w:t>非</w:t>
        </w:r>
      </w:ins>
      <w:ins w:id="498" w:author="Janusio" w:date="2018-03-06T15:04:18Z">
        <w:r>
          <w:rPr>
            <w:rFonts w:hint="eastAsia" w:ascii="Times New Roman" w:hAnsi="Times New Roman"/>
            <w:sz w:val="24"/>
            <w:szCs w:val="24"/>
            <w:lang w:val="en-US" w:eastAsia="zh-CN"/>
          </w:rPr>
          <w:t>传递</w:t>
        </w:r>
      </w:ins>
      <w:ins w:id="499" w:author="Janusio" w:date="2018-03-06T15:04:20Z">
        <w:r>
          <w:rPr>
            <w:rFonts w:hint="eastAsia" w:ascii="Times New Roman" w:hAnsi="Times New Roman"/>
            <w:sz w:val="24"/>
            <w:szCs w:val="24"/>
            <w:lang w:val="en-US" w:eastAsia="zh-CN"/>
          </w:rPr>
          <w:t>无干扰</w:t>
        </w:r>
      </w:ins>
      <w:ins w:id="500" w:author="Janusio" w:date="2018-03-06T15:04:22Z">
        <w:r>
          <w:rPr>
            <w:rFonts w:hint="eastAsia" w:ascii="Times New Roman" w:hAnsi="Times New Roman"/>
            <w:sz w:val="24"/>
            <w:szCs w:val="24"/>
            <w:lang w:val="en-US" w:eastAsia="zh-CN"/>
          </w:rPr>
          <w:t>安全</w:t>
        </w:r>
      </w:ins>
      <w:ins w:id="501"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3"/>
        <w:spacing w:line="360" w:lineRule="auto"/>
        <w:ind w:firstLine="420" w:firstLineChars="0"/>
        <w:rPr>
          <w:del w:id="502" w:author="Janusio" w:date="2018-03-04T23:01:15Z"/>
          <w:rFonts w:hint="eastAsia" w:ascii="Times New Roman" w:hAnsi="Times New Roman"/>
          <w:sz w:val="24"/>
          <w:szCs w:val="24"/>
          <w:lang w:val="en-US" w:eastAsia="zh-CN"/>
        </w:rPr>
      </w:pPr>
      <w:del w:id="503" w:author="Janusio" w:date="2018-03-04T23:01:15Z">
        <w:r>
          <w:rPr>
            <w:rFonts w:hint="eastAsia" w:ascii="Times New Roman" w:hAnsi="Times New Roman"/>
            <w:sz w:val="24"/>
            <w:szCs w:val="24"/>
          </w:rPr>
          <w:delText>××××××××××××××××××××××××××××××××××××××××××××××××××××××××××××××××××××××××</w:delText>
        </w:r>
      </w:del>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rPr>
        <w:t xml:space="preserve">2 </w:t>
      </w:r>
      <w:r>
        <w:rPr>
          <w:rFonts w:hint="eastAsia" w:ascii="Times New Roman" w:hAnsi="Times New Roman" w:eastAsia="黑体"/>
          <w:sz w:val="32"/>
          <w:szCs w:val="32"/>
          <w:lang w:val="en-US" w:eastAsia="zh-CN"/>
        </w:rPr>
        <w:t>相关技术</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rPr>
        <w:t xml:space="preserve">2.1 </w:t>
      </w:r>
      <w:r>
        <w:rPr>
          <w:rFonts w:hint="eastAsia" w:ascii="Times New Roman" w:hAnsi="Times New Roman" w:eastAsia="黑体"/>
          <w:b/>
          <w:sz w:val="28"/>
          <w:szCs w:val="28"/>
          <w:lang w:val="en-US" w:eastAsia="zh-CN"/>
        </w:rPr>
        <w:t>虚拟化技术</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04" w:author="Janusio" w:date="2018-03-04T23:01:44Z"/>
          <w:rFonts w:hint="eastAsia" w:ascii="Times New Roman" w:hAnsi="Times New Roman" w:eastAsiaTheme="minorEastAsia"/>
          <w:sz w:val="24"/>
          <w:szCs w:val="24"/>
          <w:lang w:val="en-US" w:eastAsia="zh-CN"/>
        </w:rPr>
      </w:pPr>
      <w:ins w:id="505" w:author="Janusio" w:date="2018-03-04T23:03:42Z">
        <w:r>
          <w:rPr>
            <w:rFonts w:hint="eastAsia" w:ascii="Times New Roman" w:hAnsi="Times New Roman"/>
            <w:sz w:val="24"/>
            <w:szCs w:val="24"/>
            <w:lang w:val="en-US" w:eastAsia="zh-CN"/>
          </w:rPr>
          <w:t>虚拟化</w:t>
        </w:r>
      </w:ins>
      <w:ins w:id="506" w:author="Janusio" w:date="2018-03-04T23:03:43Z">
        <w:r>
          <w:rPr>
            <w:rFonts w:hint="eastAsia" w:ascii="Times New Roman" w:hAnsi="Times New Roman"/>
            <w:sz w:val="24"/>
            <w:szCs w:val="24"/>
            <w:lang w:val="en-US" w:eastAsia="zh-CN"/>
          </w:rPr>
          <w:t>技术</w:t>
        </w:r>
      </w:ins>
      <w:ins w:id="507" w:author="Janusio" w:date="2018-03-04T23:03:45Z">
        <w:r>
          <w:rPr>
            <w:rFonts w:hint="eastAsia" w:ascii="Times New Roman" w:hAnsi="Times New Roman"/>
            <w:sz w:val="24"/>
            <w:szCs w:val="24"/>
            <w:lang w:val="en-US" w:eastAsia="zh-CN"/>
          </w:rPr>
          <w:t>是</w:t>
        </w:r>
      </w:ins>
      <w:ins w:id="508" w:author="Janusio" w:date="2018-03-04T23:03:51Z">
        <w:r>
          <w:rPr>
            <w:rFonts w:hint="eastAsia" w:ascii="Times New Roman" w:hAnsi="Times New Roman"/>
            <w:sz w:val="24"/>
            <w:szCs w:val="24"/>
            <w:lang w:val="en-US" w:eastAsia="zh-CN"/>
          </w:rPr>
          <w:t>将</w:t>
        </w:r>
      </w:ins>
      <w:ins w:id="509" w:author="Janusio" w:date="2018-03-04T23:03:57Z">
        <w:r>
          <w:rPr>
            <w:rFonts w:hint="eastAsia" w:ascii="Times New Roman" w:hAnsi="Times New Roman"/>
            <w:sz w:val="24"/>
            <w:szCs w:val="24"/>
            <w:lang w:val="en-US" w:eastAsia="zh-CN"/>
          </w:rPr>
          <w:t>实际</w:t>
        </w:r>
      </w:ins>
      <w:ins w:id="510" w:author="Janusio" w:date="2018-03-04T23:03:58Z">
        <w:r>
          <w:rPr>
            <w:rFonts w:hint="eastAsia" w:ascii="Times New Roman" w:hAnsi="Times New Roman"/>
            <w:sz w:val="24"/>
            <w:szCs w:val="24"/>
            <w:lang w:val="en-US" w:eastAsia="zh-CN"/>
          </w:rPr>
          <w:t>的</w:t>
        </w:r>
      </w:ins>
      <w:ins w:id="511" w:author="Janusio" w:date="2018-03-04T23:04:00Z">
        <w:r>
          <w:rPr>
            <w:rFonts w:hint="eastAsia" w:ascii="Times New Roman" w:hAnsi="Times New Roman"/>
            <w:sz w:val="24"/>
            <w:szCs w:val="24"/>
            <w:lang w:val="en-US" w:eastAsia="zh-CN"/>
          </w:rPr>
          <w:t>物理</w:t>
        </w:r>
      </w:ins>
      <w:ins w:id="512" w:author="Janusio" w:date="2018-03-04T23:04:04Z">
        <w:r>
          <w:rPr>
            <w:rFonts w:hint="eastAsia" w:ascii="Times New Roman" w:hAnsi="Times New Roman"/>
            <w:sz w:val="24"/>
            <w:szCs w:val="24"/>
            <w:lang w:val="en-US" w:eastAsia="zh-CN"/>
          </w:rPr>
          <w:t>计算机</w:t>
        </w:r>
      </w:ins>
      <w:ins w:id="513" w:author="Janusio" w:date="2018-03-04T23:04:06Z">
        <w:r>
          <w:rPr>
            <w:rFonts w:hint="eastAsia" w:ascii="Times New Roman" w:hAnsi="Times New Roman"/>
            <w:sz w:val="24"/>
            <w:szCs w:val="24"/>
            <w:lang w:val="en-US" w:eastAsia="zh-CN"/>
          </w:rPr>
          <w:t>服务器</w:t>
        </w:r>
      </w:ins>
      <w:ins w:id="514" w:author="Janusio" w:date="2018-03-04T23:04:13Z">
        <w:r>
          <w:rPr>
            <w:rFonts w:hint="eastAsia" w:ascii="Times New Roman" w:hAnsi="Times New Roman"/>
            <w:sz w:val="24"/>
            <w:szCs w:val="24"/>
            <w:lang w:val="en-US" w:eastAsia="zh-CN"/>
          </w:rPr>
          <w:t>、</w:t>
        </w:r>
      </w:ins>
      <w:ins w:id="515" w:author="Janusio" w:date="2018-03-04T23:04:27Z">
        <w:r>
          <w:rPr>
            <w:rFonts w:hint="eastAsia" w:ascii="Times New Roman" w:hAnsi="Times New Roman"/>
            <w:sz w:val="24"/>
            <w:szCs w:val="24"/>
            <w:lang w:val="en-US" w:eastAsia="zh-CN"/>
          </w:rPr>
          <w:t>内存</w:t>
        </w:r>
      </w:ins>
      <w:ins w:id="516" w:author="Janusio" w:date="2018-03-04T23:04:28Z">
        <w:r>
          <w:rPr>
            <w:rFonts w:hint="eastAsia" w:ascii="Times New Roman" w:hAnsi="Times New Roman"/>
            <w:sz w:val="24"/>
            <w:szCs w:val="24"/>
            <w:lang w:val="en-US" w:eastAsia="zh-CN"/>
          </w:rPr>
          <w:t>、</w:t>
        </w:r>
      </w:ins>
      <w:ins w:id="517" w:author="Janusio" w:date="2018-03-04T23:04:31Z">
        <w:r>
          <w:rPr>
            <w:rFonts w:hint="eastAsia" w:ascii="Times New Roman" w:hAnsi="Times New Roman"/>
            <w:sz w:val="24"/>
            <w:szCs w:val="24"/>
            <w:lang w:val="en-US" w:eastAsia="zh-CN"/>
          </w:rPr>
          <w:t>硬盘</w:t>
        </w:r>
      </w:ins>
      <w:ins w:id="518" w:author="Janusio" w:date="2018-03-04T23:04:33Z">
        <w:r>
          <w:rPr>
            <w:rFonts w:hint="eastAsia" w:ascii="Times New Roman" w:hAnsi="Times New Roman"/>
            <w:sz w:val="24"/>
            <w:szCs w:val="24"/>
            <w:lang w:val="en-US" w:eastAsia="zh-CN"/>
          </w:rPr>
          <w:t>存储</w:t>
        </w:r>
      </w:ins>
      <w:ins w:id="519" w:author="Janusio" w:date="2018-03-04T23:04:37Z">
        <w:r>
          <w:rPr>
            <w:rFonts w:hint="eastAsia" w:ascii="Times New Roman" w:hAnsi="Times New Roman"/>
            <w:sz w:val="24"/>
            <w:szCs w:val="24"/>
            <w:lang w:val="en-US" w:eastAsia="zh-CN"/>
          </w:rPr>
          <w:t>等</w:t>
        </w:r>
      </w:ins>
      <w:ins w:id="520" w:author="Janusio" w:date="2018-03-04T23:04:38Z">
        <w:r>
          <w:rPr>
            <w:rFonts w:hint="eastAsia" w:ascii="Times New Roman" w:hAnsi="Times New Roman"/>
            <w:sz w:val="24"/>
            <w:szCs w:val="24"/>
            <w:lang w:val="en-US" w:eastAsia="zh-CN"/>
          </w:rPr>
          <w:t>实体</w:t>
        </w:r>
      </w:ins>
      <w:ins w:id="521" w:author="Janusio" w:date="2018-03-04T23:04:40Z">
        <w:r>
          <w:rPr>
            <w:rFonts w:hint="eastAsia" w:ascii="Times New Roman" w:hAnsi="Times New Roman"/>
            <w:sz w:val="24"/>
            <w:szCs w:val="24"/>
            <w:lang w:val="en-US" w:eastAsia="zh-CN"/>
          </w:rPr>
          <w:t>资源</w:t>
        </w:r>
      </w:ins>
      <w:ins w:id="522" w:author="Janusio" w:date="2018-03-04T23:04:41Z">
        <w:r>
          <w:rPr>
            <w:rFonts w:hint="eastAsia" w:ascii="Times New Roman" w:hAnsi="Times New Roman"/>
            <w:sz w:val="24"/>
            <w:szCs w:val="24"/>
            <w:lang w:val="en-US" w:eastAsia="zh-CN"/>
          </w:rPr>
          <w:t>进行</w:t>
        </w:r>
      </w:ins>
      <w:ins w:id="523" w:author="Janusio" w:date="2018-03-04T23:04:43Z">
        <w:r>
          <w:rPr>
            <w:rFonts w:hint="eastAsia" w:ascii="Times New Roman" w:hAnsi="Times New Roman"/>
            <w:sz w:val="24"/>
            <w:szCs w:val="24"/>
            <w:lang w:val="en-US" w:eastAsia="zh-CN"/>
          </w:rPr>
          <w:t>抽象</w:t>
        </w:r>
      </w:ins>
      <w:ins w:id="524" w:author="Janusio" w:date="2018-03-04T23:05:06Z">
        <w:r>
          <w:rPr>
            <w:rFonts w:hint="eastAsia" w:ascii="Times New Roman" w:hAnsi="Times New Roman"/>
            <w:sz w:val="24"/>
            <w:szCs w:val="24"/>
            <w:lang w:val="en-US" w:eastAsia="zh-CN"/>
          </w:rPr>
          <w:t>使</w:t>
        </w:r>
      </w:ins>
      <w:ins w:id="525" w:author="Janusio" w:date="2018-03-04T23:04:46Z">
        <w:r>
          <w:rPr>
            <w:rFonts w:hint="eastAsia" w:ascii="Times New Roman" w:hAnsi="Times New Roman"/>
            <w:sz w:val="24"/>
            <w:szCs w:val="24"/>
            <w:lang w:val="en-US" w:eastAsia="zh-CN"/>
          </w:rPr>
          <w:t>单一的</w:t>
        </w:r>
      </w:ins>
      <w:ins w:id="526" w:author="Janusio" w:date="2018-03-04T23:04:48Z">
        <w:r>
          <w:rPr>
            <w:rFonts w:hint="eastAsia" w:ascii="Times New Roman" w:hAnsi="Times New Roman"/>
            <w:sz w:val="24"/>
            <w:szCs w:val="24"/>
            <w:lang w:val="en-US" w:eastAsia="zh-CN"/>
          </w:rPr>
          <w:t>计算机</w:t>
        </w:r>
      </w:ins>
      <w:ins w:id="527" w:author="Janusio" w:date="2018-03-04T23:04:49Z">
        <w:r>
          <w:rPr>
            <w:rFonts w:hint="eastAsia" w:ascii="Times New Roman" w:hAnsi="Times New Roman"/>
            <w:sz w:val="24"/>
            <w:szCs w:val="24"/>
            <w:lang w:val="en-US" w:eastAsia="zh-CN"/>
          </w:rPr>
          <w:t>资源</w:t>
        </w:r>
      </w:ins>
      <w:ins w:id="528" w:author="Janusio" w:date="2018-03-04T23:04:50Z">
        <w:r>
          <w:rPr>
            <w:rFonts w:hint="eastAsia" w:ascii="Times New Roman" w:hAnsi="Times New Roman"/>
            <w:sz w:val="24"/>
            <w:szCs w:val="24"/>
            <w:lang w:val="en-US" w:eastAsia="zh-CN"/>
          </w:rPr>
          <w:t>可以</w:t>
        </w:r>
      </w:ins>
      <w:ins w:id="529" w:author="Janusio" w:date="2018-03-04T23:04:51Z">
        <w:r>
          <w:rPr>
            <w:rFonts w:hint="eastAsia" w:ascii="Times New Roman" w:hAnsi="Times New Roman"/>
            <w:sz w:val="24"/>
            <w:szCs w:val="24"/>
            <w:lang w:val="en-US" w:eastAsia="zh-CN"/>
          </w:rPr>
          <w:t>被</w:t>
        </w:r>
      </w:ins>
      <w:ins w:id="530" w:author="Janusio" w:date="2018-03-04T23:05:11Z">
        <w:r>
          <w:rPr>
            <w:rFonts w:hint="eastAsia" w:ascii="Times New Roman" w:hAnsi="Times New Roman"/>
            <w:sz w:val="24"/>
            <w:szCs w:val="24"/>
            <w:lang w:val="en-US" w:eastAsia="zh-CN"/>
          </w:rPr>
          <w:t>用来</w:t>
        </w:r>
      </w:ins>
      <w:ins w:id="531" w:author="Janusio" w:date="2018-03-04T23:05:13Z">
        <w:r>
          <w:rPr>
            <w:rFonts w:hint="eastAsia" w:ascii="Times New Roman" w:hAnsi="Times New Roman"/>
            <w:sz w:val="24"/>
            <w:szCs w:val="24"/>
            <w:lang w:val="en-US" w:eastAsia="zh-CN"/>
          </w:rPr>
          <w:t>提供</w:t>
        </w:r>
      </w:ins>
      <w:ins w:id="532" w:author="Janusio" w:date="2018-03-04T23:05:14Z">
        <w:r>
          <w:rPr>
            <w:rFonts w:hint="eastAsia" w:ascii="Times New Roman" w:hAnsi="Times New Roman"/>
            <w:sz w:val="24"/>
            <w:szCs w:val="24"/>
            <w:lang w:val="en-US" w:eastAsia="zh-CN"/>
          </w:rPr>
          <w:t>多个</w:t>
        </w:r>
      </w:ins>
      <w:ins w:id="533" w:author="Janusio" w:date="2018-03-04T23:05:29Z">
        <w:r>
          <w:rPr>
            <w:rFonts w:hint="eastAsia" w:ascii="Times New Roman" w:hAnsi="Times New Roman"/>
            <w:sz w:val="24"/>
            <w:szCs w:val="24"/>
            <w:lang w:val="en-US" w:eastAsia="zh-CN"/>
          </w:rPr>
          <w:t>同类</w:t>
        </w:r>
      </w:ins>
      <w:ins w:id="534" w:author="Janusio" w:date="2018-03-04T23:05:35Z">
        <w:r>
          <w:rPr>
            <w:rFonts w:hint="eastAsia" w:ascii="Times New Roman" w:hAnsi="Times New Roman"/>
            <w:sz w:val="24"/>
            <w:szCs w:val="24"/>
            <w:lang w:val="en-US" w:eastAsia="zh-CN"/>
          </w:rPr>
          <w:t>资源</w:t>
        </w:r>
      </w:ins>
      <w:ins w:id="535" w:author="Janusio" w:date="2018-03-04T23:05:36Z">
        <w:r>
          <w:rPr>
            <w:rFonts w:hint="eastAsia" w:ascii="Times New Roman" w:hAnsi="Times New Roman"/>
            <w:sz w:val="24"/>
            <w:szCs w:val="24"/>
            <w:lang w:val="en-US" w:eastAsia="zh-CN"/>
          </w:rPr>
          <w:t>的</w:t>
        </w:r>
      </w:ins>
      <w:ins w:id="536" w:author="Janusio" w:date="2018-03-04T23:05:46Z">
        <w:r>
          <w:rPr>
            <w:rFonts w:hint="eastAsia" w:ascii="Times New Roman" w:hAnsi="Times New Roman"/>
            <w:sz w:val="24"/>
            <w:szCs w:val="24"/>
            <w:lang w:val="en-US" w:eastAsia="zh-CN"/>
          </w:rPr>
          <w:t>资源管理</w:t>
        </w:r>
      </w:ins>
      <w:ins w:id="537" w:author="Janusio" w:date="2018-03-04T23:05:47Z">
        <w:r>
          <w:rPr>
            <w:rFonts w:hint="eastAsia" w:ascii="Times New Roman" w:hAnsi="Times New Roman"/>
            <w:sz w:val="24"/>
            <w:szCs w:val="24"/>
            <w:lang w:val="en-US" w:eastAsia="zh-CN"/>
          </w:rPr>
          <w:t>方式</w:t>
        </w:r>
      </w:ins>
      <w:ins w:id="538" w:author="Janusio" w:date="2018-03-04T23:06:28Z">
        <w:r>
          <w:rPr>
            <w:rFonts w:hint="eastAsia" w:ascii="Times New Roman" w:hAnsi="Times New Roman"/>
            <w:sz w:val="24"/>
            <w:szCs w:val="24"/>
            <w:lang w:val="en-US" w:eastAsia="zh-CN"/>
          </w:rPr>
          <w:t>；</w:t>
        </w:r>
      </w:ins>
      <w:ins w:id="539" w:author="Janusio" w:date="2018-03-04T23:06:32Z">
        <w:r>
          <w:rPr>
            <w:rFonts w:hint="eastAsia" w:ascii="Times New Roman" w:hAnsi="Times New Roman"/>
            <w:sz w:val="24"/>
            <w:szCs w:val="24"/>
            <w:lang w:val="en-US" w:eastAsia="zh-CN"/>
          </w:rPr>
          <w:t>主要</w:t>
        </w:r>
      </w:ins>
      <w:ins w:id="540" w:author="Janusio" w:date="2018-03-04T23:06:39Z">
        <w:r>
          <w:rPr>
            <w:rFonts w:hint="eastAsia" w:ascii="Times New Roman" w:hAnsi="Times New Roman"/>
            <w:sz w:val="24"/>
            <w:szCs w:val="24"/>
            <w:lang w:val="en-US" w:eastAsia="zh-CN"/>
          </w:rPr>
          <w:t>用来</w:t>
        </w:r>
      </w:ins>
      <w:ins w:id="541" w:author="Janusio" w:date="2018-03-04T23:06:40Z">
        <w:r>
          <w:rPr>
            <w:rFonts w:hint="eastAsia" w:ascii="Times New Roman" w:hAnsi="Times New Roman"/>
            <w:sz w:val="24"/>
            <w:szCs w:val="24"/>
            <w:lang w:val="en-US" w:eastAsia="zh-CN"/>
          </w:rPr>
          <w:t>解决</w:t>
        </w:r>
      </w:ins>
      <w:ins w:id="542" w:author="Janusio" w:date="2018-03-04T23:06:45Z">
        <w:r>
          <w:rPr>
            <w:rFonts w:hint="eastAsia" w:ascii="Times New Roman" w:hAnsi="Times New Roman"/>
            <w:sz w:val="24"/>
            <w:szCs w:val="24"/>
            <w:lang w:val="en-US" w:eastAsia="zh-CN"/>
          </w:rPr>
          <w:t>当前</w:t>
        </w:r>
      </w:ins>
      <w:ins w:id="543" w:author="Janusio" w:date="2018-03-04T23:06:47Z">
        <w:r>
          <w:rPr>
            <w:rFonts w:hint="eastAsia" w:ascii="Times New Roman" w:hAnsi="Times New Roman"/>
            <w:sz w:val="24"/>
            <w:szCs w:val="24"/>
            <w:lang w:val="en-US" w:eastAsia="zh-CN"/>
          </w:rPr>
          <w:t>物理</w:t>
        </w:r>
      </w:ins>
      <w:ins w:id="544" w:author="Janusio" w:date="2018-03-04T23:06:49Z">
        <w:r>
          <w:rPr>
            <w:rFonts w:hint="eastAsia" w:ascii="Times New Roman" w:hAnsi="Times New Roman"/>
            <w:sz w:val="24"/>
            <w:szCs w:val="24"/>
            <w:lang w:val="en-US" w:eastAsia="zh-CN"/>
          </w:rPr>
          <w:t>计算机</w:t>
        </w:r>
      </w:ins>
      <w:ins w:id="545" w:author="Janusio" w:date="2018-03-04T23:06:50Z">
        <w:r>
          <w:rPr>
            <w:rFonts w:hint="eastAsia" w:ascii="Times New Roman" w:hAnsi="Times New Roman"/>
            <w:sz w:val="24"/>
            <w:szCs w:val="24"/>
            <w:lang w:val="en-US" w:eastAsia="zh-CN"/>
          </w:rPr>
          <w:t>资源</w:t>
        </w:r>
      </w:ins>
      <w:ins w:id="546" w:author="Janusio" w:date="2018-03-04T23:07:03Z">
        <w:r>
          <w:rPr>
            <w:rFonts w:hint="eastAsia" w:ascii="Times New Roman" w:hAnsi="Times New Roman"/>
            <w:sz w:val="24"/>
            <w:szCs w:val="24"/>
            <w:lang w:val="en-US" w:eastAsia="zh-CN"/>
          </w:rPr>
          <w:t>利用率</w:t>
        </w:r>
      </w:ins>
      <w:ins w:id="547" w:author="Janusio" w:date="2018-03-04T23:07:04Z">
        <w:r>
          <w:rPr>
            <w:rFonts w:hint="eastAsia" w:ascii="Times New Roman" w:hAnsi="Times New Roman"/>
            <w:sz w:val="24"/>
            <w:szCs w:val="24"/>
            <w:lang w:val="en-US" w:eastAsia="zh-CN"/>
          </w:rPr>
          <w:t>低</w:t>
        </w:r>
      </w:ins>
      <w:ins w:id="548" w:author="Janusio" w:date="2018-03-04T23:07:05Z">
        <w:r>
          <w:rPr>
            <w:rFonts w:hint="eastAsia" w:ascii="Times New Roman" w:hAnsi="Times New Roman"/>
            <w:sz w:val="24"/>
            <w:szCs w:val="24"/>
            <w:lang w:val="en-US" w:eastAsia="zh-CN"/>
          </w:rPr>
          <w:t>的</w:t>
        </w:r>
      </w:ins>
      <w:ins w:id="549" w:author="Janusio" w:date="2018-03-04T23:07:06Z">
        <w:r>
          <w:rPr>
            <w:rFonts w:hint="eastAsia" w:ascii="Times New Roman" w:hAnsi="Times New Roman"/>
            <w:sz w:val="24"/>
            <w:szCs w:val="24"/>
            <w:lang w:val="en-US" w:eastAsia="zh-CN"/>
          </w:rPr>
          <w:t>问题，</w:t>
        </w:r>
      </w:ins>
      <w:ins w:id="550" w:author="Janusio" w:date="2018-03-04T23:07:24Z">
        <w:r>
          <w:rPr>
            <w:rFonts w:hint="eastAsia" w:ascii="Times New Roman" w:hAnsi="Times New Roman"/>
            <w:sz w:val="24"/>
            <w:szCs w:val="24"/>
            <w:lang w:val="en-US" w:eastAsia="zh-CN"/>
          </w:rPr>
          <w:t>从而</w:t>
        </w:r>
      </w:ins>
      <w:ins w:id="551" w:author="Janusio" w:date="2018-03-04T23:07:26Z">
        <w:r>
          <w:rPr>
            <w:rFonts w:hint="eastAsia" w:ascii="Times New Roman" w:hAnsi="Times New Roman"/>
            <w:sz w:val="24"/>
            <w:szCs w:val="24"/>
            <w:lang w:val="en-US" w:eastAsia="zh-CN"/>
          </w:rPr>
          <w:t>最大化</w:t>
        </w:r>
      </w:ins>
      <w:ins w:id="552" w:author="Janusio" w:date="2018-03-04T23:07:27Z">
        <w:r>
          <w:rPr>
            <w:rFonts w:hint="eastAsia" w:ascii="Times New Roman" w:hAnsi="Times New Roman"/>
            <w:sz w:val="24"/>
            <w:szCs w:val="24"/>
            <w:lang w:val="en-US" w:eastAsia="zh-CN"/>
          </w:rPr>
          <w:t>的</w:t>
        </w:r>
      </w:ins>
      <w:ins w:id="553" w:author="Janusio" w:date="2018-03-04T23:07:29Z">
        <w:r>
          <w:rPr>
            <w:rFonts w:hint="eastAsia" w:ascii="Times New Roman" w:hAnsi="Times New Roman"/>
            <w:sz w:val="24"/>
            <w:szCs w:val="24"/>
            <w:lang w:val="en-US" w:eastAsia="zh-CN"/>
          </w:rPr>
          <w:t>利用</w:t>
        </w:r>
      </w:ins>
      <w:ins w:id="554" w:author="Janusio" w:date="2018-03-04T23:07:38Z">
        <w:r>
          <w:rPr>
            <w:rFonts w:hint="eastAsia" w:ascii="Times New Roman" w:hAnsi="Times New Roman"/>
            <w:sz w:val="24"/>
            <w:szCs w:val="24"/>
            <w:lang w:val="en-US" w:eastAsia="zh-CN"/>
          </w:rPr>
          <w:t>物理资源</w:t>
        </w:r>
      </w:ins>
      <w:ins w:id="555" w:author="Janusio" w:date="2018-03-04T23:07:39Z">
        <w:r>
          <w:rPr>
            <w:rFonts w:hint="eastAsia" w:ascii="Times New Roman" w:hAnsi="Times New Roman"/>
            <w:sz w:val="24"/>
            <w:szCs w:val="24"/>
            <w:lang w:val="en-US" w:eastAsia="zh-CN"/>
          </w:rPr>
          <w:t>。</w:t>
        </w:r>
      </w:ins>
      <w:ins w:id="556" w:author="Janusio" w:date="2018-03-04T23:08:33Z">
        <w:r>
          <w:rPr>
            <w:rFonts w:hint="eastAsia" w:ascii="Times New Roman" w:hAnsi="Times New Roman"/>
            <w:sz w:val="24"/>
            <w:szCs w:val="24"/>
            <w:lang w:val="en-US" w:eastAsia="zh-CN"/>
          </w:rPr>
          <w:t>在</w:t>
        </w:r>
      </w:ins>
      <w:ins w:id="557" w:author="Janusio" w:date="2018-03-04T23:08:34Z">
        <w:r>
          <w:rPr>
            <w:rFonts w:hint="eastAsia" w:ascii="Times New Roman" w:hAnsi="Times New Roman"/>
            <w:sz w:val="24"/>
            <w:szCs w:val="24"/>
            <w:lang w:val="en-US" w:eastAsia="zh-CN"/>
          </w:rPr>
          <w:t>虚拟化</w:t>
        </w:r>
      </w:ins>
      <w:ins w:id="558" w:author="Janusio" w:date="2018-03-04T23:08:35Z">
        <w:r>
          <w:rPr>
            <w:rFonts w:hint="eastAsia" w:ascii="Times New Roman" w:hAnsi="Times New Roman"/>
            <w:sz w:val="24"/>
            <w:szCs w:val="24"/>
            <w:lang w:val="en-US" w:eastAsia="zh-CN"/>
          </w:rPr>
          <w:t>技术</w:t>
        </w:r>
      </w:ins>
      <w:ins w:id="559" w:author="Janusio" w:date="2018-03-04T23:08:36Z">
        <w:r>
          <w:rPr>
            <w:rFonts w:hint="eastAsia" w:ascii="Times New Roman" w:hAnsi="Times New Roman"/>
            <w:sz w:val="24"/>
            <w:szCs w:val="24"/>
            <w:lang w:val="en-US" w:eastAsia="zh-CN"/>
          </w:rPr>
          <w:t>中</w:t>
        </w:r>
      </w:ins>
      <w:ins w:id="560" w:author="Janusio" w:date="2018-03-04T23:08:38Z">
        <w:r>
          <w:rPr>
            <w:rFonts w:hint="eastAsia" w:ascii="Times New Roman" w:hAnsi="Times New Roman"/>
            <w:sz w:val="24"/>
            <w:szCs w:val="24"/>
            <w:lang w:val="en-US" w:eastAsia="zh-CN"/>
          </w:rPr>
          <w:t>，</w:t>
        </w:r>
      </w:ins>
      <w:ins w:id="561" w:author="Janusio" w:date="2018-03-04T23:08:48Z">
        <w:r>
          <w:rPr>
            <w:rFonts w:hint="eastAsia" w:ascii="Times New Roman" w:hAnsi="Times New Roman"/>
            <w:sz w:val="24"/>
            <w:szCs w:val="24"/>
            <w:lang w:val="en-US" w:eastAsia="zh-CN"/>
          </w:rPr>
          <w:t>可以</w:t>
        </w:r>
      </w:ins>
      <w:ins w:id="562" w:author="Janusio" w:date="2018-03-04T23:08:51Z">
        <w:r>
          <w:rPr>
            <w:rFonts w:hint="eastAsia" w:ascii="Times New Roman" w:hAnsi="Times New Roman"/>
            <w:sz w:val="24"/>
            <w:szCs w:val="24"/>
            <w:lang w:val="en-US" w:eastAsia="zh-CN"/>
          </w:rPr>
          <w:t>利用</w:t>
        </w:r>
      </w:ins>
      <w:ins w:id="563" w:author="Janusio" w:date="2018-03-04T23:08:55Z">
        <w:r>
          <w:rPr>
            <w:rFonts w:hint="eastAsia" w:ascii="Times New Roman" w:hAnsi="Times New Roman"/>
            <w:sz w:val="24"/>
            <w:szCs w:val="24"/>
            <w:lang w:val="en-US" w:eastAsia="zh-CN"/>
          </w:rPr>
          <w:t>资源</w:t>
        </w:r>
      </w:ins>
      <w:ins w:id="564" w:author="Janusio" w:date="2018-03-04T23:08:57Z">
        <w:r>
          <w:rPr>
            <w:rFonts w:hint="eastAsia" w:ascii="Times New Roman" w:hAnsi="Times New Roman"/>
            <w:sz w:val="24"/>
            <w:szCs w:val="24"/>
            <w:lang w:val="en-US" w:eastAsia="zh-CN"/>
          </w:rPr>
          <w:t>隔离</w:t>
        </w:r>
      </w:ins>
      <w:ins w:id="565" w:author="Janusio" w:date="2018-03-04T23:08:58Z">
        <w:r>
          <w:rPr>
            <w:rFonts w:hint="eastAsia" w:ascii="Times New Roman" w:hAnsi="Times New Roman"/>
            <w:sz w:val="24"/>
            <w:szCs w:val="24"/>
            <w:lang w:val="en-US" w:eastAsia="zh-CN"/>
          </w:rPr>
          <w:t>的</w:t>
        </w:r>
      </w:ins>
      <w:ins w:id="566" w:author="Janusio" w:date="2018-03-04T23:09:00Z">
        <w:r>
          <w:rPr>
            <w:rFonts w:hint="eastAsia" w:ascii="Times New Roman" w:hAnsi="Times New Roman"/>
            <w:sz w:val="24"/>
            <w:szCs w:val="24"/>
            <w:lang w:val="en-US" w:eastAsia="zh-CN"/>
          </w:rPr>
          <w:t>方式对</w:t>
        </w:r>
      </w:ins>
      <w:ins w:id="567" w:author="Janusio" w:date="2018-03-04T23:09:04Z">
        <w:r>
          <w:rPr>
            <w:rFonts w:hint="eastAsia" w:ascii="Times New Roman" w:hAnsi="Times New Roman"/>
            <w:sz w:val="24"/>
            <w:szCs w:val="24"/>
            <w:lang w:val="en-US" w:eastAsia="zh-CN"/>
          </w:rPr>
          <w:t>虚拟出</w:t>
        </w:r>
      </w:ins>
      <w:ins w:id="568" w:author="Janusio" w:date="2018-03-04T23:09:05Z">
        <w:r>
          <w:rPr>
            <w:rFonts w:hint="eastAsia" w:ascii="Times New Roman" w:hAnsi="Times New Roman"/>
            <w:sz w:val="24"/>
            <w:szCs w:val="24"/>
            <w:lang w:val="en-US" w:eastAsia="zh-CN"/>
          </w:rPr>
          <w:t>的</w:t>
        </w:r>
      </w:ins>
      <w:ins w:id="569" w:author="Janusio" w:date="2018-03-04T23:09:09Z">
        <w:r>
          <w:rPr>
            <w:rFonts w:hint="eastAsia" w:ascii="Times New Roman" w:hAnsi="Times New Roman"/>
            <w:sz w:val="24"/>
            <w:szCs w:val="24"/>
            <w:lang w:val="en-US" w:eastAsia="zh-CN"/>
          </w:rPr>
          <w:t>计算机资源</w:t>
        </w:r>
      </w:ins>
      <w:ins w:id="570" w:author="Janusio" w:date="2018-03-04T23:09:10Z">
        <w:r>
          <w:rPr>
            <w:rFonts w:hint="eastAsia" w:ascii="Times New Roman" w:hAnsi="Times New Roman"/>
            <w:sz w:val="24"/>
            <w:szCs w:val="24"/>
            <w:lang w:val="en-US" w:eastAsia="zh-CN"/>
          </w:rPr>
          <w:t>进行</w:t>
        </w:r>
      </w:ins>
      <w:ins w:id="571" w:author="Janusio" w:date="2018-03-04T23:09:11Z">
        <w:r>
          <w:rPr>
            <w:rFonts w:hint="eastAsia" w:ascii="Times New Roman" w:hAnsi="Times New Roman"/>
            <w:sz w:val="24"/>
            <w:szCs w:val="24"/>
            <w:lang w:val="en-US" w:eastAsia="zh-CN"/>
          </w:rPr>
          <w:t>安全</w:t>
        </w:r>
      </w:ins>
      <w:ins w:id="572" w:author="Janusio" w:date="2018-03-04T23:09:15Z">
        <w:r>
          <w:rPr>
            <w:rFonts w:hint="eastAsia" w:ascii="Times New Roman" w:hAnsi="Times New Roman"/>
            <w:sz w:val="24"/>
            <w:szCs w:val="24"/>
            <w:lang w:val="en-US" w:eastAsia="zh-CN"/>
          </w:rPr>
          <w:t>隔离，</w:t>
        </w:r>
      </w:ins>
      <w:ins w:id="573" w:author="Janusio" w:date="2018-03-04T23:09:17Z">
        <w:r>
          <w:rPr>
            <w:rFonts w:hint="eastAsia" w:ascii="Times New Roman" w:hAnsi="Times New Roman"/>
            <w:sz w:val="24"/>
            <w:szCs w:val="24"/>
            <w:lang w:val="en-US" w:eastAsia="zh-CN"/>
          </w:rPr>
          <w:t>使其</w:t>
        </w:r>
      </w:ins>
      <w:ins w:id="574" w:author="Janusio" w:date="2018-03-04T23:09:21Z">
        <w:r>
          <w:rPr>
            <w:rFonts w:hint="eastAsia" w:ascii="Times New Roman" w:hAnsi="Times New Roman"/>
            <w:sz w:val="24"/>
            <w:szCs w:val="24"/>
            <w:lang w:val="en-US" w:eastAsia="zh-CN"/>
          </w:rPr>
          <w:t>可以</w:t>
        </w:r>
      </w:ins>
      <w:ins w:id="575" w:author="Janusio" w:date="2018-03-04T23:09:24Z">
        <w:r>
          <w:rPr>
            <w:rFonts w:hint="eastAsia" w:ascii="Times New Roman" w:hAnsi="Times New Roman"/>
            <w:sz w:val="24"/>
            <w:szCs w:val="24"/>
            <w:lang w:val="en-US" w:eastAsia="zh-CN"/>
          </w:rPr>
          <w:t>处在</w:t>
        </w:r>
      </w:ins>
      <w:ins w:id="576" w:author="Janusio" w:date="2018-03-04T23:09:25Z">
        <w:r>
          <w:rPr>
            <w:rFonts w:hint="eastAsia" w:ascii="Times New Roman" w:hAnsi="Times New Roman"/>
            <w:sz w:val="24"/>
            <w:szCs w:val="24"/>
            <w:lang w:val="en-US" w:eastAsia="zh-CN"/>
          </w:rPr>
          <w:t>抽象</w:t>
        </w:r>
      </w:ins>
      <w:ins w:id="577" w:author="Janusio" w:date="2018-03-04T23:09:26Z">
        <w:r>
          <w:rPr>
            <w:rFonts w:hint="eastAsia" w:ascii="Times New Roman" w:hAnsi="Times New Roman"/>
            <w:sz w:val="24"/>
            <w:szCs w:val="24"/>
            <w:lang w:val="en-US" w:eastAsia="zh-CN"/>
          </w:rPr>
          <w:t>的</w:t>
        </w:r>
      </w:ins>
      <w:ins w:id="578" w:author="Janusio" w:date="2018-03-04T23:09:27Z">
        <w:r>
          <w:rPr>
            <w:rFonts w:hint="eastAsia" w:ascii="Times New Roman" w:hAnsi="Times New Roman"/>
            <w:sz w:val="24"/>
            <w:szCs w:val="24"/>
            <w:lang w:val="en-US" w:eastAsia="zh-CN"/>
          </w:rPr>
          <w:t>不同</w:t>
        </w:r>
      </w:ins>
      <w:ins w:id="579" w:author="Janusio" w:date="2018-03-04T23:09:28Z">
        <w:r>
          <w:rPr>
            <w:rFonts w:hint="eastAsia" w:ascii="Times New Roman" w:hAnsi="Times New Roman"/>
            <w:sz w:val="24"/>
            <w:szCs w:val="24"/>
            <w:lang w:val="en-US" w:eastAsia="zh-CN"/>
          </w:rPr>
          <w:t>的</w:t>
        </w:r>
      </w:ins>
      <w:ins w:id="580" w:author="Janusio" w:date="2018-03-04T23:09:30Z">
        <w:r>
          <w:rPr>
            <w:rFonts w:hint="eastAsia" w:ascii="Times New Roman" w:hAnsi="Times New Roman"/>
            <w:sz w:val="24"/>
            <w:szCs w:val="24"/>
            <w:lang w:val="en-US" w:eastAsia="zh-CN"/>
          </w:rPr>
          <w:t>操作</w:t>
        </w:r>
      </w:ins>
      <w:ins w:id="581" w:author="Janusio" w:date="2018-03-04T23:09:31Z">
        <w:r>
          <w:rPr>
            <w:rFonts w:hint="eastAsia" w:ascii="Times New Roman" w:hAnsi="Times New Roman"/>
            <w:sz w:val="24"/>
            <w:szCs w:val="24"/>
            <w:lang w:val="en-US" w:eastAsia="zh-CN"/>
          </w:rPr>
          <w:t>系统</w:t>
        </w:r>
      </w:ins>
      <w:ins w:id="582" w:author="Janusio" w:date="2018-03-04T23:09:33Z">
        <w:r>
          <w:rPr>
            <w:rFonts w:hint="eastAsia" w:ascii="Times New Roman" w:hAnsi="Times New Roman"/>
            <w:sz w:val="24"/>
            <w:szCs w:val="24"/>
            <w:lang w:val="en-US" w:eastAsia="zh-CN"/>
          </w:rPr>
          <w:t>中</w:t>
        </w:r>
      </w:ins>
      <w:ins w:id="583" w:author="Janusio" w:date="2018-03-04T23:09:39Z">
        <w:r>
          <w:rPr>
            <w:rFonts w:hint="eastAsia" w:ascii="Times New Roman" w:hAnsi="Times New Roman"/>
            <w:sz w:val="24"/>
            <w:szCs w:val="24"/>
            <w:lang w:val="en-US" w:eastAsia="zh-CN"/>
          </w:rPr>
          <w:t>向</w:t>
        </w:r>
      </w:ins>
      <w:ins w:id="584" w:author="Janusio" w:date="2018-03-04T23:09:41Z">
        <w:r>
          <w:rPr>
            <w:rFonts w:hint="eastAsia" w:ascii="Times New Roman" w:hAnsi="Times New Roman"/>
            <w:sz w:val="24"/>
            <w:szCs w:val="24"/>
            <w:lang w:val="en-US" w:eastAsia="zh-CN"/>
          </w:rPr>
          <w:t>外部</w:t>
        </w:r>
      </w:ins>
      <w:ins w:id="585" w:author="Janusio" w:date="2018-03-04T23:09:42Z">
        <w:r>
          <w:rPr>
            <w:rFonts w:hint="eastAsia" w:ascii="Times New Roman" w:hAnsi="Times New Roman"/>
            <w:sz w:val="24"/>
            <w:szCs w:val="24"/>
            <w:lang w:val="en-US" w:eastAsia="zh-CN"/>
          </w:rPr>
          <w:t>提供</w:t>
        </w:r>
      </w:ins>
      <w:ins w:id="586" w:author="Janusio" w:date="2018-03-04T23:09:43Z">
        <w:r>
          <w:rPr>
            <w:rFonts w:hint="eastAsia" w:ascii="Times New Roman" w:hAnsi="Times New Roman"/>
            <w:sz w:val="24"/>
            <w:szCs w:val="24"/>
            <w:lang w:val="en-US" w:eastAsia="zh-CN"/>
          </w:rPr>
          <w:t>服务。</w:t>
        </w:r>
      </w:ins>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587" w:author="Janusio" w:date="2018-03-04T23:09:51Z"/>
          <w:rFonts w:hint="eastAsia" w:ascii="Times New Roman" w:hAnsi="Times New Roman"/>
          <w:sz w:val="24"/>
          <w:szCs w:val="24"/>
        </w:rPr>
      </w:pPr>
      <w:del w:id="588" w:author="Janusio" w:date="2018-03-04T23:09:51Z">
        <w:r>
          <w:rPr>
            <w:rFonts w:hint="eastAsia" w:ascii="Times New Roman" w:hAnsi="Times New Roman"/>
            <w:sz w:val="24"/>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589" w:author="Janusio" w:date="2018-03-04T23:09:51Z"/>
          <w:rFonts w:hint="eastAsia" w:ascii="Times New Roman" w:hAnsi="Times New Roman"/>
          <w:sz w:val="24"/>
          <w:szCs w:val="24"/>
        </w:rPr>
      </w:pPr>
      <w:del w:id="590" w:author="Janusio" w:date="2018-03-04T23:09:51Z">
        <w:r>
          <w:rPr>
            <w:rFonts w:hint="eastAsia" w:ascii="Times New Roman" w:hAnsi="Times New Roman"/>
            <w:sz w:val="24"/>
            <w:szCs w:val="24"/>
          </w:rPr>
          <w:delText xml:space="preserve">统中数据的安全。 </w:delText>
        </w:r>
      </w:del>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591" w:author="Janusio" w:date="2018-03-04T23:09:53Z"/>
          <w:rFonts w:hint="eastAsia" w:ascii="Times New Roman" w:hAnsi="Times New Roman" w:eastAsia="黑体"/>
          <w:b/>
          <w:sz w:val="28"/>
          <w:szCs w:val="28"/>
          <w:lang w:val="en-US" w:eastAsia="zh-CN"/>
        </w:rPr>
      </w:pPr>
      <w:del w:id="592" w:author="Janusio" w:date="2018-03-04T23:09:53Z">
        <w:r>
          <w:rPr>
            <w:rFonts w:hint="eastAsia" w:ascii="Times New Roman" w:hAnsi="Times New Roman"/>
            <w:sz w:val="24"/>
            <w:szCs w:val="24"/>
          </w:rPr>
          <w:delText>××××××××××××××××××××××××××××××××××××××××××××××</w:delText>
        </w:r>
      </w:del>
    </w:p>
    <w:p>
      <w:pPr>
        <w:pStyle w:val="23"/>
        <w:spacing w:line="360" w:lineRule="auto"/>
        <w:ind w:firstLine="0" w:firstLineChars="0"/>
        <w:rPr>
          <w:del w:id="593" w:author="Janusio" w:date="2018-03-04T23:12:25Z"/>
          <w:rFonts w:hint="eastAsia" w:ascii="Times New Roman" w:hAnsi="Times New Roman" w:eastAsia="黑体"/>
          <w:b/>
          <w:sz w:val="24"/>
          <w:szCs w:val="24"/>
        </w:rPr>
      </w:pPr>
      <w:r>
        <w:rPr>
          <w:rFonts w:hint="eastAsia" w:ascii="Times New Roman" w:hAnsi="Times New Roman"/>
          <w:sz w:val="24"/>
          <w:szCs w:val="24"/>
        </w:rPr>
        <w:t xml:space="preserve">2.1.1 </w:t>
      </w:r>
      <w:r>
        <w:rPr>
          <w:rFonts w:hint="eastAsia" w:ascii="Times New Roman" w:hAnsi="Times New Roman" w:eastAsia="黑体"/>
          <w:b/>
          <w:sz w:val="24"/>
          <w:szCs w:val="24"/>
          <w:lang w:val="en-US" w:eastAsia="zh-CN"/>
        </w:rPr>
        <w:t>虚拟化技术分类</w:t>
      </w:r>
    </w:p>
    <w:p>
      <w:pPr>
        <w:pStyle w:val="23"/>
        <w:spacing w:line="360" w:lineRule="auto"/>
        <w:ind w:firstLine="0" w:firstLineChars="0"/>
        <w:rPr>
          <w:ins w:id="595" w:author="Janusio" w:date="2018-03-04T23:10:00Z"/>
          <w:rFonts w:hint="eastAsia" w:ascii="Times New Roman" w:hAnsi="Times New Roman"/>
          <w:sz w:val="24"/>
          <w:szCs w:val="24"/>
        </w:rPr>
        <w:pPrChange w:id="594" w:author="Janusio" w:date="2018-03-04T23:12:24Z">
          <w:pPr>
            <w:pStyle w:val="23"/>
            <w:spacing w:line="360" w:lineRule="auto"/>
            <w:ind w:firstLine="420" w:firstLineChars="0"/>
          </w:pPr>
        </w:pPrChange>
      </w:pPr>
    </w:p>
    <w:p>
      <w:pPr>
        <w:pStyle w:val="23"/>
        <w:spacing w:line="360" w:lineRule="auto"/>
        <w:ind w:firstLine="420" w:firstLineChars="0"/>
        <w:rPr>
          <w:rFonts w:hint="eastAsia" w:ascii="Times New Roman" w:hAnsi="Times New Roman"/>
          <w:sz w:val="24"/>
          <w:szCs w:val="24"/>
        </w:rPr>
      </w:pPr>
      <w:ins w:id="596" w:author="Janusio" w:date="2018-03-06T15:07:12Z">
        <w:r>
          <w:rPr>
            <w:rFonts w:hint="eastAsia" w:ascii="Times New Roman" w:hAnsi="Times New Roman"/>
            <w:sz w:val="24"/>
            <w:szCs w:val="24"/>
            <w:lang w:val="en-US" w:eastAsia="zh-CN"/>
          </w:rPr>
          <w:t>为了</w:t>
        </w:r>
      </w:ins>
      <w:ins w:id="597" w:author="Janusio" w:date="2018-03-06T15:07:15Z">
        <w:r>
          <w:rPr>
            <w:rFonts w:hint="eastAsia" w:ascii="Times New Roman" w:hAnsi="Times New Roman"/>
            <w:sz w:val="24"/>
            <w:szCs w:val="24"/>
            <w:lang w:val="en-US" w:eastAsia="zh-CN"/>
          </w:rPr>
          <w:t>满足</w:t>
        </w:r>
      </w:ins>
      <w:ins w:id="598" w:author="Janusio" w:date="2018-03-06T15:07:17Z">
        <w:r>
          <w:rPr>
            <w:rFonts w:hint="eastAsia" w:ascii="Times New Roman" w:hAnsi="Times New Roman"/>
            <w:sz w:val="24"/>
            <w:szCs w:val="24"/>
            <w:lang w:val="en-US" w:eastAsia="zh-CN"/>
          </w:rPr>
          <w:t>当前</w:t>
        </w:r>
      </w:ins>
      <w:ins w:id="599" w:author="Janusio" w:date="2018-03-06T15:07:21Z">
        <w:r>
          <w:rPr>
            <w:rFonts w:hint="eastAsia" w:ascii="Times New Roman" w:hAnsi="Times New Roman"/>
            <w:sz w:val="24"/>
            <w:szCs w:val="24"/>
            <w:lang w:val="en-US" w:eastAsia="zh-CN"/>
          </w:rPr>
          <w:t>云计算</w:t>
        </w:r>
      </w:ins>
      <w:ins w:id="600" w:author="Janusio" w:date="2018-03-06T15:07:40Z">
        <w:r>
          <w:rPr>
            <w:rFonts w:hint="eastAsia" w:ascii="Times New Roman" w:hAnsi="Times New Roman"/>
            <w:sz w:val="24"/>
            <w:szCs w:val="24"/>
            <w:lang w:val="en-US" w:eastAsia="zh-CN"/>
          </w:rPr>
          <w:t>提供商</w:t>
        </w:r>
      </w:ins>
      <w:ins w:id="601" w:author="Janusio" w:date="2018-03-06T15:07:31Z">
        <w:r>
          <w:rPr>
            <w:rFonts w:hint="eastAsia" w:ascii="Times New Roman" w:hAnsi="Times New Roman"/>
            <w:sz w:val="24"/>
            <w:szCs w:val="24"/>
            <w:lang w:val="en-US" w:eastAsia="zh-CN"/>
          </w:rPr>
          <w:t>需要</w:t>
        </w:r>
      </w:ins>
      <w:ins w:id="602" w:author="Janusio" w:date="2018-03-06T15:07:32Z">
        <w:r>
          <w:rPr>
            <w:rFonts w:hint="eastAsia" w:ascii="Times New Roman" w:hAnsi="Times New Roman"/>
            <w:sz w:val="24"/>
            <w:szCs w:val="24"/>
            <w:lang w:val="en-US" w:eastAsia="zh-CN"/>
          </w:rPr>
          <w:t>提供</w:t>
        </w:r>
      </w:ins>
      <w:ins w:id="603" w:author="Janusio" w:date="2018-03-06T15:07:34Z">
        <w:r>
          <w:rPr>
            <w:rFonts w:hint="eastAsia" w:ascii="Times New Roman" w:hAnsi="Times New Roman"/>
            <w:sz w:val="24"/>
            <w:szCs w:val="24"/>
            <w:lang w:val="en-US" w:eastAsia="zh-CN"/>
          </w:rPr>
          <w:t>不同</w:t>
        </w:r>
      </w:ins>
      <w:ins w:id="604" w:author="Janusio" w:date="2018-03-06T15:07:35Z">
        <w:r>
          <w:rPr>
            <w:rFonts w:hint="eastAsia" w:ascii="Times New Roman" w:hAnsi="Times New Roman"/>
            <w:sz w:val="24"/>
            <w:szCs w:val="24"/>
            <w:lang w:val="en-US" w:eastAsia="zh-CN"/>
          </w:rPr>
          <w:t>功能</w:t>
        </w:r>
      </w:ins>
      <w:ins w:id="605" w:author="Janusio" w:date="2018-03-06T15:07:36Z">
        <w:r>
          <w:rPr>
            <w:rFonts w:hint="eastAsia" w:ascii="Times New Roman" w:hAnsi="Times New Roman"/>
            <w:sz w:val="24"/>
            <w:szCs w:val="24"/>
            <w:lang w:val="en-US" w:eastAsia="zh-CN"/>
          </w:rPr>
          <w:t>的</w:t>
        </w:r>
      </w:ins>
      <w:ins w:id="606" w:author="Janusio" w:date="2018-03-06T15:07:45Z">
        <w:r>
          <w:rPr>
            <w:rFonts w:hint="eastAsia" w:ascii="Times New Roman" w:hAnsi="Times New Roman"/>
            <w:sz w:val="24"/>
            <w:szCs w:val="24"/>
            <w:lang w:val="en-US" w:eastAsia="zh-CN"/>
          </w:rPr>
          <w:t>功能</w:t>
        </w:r>
      </w:ins>
      <w:ins w:id="607" w:author="Janusio" w:date="2018-03-06T15:07:46Z">
        <w:r>
          <w:rPr>
            <w:rFonts w:hint="eastAsia" w:ascii="Times New Roman" w:hAnsi="Times New Roman"/>
            <w:sz w:val="24"/>
            <w:szCs w:val="24"/>
            <w:lang w:val="en-US" w:eastAsia="zh-CN"/>
          </w:rPr>
          <w:t>和</w:t>
        </w:r>
      </w:ins>
      <w:ins w:id="608" w:author="Janusio" w:date="2018-03-06T15:07:47Z">
        <w:r>
          <w:rPr>
            <w:rFonts w:hint="eastAsia" w:ascii="Times New Roman" w:hAnsi="Times New Roman"/>
            <w:sz w:val="24"/>
            <w:szCs w:val="24"/>
            <w:lang w:val="en-US" w:eastAsia="zh-CN"/>
          </w:rPr>
          <w:t>需求，</w:t>
        </w:r>
      </w:ins>
      <w:ins w:id="609" w:author="Janusio" w:date="2018-03-06T15:08:04Z">
        <w:r>
          <w:rPr>
            <w:rFonts w:hint="eastAsia" w:ascii="Times New Roman" w:hAnsi="Times New Roman"/>
            <w:sz w:val="24"/>
            <w:szCs w:val="24"/>
            <w:lang w:val="en-US" w:eastAsia="zh-CN"/>
          </w:rPr>
          <w:t>在</w:t>
        </w:r>
      </w:ins>
      <w:ins w:id="610" w:author="Janusio" w:date="2018-03-06T15:08:06Z">
        <w:r>
          <w:rPr>
            <w:rFonts w:hint="eastAsia" w:ascii="Times New Roman" w:hAnsi="Times New Roman"/>
            <w:sz w:val="24"/>
            <w:szCs w:val="24"/>
            <w:lang w:val="en-US" w:eastAsia="zh-CN"/>
          </w:rPr>
          <w:t>实现</w:t>
        </w:r>
      </w:ins>
      <w:ins w:id="611" w:author="Janusio" w:date="2018-03-06T15:08:07Z">
        <w:r>
          <w:rPr>
            <w:rFonts w:hint="eastAsia" w:ascii="Times New Roman" w:hAnsi="Times New Roman"/>
            <w:sz w:val="24"/>
            <w:szCs w:val="24"/>
            <w:lang w:val="en-US" w:eastAsia="zh-CN"/>
          </w:rPr>
          <w:t>层次和</w:t>
        </w:r>
      </w:ins>
      <w:ins w:id="612" w:author="Janusio" w:date="2018-03-06T15:08:10Z">
        <w:r>
          <w:rPr>
            <w:rFonts w:hint="eastAsia" w:ascii="Times New Roman" w:hAnsi="Times New Roman"/>
            <w:sz w:val="24"/>
            <w:szCs w:val="24"/>
            <w:lang w:val="en-US" w:eastAsia="zh-CN"/>
          </w:rPr>
          <w:t>虚拟</w:t>
        </w:r>
      </w:ins>
      <w:ins w:id="613" w:author="Janusio" w:date="2018-03-06T15:08:11Z">
        <w:r>
          <w:rPr>
            <w:rFonts w:hint="eastAsia" w:ascii="Times New Roman" w:hAnsi="Times New Roman"/>
            <w:sz w:val="24"/>
            <w:szCs w:val="24"/>
            <w:lang w:val="en-US" w:eastAsia="zh-CN"/>
          </w:rPr>
          <w:t>方式上</w:t>
        </w:r>
      </w:ins>
      <w:ins w:id="614" w:author="Janusio" w:date="2018-03-06T15:08:16Z">
        <w:r>
          <w:rPr>
            <w:rFonts w:hint="eastAsia" w:ascii="Times New Roman" w:hAnsi="Times New Roman"/>
            <w:sz w:val="24"/>
            <w:szCs w:val="24"/>
            <w:lang w:val="en-US" w:eastAsia="zh-CN"/>
          </w:rPr>
          <w:t>都</w:t>
        </w:r>
      </w:ins>
      <w:ins w:id="615" w:author="Janusio" w:date="2018-03-06T15:08:17Z">
        <w:r>
          <w:rPr>
            <w:rFonts w:hint="eastAsia" w:ascii="Times New Roman" w:hAnsi="Times New Roman"/>
            <w:sz w:val="24"/>
            <w:szCs w:val="24"/>
            <w:lang w:val="en-US" w:eastAsia="zh-CN"/>
          </w:rPr>
          <w:t>产生了</w:t>
        </w:r>
      </w:ins>
      <w:ins w:id="616" w:author="Janusio" w:date="2018-03-06T15:08:19Z">
        <w:r>
          <w:rPr>
            <w:rFonts w:hint="eastAsia" w:ascii="Times New Roman" w:hAnsi="Times New Roman"/>
            <w:sz w:val="24"/>
            <w:szCs w:val="24"/>
            <w:lang w:val="en-US" w:eastAsia="zh-CN"/>
          </w:rPr>
          <w:t>不同</w:t>
        </w:r>
      </w:ins>
      <w:ins w:id="617" w:author="Janusio" w:date="2018-03-06T15:08:25Z">
        <w:r>
          <w:rPr>
            <w:rFonts w:hint="eastAsia" w:ascii="Times New Roman" w:hAnsi="Times New Roman"/>
            <w:sz w:val="24"/>
            <w:szCs w:val="24"/>
            <w:lang w:val="en-US" w:eastAsia="zh-CN"/>
          </w:rPr>
          <w:t>类别的</w:t>
        </w:r>
      </w:ins>
      <w:ins w:id="618" w:author="Janusio" w:date="2018-03-06T15:08:26Z">
        <w:r>
          <w:rPr>
            <w:rFonts w:hint="eastAsia" w:ascii="Times New Roman" w:hAnsi="Times New Roman"/>
            <w:sz w:val="24"/>
            <w:szCs w:val="24"/>
            <w:lang w:val="en-US" w:eastAsia="zh-CN"/>
          </w:rPr>
          <w:t>虚拟化</w:t>
        </w:r>
      </w:ins>
      <w:ins w:id="619" w:author="Janusio" w:date="2018-03-06T15:08:27Z">
        <w:r>
          <w:rPr>
            <w:rFonts w:hint="eastAsia" w:ascii="Times New Roman" w:hAnsi="Times New Roman"/>
            <w:sz w:val="24"/>
            <w:szCs w:val="24"/>
            <w:lang w:val="en-US" w:eastAsia="zh-CN"/>
          </w:rPr>
          <w:t>解决</w:t>
        </w:r>
      </w:ins>
      <w:ins w:id="620" w:author="Janusio" w:date="2018-03-06T15:08:28Z">
        <w:r>
          <w:rPr>
            <w:rFonts w:hint="eastAsia" w:ascii="Times New Roman" w:hAnsi="Times New Roman"/>
            <w:sz w:val="24"/>
            <w:szCs w:val="24"/>
            <w:lang w:val="en-US" w:eastAsia="zh-CN"/>
          </w:rPr>
          <w:t>方案</w:t>
        </w:r>
      </w:ins>
      <w:ins w:id="621" w:author="Janusio" w:date="2018-03-06T15:08:33Z">
        <w:r>
          <w:rPr>
            <w:rFonts w:hint="eastAsia" w:ascii="Times New Roman" w:hAnsi="Times New Roman"/>
            <w:sz w:val="24"/>
            <w:szCs w:val="24"/>
            <w:lang w:val="en-US" w:eastAsia="zh-CN"/>
          </w:rPr>
          <w:t>，</w:t>
        </w:r>
      </w:ins>
      <w:ins w:id="622" w:author="Janusio" w:date="2018-03-06T15:08:35Z">
        <w:r>
          <w:rPr>
            <w:rFonts w:hint="eastAsia" w:ascii="Times New Roman" w:hAnsi="Times New Roman"/>
            <w:sz w:val="24"/>
            <w:szCs w:val="24"/>
            <w:lang w:val="en-US" w:eastAsia="zh-CN"/>
          </w:rPr>
          <w:t>使得</w:t>
        </w:r>
      </w:ins>
      <w:ins w:id="623" w:author="Janusio" w:date="2018-03-06T15:08:38Z">
        <w:r>
          <w:rPr>
            <w:rFonts w:hint="eastAsia" w:ascii="Times New Roman" w:hAnsi="Times New Roman"/>
            <w:sz w:val="24"/>
            <w:szCs w:val="24"/>
            <w:lang w:val="en-US" w:eastAsia="zh-CN"/>
          </w:rPr>
          <w:t>不同的</w:t>
        </w:r>
      </w:ins>
      <w:ins w:id="624" w:author="Janusio" w:date="2018-03-06T15:08:40Z">
        <w:r>
          <w:rPr>
            <w:rFonts w:hint="eastAsia" w:ascii="Times New Roman" w:hAnsi="Times New Roman"/>
            <w:sz w:val="24"/>
            <w:szCs w:val="24"/>
            <w:lang w:val="en-US" w:eastAsia="zh-CN"/>
          </w:rPr>
          <w:t>虚拟化</w:t>
        </w:r>
      </w:ins>
      <w:ins w:id="625" w:author="Janusio" w:date="2018-03-06T15:08:41Z">
        <w:r>
          <w:rPr>
            <w:rFonts w:hint="eastAsia" w:ascii="Times New Roman" w:hAnsi="Times New Roman"/>
            <w:sz w:val="24"/>
            <w:szCs w:val="24"/>
            <w:lang w:val="en-US" w:eastAsia="zh-CN"/>
          </w:rPr>
          <w:t>系统</w:t>
        </w:r>
      </w:ins>
      <w:ins w:id="626" w:author="Janusio" w:date="2018-03-06T15:08:50Z">
        <w:r>
          <w:rPr>
            <w:rFonts w:hint="eastAsia" w:ascii="Times New Roman" w:hAnsi="Times New Roman"/>
            <w:sz w:val="24"/>
            <w:szCs w:val="24"/>
            <w:lang w:val="en-US" w:eastAsia="zh-CN"/>
          </w:rPr>
          <w:t>不仅</w:t>
        </w:r>
      </w:ins>
      <w:ins w:id="627" w:author="Janusio" w:date="2018-03-06T15:08:52Z">
        <w:r>
          <w:rPr>
            <w:rFonts w:hint="eastAsia" w:ascii="Times New Roman" w:hAnsi="Times New Roman"/>
            <w:sz w:val="24"/>
            <w:szCs w:val="24"/>
            <w:lang w:val="en-US" w:eastAsia="zh-CN"/>
          </w:rPr>
          <w:t>具有</w:t>
        </w:r>
      </w:ins>
      <w:ins w:id="628" w:author="Janusio" w:date="2018-03-06T15:08:55Z">
        <w:r>
          <w:rPr>
            <w:rFonts w:hint="eastAsia" w:ascii="Times New Roman" w:hAnsi="Times New Roman"/>
            <w:sz w:val="24"/>
            <w:szCs w:val="24"/>
            <w:lang w:val="en-US" w:eastAsia="zh-CN"/>
          </w:rPr>
          <w:t>最基本</w:t>
        </w:r>
      </w:ins>
      <w:ins w:id="629" w:author="Janusio" w:date="2018-03-06T15:08:56Z">
        <w:r>
          <w:rPr>
            <w:rFonts w:hint="eastAsia" w:ascii="Times New Roman" w:hAnsi="Times New Roman"/>
            <w:sz w:val="24"/>
            <w:szCs w:val="24"/>
            <w:lang w:val="en-US" w:eastAsia="zh-CN"/>
          </w:rPr>
          <w:t>的</w:t>
        </w:r>
      </w:ins>
      <w:ins w:id="630" w:author="Janusio" w:date="2018-03-06T15:08:57Z">
        <w:r>
          <w:rPr>
            <w:rFonts w:hint="eastAsia" w:ascii="Times New Roman" w:hAnsi="Times New Roman"/>
            <w:sz w:val="24"/>
            <w:szCs w:val="24"/>
            <w:lang w:val="en-US" w:eastAsia="zh-CN"/>
          </w:rPr>
          <w:t>虚拟化</w:t>
        </w:r>
      </w:ins>
      <w:ins w:id="631" w:author="Janusio" w:date="2018-03-06T15:08:58Z">
        <w:r>
          <w:rPr>
            <w:rFonts w:hint="eastAsia" w:ascii="Times New Roman" w:hAnsi="Times New Roman"/>
            <w:sz w:val="24"/>
            <w:szCs w:val="24"/>
            <w:lang w:val="en-US" w:eastAsia="zh-CN"/>
          </w:rPr>
          <w:t>技术，</w:t>
        </w:r>
      </w:ins>
      <w:ins w:id="632" w:author="Janusio" w:date="2018-03-06T15:08:59Z">
        <w:r>
          <w:rPr>
            <w:rFonts w:hint="eastAsia" w:ascii="Times New Roman" w:hAnsi="Times New Roman"/>
            <w:sz w:val="24"/>
            <w:szCs w:val="24"/>
            <w:lang w:val="en-US" w:eastAsia="zh-CN"/>
          </w:rPr>
          <w:t>也</w:t>
        </w:r>
      </w:ins>
      <w:ins w:id="633" w:author="Janusio" w:date="2018-03-06T15:09:03Z">
        <w:r>
          <w:rPr>
            <w:rFonts w:hint="eastAsia" w:ascii="Times New Roman" w:hAnsi="Times New Roman"/>
            <w:sz w:val="24"/>
            <w:szCs w:val="24"/>
            <w:lang w:val="en-US" w:eastAsia="zh-CN"/>
          </w:rPr>
          <w:t>呈现了</w:t>
        </w:r>
      </w:ins>
      <w:ins w:id="634" w:author="Janusio" w:date="2018-03-06T15:09:04Z">
        <w:r>
          <w:rPr>
            <w:rFonts w:hint="eastAsia" w:ascii="Times New Roman" w:hAnsi="Times New Roman"/>
            <w:sz w:val="24"/>
            <w:szCs w:val="24"/>
            <w:lang w:val="en-US" w:eastAsia="zh-CN"/>
          </w:rPr>
          <w:t>各自</w:t>
        </w:r>
      </w:ins>
      <w:ins w:id="635" w:author="Janusio" w:date="2018-03-06T15:09:07Z">
        <w:r>
          <w:rPr>
            <w:rFonts w:hint="eastAsia" w:ascii="Times New Roman" w:hAnsi="Times New Roman"/>
            <w:sz w:val="24"/>
            <w:szCs w:val="24"/>
            <w:lang w:val="en-US" w:eastAsia="zh-CN"/>
          </w:rPr>
          <w:t>独特</w:t>
        </w:r>
      </w:ins>
      <w:ins w:id="636" w:author="Janusio" w:date="2018-03-06T15:09:08Z">
        <w:r>
          <w:rPr>
            <w:rFonts w:hint="eastAsia" w:ascii="Times New Roman" w:hAnsi="Times New Roman"/>
            <w:sz w:val="24"/>
            <w:szCs w:val="24"/>
            <w:lang w:val="en-US" w:eastAsia="zh-CN"/>
          </w:rPr>
          <w:t>的</w:t>
        </w:r>
      </w:ins>
      <w:ins w:id="637" w:author="Janusio" w:date="2018-03-06T15:09:12Z">
        <w:r>
          <w:rPr>
            <w:rFonts w:hint="eastAsia" w:ascii="Times New Roman" w:hAnsi="Times New Roman"/>
            <w:sz w:val="24"/>
            <w:szCs w:val="24"/>
            <w:lang w:val="en-US" w:eastAsia="zh-CN"/>
          </w:rPr>
          <w:t>个性</w:t>
        </w:r>
      </w:ins>
      <w:ins w:id="638" w:author="Janusio" w:date="2018-03-06T15:09:13Z">
        <w:r>
          <w:rPr>
            <w:rFonts w:hint="eastAsia" w:ascii="Times New Roman" w:hAnsi="Times New Roman"/>
            <w:sz w:val="24"/>
            <w:szCs w:val="24"/>
            <w:lang w:val="en-US" w:eastAsia="zh-CN"/>
          </w:rPr>
          <w:t>。</w:t>
        </w:r>
      </w:ins>
      <w:del w:id="639" w:author="Janusio" w:date="2018-03-06T15:09:24Z">
        <w:r>
          <w:rPr>
            <w:rFonts w:hint="eastAsia" w:ascii="Times New Roman" w:hAnsi="Times New Roman"/>
            <w:sz w:val="24"/>
            <w:szCs w:val="24"/>
          </w:rPr>
          <w:delText>为了满足不同的功能需求，有许多不同种类的虚拟化解决方案。由于采用了不同的实现方式和抽象层次，因而这些虚拟化系统呈现出不同的特性</w:delText>
        </w:r>
      </w:del>
      <w:r>
        <w:rPr>
          <w:rFonts w:hint="eastAsia" w:ascii="Times New Roman" w:hAnsi="Times New Roman"/>
          <w:sz w:val="24"/>
          <w:szCs w:val="24"/>
        </w:rPr>
        <w:t xml:space="preserve">[85-87]。 </w:t>
      </w:r>
      <w:ins w:id="640" w:author="Janusio" w:date="2018-03-06T15:10:25Z">
        <w:r>
          <w:rPr>
            <w:rFonts w:hint="eastAsia" w:ascii="Times New Roman" w:hAnsi="Times New Roman"/>
            <w:sz w:val="24"/>
            <w:szCs w:val="24"/>
            <w:lang w:val="en-US" w:eastAsia="zh-CN"/>
          </w:rPr>
          <w:t>下面</w:t>
        </w:r>
      </w:ins>
      <w:ins w:id="641" w:author="Janusio" w:date="2018-03-06T15:10:27Z">
        <w:r>
          <w:rPr>
            <w:rFonts w:hint="eastAsia" w:ascii="Times New Roman" w:hAnsi="Times New Roman"/>
            <w:sz w:val="24"/>
            <w:szCs w:val="24"/>
            <w:lang w:val="en-US" w:eastAsia="zh-CN"/>
          </w:rPr>
          <w:t>本文</w:t>
        </w:r>
      </w:ins>
      <w:ins w:id="642" w:author="Janusio" w:date="2018-03-06T15:10:30Z">
        <w:r>
          <w:rPr>
            <w:rFonts w:hint="eastAsia" w:ascii="Times New Roman" w:hAnsi="Times New Roman"/>
            <w:sz w:val="24"/>
            <w:szCs w:val="24"/>
            <w:lang w:val="en-US" w:eastAsia="zh-CN"/>
          </w:rPr>
          <w:t>从</w:t>
        </w:r>
      </w:ins>
      <w:ins w:id="643" w:author="Janusio" w:date="2018-03-06T15:10:32Z">
        <w:r>
          <w:rPr>
            <w:rFonts w:hint="eastAsia" w:ascii="Times New Roman" w:hAnsi="Times New Roman"/>
            <w:sz w:val="24"/>
            <w:szCs w:val="24"/>
            <w:lang w:val="en-US" w:eastAsia="zh-CN"/>
          </w:rPr>
          <w:t>实现</w:t>
        </w:r>
      </w:ins>
      <w:ins w:id="644" w:author="Janusio" w:date="2018-03-06T15:10:33Z">
        <w:r>
          <w:rPr>
            <w:rFonts w:hint="eastAsia" w:ascii="Times New Roman" w:hAnsi="Times New Roman"/>
            <w:sz w:val="24"/>
            <w:szCs w:val="24"/>
            <w:lang w:val="en-US" w:eastAsia="zh-CN"/>
          </w:rPr>
          <w:t>层次和</w:t>
        </w:r>
      </w:ins>
      <w:ins w:id="645" w:author="Janusio" w:date="2018-03-06T15:10:41Z">
        <w:r>
          <w:rPr>
            <w:rFonts w:hint="eastAsia" w:ascii="Times New Roman" w:hAnsi="Times New Roman"/>
            <w:sz w:val="24"/>
            <w:szCs w:val="24"/>
            <w:lang w:val="en-US" w:eastAsia="zh-CN"/>
          </w:rPr>
          <w:t>实现</w:t>
        </w:r>
      </w:ins>
      <w:ins w:id="646" w:author="Janusio" w:date="2018-03-06T15:10:43Z">
        <w:r>
          <w:rPr>
            <w:rFonts w:hint="eastAsia" w:ascii="Times New Roman" w:hAnsi="Times New Roman"/>
            <w:sz w:val="24"/>
            <w:szCs w:val="24"/>
            <w:lang w:val="en-US" w:eastAsia="zh-CN"/>
          </w:rPr>
          <w:t>方式</w:t>
        </w:r>
      </w:ins>
      <w:ins w:id="647" w:author="Janusio" w:date="2018-03-06T15:10:44Z">
        <w:r>
          <w:rPr>
            <w:rFonts w:hint="eastAsia" w:ascii="Times New Roman" w:hAnsi="Times New Roman"/>
            <w:sz w:val="24"/>
            <w:szCs w:val="24"/>
            <w:lang w:val="en-US" w:eastAsia="zh-CN"/>
          </w:rPr>
          <w:t>对</w:t>
        </w:r>
      </w:ins>
      <w:ins w:id="648" w:author="Janusio" w:date="2018-03-06T15:10:45Z">
        <w:r>
          <w:rPr>
            <w:rFonts w:hint="eastAsia" w:ascii="Times New Roman" w:hAnsi="Times New Roman"/>
            <w:sz w:val="24"/>
            <w:szCs w:val="24"/>
            <w:lang w:val="en-US" w:eastAsia="zh-CN"/>
          </w:rPr>
          <w:t>虚拟化</w:t>
        </w:r>
      </w:ins>
      <w:ins w:id="649" w:author="Janusio" w:date="2018-03-06T15:10:50Z">
        <w:r>
          <w:rPr>
            <w:rFonts w:hint="eastAsia" w:ascii="Times New Roman" w:hAnsi="Times New Roman"/>
            <w:sz w:val="24"/>
            <w:szCs w:val="24"/>
            <w:lang w:val="en-US" w:eastAsia="zh-CN"/>
          </w:rPr>
          <w:t>技术</w:t>
        </w:r>
      </w:ins>
      <w:ins w:id="650" w:author="Janusio" w:date="2018-03-06T15:10:53Z">
        <w:r>
          <w:rPr>
            <w:rFonts w:hint="eastAsia" w:ascii="Times New Roman" w:hAnsi="Times New Roman"/>
            <w:sz w:val="24"/>
            <w:szCs w:val="24"/>
            <w:lang w:val="en-US" w:eastAsia="zh-CN"/>
          </w:rPr>
          <w:t>的</w:t>
        </w:r>
      </w:ins>
      <w:ins w:id="651" w:author="Janusio" w:date="2018-03-06T15:10:54Z">
        <w:r>
          <w:rPr>
            <w:rFonts w:hint="eastAsia" w:ascii="Times New Roman" w:hAnsi="Times New Roman"/>
            <w:sz w:val="24"/>
            <w:szCs w:val="24"/>
            <w:lang w:val="en-US" w:eastAsia="zh-CN"/>
          </w:rPr>
          <w:t>分类进行</w:t>
        </w:r>
      </w:ins>
      <w:ins w:id="652" w:author="Janusio" w:date="2018-03-06T15:10:56Z">
        <w:r>
          <w:rPr>
            <w:rFonts w:hint="eastAsia" w:ascii="Times New Roman" w:hAnsi="Times New Roman"/>
            <w:sz w:val="24"/>
            <w:szCs w:val="24"/>
            <w:lang w:val="en-US" w:eastAsia="zh-CN"/>
          </w:rPr>
          <w:t>介绍</w:t>
        </w:r>
      </w:ins>
      <w:ins w:id="653" w:author="Janusio" w:date="2018-03-06T15:10:58Z">
        <w:r>
          <w:rPr>
            <w:rFonts w:hint="eastAsia" w:ascii="Times New Roman" w:hAnsi="Times New Roman"/>
            <w:sz w:val="24"/>
            <w:szCs w:val="24"/>
            <w:lang w:val="en-US" w:eastAsia="zh-CN"/>
          </w:rPr>
          <w:t>。</w:t>
        </w:r>
      </w:ins>
    </w:p>
    <w:p>
      <w:pPr>
        <w:pStyle w:val="23"/>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654" w:author="Janusio" w:date="2018-03-06T15:10:21Z">
        <w:r>
          <w:rPr>
            <w:rFonts w:hint="eastAsia" w:ascii="Times New Roman" w:hAnsi="Times New Roman"/>
            <w:sz w:val="24"/>
            <w:szCs w:val="24"/>
            <w:lang w:val="en-US"/>
          </w:rPr>
          <w:delText>根据虚拟化技术的实现层次分类</w:delText>
        </w:r>
      </w:del>
      <w:ins w:id="655" w:author="Janusio" w:date="2018-03-06T15:10:03Z">
        <w:r>
          <w:rPr>
            <w:rFonts w:hint="eastAsia" w:ascii="Times New Roman" w:hAnsi="Times New Roman"/>
            <w:sz w:val="24"/>
            <w:szCs w:val="24"/>
            <w:lang w:val="en-US" w:eastAsia="zh-CN"/>
          </w:rPr>
          <w:t>不同</w:t>
        </w:r>
      </w:ins>
      <w:ins w:id="656" w:author="Janusio" w:date="2018-03-06T15:10:04Z">
        <w:r>
          <w:rPr>
            <w:rFonts w:hint="eastAsia" w:ascii="Times New Roman" w:hAnsi="Times New Roman"/>
            <w:sz w:val="24"/>
            <w:szCs w:val="24"/>
            <w:lang w:val="en-US" w:eastAsia="zh-CN"/>
          </w:rPr>
          <w:t>实现</w:t>
        </w:r>
      </w:ins>
      <w:ins w:id="657"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3"/>
        <w:numPr>
          <w:ilvl w:val="0"/>
          <w:numId w:val="0"/>
        </w:numPr>
        <w:spacing w:line="360" w:lineRule="auto"/>
        <w:ind w:firstLine="420" w:firstLineChars="0"/>
        <w:rPr>
          <w:ins w:id="658" w:author="Janusio" w:date="2018-03-06T15:09:43Z"/>
          <w:rFonts w:hint="eastAsia" w:ascii="Times New Roman" w:hAnsi="Times New Roman" w:eastAsiaTheme="minorEastAsia"/>
          <w:sz w:val="24"/>
          <w:szCs w:val="24"/>
          <w:lang w:val="en-US" w:eastAsia="zh-CN"/>
        </w:rPr>
      </w:pPr>
      <w:ins w:id="659" w:author="Janusio" w:date="2018-03-06T15:09:46Z">
        <w:r>
          <w:rPr>
            <w:rFonts w:hint="eastAsia" w:ascii="Times New Roman" w:hAnsi="Times New Roman"/>
            <w:sz w:val="24"/>
            <w:szCs w:val="24"/>
            <w:lang w:val="en-US" w:eastAsia="zh-CN"/>
          </w:rPr>
          <w:t>指令集</w:t>
        </w:r>
      </w:ins>
      <w:ins w:id="660" w:author="Janusio" w:date="2018-03-06T15:10:15Z">
        <w:r>
          <w:rPr>
            <w:rFonts w:hint="eastAsia" w:ascii="Times New Roman" w:hAnsi="Times New Roman"/>
            <w:sz w:val="24"/>
            <w:szCs w:val="24"/>
            <w:lang w:val="en-US" w:eastAsia="zh-CN"/>
          </w:rPr>
          <w:t>虚拟化</w:t>
        </w:r>
      </w:ins>
      <w:ins w:id="661" w:author="Janusio" w:date="2018-03-06T15:11:37Z">
        <w:r>
          <w:rPr>
            <w:rFonts w:hint="eastAsia" w:ascii="Times New Roman" w:hAnsi="Times New Roman"/>
            <w:sz w:val="24"/>
            <w:szCs w:val="24"/>
            <w:lang w:val="en-US" w:eastAsia="zh-CN"/>
          </w:rPr>
          <w:t>，指的</w:t>
        </w:r>
      </w:ins>
      <w:ins w:id="662" w:author="Janusio" w:date="2018-03-06T15:11:38Z">
        <w:r>
          <w:rPr>
            <w:rFonts w:hint="eastAsia" w:ascii="Times New Roman" w:hAnsi="Times New Roman"/>
            <w:sz w:val="24"/>
            <w:szCs w:val="24"/>
            <w:lang w:val="en-US" w:eastAsia="zh-CN"/>
          </w:rPr>
          <w:t>是</w:t>
        </w:r>
      </w:ins>
      <w:ins w:id="663" w:author="Janusio" w:date="2018-03-06T15:11:28Z">
        <w:r>
          <w:rPr>
            <w:rFonts w:hint="eastAsia" w:ascii="Times New Roman" w:hAnsi="Times New Roman"/>
            <w:sz w:val="24"/>
            <w:szCs w:val="24"/>
          </w:rPr>
          <w:t>指令集架构级（Instruction Set Architecture，ISA</w:t>
        </w:r>
      </w:ins>
      <w:ins w:id="664" w:author="Janusio" w:date="2018-03-06T15:11:39Z">
        <w:r>
          <w:rPr>
            <w:rFonts w:hint="eastAsia" w:ascii="Times New Roman" w:hAnsi="Times New Roman"/>
            <w:sz w:val="24"/>
            <w:szCs w:val="24"/>
            <w:lang w:eastAsia="zh-CN"/>
          </w:rPr>
          <w:t>）</w:t>
        </w:r>
      </w:ins>
      <w:ins w:id="665" w:author="Janusio" w:date="2018-03-06T15:11:45Z">
        <w:r>
          <w:rPr>
            <w:rFonts w:hint="eastAsia" w:ascii="Times New Roman" w:hAnsi="Times New Roman"/>
            <w:sz w:val="24"/>
            <w:szCs w:val="24"/>
            <w:lang w:val="en-US" w:eastAsia="zh-CN"/>
          </w:rPr>
          <w:t>虚拟化</w:t>
        </w:r>
      </w:ins>
      <w:ins w:id="666" w:author="Janusio" w:date="2018-03-06T15:11:46Z">
        <w:r>
          <w:rPr>
            <w:rFonts w:hint="eastAsia" w:ascii="Times New Roman" w:hAnsi="Times New Roman"/>
            <w:sz w:val="24"/>
            <w:szCs w:val="24"/>
            <w:lang w:val="en-US" w:eastAsia="zh-CN"/>
          </w:rPr>
          <w:t>技术</w:t>
        </w:r>
      </w:ins>
      <w:ins w:id="667" w:author="Janusio" w:date="2018-03-06T15:11:56Z">
        <w:r>
          <w:rPr>
            <w:rFonts w:hint="eastAsia" w:ascii="Times New Roman" w:hAnsi="Times New Roman"/>
            <w:sz w:val="24"/>
            <w:szCs w:val="24"/>
            <w:lang w:val="en-US" w:eastAsia="zh-CN"/>
          </w:rPr>
          <w:t>。</w:t>
        </w:r>
      </w:ins>
      <w:ins w:id="668" w:author="Janusio" w:date="2018-03-06T15:12:16Z">
        <w:r>
          <w:rPr>
            <w:rFonts w:hint="eastAsia" w:ascii="Times New Roman" w:hAnsi="Times New Roman"/>
            <w:sz w:val="24"/>
            <w:szCs w:val="24"/>
            <w:lang w:val="en-US" w:eastAsia="zh-CN"/>
          </w:rPr>
          <w:t>该</w:t>
        </w:r>
      </w:ins>
      <w:ins w:id="669" w:author="Janusio" w:date="2018-03-06T15:12:19Z">
        <w:r>
          <w:rPr>
            <w:rFonts w:hint="eastAsia" w:ascii="Times New Roman" w:hAnsi="Times New Roman"/>
            <w:sz w:val="24"/>
            <w:szCs w:val="24"/>
            <w:lang w:val="en-US" w:eastAsia="zh-CN"/>
          </w:rPr>
          <w:t>方式</w:t>
        </w:r>
      </w:ins>
      <w:ins w:id="670" w:author="Janusio" w:date="2018-03-06T15:12:20Z">
        <w:r>
          <w:rPr>
            <w:rFonts w:hint="eastAsia" w:ascii="Times New Roman" w:hAnsi="Times New Roman"/>
            <w:sz w:val="24"/>
            <w:szCs w:val="24"/>
            <w:lang w:val="en-US" w:eastAsia="zh-CN"/>
          </w:rPr>
          <w:t>的</w:t>
        </w:r>
      </w:ins>
      <w:ins w:id="671" w:author="Janusio" w:date="2018-03-06T15:12:21Z">
        <w:r>
          <w:rPr>
            <w:rFonts w:hint="eastAsia" w:ascii="Times New Roman" w:hAnsi="Times New Roman"/>
            <w:sz w:val="24"/>
            <w:szCs w:val="24"/>
            <w:lang w:val="en-US" w:eastAsia="zh-CN"/>
          </w:rPr>
          <w:t>虚拟化</w:t>
        </w:r>
      </w:ins>
      <w:ins w:id="672" w:author="Janusio" w:date="2018-03-06T15:12:26Z">
        <w:r>
          <w:rPr>
            <w:rFonts w:hint="eastAsia" w:ascii="Times New Roman" w:hAnsi="Times New Roman"/>
            <w:sz w:val="24"/>
            <w:szCs w:val="24"/>
            <w:lang w:val="en-US" w:eastAsia="zh-CN"/>
          </w:rPr>
          <w:t>技术</w:t>
        </w:r>
      </w:ins>
      <w:ins w:id="673" w:author="Janusio" w:date="2018-03-06T15:12:28Z">
        <w:r>
          <w:rPr>
            <w:rFonts w:hint="eastAsia" w:ascii="Times New Roman" w:hAnsi="Times New Roman"/>
            <w:sz w:val="24"/>
            <w:szCs w:val="24"/>
            <w:lang w:val="en-US" w:eastAsia="zh-CN"/>
          </w:rPr>
          <w:t>能够</w:t>
        </w:r>
      </w:ins>
      <w:ins w:id="674" w:author="Janusio" w:date="2018-03-06T15:12:56Z">
        <w:r>
          <w:rPr>
            <w:rFonts w:hint="eastAsia" w:ascii="Times New Roman" w:hAnsi="Times New Roman"/>
            <w:sz w:val="24"/>
            <w:szCs w:val="24"/>
            <w:lang w:val="en-US" w:eastAsia="zh-CN"/>
          </w:rPr>
          <w:t>将</w:t>
        </w:r>
      </w:ins>
      <w:ins w:id="675" w:author="Janusio" w:date="2018-03-06T15:12:58Z">
        <w:r>
          <w:rPr>
            <w:rFonts w:hint="eastAsia" w:ascii="Times New Roman" w:hAnsi="Times New Roman"/>
            <w:sz w:val="24"/>
            <w:szCs w:val="24"/>
            <w:lang w:val="en-US" w:eastAsia="zh-CN"/>
          </w:rPr>
          <w:t>操作</w:t>
        </w:r>
      </w:ins>
      <w:ins w:id="676" w:author="Janusio" w:date="2018-03-06T15:12:59Z">
        <w:r>
          <w:rPr>
            <w:rFonts w:hint="eastAsia" w:ascii="Times New Roman" w:hAnsi="Times New Roman"/>
            <w:sz w:val="24"/>
            <w:szCs w:val="24"/>
            <w:lang w:val="en-US" w:eastAsia="zh-CN"/>
          </w:rPr>
          <w:t>系统在</w:t>
        </w:r>
      </w:ins>
      <w:ins w:id="677" w:author="Janusio" w:date="2018-03-06T15:13:00Z">
        <w:r>
          <w:rPr>
            <w:rFonts w:hint="eastAsia" w:ascii="Times New Roman" w:hAnsi="Times New Roman"/>
            <w:sz w:val="24"/>
            <w:szCs w:val="24"/>
            <w:lang w:val="en-US" w:eastAsia="zh-CN"/>
          </w:rPr>
          <w:t>运行</w:t>
        </w:r>
      </w:ins>
      <w:ins w:id="678" w:author="Janusio" w:date="2018-03-06T15:13:02Z">
        <w:r>
          <w:rPr>
            <w:rFonts w:hint="eastAsia" w:ascii="Times New Roman" w:hAnsi="Times New Roman"/>
            <w:sz w:val="24"/>
            <w:szCs w:val="24"/>
            <w:lang w:val="en-US" w:eastAsia="zh-CN"/>
          </w:rPr>
          <w:t>中</w:t>
        </w:r>
      </w:ins>
      <w:ins w:id="679" w:author="Janusio" w:date="2018-03-06T15:13:06Z">
        <w:r>
          <w:rPr>
            <w:rFonts w:hint="eastAsia" w:ascii="Times New Roman" w:hAnsi="Times New Roman"/>
            <w:sz w:val="24"/>
            <w:szCs w:val="24"/>
            <w:lang w:val="en-US" w:eastAsia="zh-CN"/>
          </w:rPr>
          <w:t>指令集</w:t>
        </w:r>
      </w:ins>
      <w:ins w:id="680" w:author="Janusio" w:date="2018-03-06T15:13:07Z">
        <w:r>
          <w:rPr>
            <w:rFonts w:hint="eastAsia" w:ascii="Times New Roman" w:hAnsi="Times New Roman"/>
            <w:sz w:val="24"/>
            <w:szCs w:val="24"/>
            <w:lang w:val="en-US" w:eastAsia="zh-CN"/>
          </w:rPr>
          <w:t>以</w:t>
        </w:r>
      </w:ins>
      <w:ins w:id="681" w:author="Janusio" w:date="2018-03-06T15:13:08Z">
        <w:r>
          <w:rPr>
            <w:rFonts w:hint="eastAsia" w:ascii="Times New Roman" w:hAnsi="Times New Roman"/>
            <w:sz w:val="24"/>
            <w:szCs w:val="24"/>
            <w:lang w:val="en-US" w:eastAsia="zh-CN"/>
          </w:rPr>
          <w:t>软件</w:t>
        </w:r>
      </w:ins>
      <w:ins w:id="682" w:author="Janusio" w:date="2018-03-06T15:13:09Z">
        <w:r>
          <w:rPr>
            <w:rFonts w:hint="eastAsia" w:ascii="Times New Roman" w:hAnsi="Times New Roman"/>
            <w:sz w:val="24"/>
            <w:szCs w:val="24"/>
            <w:lang w:val="en-US" w:eastAsia="zh-CN"/>
          </w:rPr>
          <w:t>模拟的</w:t>
        </w:r>
      </w:ins>
      <w:ins w:id="683" w:author="Janusio" w:date="2018-03-06T15:13:10Z">
        <w:r>
          <w:rPr>
            <w:rFonts w:hint="eastAsia" w:ascii="Times New Roman" w:hAnsi="Times New Roman"/>
            <w:sz w:val="24"/>
            <w:szCs w:val="24"/>
            <w:lang w:val="en-US" w:eastAsia="zh-CN"/>
          </w:rPr>
          <w:t>方式</w:t>
        </w:r>
      </w:ins>
      <w:ins w:id="684" w:author="Janusio" w:date="2018-03-06T15:13:11Z">
        <w:r>
          <w:rPr>
            <w:rFonts w:hint="eastAsia" w:ascii="Times New Roman" w:hAnsi="Times New Roman"/>
            <w:sz w:val="24"/>
            <w:szCs w:val="24"/>
            <w:lang w:val="en-US" w:eastAsia="zh-CN"/>
          </w:rPr>
          <w:t>进行</w:t>
        </w:r>
      </w:ins>
      <w:ins w:id="685" w:author="Janusio" w:date="2018-03-06T15:13:14Z">
        <w:r>
          <w:rPr>
            <w:rFonts w:hint="eastAsia" w:ascii="Times New Roman" w:hAnsi="Times New Roman"/>
            <w:sz w:val="24"/>
            <w:szCs w:val="24"/>
            <w:lang w:val="en-US" w:eastAsia="zh-CN"/>
          </w:rPr>
          <w:t>实现，</w:t>
        </w:r>
      </w:ins>
      <w:ins w:id="686" w:author="Janusio" w:date="2018-03-06T15:13:28Z">
        <w:r>
          <w:rPr>
            <w:rFonts w:hint="eastAsia" w:ascii="Times New Roman" w:hAnsi="Times New Roman"/>
            <w:sz w:val="24"/>
            <w:szCs w:val="24"/>
            <w:lang w:val="en-US" w:eastAsia="zh-CN"/>
          </w:rPr>
          <w:t>将</w:t>
        </w:r>
      </w:ins>
      <w:ins w:id="687" w:author="Janusio" w:date="2018-03-06T15:13:30Z">
        <w:r>
          <w:rPr>
            <w:rFonts w:hint="eastAsia" w:ascii="Times New Roman" w:hAnsi="Times New Roman"/>
            <w:sz w:val="24"/>
            <w:szCs w:val="24"/>
            <w:lang w:val="en-US" w:eastAsia="zh-CN"/>
          </w:rPr>
          <w:t>虚拟机</w:t>
        </w:r>
      </w:ins>
      <w:ins w:id="688" w:author="Janusio" w:date="2018-03-06T15:13:31Z">
        <w:r>
          <w:rPr>
            <w:rFonts w:hint="eastAsia" w:ascii="Times New Roman" w:hAnsi="Times New Roman"/>
            <w:sz w:val="24"/>
            <w:szCs w:val="24"/>
            <w:lang w:val="en-US" w:eastAsia="zh-CN"/>
          </w:rPr>
          <w:t>中</w:t>
        </w:r>
      </w:ins>
      <w:ins w:id="689" w:author="Janusio" w:date="2018-03-06T15:13:37Z">
        <w:r>
          <w:rPr>
            <w:rFonts w:hint="eastAsia" w:ascii="Times New Roman" w:hAnsi="Times New Roman"/>
            <w:sz w:val="24"/>
            <w:szCs w:val="24"/>
            <w:lang w:val="en-US" w:eastAsia="zh-CN"/>
          </w:rPr>
          <w:t>运行</w:t>
        </w:r>
      </w:ins>
      <w:ins w:id="690" w:author="Janusio" w:date="2018-03-06T15:13:38Z">
        <w:r>
          <w:rPr>
            <w:rFonts w:hint="eastAsia" w:ascii="Times New Roman" w:hAnsi="Times New Roman"/>
            <w:sz w:val="24"/>
            <w:szCs w:val="24"/>
            <w:lang w:val="en-US" w:eastAsia="zh-CN"/>
          </w:rPr>
          <w:t>过程中</w:t>
        </w:r>
      </w:ins>
      <w:ins w:id="691" w:author="Janusio" w:date="2018-03-06T15:13:39Z">
        <w:r>
          <w:rPr>
            <w:rFonts w:hint="eastAsia" w:ascii="Times New Roman" w:hAnsi="Times New Roman"/>
            <w:sz w:val="24"/>
            <w:szCs w:val="24"/>
            <w:lang w:val="en-US" w:eastAsia="zh-CN"/>
          </w:rPr>
          <w:t>产生</w:t>
        </w:r>
      </w:ins>
      <w:ins w:id="692" w:author="Janusio" w:date="2018-03-06T15:13:40Z">
        <w:r>
          <w:rPr>
            <w:rFonts w:hint="eastAsia" w:ascii="Times New Roman" w:hAnsi="Times New Roman"/>
            <w:sz w:val="24"/>
            <w:szCs w:val="24"/>
            <w:lang w:val="en-US" w:eastAsia="zh-CN"/>
          </w:rPr>
          <w:t>的</w:t>
        </w:r>
      </w:ins>
      <w:ins w:id="693" w:author="Janusio" w:date="2018-03-06T15:13:44Z">
        <w:r>
          <w:rPr>
            <w:rFonts w:hint="eastAsia" w:ascii="Times New Roman" w:hAnsi="Times New Roman"/>
            <w:sz w:val="24"/>
            <w:szCs w:val="24"/>
            <w:lang w:val="en-US" w:eastAsia="zh-CN"/>
          </w:rPr>
          <w:t>指令</w:t>
        </w:r>
      </w:ins>
      <w:ins w:id="694" w:author="Janusio" w:date="2018-03-06T15:13:50Z">
        <w:r>
          <w:rPr>
            <w:rFonts w:hint="eastAsia" w:ascii="Times New Roman" w:hAnsi="Times New Roman"/>
            <w:sz w:val="24"/>
            <w:szCs w:val="24"/>
            <w:lang w:val="en-US" w:eastAsia="zh-CN"/>
          </w:rPr>
          <w:t>转化为</w:t>
        </w:r>
      </w:ins>
      <w:ins w:id="695" w:author="Janusio" w:date="2018-03-06T15:13:51Z">
        <w:r>
          <w:rPr>
            <w:rFonts w:hint="eastAsia" w:ascii="Times New Roman" w:hAnsi="Times New Roman"/>
            <w:sz w:val="24"/>
            <w:szCs w:val="24"/>
            <w:lang w:val="en-US" w:eastAsia="zh-CN"/>
          </w:rPr>
          <w:t>本地的</w:t>
        </w:r>
      </w:ins>
      <w:ins w:id="696" w:author="Janusio" w:date="2018-03-06T15:13:52Z">
        <w:r>
          <w:rPr>
            <w:rFonts w:hint="eastAsia" w:ascii="Times New Roman" w:hAnsi="Times New Roman"/>
            <w:sz w:val="24"/>
            <w:szCs w:val="24"/>
            <w:lang w:val="en-US" w:eastAsia="zh-CN"/>
          </w:rPr>
          <w:t>指令集</w:t>
        </w:r>
      </w:ins>
      <w:ins w:id="697" w:author="Janusio" w:date="2018-03-06T15:13:53Z">
        <w:r>
          <w:rPr>
            <w:rFonts w:hint="eastAsia" w:ascii="Times New Roman" w:hAnsi="Times New Roman"/>
            <w:sz w:val="24"/>
            <w:szCs w:val="24"/>
            <w:lang w:val="en-US" w:eastAsia="zh-CN"/>
          </w:rPr>
          <w:t>，</w:t>
        </w:r>
      </w:ins>
      <w:ins w:id="698" w:author="Janusio" w:date="2018-03-06T15:14:14Z">
        <w:r>
          <w:rPr>
            <w:rFonts w:hint="eastAsia" w:ascii="Times New Roman" w:hAnsi="Times New Roman"/>
            <w:sz w:val="24"/>
            <w:szCs w:val="24"/>
            <w:lang w:val="en-US" w:eastAsia="zh-CN"/>
          </w:rPr>
          <w:t>然后</w:t>
        </w:r>
      </w:ins>
      <w:ins w:id="699" w:author="Janusio" w:date="2018-03-06T15:14:16Z">
        <w:r>
          <w:rPr>
            <w:rFonts w:hint="eastAsia" w:ascii="Times New Roman" w:hAnsi="Times New Roman"/>
            <w:sz w:val="24"/>
            <w:szCs w:val="24"/>
            <w:lang w:val="en-US" w:eastAsia="zh-CN"/>
          </w:rPr>
          <w:t>在</w:t>
        </w:r>
      </w:ins>
      <w:ins w:id="700" w:author="Janusio" w:date="2018-03-06T15:14:18Z">
        <w:r>
          <w:rPr>
            <w:rFonts w:hint="eastAsia" w:ascii="Times New Roman" w:hAnsi="Times New Roman"/>
            <w:sz w:val="24"/>
            <w:szCs w:val="24"/>
            <w:lang w:val="en-US" w:eastAsia="zh-CN"/>
          </w:rPr>
          <w:t>本地</w:t>
        </w:r>
      </w:ins>
      <w:ins w:id="701" w:author="Janusio" w:date="2018-03-06T15:14:23Z">
        <w:r>
          <w:rPr>
            <w:rFonts w:hint="eastAsia" w:ascii="Times New Roman" w:hAnsi="Times New Roman"/>
            <w:sz w:val="24"/>
            <w:szCs w:val="24"/>
            <w:lang w:val="en-US" w:eastAsia="zh-CN"/>
          </w:rPr>
          <w:t>及其中</w:t>
        </w:r>
      </w:ins>
      <w:ins w:id="702" w:author="Janusio" w:date="2018-03-06T15:14:27Z">
        <w:r>
          <w:rPr>
            <w:rFonts w:hint="eastAsia" w:ascii="Times New Roman" w:hAnsi="Times New Roman"/>
            <w:sz w:val="24"/>
            <w:szCs w:val="24"/>
            <w:lang w:val="en-US" w:eastAsia="zh-CN"/>
          </w:rPr>
          <w:t>执行</w:t>
        </w:r>
      </w:ins>
      <w:ins w:id="703" w:author="Janusio" w:date="2018-03-06T15:14:32Z">
        <w:r>
          <w:rPr>
            <w:rFonts w:hint="eastAsia" w:ascii="Times New Roman" w:hAnsi="Times New Roman"/>
            <w:sz w:val="24"/>
            <w:szCs w:val="24"/>
            <w:lang w:val="en-US" w:eastAsia="zh-CN"/>
          </w:rPr>
          <w:t>这</w:t>
        </w:r>
      </w:ins>
      <w:ins w:id="704" w:author="Janusio" w:date="2018-03-06T15:14:03Z">
        <w:r>
          <w:rPr>
            <w:rFonts w:hint="eastAsia" w:ascii="Times New Roman" w:hAnsi="Times New Roman"/>
            <w:sz w:val="24"/>
            <w:szCs w:val="24"/>
            <w:lang w:val="en-US" w:eastAsia="zh-CN"/>
          </w:rPr>
          <w:t>些</w:t>
        </w:r>
      </w:ins>
      <w:ins w:id="705" w:author="Janusio" w:date="2018-03-06T15:14:34Z">
        <w:r>
          <w:rPr>
            <w:rFonts w:hint="eastAsia" w:ascii="Times New Roman" w:hAnsi="Times New Roman"/>
            <w:sz w:val="24"/>
            <w:szCs w:val="24"/>
            <w:lang w:val="en-US" w:eastAsia="zh-CN"/>
          </w:rPr>
          <w:t>被</w:t>
        </w:r>
      </w:ins>
      <w:ins w:id="706" w:author="Janusio" w:date="2018-03-06T15:14:36Z">
        <w:r>
          <w:rPr>
            <w:rFonts w:hint="eastAsia" w:ascii="Times New Roman" w:hAnsi="Times New Roman"/>
            <w:sz w:val="24"/>
            <w:szCs w:val="24"/>
            <w:lang w:val="en-US" w:eastAsia="zh-CN"/>
          </w:rPr>
          <w:t>转换</w:t>
        </w:r>
      </w:ins>
      <w:ins w:id="707" w:author="Janusio" w:date="2018-03-06T15:14:38Z">
        <w:r>
          <w:rPr>
            <w:rFonts w:hint="eastAsia" w:ascii="Times New Roman" w:hAnsi="Times New Roman"/>
            <w:sz w:val="24"/>
            <w:szCs w:val="24"/>
            <w:lang w:val="en-US" w:eastAsia="zh-CN"/>
          </w:rPr>
          <w:t>的</w:t>
        </w:r>
      </w:ins>
      <w:ins w:id="708" w:author="Janusio" w:date="2018-03-06T15:14:07Z">
        <w:r>
          <w:rPr>
            <w:rFonts w:hint="eastAsia" w:ascii="Times New Roman" w:hAnsi="Times New Roman"/>
            <w:sz w:val="24"/>
            <w:szCs w:val="24"/>
            <w:lang w:val="en-US" w:eastAsia="zh-CN"/>
          </w:rPr>
          <w:t>指令集</w:t>
        </w:r>
      </w:ins>
      <w:ins w:id="709" w:author="Janusio" w:date="2018-03-06T15:14:42Z">
        <w:r>
          <w:rPr>
            <w:rFonts w:hint="eastAsia" w:ascii="Times New Roman" w:hAnsi="Times New Roman"/>
            <w:sz w:val="24"/>
            <w:szCs w:val="24"/>
            <w:lang w:val="en-US" w:eastAsia="zh-CN"/>
          </w:rPr>
          <w:t>。</w:t>
        </w:r>
      </w:ins>
      <w:ins w:id="710" w:author="Janusio" w:date="2018-03-06T15:14:47Z">
        <w:r>
          <w:rPr>
            <w:rFonts w:hint="eastAsia" w:ascii="Times New Roman" w:hAnsi="Times New Roman"/>
            <w:sz w:val="24"/>
            <w:szCs w:val="24"/>
            <w:lang w:val="en-US" w:eastAsia="zh-CN"/>
          </w:rPr>
          <w:t>目前，</w:t>
        </w:r>
      </w:ins>
      <w:ins w:id="711" w:author="Janusio" w:date="2018-03-06T15:14:52Z">
        <w:r>
          <w:rPr>
            <w:rFonts w:hint="eastAsia" w:ascii="Times New Roman" w:hAnsi="Times New Roman"/>
            <w:sz w:val="24"/>
            <w:szCs w:val="24"/>
            <w:lang w:val="en-US" w:eastAsia="zh-CN"/>
          </w:rPr>
          <w:t>比较</w:t>
        </w:r>
      </w:ins>
      <w:ins w:id="712" w:author="Janusio" w:date="2018-03-06T15:14:53Z">
        <w:r>
          <w:rPr>
            <w:rFonts w:hint="eastAsia" w:ascii="Times New Roman" w:hAnsi="Times New Roman"/>
            <w:sz w:val="24"/>
            <w:szCs w:val="24"/>
            <w:lang w:val="en-US" w:eastAsia="zh-CN"/>
          </w:rPr>
          <w:t>流行的</w:t>
        </w:r>
      </w:ins>
      <w:ins w:id="713" w:author="Janusio" w:date="2018-03-06T15:14:57Z">
        <w:r>
          <w:rPr>
            <w:rFonts w:hint="eastAsia" w:ascii="Times New Roman" w:hAnsi="Times New Roman"/>
            <w:sz w:val="24"/>
            <w:szCs w:val="24"/>
            <w:lang w:val="en-US" w:eastAsia="zh-CN"/>
          </w:rPr>
          <w:t>指令集</w:t>
        </w:r>
      </w:ins>
      <w:ins w:id="714" w:author="Janusio" w:date="2018-03-06T15:15:07Z">
        <w:r>
          <w:rPr>
            <w:rFonts w:hint="eastAsia" w:ascii="Times New Roman" w:hAnsi="Times New Roman"/>
            <w:sz w:val="24"/>
            <w:szCs w:val="24"/>
            <w:lang w:val="en-US" w:eastAsia="zh-CN"/>
          </w:rPr>
          <w:t>架构级</w:t>
        </w:r>
      </w:ins>
      <w:ins w:id="715" w:author="Janusio" w:date="2018-03-06T15:15:08Z">
        <w:r>
          <w:rPr>
            <w:rFonts w:hint="eastAsia" w:ascii="Times New Roman" w:hAnsi="Times New Roman"/>
            <w:sz w:val="24"/>
            <w:szCs w:val="24"/>
            <w:lang w:val="en-US" w:eastAsia="zh-CN"/>
          </w:rPr>
          <w:t>的虚拟化</w:t>
        </w:r>
      </w:ins>
      <w:ins w:id="716" w:author="Janusio" w:date="2018-03-06T15:15:09Z">
        <w:r>
          <w:rPr>
            <w:rFonts w:hint="eastAsia" w:ascii="Times New Roman" w:hAnsi="Times New Roman"/>
            <w:sz w:val="24"/>
            <w:szCs w:val="24"/>
            <w:lang w:val="en-US" w:eastAsia="zh-CN"/>
          </w:rPr>
          <w:t>系统</w:t>
        </w:r>
      </w:ins>
      <w:ins w:id="717" w:author="Janusio" w:date="2018-03-06T15:15:11Z">
        <w:r>
          <w:rPr>
            <w:rFonts w:hint="eastAsia" w:ascii="Times New Roman" w:hAnsi="Times New Roman"/>
            <w:sz w:val="24"/>
            <w:szCs w:val="24"/>
            <w:lang w:val="en-US" w:eastAsia="zh-CN"/>
          </w:rPr>
          <w:t>主要由</w:t>
        </w:r>
      </w:ins>
      <w:ins w:id="718" w:author="Janusio" w:date="2018-03-06T15:15:13Z">
        <w:r>
          <w:rPr>
            <w:rFonts w:hint="eastAsia" w:ascii="Times New Roman" w:hAnsi="Times New Roman"/>
            <w:sz w:val="24"/>
            <w:szCs w:val="24"/>
            <w:lang w:val="en-US" w:eastAsia="zh-CN"/>
          </w:rPr>
          <w:t>Qemu</w:t>
        </w:r>
      </w:ins>
      <w:ins w:id="719" w:author="Janusio" w:date="2018-03-06T15:15:14Z">
        <w:r>
          <w:rPr>
            <w:rFonts w:hint="eastAsia" w:ascii="Times New Roman" w:hAnsi="Times New Roman"/>
            <w:sz w:val="24"/>
            <w:szCs w:val="24"/>
            <w:lang w:val="en-US" w:eastAsia="zh-CN"/>
          </w:rPr>
          <w:t>系统和</w:t>
        </w:r>
      </w:ins>
      <w:ins w:id="720" w:author="Janusio" w:date="2018-03-06T15:15:18Z">
        <w:r>
          <w:rPr>
            <w:rFonts w:hint="eastAsia" w:ascii="Times New Roman" w:hAnsi="Times New Roman"/>
            <w:sz w:val="24"/>
            <w:szCs w:val="24"/>
            <w:lang w:val="en-US" w:eastAsia="zh-CN"/>
          </w:rPr>
          <w:t>Bochs</w:t>
        </w:r>
      </w:ins>
      <w:ins w:id="721" w:author="Janusio" w:date="2018-03-06T15:15:19Z">
        <w:r>
          <w:rPr>
            <w:rFonts w:hint="eastAsia" w:ascii="Times New Roman" w:hAnsi="Times New Roman"/>
            <w:sz w:val="24"/>
            <w:szCs w:val="24"/>
            <w:lang w:val="en-US" w:eastAsia="zh-CN"/>
          </w:rPr>
          <w:t>系统。</w:t>
        </w:r>
      </w:ins>
    </w:p>
    <w:p>
      <w:pPr>
        <w:pStyle w:val="23"/>
        <w:numPr>
          <w:ilvl w:val="0"/>
          <w:numId w:val="0"/>
        </w:numPr>
        <w:spacing w:line="360" w:lineRule="auto"/>
        <w:ind w:firstLine="420" w:firstLineChars="0"/>
        <w:rPr>
          <w:del w:id="722" w:author="Janusio" w:date="2018-03-06T15:15:22Z"/>
          <w:rFonts w:hint="eastAsia" w:ascii="Times New Roman" w:hAnsi="Times New Roman"/>
          <w:sz w:val="24"/>
          <w:szCs w:val="24"/>
        </w:rPr>
      </w:pPr>
      <w:del w:id="723"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3"/>
        <w:numPr>
          <w:ilvl w:val="0"/>
          <w:numId w:val="0"/>
        </w:numPr>
        <w:spacing w:line="360" w:lineRule="auto"/>
        <w:ind w:firstLine="420" w:firstLineChars="0"/>
        <w:rPr>
          <w:ins w:id="724" w:author="Janusio" w:date="2018-03-06T15:15:30Z"/>
          <w:rFonts w:hint="eastAsia" w:ascii="Times New Roman" w:hAnsi="Times New Roman"/>
          <w:sz w:val="24"/>
          <w:szCs w:val="24"/>
        </w:rPr>
      </w:pPr>
      <w:r>
        <w:rPr>
          <w:rFonts w:hint="eastAsia" w:ascii="Times New Roman" w:hAnsi="Times New Roman"/>
          <w:sz w:val="24"/>
          <w:szCs w:val="24"/>
        </w:rPr>
        <w:t>硬件级虚拟化</w:t>
      </w:r>
      <w:ins w:id="725" w:author="Janusio" w:date="2018-03-06T15:16:29Z">
        <w:r>
          <w:rPr>
            <w:rFonts w:hint="eastAsia" w:ascii="Times New Roman" w:hAnsi="Times New Roman"/>
            <w:sz w:val="24"/>
            <w:szCs w:val="24"/>
            <w:lang w:eastAsia="zh-CN"/>
          </w:rPr>
          <w:t>，</w:t>
        </w:r>
      </w:ins>
      <w:ins w:id="726" w:author="Janusio" w:date="2018-03-06T15:17:08Z">
        <w:r>
          <w:rPr>
            <w:rFonts w:hint="eastAsia" w:ascii="Times New Roman" w:hAnsi="Times New Roman"/>
            <w:sz w:val="24"/>
            <w:szCs w:val="24"/>
            <w:lang w:val="en-US" w:eastAsia="zh-CN"/>
          </w:rPr>
          <w:t>这种</w:t>
        </w:r>
      </w:ins>
      <w:ins w:id="727" w:author="Janusio" w:date="2018-03-06T15:17:09Z">
        <w:r>
          <w:rPr>
            <w:rFonts w:hint="eastAsia" w:ascii="Times New Roman" w:hAnsi="Times New Roman"/>
            <w:sz w:val="24"/>
            <w:szCs w:val="24"/>
            <w:lang w:val="en-US" w:eastAsia="zh-CN"/>
          </w:rPr>
          <w:t>虚拟化</w:t>
        </w:r>
      </w:ins>
      <w:ins w:id="728" w:author="Janusio" w:date="2018-03-06T15:17:10Z">
        <w:r>
          <w:rPr>
            <w:rFonts w:hint="eastAsia" w:ascii="Times New Roman" w:hAnsi="Times New Roman"/>
            <w:sz w:val="24"/>
            <w:szCs w:val="24"/>
            <w:lang w:val="en-US" w:eastAsia="zh-CN"/>
          </w:rPr>
          <w:t>技术主要</w:t>
        </w:r>
      </w:ins>
      <w:ins w:id="729" w:author="Janusio" w:date="2018-03-06T15:17:44Z">
        <w:r>
          <w:rPr>
            <w:rFonts w:hint="eastAsia" w:ascii="Times New Roman" w:hAnsi="Times New Roman"/>
            <w:sz w:val="24"/>
            <w:szCs w:val="24"/>
            <w:lang w:val="en-US" w:eastAsia="zh-CN"/>
          </w:rPr>
          <w:t>用来</w:t>
        </w:r>
      </w:ins>
      <w:ins w:id="730" w:author="Janusio" w:date="2018-03-06T15:17:45Z">
        <w:r>
          <w:rPr>
            <w:rFonts w:hint="eastAsia" w:ascii="Times New Roman" w:hAnsi="Times New Roman"/>
            <w:sz w:val="24"/>
            <w:szCs w:val="24"/>
            <w:lang w:val="en-US" w:eastAsia="zh-CN"/>
          </w:rPr>
          <w:t>虚拟化</w:t>
        </w:r>
      </w:ins>
      <w:ins w:id="731" w:author="Janusio" w:date="2018-03-06T15:17:16Z">
        <w:r>
          <w:rPr>
            <w:rFonts w:hint="eastAsia" w:ascii="Times New Roman" w:hAnsi="Times New Roman"/>
            <w:sz w:val="24"/>
            <w:szCs w:val="24"/>
            <w:lang w:val="en-US" w:eastAsia="zh-CN"/>
          </w:rPr>
          <w:t>具体</w:t>
        </w:r>
      </w:ins>
      <w:ins w:id="732" w:author="Janusio" w:date="2018-03-06T15:17:17Z">
        <w:r>
          <w:rPr>
            <w:rFonts w:hint="eastAsia" w:ascii="Times New Roman" w:hAnsi="Times New Roman"/>
            <w:sz w:val="24"/>
            <w:szCs w:val="24"/>
            <w:lang w:val="en-US" w:eastAsia="zh-CN"/>
          </w:rPr>
          <w:t>的</w:t>
        </w:r>
      </w:ins>
      <w:ins w:id="733" w:author="Janusio" w:date="2018-03-06T15:17:18Z">
        <w:r>
          <w:rPr>
            <w:rFonts w:hint="eastAsia" w:ascii="Times New Roman" w:hAnsi="Times New Roman"/>
            <w:sz w:val="24"/>
            <w:szCs w:val="24"/>
            <w:lang w:val="en-US" w:eastAsia="zh-CN"/>
          </w:rPr>
          <w:t>计算机</w:t>
        </w:r>
      </w:ins>
      <w:ins w:id="734" w:author="Janusio" w:date="2018-03-06T15:17:23Z">
        <w:r>
          <w:rPr>
            <w:rFonts w:hint="eastAsia" w:ascii="Times New Roman" w:hAnsi="Times New Roman"/>
            <w:sz w:val="24"/>
            <w:szCs w:val="24"/>
            <w:lang w:val="en-US" w:eastAsia="zh-CN"/>
          </w:rPr>
          <w:t>主机，</w:t>
        </w:r>
      </w:ins>
      <w:ins w:id="735" w:author="Janusio" w:date="2018-03-06T15:18:10Z">
        <w:r>
          <w:rPr>
            <w:rFonts w:hint="eastAsia" w:ascii="Times New Roman" w:hAnsi="Times New Roman"/>
            <w:sz w:val="24"/>
            <w:szCs w:val="24"/>
            <w:lang w:val="en-US" w:eastAsia="zh-CN"/>
          </w:rPr>
          <w:t>使得</w:t>
        </w:r>
      </w:ins>
      <w:ins w:id="736" w:author="Janusio" w:date="2018-03-06T15:18:12Z">
        <w:r>
          <w:rPr>
            <w:rFonts w:hint="eastAsia" w:ascii="Times New Roman" w:hAnsi="Times New Roman"/>
            <w:sz w:val="24"/>
            <w:szCs w:val="24"/>
            <w:lang w:val="en-US" w:eastAsia="zh-CN"/>
          </w:rPr>
          <w:t>用户</w:t>
        </w:r>
      </w:ins>
      <w:ins w:id="737" w:author="Janusio" w:date="2018-03-06T15:18:18Z">
        <w:r>
          <w:rPr>
            <w:rFonts w:hint="eastAsia" w:ascii="Times New Roman" w:hAnsi="Times New Roman"/>
            <w:sz w:val="24"/>
            <w:szCs w:val="24"/>
            <w:lang w:val="en-US" w:eastAsia="zh-CN"/>
          </w:rPr>
          <w:t>在</w:t>
        </w:r>
      </w:ins>
      <w:ins w:id="738" w:author="Janusio" w:date="2018-03-06T15:18:21Z">
        <w:r>
          <w:rPr>
            <w:rFonts w:hint="eastAsia" w:ascii="Times New Roman" w:hAnsi="Times New Roman"/>
            <w:sz w:val="24"/>
            <w:szCs w:val="24"/>
            <w:lang w:val="en-US" w:eastAsia="zh-CN"/>
          </w:rPr>
          <w:t>操作</w:t>
        </w:r>
      </w:ins>
      <w:ins w:id="739" w:author="Janusio" w:date="2018-03-06T15:18:23Z">
        <w:r>
          <w:rPr>
            <w:rFonts w:hint="eastAsia" w:ascii="Times New Roman" w:hAnsi="Times New Roman"/>
            <w:sz w:val="24"/>
            <w:szCs w:val="24"/>
            <w:lang w:val="en-US" w:eastAsia="zh-CN"/>
          </w:rPr>
          <w:t>计算机</w:t>
        </w:r>
      </w:ins>
      <w:ins w:id="740" w:author="Janusio" w:date="2018-03-06T15:18:25Z">
        <w:r>
          <w:rPr>
            <w:rFonts w:hint="eastAsia" w:ascii="Times New Roman" w:hAnsi="Times New Roman"/>
            <w:sz w:val="24"/>
            <w:szCs w:val="24"/>
            <w:lang w:val="en-US" w:eastAsia="zh-CN"/>
          </w:rPr>
          <w:t>资源</w:t>
        </w:r>
      </w:ins>
      <w:ins w:id="741" w:author="Janusio" w:date="2018-03-06T15:18:26Z">
        <w:r>
          <w:rPr>
            <w:rFonts w:hint="eastAsia" w:ascii="Times New Roman" w:hAnsi="Times New Roman"/>
            <w:sz w:val="24"/>
            <w:szCs w:val="24"/>
            <w:lang w:val="en-US" w:eastAsia="zh-CN"/>
          </w:rPr>
          <w:t>时，</w:t>
        </w:r>
      </w:ins>
      <w:ins w:id="742" w:author="Janusio" w:date="2018-03-06T15:18:28Z">
        <w:r>
          <w:rPr>
            <w:rFonts w:hint="eastAsia" w:ascii="Times New Roman" w:hAnsi="Times New Roman"/>
            <w:sz w:val="24"/>
            <w:szCs w:val="24"/>
            <w:lang w:val="en-US" w:eastAsia="zh-CN"/>
          </w:rPr>
          <w:t>与</w:t>
        </w:r>
      </w:ins>
      <w:ins w:id="743" w:author="Janusio" w:date="2018-03-06T15:18:30Z">
        <w:r>
          <w:rPr>
            <w:rFonts w:hint="eastAsia" w:ascii="Times New Roman" w:hAnsi="Times New Roman"/>
            <w:sz w:val="24"/>
            <w:szCs w:val="24"/>
            <w:lang w:val="en-US" w:eastAsia="zh-CN"/>
          </w:rPr>
          <w:t>真实的</w:t>
        </w:r>
      </w:ins>
      <w:ins w:id="744" w:author="Janusio" w:date="2018-03-06T15:18:34Z">
        <w:r>
          <w:rPr>
            <w:rFonts w:hint="eastAsia" w:ascii="Times New Roman" w:hAnsi="Times New Roman"/>
            <w:sz w:val="24"/>
            <w:szCs w:val="24"/>
            <w:lang w:val="en-US" w:eastAsia="zh-CN"/>
          </w:rPr>
          <w:t>计算机</w:t>
        </w:r>
      </w:ins>
      <w:ins w:id="745" w:author="Janusio" w:date="2018-03-06T15:18:35Z">
        <w:r>
          <w:rPr>
            <w:rFonts w:hint="eastAsia" w:ascii="Times New Roman" w:hAnsi="Times New Roman"/>
            <w:sz w:val="24"/>
            <w:szCs w:val="24"/>
            <w:lang w:val="en-US" w:eastAsia="zh-CN"/>
          </w:rPr>
          <w:t>具有</w:t>
        </w:r>
      </w:ins>
      <w:ins w:id="746" w:author="Janusio" w:date="2018-03-06T15:18:36Z">
        <w:r>
          <w:rPr>
            <w:rFonts w:hint="eastAsia" w:ascii="Times New Roman" w:hAnsi="Times New Roman"/>
            <w:sz w:val="24"/>
            <w:szCs w:val="24"/>
            <w:lang w:val="en-US" w:eastAsia="zh-CN"/>
          </w:rPr>
          <w:t>相同的</w:t>
        </w:r>
      </w:ins>
      <w:ins w:id="747" w:author="Janusio" w:date="2018-03-06T15:18:39Z">
        <w:r>
          <w:rPr>
            <w:rFonts w:hint="eastAsia" w:ascii="Times New Roman" w:hAnsi="Times New Roman"/>
            <w:sz w:val="24"/>
            <w:szCs w:val="24"/>
            <w:lang w:val="en-US" w:eastAsia="zh-CN"/>
          </w:rPr>
          <w:t>指令集</w:t>
        </w:r>
      </w:ins>
      <w:ins w:id="748" w:author="Janusio" w:date="2018-03-06T15:18:51Z">
        <w:r>
          <w:rPr>
            <w:rFonts w:hint="eastAsia" w:ascii="Times New Roman" w:hAnsi="Times New Roman"/>
            <w:sz w:val="24"/>
            <w:szCs w:val="24"/>
            <w:lang w:val="en-US" w:eastAsia="zh-CN"/>
          </w:rPr>
          <w:t>，</w:t>
        </w:r>
      </w:ins>
      <w:ins w:id="749" w:author="Janusio" w:date="2018-03-06T15:18:52Z">
        <w:r>
          <w:rPr>
            <w:rFonts w:hint="eastAsia" w:ascii="Times New Roman" w:hAnsi="Times New Roman"/>
            <w:sz w:val="24"/>
            <w:szCs w:val="24"/>
            <w:lang w:val="en-US" w:eastAsia="zh-CN"/>
          </w:rPr>
          <w:t>可以</w:t>
        </w:r>
      </w:ins>
      <w:ins w:id="750" w:author="Janusio" w:date="2018-03-06T15:18:53Z">
        <w:r>
          <w:rPr>
            <w:rFonts w:hint="eastAsia" w:ascii="Times New Roman" w:hAnsi="Times New Roman"/>
            <w:sz w:val="24"/>
            <w:szCs w:val="24"/>
            <w:lang w:val="en-US" w:eastAsia="zh-CN"/>
          </w:rPr>
          <w:t>在</w:t>
        </w:r>
      </w:ins>
      <w:ins w:id="751" w:author="Janusio" w:date="2018-03-06T15:19:14Z">
        <w:r>
          <w:rPr>
            <w:rFonts w:hint="eastAsia" w:ascii="Times New Roman" w:hAnsi="Times New Roman"/>
            <w:sz w:val="24"/>
            <w:szCs w:val="24"/>
            <w:lang w:val="en-US" w:eastAsia="zh-CN"/>
          </w:rPr>
          <w:t>用户指令</w:t>
        </w:r>
      </w:ins>
      <w:ins w:id="752" w:author="Janusio" w:date="2018-03-06T15:19:15Z">
        <w:r>
          <w:rPr>
            <w:rFonts w:hint="eastAsia" w:ascii="Times New Roman" w:hAnsi="Times New Roman"/>
            <w:sz w:val="24"/>
            <w:szCs w:val="24"/>
            <w:lang w:val="en-US" w:eastAsia="zh-CN"/>
          </w:rPr>
          <w:t>可以</w:t>
        </w:r>
      </w:ins>
      <w:ins w:id="753" w:author="Janusio" w:date="2018-03-06T15:19:16Z">
        <w:r>
          <w:rPr>
            <w:rFonts w:hint="eastAsia" w:ascii="Times New Roman" w:hAnsi="Times New Roman"/>
            <w:sz w:val="24"/>
            <w:szCs w:val="24"/>
            <w:lang w:val="en-US" w:eastAsia="zh-CN"/>
          </w:rPr>
          <w:t>直接在</w:t>
        </w:r>
      </w:ins>
      <w:ins w:id="754" w:author="Janusio" w:date="2018-03-06T15:19:18Z">
        <w:r>
          <w:rPr>
            <w:rFonts w:hint="eastAsia" w:ascii="Times New Roman" w:hAnsi="Times New Roman"/>
            <w:sz w:val="24"/>
            <w:szCs w:val="24"/>
            <w:lang w:val="en-US" w:eastAsia="zh-CN"/>
          </w:rPr>
          <w:t>计算机</w:t>
        </w:r>
      </w:ins>
      <w:ins w:id="755" w:author="Janusio" w:date="2018-03-06T15:19:19Z">
        <w:r>
          <w:rPr>
            <w:rFonts w:hint="eastAsia" w:ascii="Times New Roman" w:hAnsi="Times New Roman"/>
            <w:sz w:val="24"/>
            <w:szCs w:val="24"/>
            <w:lang w:val="en-US" w:eastAsia="zh-CN"/>
          </w:rPr>
          <w:t>主机</w:t>
        </w:r>
      </w:ins>
      <w:ins w:id="756" w:author="Janusio" w:date="2018-03-06T15:19:20Z">
        <w:r>
          <w:rPr>
            <w:rFonts w:hint="eastAsia" w:ascii="Times New Roman" w:hAnsi="Times New Roman"/>
            <w:sz w:val="24"/>
            <w:szCs w:val="24"/>
            <w:lang w:val="en-US" w:eastAsia="zh-CN"/>
          </w:rPr>
          <w:t>上进行</w:t>
        </w:r>
      </w:ins>
      <w:ins w:id="757" w:author="Janusio" w:date="2018-03-06T15:19:21Z">
        <w:r>
          <w:rPr>
            <w:rFonts w:hint="eastAsia" w:ascii="Times New Roman" w:hAnsi="Times New Roman"/>
            <w:sz w:val="24"/>
            <w:szCs w:val="24"/>
            <w:lang w:val="en-US" w:eastAsia="zh-CN"/>
          </w:rPr>
          <w:t>运行，</w:t>
        </w:r>
      </w:ins>
      <w:ins w:id="758" w:author="Janusio" w:date="2018-03-06T15:19:23Z">
        <w:r>
          <w:rPr>
            <w:rFonts w:hint="eastAsia" w:ascii="Times New Roman" w:hAnsi="Times New Roman"/>
            <w:sz w:val="24"/>
            <w:szCs w:val="24"/>
            <w:lang w:val="en-US" w:eastAsia="zh-CN"/>
          </w:rPr>
          <w:t>为</w:t>
        </w:r>
      </w:ins>
      <w:ins w:id="759" w:author="Janusio" w:date="2018-03-06T15:19:31Z">
        <w:r>
          <w:rPr>
            <w:rFonts w:hint="eastAsia" w:ascii="Times New Roman" w:hAnsi="Times New Roman"/>
            <w:sz w:val="24"/>
            <w:szCs w:val="24"/>
            <w:lang w:val="en-US" w:eastAsia="zh-CN"/>
          </w:rPr>
          <w:t>用户</w:t>
        </w:r>
      </w:ins>
      <w:ins w:id="760" w:author="Janusio" w:date="2018-03-06T15:19:32Z">
        <w:r>
          <w:rPr>
            <w:rFonts w:hint="eastAsia" w:ascii="Times New Roman" w:hAnsi="Times New Roman"/>
            <w:sz w:val="24"/>
            <w:szCs w:val="24"/>
            <w:lang w:val="en-US" w:eastAsia="zh-CN"/>
          </w:rPr>
          <w:t>操作</w:t>
        </w:r>
      </w:ins>
      <w:ins w:id="761" w:author="Janusio" w:date="2018-03-06T15:19:34Z">
        <w:r>
          <w:rPr>
            <w:rFonts w:hint="eastAsia" w:ascii="Times New Roman" w:hAnsi="Times New Roman"/>
            <w:sz w:val="24"/>
            <w:szCs w:val="24"/>
            <w:lang w:val="en-US" w:eastAsia="zh-CN"/>
          </w:rPr>
          <w:t>虚拟的</w:t>
        </w:r>
      </w:ins>
      <w:ins w:id="762" w:author="Janusio" w:date="2018-03-06T15:19:35Z">
        <w:r>
          <w:rPr>
            <w:rFonts w:hint="eastAsia" w:ascii="Times New Roman" w:hAnsi="Times New Roman"/>
            <w:sz w:val="24"/>
            <w:szCs w:val="24"/>
            <w:lang w:val="en-US" w:eastAsia="zh-CN"/>
          </w:rPr>
          <w:t>计算机</w:t>
        </w:r>
      </w:ins>
      <w:ins w:id="763" w:author="Janusio" w:date="2018-03-06T15:19:38Z">
        <w:r>
          <w:rPr>
            <w:rFonts w:hint="eastAsia" w:ascii="Times New Roman" w:hAnsi="Times New Roman"/>
            <w:sz w:val="24"/>
            <w:szCs w:val="24"/>
            <w:lang w:val="en-US" w:eastAsia="zh-CN"/>
          </w:rPr>
          <w:t>提供了</w:t>
        </w:r>
      </w:ins>
      <w:ins w:id="764" w:author="Janusio" w:date="2018-03-06T15:19:41Z">
        <w:r>
          <w:rPr>
            <w:rFonts w:hint="eastAsia" w:ascii="Times New Roman" w:hAnsi="Times New Roman"/>
            <w:sz w:val="24"/>
            <w:szCs w:val="24"/>
            <w:lang w:val="en-US" w:eastAsia="zh-CN"/>
          </w:rPr>
          <w:t>遍历</w:t>
        </w:r>
      </w:ins>
      <w:ins w:id="765" w:author="Janusio" w:date="2018-03-06T15:19:42Z">
        <w:r>
          <w:rPr>
            <w:rFonts w:hint="eastAsia" w:ascii="Times New Roman" w:hAnsi="Times New Roman"/>
            <w:sz w:val="24"/>
            <w:szCs w:val="24"/>
            <w:lang w:val="en-US" w:eastAsia="zh-CN"/>
          </w:rPr>
          <w:t>，</w:t>
        </w:r>
      </w:ins>
      <w:ins w:id="766" w:author="Janusio" w:date="2018-03-06T15:19:50Z">
        <w:r>
          <w:rPr>
            <w:rFonts w:hint="eastAsia" w:ascii="Times New Roman" w:hAnsi="Times New Roman"/>
            <w:sz w:val="24"/>
            <w:szCs w:val="24"/>
            <w:lang w:val="en-US" w:eastAsia="zh-CN"/>
          </w:rPr>
          <w:t>提高了</w:t>
        </w:r>
      </w:ins>
      <w:ins w:id="767" w:author="Janusio" w:date="2018-03-06T15:19:56Z">
        <w:r>
          <w:rPr>
            <w:rFonts w:hint="eastAsia" w:ascii="Times New Roman" w:hAnsi="Times New Roman"/>
            <w:sz w:val="24"/>
            <w:szCs w:val="24"/>
            <w:lang w:val="en-US" w:eastAsia="zh-CN"/>
          </w:rPr>
          <w:t>指令</w:t>
        </w:r>
      </w:ins>
      <w:ins w:id="768" w:author="Janusio" w:date="2018-03-06T15:20:00Z">
        <w:r>
          <w:rPr>
            <w:rFonts w:hint="eastAsia" w:ascii="Times New Roman" w:hAnsi="Times New Roman"/>
            <w:sz w:val="24"/>
            <w:szCs w:val="24"/>
            <w:lang w:val="en-US" w:eastAsia="zh-CN"/>
          </w:rPr>
          <w:t>运行</w:t>
        </w:r>
      </w:ins>
      <w:ins w:id="769" w:author="Janusio" w:date="2018-03-06T15:20:01Z">
        <w:r>
          <w:rPr>
            <w:rFonts w:hint="eastAsia" w:ascii="Times New Roman" w:hAnsi="Times New Roman"/>
            <w:sz w:val="24"/>
            <w:szCs w:val="24"/>
            <w:lang w:val="en-US" w:eastAsia="zh-CN"/>
          </w:rPr>
          <w:t>的</w:t>
        </w:r>
      </w:ins>
      <w:ins w:id="770" w:author="Janusio" w:date="2018-03-06T15:20:04Z">
        <w:r>
          <w:rPr>
            <w:rFonts w:hint="eastAsia" w:ascii="Times New Roman" w:hAnsi="Times New Roman"/>
            <w:sz w:val="24"/>
            <w:szCs w:val="24"/>
            <w:lang w:val="en-US" w:eastAsia="zh-CN"/>
          </w:rPr>
          <w:t>效率</w:t>
        </w:r>
      </w:ins>
      <w:ins w:id="771" w:author="Janusio" w:date="2018-03-06T15:20:05Z">
        <w:r>
          <w:rPr>
            <w:rFonts w:hint="eastAsia" w:ascii="Times New Roman" w:hAnsi="Times New Roman"/>
            <w:sz w:val="24"/>
            <w:szCs w:val="24"/>
            <w:lang w:val="en-US" w:eastAsia="zh-CN"/>
          </w:rPr>
          <w:t>和</w:t>
        </w:r>
      </w:ins>
      <w:ins w:id="772" w:author="Janusio" w:date="2018-03-06T15:20:07Z">
        <w:r>
          <w:rPr>
            <w:rFonts w:hint="eastAsia" w:ascii="Times New Roman" w:hAnsi="Times New Roman"/>
            <w:sz w:val="24"/>
            <w:szCs w:val="24"/>
            <w:lang w:val="en-US" w:eastAsia="zh-CN"/>
          </w:rPr>
          <w:t>速度。</w:t>
        </w:r>
      </w:ins>
      <w:ins w:id="773" w:author="Janusio" w:date="2018-03-06T17:14:52Z">
        <w:r>
          <w:rPr>
            <w:rFonts w:hint="eastAsia" w:ascii="Times New Roman" w:hAnsi="Times New Roman"/>
            <w:sz w:val="24"/>
            <w:szCs w:val="24"/>
            <w:lang w:val="en-US" w:eastAsia="zh-CN"/>
          </w:rPr>
          <w:t>基于</w:t>
        </w:r>
      </w:ins>
      <w:ins w:id="774" w:author="Janusio" w:date="2018-03-06T17:14:53Z">
        <w:r>
          <w:rPr>
            <w:rFonts w:hint="eastAsia" w:ascii="Times New Roman" w:hAnsi="Times New Roman"/>
            <w:sz w:val="24"/>
            <w:szCs w:val="24"/>
            <w:lang w:val="en-US" w:eastAsia="zh-CN"/>
          </w:rPr>
          <w:t>硬件级</w:t>
        </w:r>
      </w:ins>
      <w:ins w:id="775" w:author="Janusio" w:date="2018-03-06T17:14:56Z">
        <w:r>
          <w:rPr>
            <w:rFonts w:hint="eastAsia" w:ascii="Times New Roman" w:hAnsi="Times New Roman"/>
            <w:sz w:val="24"/>
            <w:szCs w:val="24"/>
            <w:lang w:val="en-US" w:eastAsia="zh-CN"/>
          </w:rPr>
          <w:t>虚拟化技术，</w:t>
        </w:r>
      </w:ins>
      <w:ins w:id="776" w:author="Janusio" w:date="2018-03-06T17:15:00Z">
        <w:r>
          <w:rPr>
            <w:rFonts w:hint="eastAsia" w:ascii="Times New Roman" w:hAnsi="Times New Roman"/>
            <w:sz w:val="24"/>
            <w:szCs w:val="24"/>
            <w:lang w:val="en-US" w:eastAsia="zh-CN"/>
          </w:rPr>
          <w:t>可以</w:t>
        </w:r>
      </w:ins>
      <w:ins w:id="777" w:author="Janusio" w:date="2018-03-06T17:15:01Z">
        <w:r>
          <w:rPr>
            <w:rFonts w:hint="eastAsia" w:ascii="Times New Roman" w:hAnsi="Times New Roman"/>
            <w:sz w:val="24"/>
            <w:szCs w:val="24"/>
            <w:lang w:val="en-US" w:eastAsia="zh-CN"/>
          </w:rPr>
          <w:t>方便</w:t>
        </w:r>
      </w:ins>
      <w:ins w:id="778" w:author="Janusio" w:date="2018-03-06T17:15:02Z">
        <w:r>
          <w:rPr>
            <w:rFonts w:hint="eastAsia" w:ascii="Times New Roman" w:hAnsi="Times New Roman"/>
            <w:sz w:val="24"/>
            <w:szCs w:val="24"/>
            <w:lang w:val="en-US" w:eastAsia="zh-CN"/>
          </w:rPr>
          <w:t>对</w:t>
        </w:r>
      </w:ins>
      <w:ins w:id="779" w:author="Janusio" w:date="2018-03-06T17:15:04Z">
        <w:r>
          <w:rPr>
            <w:rFonts w:hint="eastAsia" w:ascii="Times New Roman" w:hAnsi="Times New Roman"/>
            <w:sz w:val="24"/>
            <w:szCs w:val="24"/>
            <w:lang w:val="en-US" w:eastAsia="zh-CN"/>
          </w:rPr>
          <w:t>用户</w:t>
        </w:r>
      </w:ins>
      <w:ins w:id="780" w:author="Janusio" w:date="2018-03-06T17:15:05Z">
        <w:r>
          <w:rPr>
            <w:rFonts w:hint="eastAsia" w:ascii="Times New Roman" w:hAnsi="Times New Roman"/>
            <w:sz w:val="24"/>
            <w:szCs w:val="24"/>
            <w:lang w:val="en-US" w:eastAsia="zh-CN"/>
          </w:rPr>
          <w:t>在</w:t>
        </w:r>
      </w:ins>
      <w:ins w:id="781" w:author="Janusio" w:date="2018-03-06T17:15:10Z">
        <w:r>
          <w:rPr>
            <w:rFonts w:hint="eastAsia" w:ascii="Times New Roman" w:hAnsi="Times New Roman"/>
            <w:sz w:val="24"/>
            <w:szCs w:val="24"/>
            <w:lang w:val="en-US" w:eastAsia="zh-CN"/>
          </w:rPr>
          <w:t>虚拟环境</w:t>
        </w:r>
      </w:ins>
      <w:ins w:id="782" w:author="Janusio" w:date="2018-03-06T17:15:11Z">
        <w:r>
          <w:rPr>
            <w:rFonts w:hint="eastAsia" w:ascii="Times New Roman" w:hAnsi="Times New Roman"/>
            <w:sz w:val="24"/>
            <w:szCs w:val="24"/>
            <w:lang w:val="en-US" w:eastAsia="zh-CN"/>
          </w:rPr>
          <w:t>下</w:t>
        </w:r>
      </w:ins>
      <w:ins w:id="783" w:author="Janusio" w:date="2018-03-06T17:15:13Z">
        <w:r>
          <w:rPr>
            <w:rFonts w:hint="eastAsia" w:ascii="Times New Roman" w:hAnsi="Times New Roman"/>
            <w:sz w:val="24"/>
            <w:szCs w:val="24"/>
            <w:lang w:val="en-US" w:eastAsia="zh-CN"/>
          </w:rPr>
          <w:t>使用</w:t>
        </w:r>
      </w:ins>
      <w:ins w:id="784" w:author="Janusio" w:date="2018-03-06T17:15:14Z">
        <w:r>
          <w:rPr>
            <w:rFonts w:hint="eastAsia" w:ascii="Times New Roman" w:hAnsi="Times New Roman"/>
            <w:sz w:val="24"/>
            <w:szCs w:val="24"/>
            <w:lang w:val="en-US" w:eastAsia="zh-CN"/>
          </w:rPr>
          <w:t>被</w:t>
        </w:r>
      </w:ins>
      <w:del w:id="785" w:author="Janusio" w:date="2018-03-06T15:16:29Z">
        <w:r>
          <w:rPr>
            <w:rFonts w:hint="eastAsia" w:ascii="Times New Roman" w:hAnsi="Times New Roman"/>
            <w:sz w:val="24"/>
            <w:szCs w:val="24"/>
          </w:rPr>
          <w:delText>：</w:delText>
        </w:r>
      </w:del>
    </w:p>
    <w:p>
      <w:pPr>
        <w:pStyle w:val="23"/>
        <w:numPr>
          <w:ilvl w:val="0"/>
          <w:numId w:val="0"/>
        </w:numPr>
        <w:spacing w:line="360" w:lineRule="auto"/>
        <w:ind w:firstLine="420" w:firstLineChars="0"/>
        <w:rPr>
          <w:rFonts w:hint="eastAsia" w:ascii="Times New Roman" w:hAnsi="Times New Roman"/>
          <w:sz w:val="24"/>
          <w:szCs w:val="24"/>
        </w:rPr>
      </w:pPr>
      <w:del w:id="786" w:author="Janusio" w:date="2018-03-06T15:20:23Z">
        <w:r>
          <w:rPr>
            <w:rFonts w:hint="eastAsia" w:ascii="Times New Roman" w:hAnsi="Times New Roman"/>
            <w:sz w:val="24"/>
            <w:szCs w:val="24"/>
          </w:rPr>
          <w:delText>这种虚拟化与前面所讲述的指令集架构虚拟化存在相似之处，他们之间存在的差别在于这种虚拟化仅仅是对少数的特殊情况进行考虑，这种情况下用户的使用环境与计算机具有相同的指令集，</w:delText>
        </w:r>
      </w:del>
      <w:r>
        <w:rPr>
          <w:rFonts w:hint="eastAsia" w:ascii="Times New Roman" w:hAnsi="Times New Roman"/>
          <w:sz w:val="24"/>
          <w:szCs w:val="24"/>
        </w:rPr>
        <w:t>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w:t>
      </w:r>
      <w:bookmarkStart w:id="5" w:name="_GoBack"/>
      <w:bookmarkEnd w:id="5"/>
      <w:r>
        <w:rPr>
          <w:rFonts w:hint="eastAsia" w:ascii="Times New Roman" w:hAnsi="Times New Roman"/>
          <w:sz w:val="24"/>
          <w:szCs w:val="24"/>
        </w:rPr>
        <w:t xml:space="preserve">的硬件级虚拟化系统。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操作系统级虚拟化：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当前典型的系统有 Linux-VSerser、Open VZ、Solaris Container，Free BSD Jail等。 </w:t>
      </w:r>
      <w:del w:id="787" w:author="Janusio" w:date="2018-03-04T23:11:27Z">
        <w:r>
          <w:rPr>
            <w:rFonts w:hint="eastAsia" w:ascii="Times New Roman" w:hAnsi="Times New Roman"/>
            <w:sz w:val="24"/>
            <w:szCs w:val="24"/>
          </w:rPr>
          <w:delText>××××××××××××××××××××××××××××××××××××××××××××××××××××××××××××××××××××××××</w:delText>
        </w:r>
      </w:del>
    </w:p>
    <w:p>
      <w:pPr>
        <w:pStyle w:val="23"/>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根据实现方式不同分类</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全虚拟化：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半虚拟化：这是一种与全虚拟化相辅助的一种虚拟化技术，这种虚拟化技术需要借助操作系统的协助才能完成对特权指令的虚拟化，所以会对客户操作系统的内核进行修改，以便操作系统能够发现有问题的指令进行更改。    </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硬件辅助虚拟化：硬件辅助处理敏感指令以实现完全虚拟化的功能，客户操作系统无需修改。这种方案最早由全球两大芯片供应商最先提出的，其基本思想就是引入新的处理器和指令运行模式，使VMM和Guest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t>
      </w:r>
    </w:p>
    <w:p>
      <w:pPr>
        <w:pStyle w:val="23"/>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sz w:val="24"/>
          <w:szCs w:val="24"/>
        </w:rPr>
        <w:t>2.1.</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虚拟机与虚拟机监视器</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虚拟机(Virtual Machine  VM)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t>
      </w:r>
    </w:p>
    <w:p>
      <w:pPr>
        <w:pStyle w:val="23"/>
        <w:spacing w:line="360" w:lineRule="auto"/>
        <w:ind w:firstLine="420" w:firstLineChars="0"/>
        <w:rPr>
          <w:rFonts w:hint="eastAsia" w:ascii="Times New Roman" w:hAnsi="Times New Roman"/>
          <w:sz w:val="24"/>
          <w:szCs w:val="24"/>
        </w:rPr>
      </w:pPr>
      <w:r>
        <w:drawing>
          <wp:inline distT="0" distB="0" distL="114300" distR="114300">
            <wp:extent cx="4142740" cy="2085975"/>
            <wp:effectExtent l="0" t="0" r="1016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4142740" cy="2085975"/>
                    </a:xfrm>
                    <a:prstGeom prst="rect">
                      <a:avLst/>
                    </a:prstGeom>
                    <a:noFill/>
                    <a:ln w="9525">
                      <a:noFill/>
                    </a:ln>
                  </pic:spPr>
                </pic:pic>
              </a:graphicData>
            </a:graphic>
          </wp:inline>
        </w:drawing>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t>
      </w:r>
      <w:r>
        <w:rPr>
          <w:rFonts w:hint="eastAsia" w:ascii="Times New Roman" w:hAnsi="Times New Roman"/>
          <w:sz w:val="24"/>
          <w:szCs w:val="24"/>
          <w:lang w:val="en-US" w:eastAsia="zh-CN"/>
        </w:rPr>
        <w:t>VMM</w:t>
      </w:r>
      <w:r>
        <w:rPr>
          <w:rFonts w:hint="eastAsia" w:ascii="Times New Roman" w:hAnsi="Times New Roman"/>
          <w:sz w:val="24"/>
          <w:szCs w:val="24"/>
        </w:rPr>
        <w:t>作用不只是多任务的管理作用，也是一种更加安全和更加可靠的系统问题解决方案。根据v}所处的物理系统中的位置将其分为独立监控模式、宿主模式和混合模式三种类型，结构如图2-9所示。</w:t>
      </w:r>
    </w:p>
    <w:p>
      <w:pPr>
        <w:pStyle w:val="23"/>
        <w:spacing w:line="360" w:lineRule="auto"/>
        <w:ind w:firstLine="420" w:firstLineChars="0"/>
        <w:rPr>
          <w:del w:id="788" w:author="Janusio" w:date="2018-03-04T23:11:38Z"/>
          <w:rFonts w:hint="eastAsia" w:ascii="Times New Roman" w:hAnsi="Times New Roman"/>
          <w:sz w:val="24"/>
          <w:szCs w:val="24"/>
        </w:rPr>
      </w:pPr>
      <w: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p>
    <w:p>
      <w:pPr>
        <w:pStyle w:val="23"/>
        <w:spacing w:line="360" w:lineRule="auto"/>
        <w:ind w:firstLine="420" w:firstLineChars="0"/>
        <w:rPr>
          <w:rFonts w:hint="eastAsia" w:ascii="Times New Roman" w:hAnsi="Times New Roman"/>
          <w:sz w:val="24"/>
          <w:szCs w:val="24"/>
        </w:rPr>
      </w:pPr>
      <w:del w:id="789" w:author="Janusio" w:date="2018-03-04T23:11:36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rPr>
        <w:t>2.1.</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Xen与KVM</w:t>
      </w:r>
    </w:p>
    <w:p>
      <w:pPr>
        <w:pStyle w:val="23"/>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pStyle w:val="23"/>
        <w:spacing w:line="360" w:lineRule="auto"/>
        <w:ind w:firstLine="420" w:firstLineChars="0"/>
        <w:rPr>
          <w:del w:id="790" w:author="Janusio" w:date="2018-03-04T23:11:41Z"/>
          <w:rFonts w:hint="eastAsia" w:ascii="Times New Roman" w:hAnsi="Times New Roman"/>
          <w:sz w:val="24"/>
          <w:szCs w:val="24"/>
        </w:rPr>
      </w:pPr>
      <w:r>
        <w:rPr>
          <w:rFonts w:hint="eastAsia" w:ascii="Times New Roman" w:hAnsi="Times New Roman"/>
          <w:sz w:val="24"/>
          <w:szCs w:val="24"/>
        </w:rPr>
        <w:t xml:space="preserve"> Xen是英国剑桥大学计算机实验室主持的开源虚拟化项目，Xen项目始于2002年，起初Xen是基于X86体系结构(32位)设计开发的，其设计的目标是希望能够实现对多个虚拟机操作系统的运行提供支持</w:t>
      </w:r>
      <w:r>
        <w:rPr>
          <w:rFonts w:hint="eastAsia" w:ascii="Times New Roman" w:hAnsi="Times New Roman"/>
          <w:sz w:val="24"/>
          <w:szCs w:val="24"/>
          <w:lang w:eastAsia="zh-CN"/>
        </w:rPr>
        <w:t>。</w:t>
      </w:r>
      <w:r>
        <w:rPr>
          <w:rFonts w:hint="eastAsia" w:ascii="Times New Roman" w:hAnsi="Times New Roman"/>
          <w:sz w:val="24"/>
          <w:szCs w:val="24"/>
        </w:rPr>
        <w:t>Xen位于计算机的硬件和操作系统之间，可以向在其上层运行的操作系统内核提供一种虚拟化的计算机硬件模拟环境。可以在一套物理硬件上安全地执行多个虚拟机}</w:t>
      </w:r>
      <w:r>
        <w:rPr>
          <w:rFonts w:hint="eastAsia" w:ascii="Times New Roman" w:hAnsi="Times New Roman"/>
          <w:sz w:val="24"/>
          <w:szCs w:val="24"/>
          <w:lang w:eastAsia="zh-CN"/>
        </w:rPr>
        <w:t>。</w:t>
      </w:r>
      <w:r>
        <w:rPr>
          <w:rFonts w:hint="eastAsia" w:ascii="Times New Roman" w:hAnsi="Times New Roman"/>
          <w:sz w:val="24"/>
          <w:szCs w:val="24"/>
        </w:rPr>
        <w:t>Xen采用混合模式，在虚拟域(Domain, Dom)中有一个特权虚拟域(Domain 0,Dom 0 )，用来辅助Xen管理其它虚拟域(Domain U,  Dom U)，为其提供相关的虚拟资源服务。Xen体系结构如图2-10所示。</w:t>
      </w:r>
      <w:del w:id="791" w:author="Janusio" w:date="2018-03-04T23:11:41Z">
        <w:r>
          <w:rPr>
            <w:rFonts w:hint="eastAsia" w:ascii="Times New Roman" w:hAnsi="Times New Roman"/>
            <w:sz w:val="24"/>
            <w:szCs w:val="24"/>
          </w:rPr>
          <w:delText>××××××××××××××××××××××××××××××××××××××××××××××××××××××××××××××××××××××××</w:delText>
        </w:r>
      </w:del>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t>
      </w:r>
    </w:p>
    <w:p>
      <w:pPr>
        <w:pStyle w:val="23"/>
        <w:numPr>
          <w:ilvl w:val="0"/>
          <w:numId w:val="0"/>
        </w:numPr>
        <w:spacing w:line="360" w:lineRule="auto"/>
        <w:ind w:left="420" w:left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pStyle w:val="23"/>
        <w:numPr>
          <w:ilvl w:val="0"/>
          <w:numId w:val="0"/>
        </w:numPr>
        <w:spacing w:line="360" w:lineRule="auto"/>
        <w:ind w:firstLine="420" w:firstLineChars="0"/>
        <w:rPr>
          <w:ins w:id="792" w:author="Janusio" w:date="2018-03-04T23:13:27Z"/>
          <w:rFonts w:hint="eastAsia" w:ascii="Times New Roman" w:hAnsi="Times New Roman"/>
          <w:sz w:val="24"/>
          <w:szCs w:val="24"/>
          <w:lang w:val="en-US" w:eastAsia="zh-CN"/>
        </w:rPr>
      </w:pPr>
      <w:r>
        <w:rPr>
          <w:rFonts w:hint="eastAsia" w:ascii="Times New Roman" w:hAnsi="Times New Roman"/>
          <w:sz w:val="24"/>
          <w:szCs w:val="24"/>
          <w:lang w:val="en-US" w:eastAsia="zh-CN"/>
        </w:rPr>
        <w:t>Kernel-based Virtual Machine的简称，是一个开源的系统虚拟化模块，自Linux 2.6.20之后集成在Linux的各个主要发行版本中。它使用Linux自身的调度器进行管理，所以相对于Xen，其核心源码很少。KVM目前已成为学术界的主流VMM之一。KVM的虚拟化需要硬件支持（如Intel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t>
      </w:r>
    </w:p>
    <w:p>
      <w:pPr>
        <w:pStyle w:val="23"/>
        <w:ind w:firstLine="0" w:firstLineChars="0"/>
        <w:rPr>
          <w:ins w:id="793" w:author="Janusio" w:date="2018-03-04T23:13:29Z"/>
          <w:rFonts w:hint="eastAsia" w:ascii="Times New Roman" w:hAnsi="Times New Roman" w:eastAsia="黑体"/>
          <w:b/>
          <w:sz w:val="28"/>
          <w:szCs w:val="28"/>
          <w:lang w:val="en-US" w:eastAsia="zh-CN"/>
        </w:rPr>
      </w:pPr>
      <w:ins w:id="794" w:author="Janusio" w:date="2018-03-04T23:13:29Z">
        <w:r>
          <w:rPr>
            <w:rFonts w:hint="eastAsia" w:ascii="Times New Roman" w:hAnsi="Times New Roman" w:eastAsia="仿宋_GB2312"/>
            <w:b/>
            <w:sz w:val="28"/>
            <w:szCs w:val="28"/>
          </w:rPr>
          <w:t>2.</w:t>
        </w:r>
      </w:ins>
      <w:ins w:id="795" w:author="Janusio" w:date="2018-03-04T23:13:33Z">
        <w:r>
          <w:rPr>
            <w:rFonts w:hint="eastAsia" w:ascii="Times New Roman" w:hAnsi="Times New Roman" w:eastAsia="仿宋_GB2312"/>
            <w:b/>
            <w:sz w:val="28"/>
            <w:szCs w:val="28"/>
            <w:lang w:val="en-US" w:eastAsia="zh-CN"/>
          </w:rPr>
          <w:t>2</w:t>
        </w:r>
      </w:ins>
      <w:ins w:id="796" w:author="Janusio" w:date="2018-03-04T23:13:29Z">
        <w:r>
          <w:rPr>
            <w:rFonts w:hint="eastAsia" w:ascii="Times New Roman" w:hAnsi="Times New Roman" w:eastAsia="仿宋_GB2312"/>
            <w:b/>
            <w:sz w:val="28"/>
            <w:szCs w:val="28"/>
          </w:rPr>
          <w:t xml:space="preserve"> </w:t>
        </w:r>
      </w:ins>
      <w:ins w:id="797" w:author="Janusio" w:date="2018-03-04T23:13:40Z">
        <w:r>
          <w:rPr>
            <w:rFonts w:hint="eastAsia" w:ascii="Times New Roman" w:hAnsi="Times New Roman" w:eastAsia="黑体"/>
            <w:b/>
            <w:sz w:val="28"/>
            <w:szCs w:val="28"/>
            <w:lang w:val="en-US" w:eastAsia="zh-CN"/>
          </w:rPr>
          <w:t>可信</w:t>
        </w:r>
      </w:ins>
      <w:ins w:id="798" w:author="Janusio" w:date="2018-03-04T23:13:42Z">
        <w:r>
          <w:rPr>
            <w:rFonts w:hint="eastAsia" w:ascii="Times New Roman" w:hAnsi="Times New Roman" w:eastAsia="黑体"/>
            <w:b/>
            <w:sz w:val="28"/>
            <w:szCs w:val="28"/>
            <w:lang w:val="en-US" w:eastAsia="zh-CN"/>
          </w:rPr>
          <w:t>计算</w:t>
        </w:r>
      </w:ins>
    </w:p>
    <w:p>
      <w:pPr>
        <w:pStyle w:val="23"/>
        <w:spacing w:line="360" w:lineRule="auto"/>
        <w:ind w:firstLine="420" w:firstLineChars="0"/>
        <w:outlineLvl w:val="9"/>
        <w:rPr>
          <w:ins w:id="800" w:author="Janusio" w:date="2018-03-04T23:25:50Z"/>
          <w:rFonts w:hint="eastAsia" w:ascii="Times New Roman" w:hAnsi="Times New Roman"/>
          <w:sz w:val="24"/>
          <w:szCs w:val="24"/>
          <w:lang w:val="en-US" w:eastAsia="zh-CN"/>
        </w:rPr>
        <w:pPrChange w:id="799" w:author="Janusio" w:date="2018-03-04T23:25:43Z">
          <w:pPr>
            <w:pStyle w:val="23"/>
            <w:spacing w:line="360" w:lineRule="auto"/>
            <w:ind w:firstLine="0" w:firstLineChars="0"/>
          </w:pPr>
        </w:pPrChange>
      </w:pPr>
      <w:ins w:id="801" w:author="Janusio" w:date="2018-03-04T23:26:38Z">
        <w:r>
          <w:rPr>
            <w:rFonts w:hint="eastAsia" w:ascii="Times New Roman" w:hAnsi="Times New Roman"/>
            <w:sz w:val="24"/>
            <w:szCs w:val="24"/>
            <w:rPrChange w:id="802" w:author="Janusio" w:date="2018-03-04T23:26:38Z">
              <w:rPr>
                <w:rFonts w:hint="eastAsia"/>
              </w:rPr>
            </w:rPrChange>
          </w:rPr>
          <w:t>可信计算组织(Trusted Computing Group,  TCG)为可信计算技术和可信计算</w:t>
        </w:r>
      </w:ins>
      <w:ins w:id="803" w:author="Janusio" w:date="2018-03-04T23:26:38Z">
        <w:r>
          <w:rPr>
            <w:rFonts w:hint="eastAsia" w:ascii="Times New Roman" w:hAnsi="Times New Roman"/>
            <w:sz w:val="24"/>
            <w:szCs w:val="24"/>
            <w:rPrChange w:id="804" w:author="Janusio" w:date="2018-03-04T23:26:38Z">
              <w:rPr>
                <w:rFonts w:hint="eastAsia"/>
              </w:rPr>
            </w:rPrChange>
          </w:rPr>
          <w:t>平台给出了定义。在硬件平台上加入一个可信计算模块(Trusted Platform Module,</w:t>
        </w:r>
      </w:ins>
      <w:ins w:id="805" w:author="Janusio" w:date="2018-03-04T23:26:38Z">
        <w:r>
          <w:rPr>
            <w:rFonts w:hint="eastAsia" w:ascii="Times New Roman" w:hAnsi="Times New Roman"/>
            <w:sz w:val="24"/>
            <w:szCs w:val="24"/>
            <w:rPrChange w:id="806" w:author="Janusio" w:date="2018-03-04T23:26:38Z">
              <w:rPr>
                <w:rFonts w:hint="eastAsia"/>
              </w:rPr>
            </w:rPrChange>
          </w:rPr>
          <w:t>TPM )  X13]作为提高硬件平台的安全性的安全芯片被称作可信计算，对终端平台提</w:t>
        </w:r>
      </w:ins>
      <w:ins w:id="807" w:author="Janusio" w:date="2018-03-04T23:26:38Z">
        <w:r>
          <w:rPr>
            <w:rFonts w:hint="eastAsia" w:ascii="Times New Roman" w:hAnsi="Times New Roman"/>
            <w:sz w:val="24"/>
            <w:szCs w:val="24"/>
            <w:rPrChange w:id="808" w:author="Janusio" w:date="2018-03-04T23:26:38Z">
              <w:rPr>
                <w:rFonts w:hint="eastAsia"/>
              </w:rPr>
            </w:rPrChange>
          </w:rPr>
          <w:t>供硬件级的安全保护，达到保护本地和远程终端的终端安全性和完整性的目的，并</w:t>
        </w:r>
      </w:ins>
      <w:ins w:id="809" w:author="Janusio" w:date="2018-03-04T23:26:38Z">
        <w:r>
          <w:rPr>
            <w:rFonts w:hint="eastAsia" w:ascii="Times New Roman" w:hAnsi="Times New Roman"/>
            <w:sz w:val="24"/>
            <w:szCs w:val="24"/>
            <w:rPrChange w:id="810" w:author="Janusio" w:date="2018-03-04T23:26:38Z">
              <w:rPr>
                <w:rFonts w:hint="eastAsia"/>
              </w:rPr>
            </w:rPrChange>
          </w:rPr>
          <w:t>且能够使第三方以安全的方式远程验证和验证计算平台的配置。</w:t>
        </w:r>
      </w:ins>
      <w:ins w:id="811" w:author="Janusio" w:date="2018-03-04T23:25:27Z">
        <w:r>
          <w:rPr>
            <w:rFonts w:hint="eastAsia" w:ascii="Times New Roman" w:hAnsi="Times New Roman"/>
            <w:sz w:val="24"/>
            <w:szCs w:val="24"/>
            <w:lang w:val="en-US" w:eastAsia="zh-CN"/>
          </w:rPr>
          <w:t>可信计算是基于硬件安全模块的计算技术，旨在采用软硬件结合的方式提高整体系统的安全性，以解决计算领域的安全性问题。虚拟化技术能够有效提高系统资源利用率，降低应用成本，减少配置和管理的复杂性，而且可以为不同用户和应用程序以及数据提供独立的运行和存储环境，目前己经在服务器、数据中心和个人计算机等计算平台上得到广泛应用</w:t>
        </w:r>
      </w:ins>
      <w:ins w:id="812" w:author="Janusio" w:date="2018-03-04T23:13:29Z">
        <w:r>
          <w:rPr>
            <w:rFonts w:hint="eastAsia" w:ascii="Times New Roman" w:hAnsi="Times New Roman"/>
            <w:sz w:val="24"/>
            <w:szCs w:val="24"/>
            <w:lang w:val="en-US" w:eastAsia="zh-CN"/>
          </w:rPr>
          <w:t>。</w:t>
        </w:r>
      </w:ins>
    </w:p>
    <w:p>
      <w:pPr>
        <w:pStyle w:val="23"/>
        <w:spacing w:line="360" w:lineRule="auto"/>
        <w:ind w:firstLine="0" w:firstLineChars="0"/>
        <w:outlineLvl w:val="9"/>
        <w:rPr>
          <w:ins w:id="814" w:author="Janusio" w:date="2018-03-04T23:13:29Z"/>
          <w:rFonts w:hint="eastAsia" w:ascii="Times New Roman" w:hAnsi="Times New Roman"/>
          <w:sz w:val="24"/>
          <w:szCs w:val="24"/>
        </w:rPr>
        <w:pPrChange w:id="813" w:author="Janusio" w:date="2018-03-04T23:25:51Z">
          <w:pPr>
            <w:pStyle w:val="23"/>
            <w:spacing w:line="360" w:lineRule="auto"/>
            <w:ind w:firstLine="0" w:firstLineChars="0"/>
          </w:pPr>
        </w:pPrChange>
      </w:pPr>
      <w:ins w:id="815" w:author="Janusio" w:date="2018-03-04T23:13:29Z">
        <w:r>
          <w:rPr>
            <w:rFonts w:hint="eastAsia" w:ascii="Times New Roman" w:hAnsi="Times New Roman"/>
            <w:sz w:val="24"/>
            <w:szCs w:val="24"/>
          </w:rPr>
          <w:t>2.</w:t>
        </w:r>
      </w:ins>
      <w:ins w:id="816" w:author="Janusio" w:date="2018-03-04T23:28:51Z">
        <w:r>
          <w:rPr>
            <w:rFonts w:hint="eastAsia" w:ascii="Times New Roman" w:hAnsi="Times New Roman"/>
            <w:sz w:val="24"/>
            <w:szCs w:val="24"/>
            <w:lang w:val="en-US" w:eastAsia="zh-CN"/>
          </w:rPr>
          <w:t>2</w:t>
        </w:r>
      </w:ins>
      <w:ins w:id="817" w:author="Janusio" w:date="2018-03-04T23:13:29Z">
        <w:r>
          <w:rPr>
            <w:rFonts w:hint="eastAsia" w:ascii="Times New Roman" w:hAnsi="Times New Roman"/>
            <w:sz w:val="24"/>
            <w:szCs w:val="24"/>
          </w:rPr>
          <w:t xml:space="preserve">.1 </w:t>
        </w:r>
      </w:ins>
      <w:ins w:id="818" w:author="Janusio" w:date="2018-03-04T23:14:01Z">
        <w:r>
          <w:rPr>
            <w:rFonts w:hint="eastAsia" w:ascii="Times New Roman" w:hAnsi="Times New Roman" w:eastAsia="黑体"/>
            <w:b/>
            <w:sz w:val="24"/>
            <w:szCs w:val="24"/>
            <w:lang w:val="en-US" w:eastAsia="zh-CN"/>
          </w:rPr>
          <w:t>可信</w:t>
        </w:r>
      </w:ins>
      <w:ins w:id="819" w:author="Janusio" w:date="2018-03-04T23:14:03Z">
        <w:r>
          <w:rPr>
            <w:rFonts w:hint="eastAsia" w:ascii="Times New Roman" w:hAnsi="Times New Roman" w:eastAsia="黑体"/>
            <w:b/>
            <w:sz w:val="24"/>
            <w:szCs w:val="24"/>
            <w:lang w:val="en-US" w:eastAsia="zh-CN"/>
          </w:rPr>
          <w:t>平台</w:t>
        </w:r>
      </w:ins>
      <w:ins w:id="820" w:author="Janusio" w:date="2018-03-04T23:14:04Z">
        <w:r>
          <w:rPr>
            <w:rFonts w:hint="eastAsia" w:ascii="Times New Roman" w:hAnsi="Times New Roman" w:eastAsia="黑体"/>
            <w:b/>
            <w:sz w:val="24"/>
            <w:szCs w:val="24"/>
            <w:lang w:val="en-US" w:eastAsia="zh-CN"/>
          </w:rPr>
          <w:t>模块</w:t>
        </w:r>
      </w:ins>
    </w:p>
    <w:p>
      <w:pPr>
        <w:pStyle w:val="23"/>
        <w:numPr>
          <w:ilvl w:val="0"/>
          <w:numId w:val="0"/>
        </w:numPr>
        <w:spacing w:line="360" w:lineRule="auto"/>
        <w:ind w:firstLine="420" w:firstLineChars="0"/>
        <w:rPr>
          <w:ins w:id="821" w:author="Janusio" w:date="2018-03-04T23:28:05Z"/>
          <w:rFonts w:hint="eastAsia" w:ascii="Times New Roman" w:hAnsi="Times New Roman"/>
          <w:sz w:val="24"/>
          <w:szCs w:val="24"/>
          <w:lang w:val="en-US" w:eastAsia="zh-CN"/>
        </w:rPr>
      </w:pPr>
      <w:ins w:id="822" w:author="Janusio" w:date="2018-03-04T23:27:43Z">
        <w:r>
          <w:rPr>
            <w:rFonts w:hint="eastAsia" w:ascii="Times New Roman" w:hAnsi="Times New Roman"/>
            <w:sz w:val="24"/>
            <w:szCs w:val="24"/>
            <w:lang w:val="en-US" w:eastAsia="zh-CN"/>
          </w:rPr>
          <w:t>可信平台模块(Trusted Platform Module,  TPM) [63]是可信计算平台的信任基础，第一，可信平台模块自身必须是安全的，这是可信平台模块有效工作的基础。可信平台模块应为存储和计算资源提供可靠的安全保护，应保证功能的有效执行，防止外界千扰;第二，可信平台模块须具备构建可信计算平台和远程证明所需的各类功能，这些功能是可信平台模块的核心。可信平台模块以密钥管理和数据加解密等为基础，以完整性表征安全性、可信性为核心理念，提供构建平台内部信任链和对外进行远程证明所需的各类功能[6}-66]。可信平台模块的功能应括以下3部分[67-72]</w:t>
        </w:r>
      </w:ins>
      <w:ins w:id="823" w:author="Janusio" w:date="2018-03-04T23:28:14Z">
        <w:r>
          <w:rPr>
            <w:rFonts w:hint="eastAsia" w:ascii="Times New Roman" w:hAnsi="Times New Roman"/>
            <w:sz w:val="24"/>
            <w:szCs w:val="24"/>
            <w:lang w:val="en-US" w:eastAsia="zh-CN"/>
          </w:rPr>
          <w:t>。</w:t>
        </w:r>
      </w:ins>
    </w:p>
    <w:p>
      <w:pPr>
        <w:pStyle w:val="23"/>
        <w:numPr>
          <w:ilvl w:val="0"/>
          <w:numId w:val="0"/>
        </w:numPr>
        <w:spacing w:line="360" w:lineRule="auto"/>
        <w:ind w:firstLine="420" w:firstLineChars="0"/>
        <w:rPr>
          <w:ins w:id="824" w:author="Janusio" w:date="2018-03-04T23:28:18Z"/>
          <w:rFonts w:hint="eastAsia" w:ascii="Times New Roman" w:hAnsi="Times New Roman"/>
          <w:sz w:val="24"/>
          <w:szCs w:val="24"/>
          <w:lang w:val="en-US" w:eastAsia="zh-CN"/>
        </w:rPr>
      </w:pPr>
      <w:ins w:id="825" w:author="Janusio" w:date="2018-03-04T23:27:43Z">
        <w:r>
          <w:rPr>
            <w:rFonts w:hint="eastAsia" w:ascii="Times New Roman" w:hAnsi="Times New Roman"/>
            <w:sz w:val="24"/>
            <w:szCs w:val="24"/>
            <w:lang w:val="en-US" w:eastAsia="zh-CN"/>
          </w:rPr>
          <w:t xml:space="preserve"> ①平台数据保护:包括密钥管理和数据加解密等基本密码学功能，以及将加密和完整性相结合而得到的数据封装功能。    </w:t>
        </w:r>
      </w:ins>
    </w:p>
    <w:p>
      <w:pPr>
        <w:pStyle w:val="23"/>
        <w:numPr>
          <w:ilvl w:val="0"/>
          <w:numId w:val="0"/>
        </w:numPr>
        <w:spacing w:line="360" w:lineRule="auto"/>
        <w:ind w:firstLine="420" w:firstLineChars="0"/>
        <w:rPr>
          <w:ins w:id="826" w:author="Janusio" w:date="2018-03-04T23:28:20Z"/>
          <w:rFonts w:hint="eastAsia" w:ascii="Times New Roman" w:hAnsi="Times New Roman"/>
          <w:sz w:val="24"/>
          <w:szCs w:val="24"/>
          <w:lang w:val="en-US" w:eastAsia="zh-CN"/>
        </w:rPr>
      </w:pPr>
      <w:ins w:id="827" w:author="Janusio" w:date="2018-03-04T23:27:43Z">
        <w:r>
          <w:rPr>
            <w:rFonts w:hint="eastAsia" w:ascii="Times New Roman" w:hAnsi="Times New Roman"/>
            <w:sz w:val="24"/>
            <w:szCs w:val="24"/>
            <w:lang w:val="en-US" w:eastAsia="zh-CN"/>
          </w:rPr>
          <w:t xml:space="preserve">②完整性存储与报告:完整性值是表征程序与平台安全性和可信性的重要信息，因而必须由可信平台模块进行存储。此外，可信平台模块还能够通过数字签名方式对外证实和报告该完整性值的真实性[73 ] </w:t>
        </w:r>
      </w:ins>
      <w:ins w:id="828" w:author="Janusio" w:date="2018-03-04T23:28:22Z">
        <w:r>
          <w:rPr>
            <w:rFonts w:hint="eastAsia" w:ascii="Times New Roman" w:hAnsi="Times New Roman"/>
            <w:sz w:val="24"/>
            <w:szCs w:val="24"/>
            <w:lang w:val="en-US" w:eastAsia="zh-CN"/>
          </w:rPr>
          <w:t>。</w:t>
        </w:r>
      </w:ins>
      <w:ins w:id="829" w:author="Janusio" w:date="2018-03-04T23:27:43Z">
        <w:r>
          <w:rPr>
            <w:rFonts w:hint="eastAsia" w:ascii="Times New Roman" w:hAnsi="Times New Roman"/>
            <w:sz w:val="24"/>
            <w:szCs w:val="24"/>
            <w:lang w:val="en-US" w:eastAsia="zh-CN"/>
          </w:rPr>
          <w:t xml:space="preserve">   </w:t>
        </w:r>
      </w:ins>
    </w:p>
    <w:p>
      <w:pPr>
        <w:pStyle w:val="23"/>
        <w:numPr>
          <w:ilvl w:val="0"/>
          <w:numId w:val="0"/>
        </w:numPr>
        <w:spacing w:line="360" w:lineRule="auto"/>
        <w:ind w:firstLine="420" w:firstLineChars="0"/>
        <w:rPr>
          <w:ins w:id="830" w:author="Janusio" w:date="2018-03-04T23:28:57Z"/>
          <w:rFonts w:hint="eastAsia" w:ascii="Times New Roman" w:hAnsi="Times New Roman"/>
          <w:sz w:val="24"/>
          <w:szCs w:val="24"/>
          <w:lang w:val="en-US" w:eastAsia="zh-CN"/>
        </w:rPr>
      </w:pPr>
      <w:ins w:id="831" w:author="Janusio" w:date="2018-03-04T23:27:43Z">
        <w:r>
          <w:rPr>
            <w:rFonts w:hint="eastAsia" w:ascii="Times New Roman" w:hAnsi="Times New Roman"/>
            <w:sz w:val="24"/>
            <w:szCs w:val="24"/>
            <w:lang w:val="en-US" w:eastAsia="zh-CN"/>
          </w:rPr>
          <w:t>③身份标识:标识可信平台模块身份的密钥，在完整性报告中用于对完整性值签名，</w:t>
        </w:r>
      </w:ins>
      <w:ins w:id="832" w:author="Janusio" w:date="2018-03-04T23:28:41Z">
        <w:r>
          <w:rPr>
            <w:rFonts w:hint="eastAsia" w:ascii="Times New Roman" w:hAnsi="Times New Roman"/>
            <w:sz w:val="24"/>
            <w:szCs w:val="24"/>
            <w:lang w:val="en-US" w:eastAsia="zh-CN"/>
          </w:rPr>
          <w:t>使用前需经过可信第三方担保。可信平台模块能够申请和管理该类密钥。</w:t>
        </w:r>
      </w:ins>
    </w:p>
    <w:p>
      <w:pPr>
        <w:pStyle w:val="23"/>
        <w:spacing w:line="360" w:lineRule="auto"/>
        <w:ind w:firstLine="0" w:firstLineChars="0"/>
        <w:outlineLvl w:val="9"/>
        <w:rPr>
          <w:ins w:id="833" w:author="Janusio" w:date="2018-03-04T23:29:00Z"/>
          <w:rFonts w:hint="eastAsia" w:ascii="Times New Roman" w:hAnsi="Times New Roman"/>
          <w:sz w:val="24"/>
          <w:szCs w:val="24"/>
        </w:rPr>
      </w:pPr>
      <w:ins w:id="834" w:author="Janusio" w:date="2018-03-04T23:29:00Z">
        <w:r>
          <w:rPr>
            <w:rFonts w:hint="eastAsia" w:ascii="Times New Roman" w:hAnsi="Times New Roman"/>
            <w:sz w:val="24"/>
            <w:szCs w:val="24"/>
          </w:rPr>
          <w:t>2.</w:t>
        </w:r>
      </w:ins>
      <w:ins w:id="835" w:author="Janusio" w:date="2018-03-04T23:29:00Z">
        <w:r>
          <w:rPr>
            <w:rFonts w:hint="eastAsia" w:ascii="Times New Roman" w:hAnsi="Times New Roman"/>
            <w:sz w:val="24"/>
            <w:szCs w:val="24"/>
            <w:lang w:val="en-US" w:eastAsia="zh-CN"/>
          </w:rPr>
          <w:t>2</w:t>
        </w:r>
      </w:ins>
      <w:ins w:id="836" w:author="Janusio" w:date="2018-03-04T23:29:00Z">
        <w:r>
          <w:rPr>
            <w:rFonts w:hint="eastAsia" w:ascii="Times New Roman" w:hAnsi="Times New Roman"/>
            <w:sz w:val="24"/>
            <w:szCs w:val="24"/>
          </w:rPr>
          <w:t>.</w:t>
        </w:r>
      </w:ins>
      <w:ins w:id="837" w:author="Janusio" w:date="2018-03-04T23:29:03Z">
        <w:r>
          <w:rPr>
            <w:rFonts w:hint="eastAsia" w:ascii="Times New Roman" w:hAnsi="Times New Roman"/>
            <w:sz w:val="24"/>
            <w:szCs w:val="24"/>
            <w:lang w:val="en-US" w:eastAsia="zh-CN"/>
          </w:rPr>
          <w:t>2</w:t>
        </w:r>
      </w:ins>
      <w:ins w:id="838" w:author="Janusio" w:date="2018-03-04T23:29:00Z">
        <w:r>
          <w:rPr>
            <w:rFonts w:hint="eastAsia" w:ascii="Times New Roman" w:hAnsi="Times New Roman"/>
            <w:sz w:val="24"/>
            <w:szCs w:val="24"/>
          </w:rPr>
          <w:t xml:space="preserve"> </w:t>
        </w:r>
      </w:ins>
      <w:ins w:id="839" w:author="Janusio" w:date="2018-03-04T23:29:26Z">
        <w:r>
          <w:rPr>
            <w:rFonts w:hint="eastAsia" w:ascii="Times New Roman" w:hAnsi="Times New Roman" w:eastAsia="黑体"/>
            <w:b/>
            <w:sz w:val="24"/>
            <w:szCs w:val="24"/>
            <w:lang w:val="en-US" w:eastAsia="zh-CN"/>
          </w:rPr>
          <w:t>信任链</w:t>
        </w:r>
      </w:ins>
      <w:ins w:id="840" w:author="Janusio" w:date="2018-03-04T23:29:27Z">
        <w:r>
          <w:rPr>
            <w:rFonts w:hint="eastAsia" w:ascii="Times New Roman" w:hAnsi="Times New Roman" w:eastAsia="黑体"/>
            <w:b/>
            <w:sz w:val="24"/>
            <w:szCs w:val="24"/>
            <w:lang w:val="en-US" w:eastAsia="zh-CN"/>
          </w:rPr>
          <w:t>技术</w:t>
        </w:r>
      </w:ins>
    </w:p>
    <w:p>
      <w:pPr>
        <w:pStyle w:val="23"/>
        <w:numPr>
          <w:ilvl w:val="0"/>
          <w:numId w:val="0"/>
        </w:numPr>
        <w:spacing w:line="360" w:lineRule="auto"/>
        <w:ind w:firstLine="420" w:firstLineChars="0"/>
        <w:rPr>
          <w:ins w:id="841" w:author="Janusio" w:date="2018-03-04T23:31:05Z"/>
          <w:rFonts w:hint="eastAsia" w:ascii="Times New Roman" w:hAnsi="Times New Roman"/>
          <w:sz w:val="24"/>
          <w:szCs w:val="24"/>
          <w:lang w:val="en-US" w:eastAsia="zh-CN"/>
        </w:rPr>
      </w:pPr>
      <w:ins w:id="842" w:author="Janusio" w:date="2018-03-04T23:29:57Z">
        <w:r>
          <w:rPr>
            <w:rFonts w:hint="eastAsia" w:ascii="Times New Roman" w:hAnsi="Times New Roman"/>
            <w:sz w:val="24"/>
            <w:szCs w:val="24"/>
            <w:lang w:val="en-US" w:eastAsia="zh-CN"/>
          </w:rPr>
          <w:t>目前网络己经成为信息传递的主要方式，与此同时，网络也成了木马、病毒等恶意代码传播的主要途径。而这些恶意代码最终来源于终端，如何保障终端的安全性是计算机安全领域一直关注的问题。当前出现了多种保护系统安全的技术，例如入侵检测、病毒防护体系和系统访问控制等。这些技术虽然能够增强系统安全，但仍然是类似打补丁的方式，没有彻底解决系统安全问题。可信计算中的信任链构建技术通过度量运行的组件和信任传递保障整个系统运行的代码都是可信的，从源头上解决计算机系统的安全问题。</w:t>
        </w:r>
      </w:ins>
    </w:p>
    <w:p>
      <w:pPr>
        <w:pStyle w:val="23"/>
        <w:numPr>
          <w:ilvl w:val="0"/>
          <w:numId w:val="0"/>
        </w:numPr>
        <w:spacing w:line="360" w:lineRule="auto"/>
        <w:ind w:firstLine="420" w:firstLineChars="0"/>
        <w:rPr>
          <w:ins w:id="843" w:author="Janusio" w:date="2018-03-04T23:34:48Z"/>
          <w:rFonts w:hint="eastAsia" w:ascii="Times New Roman" w:hAnsi="Times New Roman"/>
          <w:sz w:val="24"/>
          <w:szCs w:val="24"/>
          <w:lang w:val="en-US" w:eastAsia="zh-CN"/>
        </w:rPr>
      </w:pPr>
      <w:ins w:id="844" w:author="Janusio" w:date="2018-03-04T23:31:09Z">
        <w:r>
          <w:rPr>
            <w:rFonts w:hint="eastAsia" w:ascii="Times New Roman" w:hAnsi="Times New Roman"/>
            <w:sz w:val="24"/>
            <w:szCs w:val="24"/>
            <w:rPrChange w:id="845" w:author="Janusio" w:date="2018-03-04T23:31:09Z">
              <w:rPr>
                <w:rFonts w:hint="eastAsia"/>
              </w:rPr>
            </w:rPrChange>
          </w:rPr>
          <w:t>可信计算利用嵌入在计算机系统的可信度量根，提出了一种建立平台信任的信任链</w:t>
        </w:r>
      </w:ins>
      <w:ins w:id="846" w:author="Janusio" w:date="2018-03-04T23:31:09Z">
        <w:r>
          <w:rPr>
            <w:rFonts w:hint="eastAsia" w:ascii="Times New Roman" w:hAnsi="Times New Roman"/>
            <w:sz w:val="24"/>
            <w:szCs w:val="24"/>
            <w:rPrChange w:id="847" w:author="Janusio" w:date="2018-03-04T23:31:09Z">
              <w:rPr>
                <w:rFonts w:hint="eastAsia"/>
              </w:rPr>
            </w:rPrChange>
          </w:rPr>
          <w:t>实现方法【84]，其从信任根开始一层度量一层，并逐级认证，将信任从最底层的信任根传</w:t>
        </w:r>
      </w:ins>
      <w:ins w:id="848" w:author="Janusio" w:date="2018-03-04T23:31:09Z">
        <w:r>
          <w:rPr>
            <w:rFonts w:hint="eastAsia" w:ascii="Times New Roman" w:hAnsi="Times New Roman"/>
            <w:sz w:val="24"/>
            <w:szCs w:val="24"/>
            <w:rPrChange w:id="849" w:author="Janusio" w:date="2018-03-04T23:31:09Z">
              <w:rPr>
                <w:rFonts w:hint="eastAsia"/>
              </w:rPr>
            </w:rPrChange>
          </w:rPr>
          <w:t>递到整个系统，保证系统执行环境的可信。TCG提出以TPM为信任根，逐级度量启动</w:t>
        </w:r>
      </w:ins>
      <w:ins w:id="850" w:author="Janusio" w:date="2018-03-04T23:31:09Z">
        <w:r>
          <w:rPr>
            <w:rFonts w:hint="eastAsia" w:ascii="Times New Roman" w:hAnsi="Times New Roman"/>
            <w:sz w:val="24"/>
            <w:szCs w:val="24"/>
            <w:rPrChange w:id="851" w:author="Janusio" w:date="2018-03-04T23:31:09Z">
              <w:rPr>
                <w:rFonts w:hint="eastAsia"/>
              </w:rPr>
            </w:rPrChange>
          </w:rPr>
          <w:t>过程中的硬件、操作系统和应用程序的方法，以此建立通用终端平台的信任。</w:t>
        </w:r>
      </w:ins>
      <w:ins w:id="852" w:author="Janusio" w:date="2018-03-04T23:32:09Z">
        <w:r>
          <w:rPr>
            <w:rFonts w:hint="eastAsia" w:ascii="Times New Roman" w:hAnsi="Times New Roman"/>
            <w:sz w:val="24"/>
            <w:szCs w:val="24"/>
            <w:lang w:val="en-US" w:eastAsia="zh-CN"/>
          </w:rPr>
          <w:t>信任链</w:t>
        </w:r>
      </w:ins>
      <w:ins w:id="853" w:author="Janusio" w:date="2018-03-04T23:32:10Z">
        <w:r>
          <w:rPr>
            <w:rFonts w:hint="eastAsia" w:ascii="Times New Roman" w:hAnsi="Times New Roman"/>
            <w:sz w:val="24"/>
            <w:szCs w:val="24"/>
            <w:lang w:val="en-US" w:eastAsia="zh-CN"/>
          </w:rPr>
          <w:t>技术</w:t>
        </w:r>
      </w:ins>
      <w:ins w:id="854" w:author="Janusio" w:date="2018-03-04T23:32:11Z">
        <w:r>
          <w:rPr>
            <w:rFonts w:hint="eastAsia" w:ascii="Times New Roman" w:hAnsi="Times New Roman"/>
            <w:sz w:val="24"/>
            <w:szCs w:val="24"/>
            <w:lang w:val="en-US" w:eastAsia="zh-CN"/>
          </w:rPr>
          <w:t>中</w:t>
        </w:r>
      </w:ins>
      <w:ins w:id="855" w:author="Janusio" w:date="2018-03-04T23:32:14Z">
        <w:r>
          <w:rPr>
            <w:rFonts w:hint="eastAsia" w:ascii="Times New Roman" w:hAnsi="Times New Roman"/>
            <w:sz w:val="24"/>
            <w:szCs w:val="24"/>
            <w:lang w:val="en-US" w:eastAsia="zh-CN"/>
          </w:rPr>
          <w:t>关键</w:t>
        </w:r>
      </w:ins>
      <w:ins w:id="856" w:author="Janusio" w:date="2018-03-04T23:32:16Z">
        <w:r>
          <w:rPr>
            <w:rFonts w:hint="eastAsia" w:ascii="Times New Roman" w:hAnsi="Times New Roman"/>
            <w:sz w:val="24"/>
            <w:szCs w:val="24"/>
            <w:lang w:val="en-US" w:eastAsia="zh-CN"/>
          </w:rPr>
          <w:t>的概念</w:t>
        </w:r>
      </w:ins>
      <w:ins w:id="857" w:author="Janusio" w:date="2018-03-04T23:32:18Z">
        <w:r>
          <w:rPr>
            <w:rFonts w:hint="eastAsia" w:ascii="Times New Roman" w:hAnsi="Times New Roman"/>
            <w:sz w:val="24"/>
            <w:szCs w:val="24"/>
            <w:lang w:val="en-US" w:eastAsia="zh-CN"/>
          </w:rPr>
          <w:t>有</w:t>
        </w:r>
      </w:ins>
      <w:ins w:id="858" w:author="Janusio" w:date="2018-03-04T23:32:20Z">
        <w:r>
          <w:rPr>
            <w:rFonts w:hint="eastAsia" w:ascii="Times New Roman" w:hAnsi="Times New Roman"/>
            <w:sz w:val="24"/>
            <w:szCs w:val="24"/>
            <w:lang w:val="en-US" w:eastAsia="zh-CN"/>
          </w:rPr>
          <w:t>：</w:t>
        </w:r>
      </w:ins>
      <w:ins w:id="859" w:author="Janusio" w:date="2018-03-04T23:32:23Z">
        <w:r>
          <w:rPr>
            <w:rFonts w:hint="eastAsia" w:ascii="Times New Roman" w:hAnsi="Times New Roman"/>
            <w:sz w:val="24"/>
            <w:szCs w:val="24"/>
            <w:lang w:val="en-US" w:eastAsia="zh-CN"/>
          </w:rPr>
          <w:t>PCR</w:t>
        </w:r>
      </w:ins>
      <w:ins w:id="860" w:author="Janusio" w:date="2018-03-04T23:32:25Z">
        <w:r>
          <w:rPr>
            <w:rFonts w:hint="eastAsia" w:ascii="Times New Roman" w:hAnsi="Times New Roman"/>
            <w:sz w:val="24"/>
            <w:szCs w:val="24"/>
            <w:lang w:val="en-US" w:eastAsia="zh-CN"/>
          </w:rPr>
          <w:t>、</w:t>
        </w:r>
      </w:ins>
      <w:ins w:id="861" w:author="Janusio" w:date="2018-03-04T23:34:19Z">
        <w:r>
          <w:rPr>
            <w:rFonts w:hint="eastAsia" w:ascii="Times New Roman" w:hAnsi="Times New Roman"/>
            <w:sz w:val="24"/>
            <w:szCs w:val="24"/>
            <w:lang w:val="en-US" w:eastAsia="zh-CN"/>
          </w:rPr>
          <w:t>信任链</w:t>
        </w:r>
      </w:ins>
      <w:ins w:id="862" w:author="Janusio" w:date="2018-03-04T23:34:23Z">
        <w:r>
          <w:rPr>
            <w:rFonts w:hint="eastAsia" w:ascii="Times New Roman" w:hAnsi="Times New Roman"/>
            <w:sz w:val="24"/>
            <w:szCs w:val="24"/>
            <w:lang w:val="en-US" w:eastAsia="zh-CN"/>
          </w:rPr>
          <w:t>产生</w:t>
        </w:r>
      </w:ins>
      <w:ins w:id="863" w:author="Janusio" w:date="2018-03-04T23:34:27Z">
        <w:r>
          <w:rPr>
            <w:rFonts w:hint="eastAsia" w:ascii="Times New Roman" w:hAnsi="Times New Roman"/>
            <w:sz w:val="24"/>
            <w:szCs w:val="24"/>
            <w:lang w:val="en-US" w:eastAsia="zh-CN"/>
          </w:rPr>
          <w:t>与</w:t>
        </w:r>
      </w:ins>
      <w:ins w:id="864" w:author="Janusio" w:date="2018-03-04T23:34:29Z">
        <w:r>
          <w:rPr>
            <w:rFonts w:hint="eastAsia" w:ascii="Times New Roman" w:hAnsi="Times New Roman"/>
            <w:sz w:val="24"/>
            <w:szCs w:val="24"/>
            <w:lang w:val="en-US" w:eastAsia="zh-CN"/>
          </w:rPr>
          <w:t>完整性</w:t>
        </w:r>
      </w:ins>
      <w:ins w:id="865" w:author="Janusio" w:date="2018-03-04T23:34:31Z">
        <w:r>
          <w:rPr>
            <w:rFonts w:hint="eastAsia" w:ascii="Times New Roman" w:hAnsi="Times New Roman"/>
            <w:sz w:val="24"/>
            <w:szCs w:val="24"/>
            <w:lang w:val="en-US" w:eastAsia="zh-CN"/>
          </w:rPr>
          <w:t>度量</w:t>
        </w:r>
      </w:ins>
    </w:p>
    <w:p>
      <w:pPr>
        <w:pStyle w:val="23"/>
        <w:numPr>
          <w:ilvl w:val="0"/>
          <w:numId w:val="0"/>
        </w:numPr>
        <w:spacing w:line="360" w:lineRule="auto"/>
        <w:ind w:firstLine="420" w:firstLineChars="0"/>
        <w:rPr>
          <w:ins w:id="866" w:author="Janusio" w:date="2018-03-04T23:32:29Z"/>
          <w:rFonts w:hint="eastAsia" w:ascii="Times New Roman" w:hAnsi="Times New Roman"/>
          <w:sz w:val="24"/>
          <w:szCs w:val="24"/>
          <w:lang w:val="en-US" w:eastAsia="zh-CN"/>
        </w:rPr>
      </w:pPr>
      <w:ins w:id="867" w:author="Janusio" w:date="2018-03-04T23:34:49Z">
        <w:r>
          <w:rPr>
            <w:rFonts w:hint="eastAsia" w:ascii="Times New Roman" w:hAnsi="Times New Roman"/>
            <w:sz w:val="24"/>
            <w:szCs w:val="24"/>
            <w:lang w:val="en-US" w:eastAsia="zh-CN"/>
          </w:rPr>
          <w:t>（</w:t>
        </w:r>
      </w:ins>
      <w:ins w:id="868" w:author="Janusio" w:date="2018-03-04T23:34:51Z">
        <w:r>
          <w:rPr>
            <w:rFonts w:hint="eastAsia" w:ascii="Times New Roman" w:hAnsi="Times New Roman"/>
            <w:sz w:val="24"/>
            <w:szCs w:val="24"/>
            <w:lang w:val="en-US" w:eastAsia="zh-CN"/>
          </w:rPr>
          <w:t>1</w:t>
        </w:r>
      </w:ins>
      <w:ins w:id="869" w:author="Janusio" w:date="2018-03-04T23:34:49Z">
        <w:r>
          <w:rPr>
            <w:rFonts w:hint="eastAsia" w:ascii="Times New Roman" w:hAnsi="Times New Roman"/>
            <w:sz w:val="24"/>
            <w:szCs w:val="24"/>
            <w:lang w:val="en-US" w:eastAsia="zh-CN"/>
          </w:rPr>
          <w:t>）</w:t>
        </w:r>
      </w:ins>
      <w:ins w:id="870" w:author="Janusio" w:date="2018-03-04T23:34:59Z">
        <w:r>
          <w:rPr>
            <w:rFonts w:hint="eastAsia" w:ascii="Times New Roman" w:hAnsi="Times New Roman"/>
            <w:sz w:val="24"/>
            <w:szCs w:val="24"/>
            <w:lang w:val="en-US" w:eastAsia="zh-CN"/>
          </w:rPr>
          <w:t>PCR</w:t>
        </w:r>
      </w:ins>
    </w:p>
    <w:p>
      <w:pPr>
        <w:pStyle w:val="23"/>
        <w:numPr>
          <w:ilvl w:val="0"/>
          <w:numId w:val="0"/>
        </w:numPr>
        <w:spacing w:line="360" w:lineRule="auto"/>
        <w:ind w:firstLine="420" w:firstLineChars="0"/>
        <w:rPr>
          <w:ins w:id="871" w:author="Janusio" w:date="2018-03-04T23:35:24Z"/>
          <w:rFonts w:hint="eastAsia" w:ascii="Times New Roman" w:hAnsi="Times New Roman"/>
          <w:sz w:val="24"/>
          <w:szCs w:val="24"/>
          <w:lang w:val="en-US" w:eastAsia="zh-CN"/>
        </w:rPr>
      </w:pPr>
      <w:ins w:id="872" w:author="Janusio" w:date="2018-03-04T23:33:09Z">
        <w:r>
          <w:rPr>
            <w:rFonts w:hint="eastAsia" w:ascii="Times New Roman" w:hAnsi="Times New Roman"/>
            <w:sz w:val="24"/>
            <w:szCs w:val="24"/>
            <w:rPrChange w:id="873" w:author="Janusio" w:date="2018-03-04T23:33:09Z">
              <w:rPr>
                <w:rFonts w:hint="eastAsia"/>
              </w:rPr>
            </w:rPrChange>
          </w:rPr>
          <w:t>平台状态寄存器CPlatformConfigurationRegister,PCR)，是TPM内部对系统运行</w:t>
        </w:r>
      </w:ins>
      <w:ins w:id="874" w:author="Janusio" w:date="2018-03-04T23:33:09Z">
        <w:r>
          <w:rPr>
            <w:rFonts w:hint="eastAsia" w:ascii="Times New Roman" w:hAnsi="Times New Roman"/>
            <w:sz w:val="24"/>
            <w:szCs w:val="24"/>
            <w:rPrChange w:id="875" w:author="Janusio" w:date="2018-03-04T23:33:09Z">
              <w:rPr>
                <w:rFonts w:hint="eastAsia"/>
              </w:rPr>
            </w:rPrChange>
          </w:rPr>
          <w:t>状态进行记录的寄存器。平台的运行状态包括内核镜像、进程信息列表和应用的二进制</w:t>
        </w:r>
      </w:ins>
      <w:ins w:id="876" w:author="Janusio" w:date="2018-03-04T23:33:09Z">
        <w:r>
          <w:rPr>
            <w:rFonts w:hint="eastAsia" w:ascii="Times New Roman" w:hAnsi="Times New Roman"/>
            <w:sz w:val="24"/>
            <w:szCs w:val="24"/>
            <w:rPrChange w:id="877" w:author="Janusio" w:date="2018-03-04T23:33:09Z">
              <w:rPr>
                <w:rFonts w:hint="eastAsia"/>
              </w:rPr>
            </w:rPrChange>
          </w:rPr>
          <w:t>可执行程序等大量的信息，但是TPM芯片能够存储的信息量有限，只能存储状态的摘要，</w:t>
        </w:r>
      </w:ins>
      <w:ins w:id="878" w:author="Janusio" w:date="2018-03-04T23:33:09Z">
        <w:r>
          <w:rPr>
            <w:rFonts w:hint="eastAsia" w:ascii="Times New Roman" w:hAnsi="Times New Roman"/>
            <w:sz w:val="24"/>
            <w:szCs w:val="24"/>
            <w:rPrChange w:id="879" w:author="Janusio" w:date="2018-03-04T23:33:09Z">
              <w:rPr>
                <w:rFonts w:hint="eastAsia"/>
              </w:rPr>
            </w:rPrChange>
          </w:rPr>
          <w:t>因此PCR中存放的是使用SHA-1算法得到的哈希值。SHA-1是TCG选用的密码学散列函</w:t>
        </w:r>
      </w:ins>
      <w:ins w:id="880" w:author="Janusio" w:date="2018-03-04T23:33:09Z">
        <w:r>
          <w:rPr>
            <w:rFonts w:hint="eastAsia" w:ascii="Times New Roman" w:hAnsi="Times New Roman"/>
            <w:sz w:val="24"/>
            <w:szCs w:val="24"/>
            <w:rPrChange w:id="881" w:author="Janusio" w:date="2018-03-04T23:33:09Z">
              <w:rPr>
                <w:rFonts w:hint="eastAsia"/>
              </w:rPr>
            </w:rPrChange>
          </w:rPr>
          <w:t>数，对于任何长度的输入消息都生成一个固定长度(160bit)的输出结果(散列值)。只</w:t>
        </w:r>
      </w:ins>
      <w:ins w:id="882" w:author="Janusio" w:date="2018-03-04T23:33:09Z">
        <w:r>
          <w:rPr>
            <w:rFonts w:hint="eastAsia" w:ascii="Times New Roman" w:hAnsi="Times New Roman"/>
            <w:sz w:val="24"/>
            <w:szCs w:val="24"/>
            <w:rPrChange w:id="883" w:author="Janusio" w:date="2018-03-04T23:33:09Z">
              <w:rPr>
                <w:rFonts w:hint="eastAsia"/>
              </w:rPr>
            </w:rPrChange>
          </w:rPr>
          <w:t>要输入消息有1bit的差别，得出的散列值就会有明显的不同。而且，散列函数是单向函</w:t>
        </w:r>
      </w:ins>
      <w:ins w:id="884" w:author="Janusio" w:date="2018-03-04T23:33:09Z">
        <w:r>
          <w:rPr>
            <w:rFonts w:hint="eastAsia" w:ascii="Times New Roman" w:hAnsi="Times New Roman"/>
            <w:sz w:val="24"/>
            <w:szCs w:val="24"/>
            <w:rPrChange w:id="885" w:author="Janusio" w:date="2018-03-04T23:33:09Z">
              <w:rPr>
                <w:rFonts w:hint="eastAsia"/>
              </w:rPr>
            </w:rPrChange>
          </w:rPr>
          <w:t>数，利用消息确定散列值非常容易，但是要从散列值反推消息在数学上是不可行的。因</w:t>
        </w:r>
      </w:ins>
      <w:ins w:id="886" w:author="Janusio" w:date="2018-03-04T23:33:09Z">
        <w:r>
          <w:rPr>
            <w:rFonts w:hint="eastAsia" w:ascii="Times New Roman" w:hAnsi="Times New Roman"/>
            <w:sz w:val="24"/>
            <w:szCs w:val="24"/>
            <w:rPrChange w:id="887" w:author="Janusio" w:date="2018-03-04T23:33:09Z">
              <w:rPr>
                <w:rFonts w:hint="eastAsia"/>
              </w:rPr>
            </w:rPrChange>
          </w:rPr>
          <w:t>此，PCR中记录的运行状态是可信的。PCR中记录了计算机软硬件配置信息的度量值，</w:t>
        </w:r>
      </w:ins>
      <w:ins w:id="888" w:author="Janusio" w:date="2018-03-04T23:33:09Z">
        <w:r>
          <w:rPr>
            <w:rFonts w:hint="eastAsia" w:ascii="Times New Roman" w:hAnsi="Times New Roman"/>
            <w:sz w:val="24"/>
            <w:szCs w:val="24"/>
            <w:rPrChange w:id="889" w:author="Janusio" w:date="2018-03-04T23:33:09Z">
              <w:rPr>
                <w:rFonts w:hint="eastAsia"/>
              </w:rPr>
            </w:rPrChange>
          </w:rPr>
          <w:t>在启动过程中用到了多个PCR，用PCR[i]表示第i个PCRoTCG的规范定义了各个PCR</w:t>
        </w:r>
      </w:ins>
      <w:ins w:id="890" w:author="Janusio" w:date="2018-03-04T23:34:06Z">
        <w:r>
          <w:rPr>
            <w:rFonts w:hint="eastAsia" w:ascii="Times New Roman" w:hAnsi="Times New Roman"/>
            <w:sz w:val="24"/>
            <w:szCs w:val="24"/>
            <w:lang w:eastAsia="zh-CN"/>
          </w:rPr>
          <w:t>。</w:t>
        </w:r>
      </w:ins>
      <w:ins w:id="891" w:author="Janusio" w:date="2018-03-04T23:35:23Z">
        <w:r>
          <w:rPr>
            <w:rFonts w:hint="eastAsia" w:ascii="Times New Roman" w:hAnsi="Times New Roman"/>
            <w:sz w:val="24"/>
            <w:szCs w:val="24"/>
            <w:lang w:val="en-US" w:eastAsia="zh-CN"/>
          </w:rPr>
          <w:t>如下图</w:t>
        </w:r>
      </w:ins>
      <w:ins w:id="892" w:author="Janusio" w:date="2018-03-04T23:35:24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894" w:author="Janusio" w:date="2018-03-04T23:35:41Z"/>
          <w:rFonts w:hint="eastAsia" w:ascii="Times New Roman" w:hAnsi="Times New Roman"/>
          <w:sz w:val="24"/>
          <w:szCs w:val="24"/>
          <w:lang w:val="en-US" w:eastAsia="zh-CN"/>
        </w:rPr>
        <w:pPrChange w:id="893" w:author="Janusio" w:date="2018-03-04T23:36:29Z">
          <w:pPr>
            <w:pStyle w:val="23"/>
            <w:numPr>
              <w:ilvl w:val="0"/>
              <w:numId w:val="0"/>
            </w:numPr>
            <w:spacing w:line="360" w:lineRule="auto"/>
            <w:ind w:firstLine="420" w:firstLineChars="0"/>
          </w:pPr>
        </w:pPrChange>
      </w:pPr>
      <w:ins w:id="895" w:author="Janusio" w:date="2018-03-04T23:36:31Z">
        <w:r>
          <w:rPr>
            <w:rFonts w:hint="eastAsia" w:ascii="Times New Roman" w:hAnsi="Times New Roman"/>
            <w:sz w:val="24"/>
            <w:szCs w:val="24"/>
            <w:lang w:val="en-US" w:eastAsia="zh-CN"/>
          </w:rPr>
          <w:t>（</w:t>
        </w:r>
      </w:ins>
      <w:ins w:id="896" w:author="Janusio" w:date="2018-03-04T23:36:33Z">
        <w:r>
          <w:rPr>
            <w:rFonts w:hint="eastAsia" w:ascii="Times New Roman" w:hAnsi="Times New Roman"/>
            <w:sz w:val="24"/>
            <w:szCs w:val="24"/>
            <w:lang w:val="en-US" w:eastAsia="zh-CN"/>
          </w:rPr>
          <w:t>2</w:t>
        </w:r>
      </w:ins>
      <w:ins w:id="897" w:author="Janusio" w:date="2018-03-04T23:36:31Z">
        <w:r>
          <w:rPr>
            <w:rFonts w:hint="eastAsia" w:ascii="Times New Roman" w:hAnsi="Times New Roman"/>
            <w:sz w:val="24"/>
            <w:szCs w:val="24"/>
            <w:lang w:val="en-US" w:eastAsia="zh-CN"/>
          </w:rPr>
          <w:t>）</w:t>
        </w:r>
      </w:ins>
      <w:ins w:id="898" w:author="Janusio" w:date="2018-03-04T23:35:26Z">
        <w:r>
          <w:rPr>
            <w:rFonts w:hint="eastAsia" w:ascii="Times New Roman" w:hAnsi="Times New Roman"/>
            <w:sz w:val="24"/>
            <w:szCs w:val="24"/>
            <w:lang w:val="en-US" w:eastAsia="zh-CN"/>
          </w:rPr>
          <w:t>信任链产生与完整性度量</w:t>
        </w:r>
      </w:ins>
    </w:p>
    <w:p>
      <w:pPr>
        <w:pStyle w:val="23"/>
        <w:numPr>
          <w:ilvl w:val="-1"/>
          <w:numId w:val="0"/>
        </w:numPr>
        <w:spacing w:line="360" w:lineRule="auto"/>
        <w:ind w:firstLine="420" w:firstLineChars="0"/>
        <w:rPr>
          <w:ins w:id="900" w:author="Janusio" w:date="2018-03-04T23:38:54Z"/>
          <w:rFonts w:hint="eastAsia" w:ascii="Times New Roman" w:hAnsi="Times New Roman"/>
          <w:sz w:val="24"/>
          <w:szCs w:val="24"/>
        </w:rPr>
        <w:pPrChange w:id="899" w:author="Janusio" w:date="2018-03-04T23:37:15Z">
          <w:pPr>
            <w:pStyle w:val="23"/>
            <w:numPr>
              <w:ilvl w:val="0"/>
              <w:numId w:val="0"/>
            </w:numPr>
            <w:spacing w:line="360" w:lineRule="auto"/>
            <w:ind w:firstLine="420" w:firstLineChars="0"/>
          </w:pPr>
        </w:pPrChange>
      </w:pPr>
      <w:ins w:id="901" w:author="Janusio" w:date="2018-03-04T23:36:51Z">
        <w:r>
          <w:rPr>
            <w:rFonts w:hint="eastAsia" w:ascii="Times New Roman" w:hAnsi="Times New Roman"/>
            <w:sz w:val="24"/>
            <w:szCs w:val="24"/>
            <w:rPrChange w:id="902" w:author="Janusio" w:date="2018-03-04T23:36:51Z">
              <w:rPr>
                <w:rFonts w:hint="eastAsia"/>
              </w:rPr>
            </w:rPrChange>
          </w:rPr>
          <w:t>系统在启动过程中，计算机的控制权在BIOS、启动装载程序(Bootloader)、操作</w:t>
        </w:r>
      </w:ins>
      <w:ins w:id="903" w:author="Janusio" w:date="2018-03-04T23:36:51Z">
        <w:r>
          <w:rPr>
            <w:rFonts w:hint="eastAsia" w:ascii="Times New Roman" w:hAnsi="Times New Roman"/>
            <w:sz w:val="24"/>
            <w:szCs w:val="24"/>
            <w:rPrChange w:id="904" w:author="Janusio" w:date="2018-03-04T23:36:51Z">
              <w:rPr>
                <w:rFonts w:hint="eastAsia"/>
              </w:rPr>
            </w:rPrChange>
          </w:rPr>
          <w:t>系统内核、操作系统外围程序和应用程序之间依次传递。如果恶意代码能够在这个启动</w:t>
        </w:r>
      </w:ins>
      <w:ins w:id="905" w:author="Janusio" w:date="2018-03-04T23:36:51Z">
        <w:r>
          <w:rPr>
            <w:rFonts w:hint="eastAsia" w:ascii="Times New Roman" w:hAnsi="Times New Roman"/>
            <w:sz w:val="24"/>
            <w:szCs w:val="24"/>
            <w:rPrChange w:id="906" w:author="Janusio" w:date="2018-03-04T23:36:51Z">
              <w:rPr>
                <w:rFonts w:hint="eastAsia"/>
              </w:rPr>
            </w:rPrChange>
          </w:rPr>
          <w:t>序列中的某一个环节上截取控制权，那么它就能够任意篡改和控制之后的启动序列。例</w:t>
        </w:r>
      </w:ins>
      <w:ins w:id="907" w:author="Janusio" w:date="2018-03-04T23:36:51Z">
        <w:r>
          <w:rPr>
            <w:rFonts w:hint="eastAsia" w:ascii="Times New Roman" w:hAnsi="Times New Roman"/>
            <w:sz w:val="24"/>
            <w:szCs w:val="24"/>
            <w:rPrChange w:id="908" w:author="Janusio" w:date="2018-03-04T23:36:51Z">
              <w:rPr>
                <w:rFonts w:hint="eastAsia"/>
              </w:rPr>
            </w:rPrChange>
          </w:rPr>
          <w:t>如一个恶意的启动装载程序(如恶意的Grub)可以在用户不能察觉的情况下装载一个被</w:t>
        </w:r>
      </w:ins>
      <w:ins w:id="909" w:author="Janusio" w:date="2018-03-04T23:36:51Z">
        <w:r>
          <w:rPr>
            <w:rFonts w:hint="eastAsia" w:ascii="Times New Roman" w:hAnsi="Times New Roman"/>
            <w:sz w:val="24"/>
            <w:szCs w:val="24"/>
            <w:rPrChange w:id="910" w:author="Janusio" w:date="2018-03-04T23:36:51Z">
              <w:rPr>
                <w:rFonts w:hint="eastAsia"/>
              </w:rPr>
            </w:rPrChange>
          </w:rPr>
          <w:t>篡改过的Linux内核镜像。这个恶意的Linux内核镜像在启动之后，可能提供给攻击者</w:t>
        </w:r>
      </w:ins>
      <w:ins w:id="911" w:author="Janusio" w:date="2018-03-04T23:36:51Z">
        <w:r>
          <w:rPr>
            <w:rFonts w:hint="eastAsia" w:ascii="Times New Roman" w:hAnsi="Times New Roman"/>
            <w:sz w:val="24"/>
            <w:szCs w:val="24"/>
            <w:rPrChange w:id="912" w:author="Janusio" w:date="2018-03-04T23:36:51Z">
              <w:rPr>
                <w:rFonts w:hint="eastAsia"/>
              </w:rPr>
            </w:rPrChange>
          </w:rPr>
          <w:t>控制整个平台的权限，破坏所有应用的完整性和机密性，敏感数据可能被攻击者所窃取。</w:t>
        </w:r>
      </w:ins>
      <w:ins w:id="913" w:author="Janusio" w:date="2018-03-04T23:36:51Z">
        <w:r>
          <w:rPr>
            <w:rFonts w:hint="eastAsia" w:ascii="Times New Roman" w:hAnsi="Times New Roman"/>
            <w:sz w:val="24"/>
            <w:szCs w:val="24"/>
            <w:rPrChange w:id="914" w:author="Janusio" w:date="2018-03-04T23:36:51Z">
              <w:rPr>
                <w:rFonts w:hint="eastAsia"/>
              </w:rPr>
            </w:rPrChange>
          </w:rPr>
          <w:t>由此可见，启动序列中的任意序列受到破坏都会对整个系统的运行安全产生影响，因此，</w:t>
        </w:r>
      </w:ins>
      <w:ins w:id="915" w:author="Janusio" w:date="2018-03-04T23:36:51Z">
        <w:r>
          <w:rPr>
            <w:rFonts w:hint="eastAsia" w:ascii="Times New Roman" w:hAnsi="Times New Roman"/>
            <w:sz w:val="24"/>
            <w:szCs w:val="24"/>
            <w:rPrChange w:id="916" w:author="Janusio" w:date="2018-03-04T23:36:51Z">
              <w:rPr>
                <w:rFonts w:hint="eastAsia"/>
              </w:rPr>
            </w:rPrChange>
          </w:rPr>
          <w:t>必须有一种强有力的信任机制来评估系统启动过程是否己经被攻击者所篡改。TPM硬</w:t>
        </w:r>
      </w:ins>
      <w:ins w:id="917" w:author="Janusio" w:date="2018-03-04T23:36:51Z">
        <w:r>
          <w:rPr>
            <w:rFonts w:hint="eastAsia" w:ascii="Times New Roman" w:hAnsi="Times New Roman"/>
            <w:sz w:val="24"/>
            <w:szCs w:val="24"/>
            <w:rPrChange w:id="918" w:author="Janusio" w:date="2018-03-04T23:36:51Z">
              <w:rPr>
                <w:rFonts w:hint="eastAsia"/>
              </w:rPr>
            </w:rPrChange>
          </w:rPr>
          <w:t>件中的完整性度量机制就是解决这一问题的重要方法。</w:t>
        </w:r>
      </w:ins>
      <w:ins w:id="919" w:author="Janusio" w:date="2018-03-04T23:37:56Z">
        <w:r>
          <w:rPr>
            <w:rFonts w:hint="eastAsia" w:ascii="Times New Roman" w:hAnsi="Times New Roman"/>
            <w:sz w:val="24"/>
            <w:szCs w:val="24"/>
            <w:rPrChange w:id="920" w:author="Janusio" w:date="2018-03-04T23:37:56Z">
              <w:rPr>
                <w:rFonts w:hint="eastAsia"/>
              </w:rPr>
            </w:rPrChange>
          </w:rPr>
          <w:t xml:space="preserve"> 信任链机制是TPM对启动序列信任评估的核心。信任链是在信任当前某一环节的</w:t>
        </w:r>
      </w:ins>
      <w:ins w:id="921" w:author="Janusio" w:date="2018-03-04T23:37:56Z">
        <w:r>
          <w:rPr>
            <w:rFonts w:hint="eastAsia" w:ascii="Times New Roman" w:hAnsi="Times New Roman"/>
            <w:sz w:val="24"/>
            <w:szCs w:val="24"/>
            <w:rPrChange w:id="922" w:author="Janusio" w:date="2018-03-04T23:37:56Z">
              <w:rPr>
                <w:rFonts w:hint="eastAsia"/>
              </w:rPr>
            </w:rPrChange>
          </w:rPr>
          <w:t>前提下，由该环节去评估下一个环节的安全性，确定下一环节可信之后再将控制权转交</w:t>
        </w:r>
      </w:ins>
      <w:ins w:id="923" w:author="Janusio" w:date="2018-03-04T23:37:56Z">
        <w:r>
          <w:rPr>
            <w:rFonts w:hint="eastAsia" w:ascii="Times New Roman" w:hAnsi="Times New Roman"/>
            <w:sz w:val="24"/>
            <w:szCs w:val="24"/>
            <w:rPrChange w:id="924" w:author="Janusio" w:date="2018-03-04T23:37:56Z">
              <w:rPr>
                <w:rFonts w:hint="eastAsia"/>
              </w:rPr>
            </w:rPrChange>
          </w:rPr>
          <w:t>给下一环节，然后依次向后推进。在信任链中，控制权依次在受信任的客体之间传递。</w:t>
        </w:r>
      </w:ins>
      <w:ins w:id="925" w:author="Janusio" w:date="2018-03-04T23:37:56Z">
        <w:r>
          <w:rPr>
            <w:rFonts w:hint="eastAsia" w:ascii="Times New Roman" w:hAnsi="Times New Roman"/>
            <w:sz w:val="24"/>
            <w:szCs w:val="24"/>
            <w:rPrChange w:id="926" w:author="Janusio" w:date="2018-03-04T23:37:56Z">
              <w:rPr>
                <w:rFonts w:hint="eastAsia"/>
              </w:rPr>
            </w:rPrChange>
          </w:rPr>
          <w:t>为了保证启动序列的每一环节都是安全可信的，那就必须能够在每一步控制权移交之前</w:t>
        </w:r>
      </w:ins>
      <w:ins w:id="927" w:author="Janusio" w:date="2018-03-04T23:37:56Z">
        <w:r>
          <w:rPr>
            <w:rFonts w:hint="eastAsia" w:ascii="Times New Roman" w:hAnsi="Times New Roman"/>
            <w:sz w:val="24"/>
            <w:szCs w:val="24"/>
            <w:rPrChange w:id="928" w:author="Janusio" w:date="2018-03-04T23:37:56Z">
              <w:rPr>
                <w:rFonts w:hint="eastAsia"/>
              </w:rPr>
            </w:rPrChange>
          </w:rPr>
          <w:t>对下一个环节进行量化的判断，判断下一环节的客体是否受到了篡改。判断是否被篡改</w:t>
        </w:r>
      </w:ins>
      <w:ins w:id="929" w:author="Janusio" w:date="2018-03-04T23:37:56Z">
        <w:r>
          <w:rPr>
            <w:rFonts w:hint="eastAsia" w:ascii="Times New Roman" w:hAnsi="Times New Roman"/>
            <w:sz w:val="24"/>
            <w:szCs w:val="24"/>
            <w:rPrChange w:id="930" w:author="Janusio" w:date="2018-03-04T23:37:56Z">
              <w:rPr>
                <w:rFonts w:hint="eastAsia"/>
              </w:rPr>
            </w:rPrChange>
          </w:rPr>
          <w:t>就是通过度量来完成的，即将客体二进制镜像进行哈希度量，并将所得的度量值扩展到</w:t>
        </w:r>
      </w:ins>
      <w:ins w:id="931" w:author="Janusio" w:date="2018-03-04T23:38:25Z">
        <w:r>
          <w:rPr>
            <w:rFonts w:hint="eastAsia" w:ascii="Times New Roman" w:hAnsi="Times New Roman"/>
            <w:sz w:val="24"/>
            <w:szCs w:val="24"/>
            <w:rPrChange w:id="932" w:author="Janusio" w:date="2018-03-04T23:38:25Z">
              <w:rPr>
                <w:rFonts w:hint="eastAsia"/>
              </w:rPr>
            </w:rPrChange>
          </w:rPr>
          <w:t>P</w:t>
        </w:r>
      </w:ins>
      <w:ins w:id="933" w:author="Janusio" w:date="2018-03-04T23:38:34Z">
        <w:r>
          <w:rPr>
            <w:rFonts w:hint="eastAsia" w:ascii="Times New Roman" w:hAnsi="Times New Roman"/>
            <w:sz w:val="24"/>
            <w:szCs w:val="24"/>
            <w:lang w:val="en-US" w:eastAsia="zh-CN"/>
          </w:rPr>
          <w:t>C</w:t>
        </w:r>
      </w:ins>
      <w:ins w:id="934" w:author="Janusio" w:date="2018-03-04T23:38:25Z">
        <w:r>
          <w:rPr>
            <w:rFonts w:hint="eastAsia" w:ascii="Times New Roman" w:hAnsi="Times New Roman"/>
            <w:sz w:val="24"/>
            <w:szCs w:val="24"/>
            <w:rPrChange w:id="935" w:author="Janusio" w:date="2018-03-04T23:38:25Z">
              <w:rPr>
                <w:rFonts w:hint="eastAsia"/>
              </w:rPr>
            </w:rPrChange>
          </w:rPr>
          <w:t>R中去。整个启动序列都遵循“先度量，再执行”的原则。当前阶段的代码负责度量</w:t>
        </w:r>
      </w:ins>
      <w:ins w:id="936" w:author="Janusio" w:date="2018-03-04T23:38:25Z">
        <w:r>
          <w:rPr>
            <w:rFonts w:hint="eastAsia" w:ascii="Times New Roman" w:hAnsi="Times New Roman"/>
            <w:sz w:val="24"/>
            <w:szCs w:val="24"/>
            <w:rPrChange w:id="937" w:author="Janusio" w:date="2018-03-04T23:38:25Z">
              <w:rPr>
                <w:rFonts w:hint="eastAsia"/>
              </w:rPr>
            </w:rPrChange>
          </w:rPr>
          <w:t>下一阶段即将要执行的代码，然后再将度量值扩展PGR中。这样循环往复，就构成了</w:t>
        </w:r>
      </w:ins>
      <w:ins w:id="938" w:author="Janusio" w:date="2018-03-04T23:38:25Z">
        <w:r>
          <w:rPr>
            <w:rFonts w:hint="eastAsia" w:ascii="Times New Roman" w:hAnsi="Times New Roman"/>
            <w:sz w:val="24"/>
            <w:szCs w:val="24"/>
            <w:rPrChange w:id="939" w:author="Janusio" w:date="2018-03-04T23:38:25Z">
              <w:rPr>
                <w:rFonts w:hint="eastAsia"/>
              </w:rPr>
            </w:rPrChange>
          </w:rPr>
          <w:t>信任链。信任链的建立过程如图2-6所示。</w:t>
        </w:r>
      </w:ins>
    </w:p>
    <w:p>
      <w:pPr>
        <w:pStyle w:val="23"/>
        <w:numPr>
          <w:ilvl w:val="-1"/>
          <w:numId w:val="0"/>
        </w:numPr>
        <w:spacing w:line="360" w:lineRule="auto"/>
        <w:ind w:firstLine="420" w:firstLineChars="0"/>
        <w:rPr>
          <w:ins w:id="941" w:author="Janusio" w:date="2018-03-04T23:38:25Z"/>
          <w:rFonts w:hint="eastAsia" w:ascii="Times New Roman" w:hAnsi="Times New Roman"/>
          <w:sz w:val="24"/>
          <w:szCs w:val="24"/>
          <w:rPrChange w:id="942" w:author="Janusio" w:date="2018-03-04T23:38:25Z">
            <w:rPr>
              <w:ins w:id="943" w:author="Janusio" w:date="2018-03-04T23:38:25Z"/>
              <w:rFonts w:hint="eastAsia"/>
            </w:rPr>
          </w:rPrChange>
        </w:rPr>
        <w:pPrChange w:id="940" w:author="Janusio" w:date="2018-03-04T23:37:15Z">
          <w:pPr>
            <w:pStyle w:val="23"/>
            <w:numPr>
              <w:ilvl w:val="0"/>
              <w:numId w:val="0"/>
            </w:numPr>
            <w:spacing w:line="360" w:lineRule="auto"/>
            <w:ind w:firstLine="420" w:firstLineChars="0"/>
          </w:pPr>
        </w:pPrChange>
      </w:pPr>
      <w:ins w:id="944" w:author="Janusio" w:date="2018-03-04T23:38:52Z">
        <w:r>
          <w:rPr/>
          <w:drawing>
            <wp:inline distT="0" distB="0" distL="114300" distR="114300">
              <wp:extent cx="5897245" cy="3079750"/>
              <wp:effectExtent l="0" t="0" r="8255" b="6350"/>
              <wp:docPr id="200"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6"/>
                      <pic:cNvPicPr>
                        <a:picLocks noChangeAspect="1"/>
                      </pic:cNvPicPr>
                    </pic:nvPicPr>
                    <pic:blipFill>
                      <a:blip r:embed="rId16"/>
                      <a:stretch>
                        <a:fillRect/>
                      </a:stretch>
                    </pic:blipFill>
                    <pic:spPr>
                      <a:xfrm>
                        <a:off x="0" y="0"/>
                        <a:ext cx="5897245" cy="3079750"/>
                      </a:xfrm>
                      <a:prstGeom prst="rect">
                        <a:avLst/>
                      </a:prstGeom>
                      <a:noFill/>
                      <a:ln w="9525">
                        <a:noFill/>
                      </a:ln>
                    </pic:spPr>
                  </pic:pic>
                </a:graphicData>
              </a:graphic>
            </wp:inline>
          </w:drawing>
        </w:r>
      </w:ins>
    </w:p>
    <w:p>
      <w:pPr>
        <w:pStyle w:val="23"/>
        <w:numPr>
          <w:ilvl w:val="-1"/>
          <w:numId w:val="0"/>
        </w:numPr>
        <w:spacing w:line="360" w:lineRule="auto"/>
        <w:ind w:firstLine="420" w:firstLineChars="0"/>
        <w:rPr>
          <w:ins w:id="947" w:author="Janusio" w:date="2018-03-04T23:37:16Z"/>
          <w:rFonts w:hint="eastAsia" w:ascii="Times New Roman" w:hAnsi="Times New Roman"/>
          <w:sz w:val="24"/>
          <w:szCs w:val="24"/>
        </w:rPr>
        <w:pPrChange w:id="946" w:author="Janusio" w:date="2018-03-04T23:37:15Z">
          <w:pPr>
            <w:pStyle w:val="23"/>
            <w:numPr>
              <w:ilvl w:val="0"/>
              <w:numId w:val="0"/>
            </w:numPr>
            <w:spacing w:line="360" w:lineRule="auto"/>
            <w:ind w:firstLine="420" w:firstLineChars="0"/>
          </w:pPr>
        </w:pPrChange>
      </w:pPr>
    </w:p>
    <w:p>
      <w:pPr>
        <w:pStyle w:val="23"/>
        <w:numPr>
          <w:ilvl w:val="-1"/>
          <w:numId w:val="0"/>
        </w:numPr>
        <w:spacing w:line="360" w:lineRule="auto"/>
        <w:ind w:firstLine="0" w:firstLineChars="0"/>
        <w:rPr>
          <w:del w:id="949" w:author="Janusio" w:date="2018-03-04T23:30:06Z"/>
          <w:rFonts w:hint="eastAsia" w:ascii="Times New Roman" w:hAnsi="Times New Roman"/>
          <w:sz w:val="24"/>
          <w:szCs w:val="24"/>
          <w:lang w:val="en-US" w:eastAsia="zh-CN"/>
        </w:rPr>
        <w:pPrChange w:id="948" w:author="Janusio" w:date="2018-03-04T23:37:17Z">
          <w:pPr>
            <w:pStyle w:val="23"/>
            <w:numPr>
              <w:ilvl w:val="0"/>
              <w:numId w:val="0"/>
            </w:numPr>
            <w:spacing w:line="360" w:lineRule="auto"/>
            <w:ind w:firstLine="420" w:firstLineChars="0"/>
          </w:pPr>
        </w:pPrChange>
      </w:pPr>
    </w:p>
    <w:p>
      <w:pPr>
        <w:pStyle w:val="23"/>
        <w:spacing w:line="360" w:lineRule="auto"/>
        <w:ind w:firstLine="0" w:firstLineChars="0"/>
        <w:outlineLvl w:val="9"/>
        <w:rPr>
          <w:ins w:id="950" w:author="Janusio" w:date="2018-03-05T00:05:14Z"/>
          <w:rFonts w:hint="eastAsia" w:ascii="Times New Roman" w:hAnsi="Times New Roman"/>
          <w:sz w:val="24"/>
          <w:szCs w:val="24"/>
        </w:rPr>
      </w:pPr>
      <w:ins w:id="951" w:author="Janusio" w:date="2018-03-05T00:05:14Z">
        <w:r>
          <w:rPr>
            <w:rFonts w:hint="eastAsia" w:ascii="Times New Roman" w:hAnsi="Times New Roman" w:eastAsia="仿宋_GB2312"/>
            <w:b/>
            <w:sz w:val="28"/>
            <w:szCs w:val="28"/>
            <w:lang w:val="en-US" w:eastAsia="zh-CN"/>
          </w:rPr>
          <w:t>2</w:t>
        </w:r>
      </w:ins>
      <w:ins w:id="952" w:author="Janusio" w:date="2018-03-05T00:05:14Z">
        <w:r>
          <w:rPr>
            <w:rFonts w:hint="eastAsia" w:ascii="Times New Roman" w:hAnsi="Times New Roman" w:eastAsia="仿宋_GB2312"/>
            <w:b/>
            <w:sz w:val="28"/>
            <w:szCs w:val="28"/>
          </w:rPr>
          <w:t>.</w:t>
        </w:r>
      </w:ins>
      <w:ins w:id="953" w:author="Janusio" w:date="2018-03-05T00:05:14Z">
        <w:r>
          <w:rPr>
            <w:rFonts w:hint="eastAsia" w:ascii="Times New Roman" w:hAnsi="Times New Roman" w:eastAsia="仿宋_GB2312"/>
            <w:b/>
            <w:sz w:val="28"/>
            <w:szCs w:val="28"/>
            <w:lang w:val="en-US" w:eastAsia="zh-CN"/>
          </w:rPr>
          <w:t xml:space="preserve">3 </w:t>
        </w:r>
      </w:ins>
      <w:ins w:id="954" w:author="Janusio" w:date="2018-03-05T00:05:34Z">
        <w:r>
          <w:rPr>
            <w:rFonts w:hint="eastAsia" w:ascii="黑体" w:hAnsi="黑体" w:eastAsia="黑体" w:cs="黑体"/>
            <w:b/>
            <w:bCs w:val="0"/>
            <w:sz w:val="28"/>
            <w:szCs w:val="28"/>
            <w:lang w:val="en-US" w:eastAsia="zh-CN"/>
          </w:rPr>
          <w:t>可信计算</w:t>
        </w:r>
      </w:ins>
      <w:ins w:id="955" w:author="Janusio" w:date="2018-03-05T00:06:46Z">
        <w:r>
          <w:rPr>
            <w:rFonts w:hint="eastAsia" w:ascii="黑体" w:hAnsi="黑体" w:eastAsia="黑体" w:cs="黑体"/>
            <w:b/>
            <w:bCs w:val="0"/>
            <w:sz w:val="28"/>
            <w:szCs w:val="28"/>
            <w:lang w:val="en-US" w:eastAsia="zh-CN"/>
          </w:rPr>
          <w:t>模块</w:t>
        </w:r>
      </w:ins>
      <w:ins w:id="956" w:author="Janusio" w:date="2018-03-05T00:05:36Z">
        <w:r>
          <w:rPr>
            <w:rFonts w:hint="eastAsia" w:ascii="黑体" w:hAnsi="黑体" w:eastAsia="黑体" w:cs="黑体"/>
            <w:b/>
            <w:bCs w:val="0"/>
            <w:sz w:val="28"/>
            <w:szCs w:val="28"/>
            <w:lang w:val="en-US" w:eastAsia="zh-CN"/>
          </w:rPr>
          <w:t>虚拟化</w:t>
        </w:r>
      </w:ins>
    </w:p>
    <w:p>
      <w:pPr>
        <w:pStyle w:val="23"/>
        <w:spacing w:line="360" w:lineRule="auto"/>
        <w:ind w:firstLine="420" w:firstLineChars="0"/>
        <w:outlineLvl w:val="9"/>
        <w:rPr>
          <w:ins w:id="958" w:author="Janusio" w:date="2018-03-05T00:07:55Z"/>
          <w:rFonts w:hint="eastAsia" w:ascii="Times New Roman" w:hAnsi="Times New Roman"/>
          <w:sz w:val="24"/>
          <w:szCs w:val="24"/>
          <w:lang w:val="en-US" w:eastAsia="zh-CN"/>
        </w:rPr>
        <w:pPrChange w:id="957" w:author="Janusio" w:date="2018-03-05T00:06:51Z">
          <w:pPr>
            <w:pStyle w:val="23"/>
            <w:spacing w:line="360" w:lineRule="auto"/>
            <w:ind w:firstLine="0" w:firstLineChars="0"/>
            <w:outlineLvl w:val="9"/>
          </w:pPr>
        </w:pPrChange>
      </w:pPr>
      <w:ins w:id="959"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960"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3"/>
        <w:spacing w:line="360" w:lineRule="auto"/>
        <w:ind w:firstLine="420" w:firstLineChars="0"/>
        <w:outlineLvl w:val="9"/>
        <w:rPr>
          <w:ins w:id="961" w:author="Janusio" w:date="2018-03-05T00:08:17Z"/>
          <w:rFonts w:hint="eastAsia" w:ascii="Times New Roman" w:hAnsi="Times New Roman"/>
          <w:sz w:val="24"/>
          <w:szCs w:val="24"/>
          <w:lang w:val="en-US" w:eastAsia="zh-CN"/>
        </w:rPr>
      </w:pPr>
      <w:ins w:id="962"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3"/>
        <w:spacing w:line="360" w:lineRule="auto"/>
        <w:ind w:firstLine="420" w:firstLineChars="0"/>
        <w:outlineLvl w:val="9"/>
        <w:rPr>
          <w:ins w:id="963" w:author="Janusio" w:date="2018-03-05T00:08:17Z"/>
          <w:rFonts w:hint="eastAsia" w:ascii="Times New Roman" w:hAnsi="Times New Roman"/>
          <w:sz w:val="24"/>
          <w:szCs w:val="24"/>
          <w:lang w:val="en-US" w:eastAsia="zh-CN"/>
        </w:rPr>
      </w:pPr>
      <w:ins w:id="964" w:author="Janusio" w:date="2018-03-05T00:08:17Z">
        <w:r>
          <w:rPr>
            <w:rFonts w:hint="eastAsia" w:ascii="Times New Roman" w:hAnsi="Times New Roman"/>
            <w:sz w:val="24"/>
            <w:szCs w:val="24"/>
            <w:lang w:val="en-US" w:eastAsia="zh-CN"/>
          </w:rPr>
          <w:t>等价性（Equivalence）</w:t>
        </w:r>
      </w:ins>
    </w:p>
    <w:p>
      <w:pPr>
        <w:pStyle w:val="23"/>
        <w:spacing w:line="360" w:lineRule="auto"/>
        <w:ind w:firstLine="420" w:firstLineChars="0"/>
        <w:outlineLvl w:val="9"/>
        <w:rPr>
          <w:ins w:id="965" w:author="Janusio" w:date="2018-03-05T00:08:17Z"/>
          <w:rFonts w:hint="eastAsia" w:ascii="Times New Roman" w:hAnsi="Times New Roman"/>
          <w:sz w:val="24"/>
          <w:szCs w:val="24"/>
          <w:lang w:val="en-US" w:eastAsia="zh-CN"/>
        </w:rPr>
      </w:pPr>
      <w:ins w:id="966"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3"/>
        <w:spacing w:line="360" w:lineRule="auto"/>
        <w:ind w:firstLine="420" w:firstLineChars="0"/>
        <w:outlineLvl w:val="9"/>
        <w:rPr>
          <w:ins w:id="967" w:author="Janusio" w:date="2018-03-05T00:08:17Z"/>
          <w:rFonts w:hint="eastAsia" w:ascii="Times New Roman" w:hAnsi="Times New Roman"/>
          <w:sz w:val="24"/>
          <w:szCs w:val="24"/>
          <w:lang w:val="en-US" w:eastAsia="zh-CN"/>
        </w:rPr>
      </w:pPr>
      <w:ins w:id="968" w:author="Janusio" w:date="2018-03-05T00:08:17Z">
        <w:r>
          <w:rPr>
            <w:rFonts w:hint="eastAsia" w:ascii="Times New Roman" w:hAnsi="Times New Roman"/>
            <w:sz w:val="24"/>
            <w:szCs w:val="24"/>
            <w:lang w:val="en-US" w:eastAsia="zh-CN"/>
          </w:rPr>
          <w:t>安全性(Safety)</w:t>
        </w:r>
      </w:ins>
    </w:p>
    <w:p>
      <w:pPr>
        <w:pStyle w:val="23"/>
        <w:spacing w:line="360" w:lineRule="auto"/>
        <w:ind w:firstLine="420" w:firstLineChars="0"/>
        <w:outlineLvl w:val="9"/>
        <w:rPr>
          <w:ins w:id="969" w:author="Janusio" w:date="2018-03-05T00:08:17Z"/>
          <w:rFonts w:hint="eastAsia" w:ascii="Times New Roman" w:hAnsi="Times New Roman"/>
          <w:sz w:val="24"/>
          <w:szCs w:val="24"/>
          <w:lang w:val="en-US" w:eastAsia="zh-CN"/>
        </w:rPr>
      </w:pPr>
      <w:ins w:id="970"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3"/>
        <w:spacing w:line="360" w:lineRule="auto"/>
        <w:ind w:firstLine="420" w:firstLineChars="0"/>
        <w:outlineLvl w:val="9"/>
        <w:rPr>
          <w:ins w:id="971" w:author="Janusio" w:date="2018-03-05T00:08:17Z"/>
          <w:rFonts w:hint="eastAsia" w:ascii="Times New Roman" w:hAnsi="Times New Roman"/>
          <w:sz w:val="24"/>
          <w:szCs w:val="24"/>
          <w:lang w:val="en-US" w:eastAsia="zh-CN"/>
        </w:rPr>
      </w:pPr>
      <w:ins w:id="972" w:author="Janusio" w:date="2018-03-05T00:08:17Z">
        <w:r>
          <w:rPr>
            <w:rFonts w:hint="eastAsia" w:ascii="Times New Roman" w:hAnsi="Times New Roman"/>
            <w:sz w:val="24"/>
            <w:szCs w:val="24"/>
            <w:lang w:val="en-US" w:eastAsia="zh-CN"/>
          </w:rPr>
          <w:t>方便性（Convenience）</w:t>
        </w:r>
      </w:ins>
    </w:p>
    <w:p>
      <w:pPr>
        <w:pStyle w:val="23"/>
        <w:spacing w:line="360" w:lineRule="auto"/>
        <w:ind w:firstLine="420" w:firstLineChars="0"/>
        <w:outlineLvl w:val="9"/>
        <w:rPr>
          <w:ins w:id="973" w:author="Janusio" w:date="2018-03-05T00:08:17Z"/>
          <w:rFonts w:hint="eastAsia" w:ascii="Times New Roman" w:hAnsi="Times New Roman"/>
          <w:sz w:val="24"/>
          <w:szCs w:val="24"/>
          <w:lang w:val="en-US" w:eastAsia="zh-CN"/>
        </w:rPr>
      </w:pPr>
      <w:ins w:id="974"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23"/>
        <w:spacing w:line="360" w:lineRule="auto"/>
        <w:ind w:firstLine="0" w:firstLineChars="0"/>
        <w:outlineLvl w:val="9"/>
        <w:rPr>
          <w:ins w:id="975" w:author="Janusio" w:date="2018-03-05T00:05:14Z"/>
          <w:rFonts w:hint="eastAsia" w:ascii="Times New Roman" w:hAnsi="Times New Roman"/>
          <w:sz w:val="24"/>
          <w:szCs w:val="24"/>
        </w:rPr>
      </w:pPr>
      <w:ins w:id="976" w:author="Janusio" w:date="2018-03-05T00:05:14Z">
        <w:r>
          <w:rPr>
            <w:rFonts w:hint="eastAsia" w:ascii="Times New Roman" w:hAnsi="Times New Roman" w:eastAsia="仿宋_GB2312"/>
            <w:b/>
            <w:sz w:val="28"/>
            <w:szCs w:val="28"/>
            <w:lang w:val="en-US" w:eastAsia="zh-CN"/>
          </w:rPr>
          <w:t>2</w:t>
        </w:r>
      </w:ins>
      <w:ins w:id="977" w:author="Janusio" w:date="2018-03-05T00:05:14Z">
        <w:r>
          <w:rPr>
            <w:rFonts w:hint="eastAsia" w:ascii="Times New Roman" w:hAnsi="Times New Roman" w:eastAsia="仿宋_GB2312"/>
            <w:b/>
            <w:sz w:val="28"/>
            <w:szCs w:val="28"/>
          </w:rPr>
          <w:t>.</w:t>
        </w:r>
      </w:ins>
      <w:ins w:id="978" w:author="Janusio" w:date="2018-03-05T00:08:29Z">
        <w:r>
          <w:rPr>
            <w:rFonts w:hint="eastAsia" w:ascii="Times New Roman" w:hAnsi="Times New Roman" w:eastAsia="仿宋_GB2312"/>
            <w:b/>
            <w:sz w:val="28"/>
            <w:szCs w:val="28"/>
            <w:lang w:val="en-US" w:eastAsia="zh-CN"/>
          </w:rPr>
          <w:t>4</w:t>
        </w:r>
      </w:ins>
      <w:ins w:id="979" w:author="Janusio" w:date="2018-03-05T00:05:14Z">
        <w:r>
          <w:rPr>
            <w:rFonts w:hint="eastAsia" w:ascii="Times New Roman" w:hAnsi="Times New Roman" w:eastAsia="仿宋_GB2312"/>
            <w:b/>
            <w:sz w:val="28"/>
            <w:szCs w:val="28"/>
            <w:lang w:val="en-US" w:eastAsia="zh-CN"/>
          </w:rPr>
          <w:t xml:space="preserve"> </w:t>
        </w:r>
      </w:ins>
      <w:ins w:id="980" w:author="Janusio" w:date="2018-03-05T00:05:14Z">
        <w:r>
          <w:rPr>
            <w:rFonts w:hint="eastAsia" w:ascii="黑体" w:hAnsi="黑体" w:eastAsia="黑体" w:cs="黑体"/>
            <w:b/>
            <w:bCs w:val="0"/>
            <w:sz w:val="28"/>
            <w:szCs w:val="28"/>
            <w:lang w:val="en-US" w:eastAsia="zh-CN"/>
          </w:rPr>
          <w:t>形式化分析方法</w:t>
        </w:r>
      </w:ins>
    </w:p>
    <w:p>
      <w:pPr>
        <w:pStyle w:val="23"/>
        <w:spacing w:line="360" w:lineRule="auto"/>
        <w:ind w:firstLine="420" w:firstLineChars="0"/>
        <w:rPr>
          <w:ins w:id="982" w:author="Janusio" w:date="2018-03-04T23:42:52Z"/>
          <w:rFonts w:hint="eastAsia" w:ascii="Times New Roman" w:hAnsi="Times New Roman"/>
          <w:sz w:val="24"/>
          <w:szCs w:val="24"/>
          <w:lang w:val="en-US" w:eastAsia="zh-CN"/>
        </w:rPr>
        <w:pPrChange w:id="981" w:author="Janusio" w:date="2018-03-04T23:41:25Z">
          <w:pPr>
            <w:pStyle w:val="23"/>
            <w:spacing w:line="360" w:lineRule="auto"/>
            <w:ind w:firstLine="0" w:firstLineChars="0"/>
          </w:pPr>
        </w:pPrChange>
      </w:pPr>
      <w:ins w:id="983" w:author="Janusio" w:date="2018-03-05T00:05:14Z">
        <w:r>
          <w:rPr>
            <w:rFonts w:hint="eastAsia" w:ascii="Times New Roman" w:hAnsi="Times New Roman"/>
            <w:sz w:val="24"/>
            <w:szCs w:val="24"/>
            <w:lang w:val="en-US" w:eastAsia="zh-CN"/>
          </w:rPr>
          <w:t>在计算机</w:t>
        </w:r>
      </w:ins>
      <w:ins w:id="984" w:author="Janusio" w:date="2018-03-04T23:42:20Z">
        <w:r>
          <w:rPr>
            <w:rFonts w:hint="eastAsia" w:ascii="Times New Roman" w:hAnsi="Times New Roman"/>
            <w:sz w:val="24"/>
            <w:szCs w:val="24"/>
            <w:lang w:val="en-US" w:eastAsia="zh-CN"/>
          </w:rPr>
          <w:t>科学和软件工程领域，形式化方法是基于</w:t>
        </w:r>
      </w:ins>
      <w:ins w:id="985" w:author="Janusio" w:date="2018-03-04T23:42:20Z">
        <w:r>
          <w:rPr>
            <w:rFonts w:hint="eastAsia" w:ascii="Times New Roman" w:hAnsi="Times New Roman"/>
            <w:sz w:val="24"/>
            <w:szCs w:val="24"/>
            <w:lang w:val="en-US" w:eastAsia="zh-CN"/>
          </w:rPr>
          <w:fldChar w:fldCharType="begin"/>
        </w:r>
      </w:ins>
      <w:ins w:id="986" w:author="Janusio" w:date="2018-03-04T23:42:20Z">
        <w:r>
          <w:rPr>
            <w:rFonts w:hint="eastAsia" w:ascii="Times New Roman" w:hAnsi="Times New Roman"/>
            <w:sz w:val="24"/>
            <w:szCs w:val="24"/>
            <w:lang w:val="en-US" w:eastAsia="zh-CN"/>
          </w:rPr>
          <w:instrText xml:space="preserve"> HYPERLINK "https://baike.baidu.com/item/%E6%95%B0%E5%AD%A6" \t "https://baike.baidu.com/item/%E5%BD%A2%E5%BC%8F%E5%8C%96%E6%96%B9%E6%B3%95/_blank" </w:instrText>
        </w:r>
      </w:ins>
      <w:ins w:id="987" w:author="Janusio" w:date="2018-03-04T23:42:20Z">
        <w:r>
          <w:rPr>
            <w:rFonts w:hint="eastAsia" w:ascii="Times New Roman" w:hAnsi="Times New Roman"/>
            <w:sz w:val="24"/>
            <w:szCs w:val="24"/>
            <w:lang w:val="en-US" w:eastAsia="zh-CN"/>
          </w:rPr>
          <w:fldChar w:fldCharType="separate"/>
        </w:r>
      </w:ins>
      <w:ins w:id="988" w:author="Janusio" w:date="2018-03-04T23:42:20Z">
        <w:r>
          <w:rPr>
            <w:rFonts w:hint="eastAsia" w:ascii="Times New Roman" w:hAnsi="Times New Roman"/>
            <w:sz w:val="24"/>
            <w:szCs w:val="24"/>
            <w:lang w:val="en-US" w:eastAsia="zh-CN"/>
          </w:rPr>
          <w:t>数学</w:t>
        </w:r>
      </w:ins>
      <w:ins w:id="989" w:author="Janusio" w:date="2018-03-04T23:42:20Z">
        <w:r>
          <w:rPr>
            <w:rFonts w:hint="eastAsia" w:ascii="Times New Roman" w:hAnsi="Times New Roman"/>
            <w:sz w:val="24"/>
            <w:szCs w:val="24"/>
            <w:lang w:val="en-US" w:eastAsia="zh-CN"/>
          </w:rPr>
          <w:fldChar w:fldCharType="end"/>
        </w:r>
      </w:ins>
      <w:ins w:id="990" w:author="Janusio" w:date="2018-03-04T23:42:20Z">
        <w:r>
          <w:rPr>
            <w:rFonts w:hint="eastAsia" w:ascii="Times New Roman" w:hAnsi="Times New Roman"/>
            <w:sz w:val="24"/>
            <w:szCs w:val="24"/>
            <w:lang w:val="en-US" w:eastAsia="zh-CN"/>
          </w:rPr>
          <w:t>的特种技术，适合于软件和硬件系统的描述、开发和验证。将形式化方法用于软件和硬件设计，是期望能够像其它工程学科一样，使用适当的数学分析以提高设计的可靠性和</w:t>
        </w:r>
      </w:ins>
      <w:ins w:id="991" w:author="Janusio" w:date="2018-03-04T23:42:20Z">
        <w:r>
          <w:rPr>
            <w:rFonts w:hint="eastAsia" w:ascii="Times New Roman" w:hAnsi="Times New Roman"/>
            <w:sz w:val="24"/>
            <w:szCs w:val="24"/>
            <w:lang w:val="en-US" w:eastAsia="zh-CN"/>
          </w:rPr>
          <w:fldChar w:fldCharType="begin"/>
        </w:r>
      </w:ins>
      <w:ins w:id="992" w:author="Janusio" w:date="2018-03-04T23:42:20Z">
        <w:r>
          <w:rPr>
            <w:rFonts w:hint="eastAsia" w:ascii="Times New Roman" w:hAnsi="Times New Roman"/>
            <w:sz w:val="24"/>
            <w:szCs w:val="24"/>
            <w:lang w:val="en-US" w:eastAsia="zh-CN"/>
          </w:rPr>
          <w:instrText xml:space="preserve"> HYPERLINK "https://baike.baidu.com/item/%E9%B2%81%E6%A3%92%E6%80%A7" \t "https://baike.baidu.com/item/%E5%BD%A2%E5%BC%8F%E5%8C%96%E6%96%B9%E6%B3%95/_blank" </w:instrText>
        </w:r>
      </w:ins>
      <w:ins w:id="993" w:author="Janusio" w:date="2018-03-04T23:42:20Z">
        <w:r>
          <w:rPr>
            <w:rFonts w:hint="eastAsia" w:ascii="Times New Roman" w:hAnsi="Times New Roman"/>
            <w:sz w:val="24"/>
            <w:szCs w:val="24"/>
            <w:lang w:val="en-US" w:eastAsia="zh-CN"/>
          </w:rPr>
          <w:fldChar w:fldCharType="separate"/>
        </w:r>
      </w:ins>
      <w:ins w:id="994" w:author="Janusio" w:date="2018-03-04T23:42:20Z">
        <w:r>
          <w:rPr>
            <w:rFonts w:hint="eastAsia" w:ascii="Times New Roman" w:hAnsi="Times New Roman"/>
            <w:sz w:val="24"/>
            <w:szCs w:val="24"/>
            <w:lang w:val="en-US" w:eastAsia="zh-CN"/>
          </w:rPr>
          <w:t>鲁棒性</w:t>
        </w:r>
      </w:ins>
      <w:ins w:id="995" w:author="Janusio" w:date="2018-03-04T23:42:20Z">
        <w:r>
          <w:rPr>
            <w:rFonts w:hint="eastAsia" w:ascii="Times New Roman" w:hAnsi="Times New Roman"/>
            <w:sz w:val="24"/>
            <w:szCs w:val="24"/>
            <w:lang w:val="en-US" w:eastAsia="zh-CN"/>
          </w:rPr>
          <w:fldChar w:fldCharType="end"/>
        </w:r>
      </w:ins>
      <w:ins w:id="996" w:author="Janusio" w:date="2018-03-04T23:42:20Z">
        <w:r>
          <w:rPr>
            <w:rFonts w:hint="eastAsia" w:ascii="Times New Roman" w:hAnsi="Times New Roman"/>
            <w:sz w:val="24"/>
            <w:szCs w:val="24"/>
            <w:lang w:val="en-US" w:eastAsia="zh-CN"/>
          </w:rPr>
          <w:t>。但是，由于采用形式化方法的成本高意味着它们通常只用于开发注重安全性的高度整合的系统。</w:t>
        </w:r>
      </w:ins>
    </w:p>
    <w:p>
      <w:pPr>
        <w:pStyle w:val="23"/>
        <w:spacing w:line="360" w:lineRule="auto"/>
        <w:ind w:firstLine="420" w:firstLineChars="0"/>
        <w:rPr>
          <w:ins w:id="998" w:author="Janusio" w:date="2018-03-04T23:42:56Z"/>
          <w:rFonts w:hint="eastAsia" w:ascii="Times New Roman" w:hAnsi="Times New Roman"/>
          <w:sz w:val="24"/>
          <w:szCs w:val="24"/>
          <w:lang w:val="en-US" w:eastAsia="zh-CN"/>
        </w:rPr>
        <w:pPrChange w:id="997" w:author="Janusio" w:date="2018-03-04T23:41:25Z">
          <w:pPr>
            <w:pStyle w:val="23"/>
            <w:spacing w:line="360" w:lineRule="auto"/>
            <w:ind w:firstLine="0" w:firstLineChars="0"/>
          </w:pPr>
        </w:pPrChange>
      </w:pPr>
      <w:ins w:id="999" w:author="Janusio" w:date="2018-03-04T23:42:47Z">
        <w:r>
          <w:rPr>
            <w:rFonts w:hint="eastAsia" w:ascii="Times New Roman" w:hAnsi="Times New Roman"/>
            <w:sz w:val="24"/>
            <w:szCs w:val="24"/>
            <w:lang w:val="en-US" w:eastAsia="zh-CN"/>
          </w:rPr>
          <w:t>形式化方法</w:t>
        </w:r>
      </w:ins>
      <w:ins w:id="1000" w:author="Janusio" w:date="2018-03-04T23:42:38Z">
        <w:r>
          <w:rPr>
            <w:rFonts w:hint="eastAsia" w:ascii="Times New Roman" w:hAnsi="Times New Roman"/>
            <w:sz w:val="24"/>
            <w:szCs w:val="24"/>
            <w:lang w:val="en-US" w:eastAsia="zh-CN"/>
          </w:rPr>
          <w:t>用于开发计算机系统的形式化方法是描述系统性质的基于数学的技术，这样的形式化方法提供了一个框架，可以在框架中以系统的而不是特别的方式刻划、开发和验 证系统。 如果一个方法有良好的数学基础，那么它就是形式化的，典型地以形式化规约语言给出。这个基础提供一系列精确定义的概念，如：一致性和完整性，以及定义规范 的实现和正确性。 形式化方法的本质是基于数学的方法来描述目标软件系统属性的一种技术。不同的形式化方法的数学基础是不同的，有的以集合论和一阶谓词演算为基础，有的则以时态逻辑为基础。形式化方法需要形式化规约说明语言的支持。</w:t>
        </w:r>
      </w:ins>
    </w:p>
    <w:p>
      <w:pPr>
        <w:pStyle w:val="23"/>
        <w:spacing w:line="360" w:lineRule="auto"/>
        <w:ind w:firstLine="0" w:firstLineChars="0"/>
        <w:outlineLvl w:val="9"/>
        <w:rPr>
          <w:ins w:id="1001" w:author="Janusio" w:date="2018-03-05T00:02:31Z"/>
          <w:rFonts w:hint="eastAsia" w:ascii="Times New Roman" w:hAnsi="Times New Roman"/>
          <w:sz w:val="24"/>
          <w:szCs w:val="24"/>
        </w:rPr>
      </w:pPr>
      <w:ins w:id="1002" w:author="Janusio" w:date="2018-03-05T00:02:31Z">
        <w:r>
          <w:rPr>
            <w:rFonts w:hint="eastAsia" w:ascii="Times New Roman" w:hAnsi="Times New Roman"/>
            <w:sz w:val="24"/>
            <w:szCs w:val="24"/>
          </w:rPr>
          <w:t>2.</w:t>
        </w:r>
      </w:ins>
      <w:ins w:id="1003" w:author="Janusio" w:date="2018-03-05T00:08:33Z">
        <w:r>
          <w:rPr>
            <w:rFonts w:hint="eastAsia" w:ascii="Times New Roman" w:hAnsi="Times New Roman"/>
            <w:sz w:val="24"/>
            <w:szCs w:val="24"/>
            <w:lang w:val="en-US" w:eastAsia="zh-CN"/>
          </w:rPr>
          <w:t>4</w:t>
        </w:r>
      </w:ins>
      <w:ins w:id="1004" w:author="Janusio" w:date="2018-03-05T00:02:31Z">
        <w:r>
          <w:rPr>
            <w:rFonts w:hint="eastAsia" w:ascii="Times New Roman" w:hAnsi="Times New Roman"/>
            <w:sz w:val="24"/>
            <w:szCs w:val="24"/>
          </w:rPr>
          <w:t>.</w:t>
        </w:r>
      </w:ins>
      <w:ins w:id="1005" w:author="Janusio" w:date="2018-03-05T00:02:31Z">
        <w:r>
          <w:rPr>
            <w:rFonts w:hint="eastAsia" w:ascii="Times New Roman" w:hAnsi="Times New Roman"/>
            <w:sz w:val="24"/>
            <w:szCs w:val="24"/>
            <w:lang w:val="en-US" w:eastAsia="zh-CN"/>
          </w:rPr>
          <w:t>1</w:t>
        </w:r>
      </w:ins>
      <w:ins w:id="1006" w:author="Janusio" w:date="2018-03-05T00:02:31Z">
        <w:r>
          <w:rPr>
            <w:rFonts w:hint="eastAsia" w:ascii="Times New Roman" w:hAnsi="Times New Roman"/>
            <w:sz w:val="24"/>
            <w:szCs w:val="24"/>
          </w:rPr>
          <w:t xml:space="preserve"> </w:t>
        </w:r>
      </w:ins>
      <w:ins w:id="1007" w:author="Janusio" w:date="2018-03-05T00:02:31Z">
        <w:r>
          <w:rPr>
            <w:rFonts w:hint="eastAsia" w:ascii="Times New Roman" w:hAnsi="Times New Roman" w:eastAsia="黑体"/>
            <w:b/>
            <w:sz w:val="24"/>
            <w:szCs w:val="24"/>
            <w:lang w:val="en-US" w:eastAsia="zh-CN"/>
          </w:rPr>
          <w:t>无干扰理论</w:t>
        </w:r>
      </w:ins>
    </w:p>
    <w:p>
      <w:pPr>
        <w:pStyle w:val="23"/>
        <w:spacing w:line="360" w:lineRule="auto"/>
        <w:ind w:firstLine="420" w:firstLineChars="0"/>
        <w:rPr>
          <w:ins w:id="1008" w:author="Janusio" w:date="2018-03-05T13:05:17Z"/>
          <w:rFonts w:hint="eastAsia" w:ascii="Times New Roman" w:hAnsi="Times New Roman"/>
          <w:sz w:val="24"/>
          <w:szCs w:val="24"/>
          <w:lang w:val="en-US" w:eastAsia="zh-CN"/>
        </w:rPr>
      </w:pPr>
      <w:ins w:id="1009" w:author="Janusio" w:date="2018-03-05T13:02:17Z">
        <w:r>
          <w:rPr>
            <w:rFonts w:hint="eastAsia" w:ascii="Times New Roman" w:hAnsi="Times New Roman"/>
            <w:sz w:val="24"/>
            <w:szCs w:val="24"/>
            <w:lang w:val="en-US" w:eastAsia="zh-CN"/>
          </w:rPr>
          <w:t>1</w:t>
        </w:r>
      </w:ins>
      <w:ins w:id="1010" w:author="Janusio" w:date="2018-03-05T13:02:18Z">
        <w:r>
          <w:rPr>
            <w:rFonts w:hint="eastAsia" w:ascii="Times New Roman" w:hAnsi="Times New Roman"/>
            <w:sz w:val="24"/>
            <w:szCs w:val="24"/>
            <w:lang w:val="en-US" w:eastAsia="zh-CN"/>
          </w:rPr>
          <w:t>982</w:t>
        </w:r>
      </w:ins>
      <w:ins w:id="1011" w:author="Janusio" w:date="2018-03-05T13:02:19Z">
        <w:r>
          <w:rPr>
            <w:rFonts w:hint="eastAsia" w:ascii="Times New Roman" w:hAnsi="Times New Roman"/>
            <w:sz w:val="24"/>
            <w:szCs w:val="24"/>
            <w:lang w:val="en-US" w:eastAsia="zh-CN"/>
          </w:rPr>
          <w:t>年，</w:t>
        </w:r>
      </w:ins>
      <w:ins w:id="1012" w:author="Janusio" w:date="2018-03-05T13:02:24Z">
        <w:r>
          <w:rPr>
            <w:rFonts w:hint="eastAsia" w:ascii="Times New Roman" w:hAnsi="Times New Roman"/>
            <w:sz w:val="24"/>
            <w:szCs w:val="24"/>
            <w:lang w:val="en-US" w:eastAsia="zh-CN"/>
          </w:rPr>
          <w:t>Go</w:t>
        </w:r>
      </w:ins>
      <w:ins w:id="1013" w:author="Janusio" w:date="2018-03-05T13:02:27Z">
        <w:r>
          <w:rPr>
            <w:rFonts w:hint="eastAsia" w:ascii="Times New Roman" w:hAnsi="Times New Roman"/>
            <w:sz w:val="24"/>
            <w:szCs w:val="24"/>
            <w:lang w:val="en-US" w:eastAsia="zh-CN"/>
          </w:rPr>
          <w:t>g</w:t>
        </w:r>
      </w:ins>
      <w:ins w:id="1014" w:author="Janusio" w:date="2018-03-05T13:02:30Z">
        <w:r>
          <w:rPr>
            <w:rFonts w:hint="eastAsia" w:ascii="Times New Roman" w:hAnsi="Times New Roman"/>
            <w:sz w:val="24"/>
            <w:szCs w:val="24"/>
            <w:lang w:val="en-US" w:eastAsia="zh-CN"/>
          </w:rPr>
          <w:t>uen</w:t>
        </w:r>
      </w:ins>
      <w:ins w:id="1015" w:author="Janusio" w:date="2018-03-05T13:02:32Z">
        <w:r>
          <w:rPr>
            <w:rFonts w:hint="eastAsia" w:ascii="Times New Roman" w:hAnsi="Times New Roman"/>
            <w:sz w:val="24"/>
            <w:szCs w:val="24"/>
            <w:lang w:val="en-US" w:eastAsia="zh-CN"/>
          </w:rPr>
          <w:t>和</w:t>
        </w:r>
      </w:ins>
      <w:ins w:id="1016" w:author="Janusio" w:date="2018-03-05T13:02:37Z">
        <w:r>
          <w:rPr>
            <w:rFonts w:hint="eastAsia" w:ascii="Times New Roman" w:hAnsi="Times New Roman"/>
            <w:sz w:val="24"/>
            <w:szCs w:val="24"/>
            <w:lang w:val="en-US" w:eastAsia="zh-CN"/>
          </w:rPr>
          <w:t>Meseguer</w:t>
        </w:r>
      </w:ins>
      <w:ins w:id="1017" w:author="Janusio" w:date="2018-03-05T13:02:42Z">
        <w:r>
          <w:rPr>
            <w:rFonts w:hint="eastAsia" w:ascii="Times New Roman" w:hAnsi="Times New Roman"/>
            <w:sz w:val="24"/>
            <w:szCs w:val="24"/>
            <w:lang w:val="en-US" w:eastAsia="zh-CN"/>
          </w:rPr>
          <w:t>最早</w:t>
        </w:r>
      </w:ins>
      <w:ins w:id="1018" w:author="Janusio" w:date="2018-03-05T13:02:43Z">
        <w:r>
          <w:rPr>
            <w:rFonts w:hint="eastAsia" w:ascii="Times New Roman" w:hAnsi="Times New Roman"/>
            <w:sz w:val="24"/>
            <w:szCs w:val="24"/>
            <w:lang w:val="en-US" w:eastAsia="zh-CN"/>
          </w:rPr>
          <w:t>提出</w:t>
        </w:r>
      </w:ins>
      <w:ins w:id="1019" w:author="Janusio" w:date="2018-03-05T13:02:44Z">
        <w:r>
          <w:rPr>
            <w:rFonts w:hint="eastAsia" w:ascii="Times New Roman" w:hAnsi="Times New Roman"/>
            <w:sz w:val="24"/>
            <w:szCs w:val="24"/>
            <w:lang w:val="en-US" w:eastAsia="zh-CN"/>
          </w:rPr>
          <w:t>基于</w:t>
        </w:r>
      </w:ins>
      <w:ins w:id="1020" w:author="Janusio" w:date="2018-03-05T13:02:02Z">
        <w:r>
          <w:rPr>
            <w:rFonts w:hint="eastAsia" w:ascii="Times New Roman" w:hAnsi="Times New Roman"/>
            <w:sz w:val="24"/>
            <w:szCs w:val="24"/>
            <w:lang w:val="en-US" w:eastAsia="zh-CN"/>
          </w:rPr>
          <w:t>信息</w:t>
        </w:r>
      </w:ins>
      <w:ins w:id="1021" w:author="Janusio" w:date="2018-03-05T13:02:03Z">
        <w:r>
          <w:rPr>
            <w:rFonts w:hint="eastAsia" w:ascii="Times New Roman" w:hAnsi="Times New Roman"/>
            <w:sz w:val="24"/>
            <w:szCs w:val="24"/>
            <w:lang w:val="en-US" w:eastAsia="zh-CN"/>
          </w:rPr>
          <w:t>流</w:t>
        </w:r>
      </w:ins>
      <w:ins w:id="1022" w:author="Janusio" w:date="2018-03-05T13:02:08Z">
        <w:r>
          <w:rPr>
            <w:rFonts w:hint="eastAsia" w:ascii="Times New Roman" w:hAnsi="Times New Roman"/>
            <w:sz w:val="24"/>
            <w:szCs w:val="24"/>
            <w:lang w:val="en-US" w:eastAsia="zh-CN"/>
          </w:rPr>
          <w:t>的</w:t>
        </w:r>
      </w:ins>
      <w:ins w:id="1023" w:author="Janusio" w:date="2018-03-05T13:02:10Z">
        <w:r>
          <w:rPr>
            <w:rFonts w:hint="eastAsia" w:ascii="Times New Roman" w:hAnsi="Times New Roman"/>
            <w:sz w:val="24"/>
            <w:szCs w:val="24"/>
            <w:lang w:val="en-US" w:eastAsia="zh-CN"/>
          </w:rPr>
          <w:t>无干扰</w:t>
        </w:r>
      </w:ins>
      <w:ins w:id="1024" w:author="Janusio" w:date="2018-03-05T13:02:11Z">
        <w:r>
          <w:rPr>
            <w:rFonts w:hint="eastAsia" w:ascii="Times New Roman" w:hAnsi="Times New Roman"/>
            <w:sz w:val="24"/>
            <w:szCs w:val="24"/>
            <w:lang w:val="en-US" w:eastAsia="zh-CN"/>
          </w:rPr>
          <w:t>理论</w:t>
        </w:r>
      </w:ins>
      <w:ins w:id="1025" w:author="Janusio" w:date="2018-03-05T13:02:48Z">
        <w:r>
          <w:rPr>
            <w:rFonts w:hint="eastAsia" w:ascii="Times New Roman" w:hAnsi="Times New Roman"/>
            <w:sz w:val="24"/>
            <w:szCs w:val="24"/>
            <w:lang w:val="en-US" w:eastAsia="zh-CN"/>
          </w:rPr>
          <w:t>，</w:t>
        </w:r>
      </w:ins>
      <w:ins w:id="1026" w:author="Janusio" w:date="2018-03-05T13:02:52Z">
        <w:r>
          <w:rPr>
            <w:rFonts w:hint="eastAsia" w:ascii="Times New Roman" w:hAnsi="Times New Roman"/>
            <w:sz w:val="24"/>
            <w:szCs w:val="24"/>
            <w:lang w:val="en-US" w:eastAsia="zh-CN"/>
          </w:rPr>
          <w:t>但是</w:t>
        </w:r>
      </w:ins>
      <w:ins w:id="1027" w:author="Janusio" w:date="2018-03-05T13:02:54Z">
        <w:r>
          <w:rPr>
            <w:rFonts w:hint="eastAsia" w:ascii="Times New Roman" w:hAnsi="Times New Roman"/>
            <w:sz w:val="24"/>
            <w:szCs w:val="24"/>
            <w:lang w:val="en-US" w:eastAsia="zh-CN"/>
          </w:rPr>
          <w:t>目前</w:t>
        </w:r>
      </w:ins>
      <w:ins w:id="1028" w:author="Janusio" w:date="2018-03-05T13:02:58Z">
        <w:r>
          <w:rPr>
            <w:rFonts w:hint="eastAsia" w:ascii="Times New Roman" w:hAnsi="Times New Roman"/>
            <w:sz w:val="24"/>
            <w:szCs w:val="24"/>
            <w:lang w:val="en-US" w:eastAsia="zh-CN"/>
          </w:rPr>
          <w:t>使用的</w:t>
        </w:r>
      </w:ins>
      <w:ins w:id="1029" w:author="Janusio" w:date="2018-03-05T13:03:03Z">
        <w:r>
          <w:rPr>
            <w:rFonts w:hint="eastAsia" w:ascii="Times New Roman" w:hAnsi="Times New Roman"/>
            <w:sz w:val="24"/>
            <w:szCs w:val="24"/>
            <w:lang w:val="en-US" w:eastAsia="zh-CN"/>
          </w:rPr>
          <w:t>无干扰</w:t>
        </w:r>
      </w:ins>
      <w:ins w:id="1030" w:author="Janusio" w:date="2018-03-05T13:03:04Z">
        <w:r>
          <w:rPr>
            <w:rFonts w:hint="eastAsia" w:ascii="Times New Roman" w:hAnsi="Times New Roman"/>
            <w:sz w:val="24"/>
            <w:szCs w:val="24"/>
            <w:lang w:val="en-US" w:eastAsia="zh-CN"/>
          </w:rPr>
          <w:t>理论</w:t>
        </w:r>
      </w:ins>
      <w:ins w:id="1031" w:author="Janusio" w:date="2018-03-05T13:03:25Z">
        <w:r>
          <w:rPr>
            <w:rFonts w:hint="eastAsia" w:ascii="Times New Roman" w:hAnsi="Times New Roman"/>
            <w:sz w:val="24"/>
            <w:szCs w:val="24"/>
            <w:lang w:val="en-US" w:eastAsia="zh-CN"/>
          </w:rPr>
          <w:t>是</w:t>
        </w:r>
      </w:ins>
      <w:ins w:id="1032" w:author="Janusio" w:date="2018-03-05T13:03:28Z">
        <w:r>
          <w:rPr>
            <w:rFonts w:hint="eastAsia" w:ascii="Times New Roman" w:hAnsi="Times New Roman"/>
            <w:sz w:val="24"/>
            <w:szCs w:val="24"/>
            <w:lang w:val="en-US" w:eastAsia="zh-CN"/>
          </w:rPr>
          <w:t>1</w:t>
        </w:r>
      </w:ins>
      <w:ins w:id="1033" w:author="Janusio" w:date="2018-03-05T13:03:30Z">
        <w:r>
          <w:rPr>
            <w:rFonts w:hint="eastAsia" w:ascii="Times New Roman" w:hAnsi="Times New Roman"/>
            <w:sz w:val="24"/>
            <w:szCs w:val="24"/>
            <w:lang w:val="en-US" w:eastAsia="zh-CN"/>
          </w:rPr>
          <w:t>992</w:t>
        </w:r>
      </w:ins>
      <w:ins w:id="1034" w:author="Janusio" w:date="2018-03-05T13:03:31Z">
        <w:r>
          <w:rPr>
            <w:rFonts w:hint="eastAsia" w:ascii="Times New Roman" w:hAnsi="Times New Roman"/>
            <w:sz w:val="24"/>
            <w:szCs w:val="24"/>
            <w:lang w:val="en-US" w:eastAsia="zh-CN"/>
          </w:rPr>
          <w:t>年</w:t>
        </w:r>
      </w:ins>
      <w:ins w:id="1035" w:author="Janusio" w:date="2018-03-05T13:03:32Z">
        <w:r>
          <w:rPr>
            <w:rFonts w:hint="eastAsia" w:ascii="Times New Roman" w:hAnsi="Times New Roman"/>
            <w:sz w:val="24"/>
            <w:szCs w:val="24"/>
            <w:lang w:val="en-US" w:eastAsia="zh-CN"/>
          </w:rPr>
          <w:t>由</w:t>
        </w:r>
      </w:ins>
      <w:ins w:id="1036" w:author="Janusio" w:date="2018-03-05T13:03:50Z">
        <w:r>
          <w:rPr>
            <w:rFonts w:hint="eastAsia" w:ascii="Times New Roman" w:hAnsi="Times New Roman"/>
            <w:sz w:val="24"/>
            <w:szCs w:val="24"/>
            <w:lang w:val="en-US" w:eastAsia="zh-CN"/>
          </w:rPr>
          <w:t>Rushby</w:t>
        </w:r>
      </w:ins>
      <w:ins w:id="1037" w:author="Janusio" w:date="2018-03-05T13:03:51Z">
        <w:r>
          <w:rPr>
            <w:rFonts w:hint="eastAsia" w:ascii="Times New Roman" w:hAnsi="Times New Roman"/>
            <w:sz w:val="24"/>
            <w:szCs w:val="24"/>
            <w:lang w:val="en-US" w:eastAsia="zh-CN"/>
          </w:rPr>
          <w:t>提出，</w:t>
        </w:r>
      </w:ins>
      <w:ins w:id="1038" w:author="Janusio" w:date="2018-03-05T13:04:00Z">
        <w:r>
          <w:rPr>
            <w:rFonts w:hint="eastAsia" w:ascii="Times New Roman" w:hAnsi="Times New Roman"/>
            <w:sz w:val="24"/>
            <w:szCs w:val="24"/>
            <w:lang w:val="en-US" w:eastAsia="zh-CN"/>
          </w:rPr>
          <w:t>主要</w:t>
        </w:r>
      </w:ins>
      <w:ins w:id="1039" w:author="Janusio" w:date="2018-03-05T13:04:01Z">
        <w:r>
          <w:rPr>
            <w:rFonts w:hint="eastAsia" w:ascii="Times New Roman" w:hAnsi="Times New Roman"/>
            <w:sz w:val="24"/>
            <w:szCs w:val="24"/>
            <w:lang w:val="en-US" w:eastAsia="zh-CN"/>
          </w:rPr>
          <w:t>采用</w:t>
        </w:r>
      </w:ins>
      <w:ins w:id="1040" w:author="Janusio" w:date="2018-03-05T13:04:03Z">
        <w:r>
          <w:rPr>
            <w:rFonts w:hint="eastAsia" w:ascii="Times New Roman" w:hAnsi="Times New Roman"/>
            <w:sz w:val="24"/>
            <w:szCs w:val="24"/>
            <w:lang w:val="en-US" w:eastAsia="zh-CN"/>
          </w:rPr>
          <w:t>状态机的</w:t>
        </w:r>
      </w:ins>
      <w:ins w:id="1041" w:author="Janusio" w:date="2018-03-05T13:04:15Z">
        <w:r>
          <w:rPr>
            <w:rFonts w:hint="eastAsia" w:ascii="Times New Roman" w:hAnsi="Times New Roman"/>
            <w:sz w:val="24"/>
            <w:szCs w:val="24"/>
            <w:lang w:val="en-US" w:eastAsia="zh-CN"/>
          </w:rPr>
          <w:t>无干扰</w:t>
        </w:r>
      </w:ins>
      <w:ins w:id="1042" w:author="Janusio" w:date="2018-03-05T13:04:16Z">
        <w:r>
          <w:rPr>
            <w:rFonts w:hint="eastAsia" w:ascii="Times New Roman" w:hAnsi="Times New Roman"/>
            <w:sz w:val="24"/>
            <w:szCs w:val="24"/>
            <w:lang w:val="en-US" w:eastAsia="zh-CN"/>
          </w:rPr>
          <w:t>利用</w:t>
        </w:r>
      </w:ins>
      <w:ins w:id="1043" w:author="Janusio" w:date="2018-03-05T13:04:17Z">
        <w:r>
          <w:rPr>
            <w:rFonts w:hint="eastAsia" w:ascii="Times New Roman" w:hAnsi="Times New Roman"/>
            <w:sz w:val="24"/>
            <w:szCs w:val="24"/>
            <w:lang w:val="en-US" w:eastAsia="zh-CN"/>
          </w:rPr>
          <w:t>，</w:t>
        </w:r>
      </w:ins>
      <w:ins w:id="1044" w:author="Janusio" w:date="2018-03-05T13:04:19Z">
        <w:r>
          <w:rPr>
            <w:rFonts w:hint="eastAsia" w:ascii="Times New Roman" w:hAnsi="Times New Roman"/>
            <w:sz w:val="24"/>
            <w:szCs w:val="24"/>
            <w:lang w:val="en-US" w:eastAsia="zh-CN"/>
          </w:rPr>
          <w:t>并</w:t>
        </w:r>
      </w:ins>
      <w:ins w:id="1045" w:author="Janusio" w:date="2018-03-05T13:04:33Z">
        <w:r>
          <w:rPr>
            <w:rFonts w:hint="eastAsia" w:ascii="Times New Roman" w:hAnsi="Times New Roman"/>
            <w:sz w:val="24"/>
            <w:szCs w:val="24"/>
            <w:lang w:val="en-US" w:eastAsia="zh-CN"/>
          </w:rPr>
          <w:t>传递</w:t>
        </w:r>
      </w:ins>
      <w:ins w:id="1046" w:author="Janusio" w:date="2018-03-05T13:04:34Z">
        <w:r>
          <w:rPr>
            <w:rFonts w:hint="eastAsia" w:ascii="Times New Roman" w:hAnsi="Times New Roman"/>
            <w:sz w:val="24"/>
            <w:szCs w:val="24"/>
            <w:lang w:val="en-US" w:eastAsia="zh-CN"/>
          </w:rPr>
          <w:t>无干扰</w:t>
        </w:r>
      </w:ins>
      <w:ins w:id="1047" w:author="Janusio" w:date="2018-03-05T13:04:35Z">
        <w:r>
          <w:rPr>
            <w:rFonts w:hint="eastAsia" w:ascii="Times New Roman" w:hAnsi="Times New Roman"/>
            <w:sz w:val="24"/>
            <w:szCs w:val="24"/>
            <w:lang w:val="en-US" w:eastAsia="zh-CN"/>
          </w:rPr>
          <w:t>和</w:t>
        </w:r>
      </w:ins>
      <w:ins w:id="1048" w:author="Janusio" w:date="2018-03-05T13:04:39Z">
        <w:r>
          <w:rPr>
            <w:rFonts w:hint="eastAsia" w:ascii="Times New Roman" w:hAnsi="Times New Roman"/>
            <w:sz w:val="24"/>
            <w:szCs w:val="24"/>
            <w:lang w:val="en-US" w:eastAsia="zh-CN"/>
          </w:rPr>
          <w:t>非</w:t>
        </w:r>
      </w:ins>
      <w:ins w:id="1049" w:author="Janusio" w:date="2018-03-05T13:04:40Z">
        <w:r>
          <w:rPr>
            <w:rFonts w:hint="eastAsia" w:ascii="Times New Roman" w:hAnsi="Times New Roman"/>
            <w:sz w:val="24"/>
            <w:szCs w:val="24"/>
            <w:lang w:val="en-US" w:eastAsia="zh-CN"/>
          </w:rPr>
          <w:t>传递</w:t>
        </w:r>
      </w:ins>
      <w:ins w:id="1050" w:author="Janusio" w:date="2018-03-05T13:04:41Z">
        <w:r>
          <w:rPr>
            <w:rFonts w:hint="eastAsia" w:ascii="Times New Roman" w:hAnsi="Times New Roman"/>
            <w:sz w:val="24"/>
            <w:szCs w:val="24"/>
            <w:lang w:val="en-US" w:eastAsia="zh-CN"/>
          </w:rPr>
          <w:t>无干扰的</w:t>
        </w:r>
      </w:ins>
      <w:ins w:id="1051" w:author="Janusio" w:date="2018-03-05T13:04:42Z">
        <w:r>
          <w:rPr>
            <w:rFonts w:hint="eastAsia" w:ascii="Times New Roman" w:hAnsi="Times New Roman"/>
            <w:sz w:val="24"/>
            <w:szCs w:val="24"/>
            <w:lang w:val="en-US" w:eastAsia="zh-CN"/>
          </w:rPr>
          <w:t>安全</w:t>
        </w:r>
      </w:ins>
      <w:ins w:id="1052" w:author="Janusio" w:date="2018-03-05T13:04:47Z">
        <w:r>
          <w:rPr>
            <w:rFonts w:hint="eastAsia" w:ascii="Times New Roman" w:hAnsi="Times New Roman"/>
            <w:sz w:val="24"/>
            <w:szCs w:val="24"/>
            <w:lang w:val="en-US" w:eastAsia="zh-CN"/>
          </w:rPr>
          <w:t>定义。</w:t>
        </w:r>
      </w:ins>
      <w:ins w:id="1053" w:author="Janusio" w:date="2018-03-05T13:04:49Z">
        <w:r>
          <w:rPr>
            <w:rFonts w:hint="eastAsia" w:ascii="Times New Roman" w:hAnsi="Times New Roman"/>
            <w:sz w:val="24"/>
            <w:szCs w:val="24"/>
            <w:lang w:val="en-US" w:eastAsia="zh-CN"/>
          </w:rPr>
          <w:t>本文</w:t>
        </w:r>
      </w:ins>
      <w:ins w:id="1054" w:author="Janusio" w:date="2018-03-05T13:04:52Z">
        <w:r>
          <w:rPr>
            <w:rFonts w:hint="eastAsia" w:ascii="Times New Roman" w:hAnsi="Times New Roman"/>
            <w:sz w:val="24"/>
            <w:szCs w:val="24"/>
            <w:lang w:val="en-US" w:eastAsia="zh-CN"/>
          </w:rPr>
          <w:t>给出</w:t>
        </w:r>
      </w:ins>
      <w:ins w:id="1055" w:author="Janusio" w:date="2018-03-05T13:04:56Z">
        <w:r>
          <w:rPr>
            <w:rFonts w:hint="eastAsia" w:ascii="Times New Roman" w:hAnsi="Times New Roman"/>
            <w:sz w:val="24"/>
            <w:szCs w:val="24"/>
            <w:lang w:val="en-US" w:eastAsia="zh-CN"/>
          </w:rPr>
          <w:t>Rushby</w:t>
        </w:r>
      </w:ins>
      <w:ins w:id="1056" w:author="Janusio" w:date="2018-03-05T13:04:57Z">
        <w:r>
          <w:rPr>
            <w:rFonts w:hint="eastAsia" w:ascii="Times New Roman" w:hAnsi="Times New Roman"/>
            <w:sz w:val="24"/>
            <w:szCs w:val="24"/>
            <w:lang w:val="en-US" w:eastAsia="zh-CN"/>
          </w:rPr>
          <w:t>的</w:t>
        </w:r>
      </w:ins>
      <w:ins w:id="1057" w:author="Janusio" w:date="2018-03-05T13:05:09Z">
        <w:r>
          <w:rPr>
            <w:rFonts w:hint="eastAsia" w:ascii="Times New Roman" w:hAnsi="Times New Roman"/>
            <w:sz w:val="24"/>
            <w:szCs w:val="24"/>
            <w:lang w:val="en-US" w:eastAsia="zh-CN"/>
          </w:rPr>
          <w:t>基于</w:t>
        </w:r>
      </w:ins>
      <w:ins w:id="1058" w:author="Janusio" w:date="2018-03-05T13:05:11Z">
        <w:r>
          <w:rPr>
            <w:rFonts w:hint="eastAsia" w:ascii="Times New Roman" w:hAnsi="Times New Roman"/>
            <w:sz w:val="24"/>
            <w:szCs w:val="24"/>
            <w:lang w:val="en-US" w:eastAsia="zh-CN"/>
          </w:rPr>
          <w:t>状态机的</w:t>
        </w:r>
      </w:ins>
      <w:ins w:id="1059" w:author="Janusio" w:date="2018-03-05T13:05:12Z">
        <w:r>
          <w:rPr>
            <w:rFonts w:hint="eastAsia" w:ascii="Times New Roman" w:hAnsi="Times New Roman"/>
            <w:sz w:val="24"/>
            <w:szCs w:val="24"/>
            <w:lang w:val="en-US" w:eastAsia="zh-CN"/>
          </w:rPr>
          <w:t>无干扰</w:t>
        </w:r>
      </w:ins>
      <w:ins w:id="1060" w:author="Janusio" w:date="2018-03-05T13:05:13Z">
        <w:r>
          <w:rPr>
            <w:rFonts w:hint="eastAsia" w:ascii="Times New Roman" w:hAnsi="Times New Roman"/>
            <w:sz w:val="24"/>
            <w:szCs w:val="24"/>
            <w:lang w:val="en-US" w:eastAsia="zh-CN"/>
          </w:rPr>
          <w:t>理论的</w:t>
        </w:r>
      </w:ins>
      <w:ins w:id="1061" w:author="Janusio" w:date="2018-03-05T13:05:14Z">
        <w:r>
          <w:rPr>
            <w:rFonts w:hint="eastAsia" w:ascii="Times New Roman" w:hAnsi="Times New Roman"/>
            <w:sz w:val="24"/>
            <w:szCs w:val="24"/>
            <w:lang w:val="en-US" w:eastAsia="zh-CN"/>
          </w:rPr>
          <w:t>基本</w:t>
        </w:r>
      </w:ins>
      <w:ins w:id="1062" w:author="Janusio" w:date="2018-03-05T13:05:15Z">
        <w:r>
          <w:rPr>
            <w:rFonts w:hint="eastAsia" w:ascii="Times New Roman" w:hAnsi="Times New Roman"/>
            <w:sz w:val="24"/>
            <w:szCs w:val="24"/>
            <w:lang w:val="en-US" w:eastAsia="zh-CN"/>
          </w:rPr>
          <w:t>定义</w:t>
        </w:r>
      </w:ins>
      <w:ins w:id="1063" w:author="Janusio" w:date="2018-03-05T13:05:16Z">
        <w:r>
          <w:rPr>
            <w:rFonts w:hint="eastAsia" w:ascii="Times New Roman" w:hAnsi="Times New Roman"/>
            <w:sz w:val="24"/>
            <w:szCs w:val="24"/>
            <w:lang w:val="en-US" w:eastAsia="zh-CN"/>
          </w:rPr>
          <w:t>。</w:t>
        </w:r>
      </w:ins>
    </w:p>
    <w:p>
      <w:pPr>
        <w:pStyle w:val="23"/>
        <w:spacing w:line="360" w:lineRule="auto"/>
        <w:ind w:firstLine="420" w:firstLineChars="0"/>
        <w:rPr>
          <w:ins w:id="1064" w:author="Janusio" w:date="2018-03-05T13:06:31Z"/>
          <w:rFonts w:hint="eastAsia" w:ascii="Times New Roman" w:hAnsi="Times New Roman"/>
          <w:sz w:val="24"/>
          <w:szCs w:val="24"/>
          <w:lang w:val="en-US" w:eastAsia="zh-CN"/>
        </w:rPr>
      </w:pPr>
      <w:ins w:id="1065" w:author="Janusio" w:date="2018-03-05T13:05:23Z">
        <w:r>
          <w:rPr>
            <w:rFonts w:hint="eastAsia" w:ascii="Times New Roman" w:hAnsi="Times New Roman"/>
            <w:sz w:val="24"/>
            <w:szCs w:val="24"/>
            <w:lang w:val="en-US" w:eastAsia="zh-CN"/>
          </w:rPr>
          <w:t>系统</w:t>
        </w:r>
      </w:ins>
      <w:ins w:id="1066" w:author="Janusio" w:date="2018-03-05T13:05:24Z">
        <w:r>
          <w:rPr>
            <w:rFonts w:hint="eastAsia" w:ascii="Times New Roman" w:hAnsi="Times New Roman"/>
            <w:sz w:val="24"/>
            <w:szCs w:val="24"/>
            <w:lang w:val="en-US" w:eastAsia="zh-CN"/>
          </w:rPr>
          <w:t>中</w:t>
        </w:r>
      </w:ins>
      <w:ins w:id="1067" w:author="Janusio" w:date="2018-03-05T13:05:25Z">
        <w:r>
          <w:rPr>
            <w:rFonts w:hint="eastAsia" w:ascii="Times New Roman" w:hAnsi="Times New Roman"/>
            <w:sz w:val="24"/>
            <w:szCs w:val="24"/>
            <w:lang w:val="en-US" w:eastAsia="zh-CN"/>
          </w:rPr>
          <w:t>M</w:t>
        </w:r>
      </w:ins>
      <w:ins w:id="1068" w:author="Janusio" w:date="2018-03-05T13:05:34Z">
        <w:r>
          <w:rPr>
            <w:rFonts w:hint="eastAsia" w:ascii="Times New Roman" w:hAnsi="Times New Roman"/>
            <w:sz w:val="24"/>
            <w:szCs w:val="24"/>
            <w:lang w:val="en-US" w:eastAsia="zh-CN"/>
          </w:rPr>
          <w:t>主要</w:t>
        </w:r>
      </w:ins>
      <w:ins w:id="1069" w:author="Janusio" w:date="2018-03-05T13:05:35Z">
        <w:r>
          <w:rPr>
            <w:rFonts w:hint="eastAsia" w:ascii="Times New Roman" w:hAnsi="Times New Roman"/>
            <w:sz w:val="24"/>
            <w:szCs w:val="24"/>
            <w:lang w:val="en-US" w:eastAsia="zh-CN"/>
          </w:rPr>
          <w:t>包括</w:t>
        </w:r>
      </w:ins>
      <w:ins w:id="1070" w:author="Janusio" w:date="2018-03-05T13:05:36Z">
        <w:r>
          <w:rPr>
            <w:rFonts w:hint="eastAsia" w:ascii="Times New Roman" w:hAnsi="Times New Roman"/>
            <w:sz w:val="24"/>
            <w:szCs w:val="24"/>
            <w:lang w:val="en-US" w:eastAsia="zh-CN"/>
          </w:rPr>
          <w:t>：</w:t>
        </w:r>
      </w:ins>
      <w:ins w:id="1071" w:author="Janusio" w:date="2018-03-05T13:05:37Z">
        <w:r>
          <w:rPr>
            <w:rFonts w:hint="eastAsia" w:ascii="Times New Roman" w:hAnsi="Times New Roman"/>
            <w:sz w:val="24"/>
            <w:szCs w:val="24"/>
            <w:lang w:val="en-US" w:eastAsia="zh-CN"/>
          </w:rPr>
          <w:t>系统</w:t>
        </w:r>
      </w:ins>
      <w:ins w:id="1072" w:author="Janusio" w:date="2018-03-05T13:05:39Z">
        <w:r>
          <w:rPr>
            <w:rFonts w:hint="eastAsia" w:ascii="Times New Roman" w:hAnsi="Times New Roman"/>
            <w:sz w:val="24"/>
            <w:szCs w:val="24"/>
            <w:lang w:val="en-US" w:eastAsia="zh-CN"/>
          </w:rPr>
          <w:t>状态集合</w:t>
        </w:r>
      </w:ins>
      <w:ins w:id="1073" w:author="Janusio" w:date="2018-03-05T13:05:40Z">
        <w:r>
          <w:rPr>
            <w:rFonts w:hint="eastAsia" w:ascii="Times New Roman" w:hAnsi="Times New Roman"/>
            <w:sz w:val="24"/>
            <w:szCs w:val="24"/>
            <w:lang w:val="en-US" w:eastAsia="zh-CN"/>
          </w:rPr>
          <w:t>S</w:t>
        </w:r>
      </w:ins>
      <w:ins w:id="1074" w:author="Janusio" w:date="2018-03-05T13:05:41Z">
        <w:r>
          <w:rPr>
            <w:rFonts w:hint="eastAsia" w:ascii="Times New Roman" w:hAnsi="Times New Roman"/>
            <w:sz w:val="24"/>
            <w:szCs w:val="24"/>
            <w:lang w:val="en-US" w:eastAsia="zh-CN"/>
          </w:rPr>
          <w:t>、</w:t>
        </w:r>
      </w:ins>
      <w:ins w:id="1075" w:author="Janusio" w:date="2018-03-05T13:05:43Z">
        <w:r>
          <w:rPr>
            <w:rFonts w:hint="eastAsia" w:ascii="Times New Roman" w:hAnsi="Times New Roman"/>
            <w:sz w:val="24"/>
            <w:szCs w:val="24"/>
            <w:lang w:val="en-US" w:eastAsia="zh-CN"/>
          </w:rPr>
          <w:t>动作</w:t>
        </w:r>
      </w:ins>
      <w:ins w:id="1076" w:author="Janusio" w:date="2018-03-05T13:05:46Z">
        <w:r>
          <w:rPr>
            <w:rFonts w:hint="eastAsia" w:ascii="Times New Roman" w:hAnsi="Times New Roman"/>
            <w:sz w:val="24"/>
            <w:szCs w:val="24"/>
            <w:lang w:val="en-US" w:eastAsia="zh-CN"/>
          </w:rPr>
          <w:t>行为</w:t>
        </w:r>
      </w:ins>
      <w:ins w:id="1077" w:author="Janusio" w:date="2018-03-05T13:05:47Z">
        <w:r>
          <w:rPr>
            <w:rFonts w:hint="eastAsia" w:ascii="Times New Roman" w:hAnsi="Times New Roman"/>
            <w:sz w:val="24"/>
            <w:szCs w:val="24"/>
            <w:lang w:val="en-US" w:eastAsia="zh-CN"/>
          </w:rPr>
          <w:t>集合A</w:t>
        </w:r>
      </w:ins>
      <w:ins w:id="1078" w:author="Janusio" w:date="2018-03-05T13:05:48Z">
        <w:r>
          <w:rPr>
            <w:rFonts w:hint="eastAsia" w:ascii="Times New Roman" w:hAnsi="Times New Roman"/>
            <w:sz w:val="24"/>
            <w:szCs w:val="24"/>
            <w:lang w:val="en-US" w:eastAsia="zh-CN"/>
          </w:rPr>
          <w:t>、</w:t>
        </w:r>
      </w:ins>
      <w:ins w:id="1079" w:author="Janusio" w:date="2018-03-05T13:05:51Z">
        <w:r>
          <w:rPr>
            <w:rFonts w:hint="eastAsia" w:ascii="Times New Roman" w:hAnsi="Times New Roman"/>
            <w:sz w:val="24"/>
            <w:szCs w:val="24"/>
            <w:lang w:val="en-US" w:eastAsia="zh-CN"/>
          </w:rPr>
          <w:t>系统</w:t>
        </w:r>
      </w:ins>
      <w:ins w:id="1080" w:author="Janusio" w:date="2018-03-05T13:05:52Z">
        <w:r>
          <w:rPr>
            <w:rFonts w:hint="eastAsia" w:ascii="Times New Roman" w:hAnsi="Times New Roman"/>
            <w:sz w:val="24"/>
            <w:szCs w:val="24"/>
            <w:lang w:val="en-US" w:eastAsia="zh-CN"/>
          </w:rPr>
          <w:t>输出</w:t>
        </w:r>
      </w:ins>
      <w:ins w:id="1081" w:author="Janusio" w:date="2018-03-05T13:05:53Z">
        <w:r>
          <w:rPr>
            <w:rFonts w:hint="eastAsia" w:ascii="Times New Roman" w:hAnsi="Times New Roman"/>
            <w:sz w:val="24"/>
            <w:szCs w:val="24"/>
            <w:lang w:val="en-US" w:eastAsia="zh-CN"/>
          </w:rPr>
          <w:t>集合</w:t>
        </w:r>
      </w:ins>
      <w:ins w:id="1082" w:author="Janusio" w:date="2018-03-05T13:05:54Z">
        <w:r>
          <w:rPr>
            <w:rFonts w:hint="eastAsia" w:ascii="Times New Roman" w:hAnsi="Times New Roman"/>
            <w:sz w:val="24"/>
            <w:szCs w:val="24"/>
            <w:lang w:val="en-US" w:eastAsia="zh-CN"/>
          </w:rPr>
          <w:t>O</w:t>
        </w:r>
      </w:ins>
      <w:ins w:id="1083" w:author="Janusio" w:date="2018-03-05T13:05:55Z">
        <w:r>
          <w:rPr>
            <w:rFonts w:hint="eastAsia" w:ascii="Times New Roman" w:hAnsi="Times New Roman"/>
            <w:sz w:val="24"/>
            <w:szCs w:val="24"/>
            <w:lang w:val="en-US" w:eastAsia="zh-CN"/>
          </w:rPr>
          <w:t>、</w:t>
        </w:r>
      </w:ins>
      <w:ins w:id="1084" w:author="Janusio" w:date="2018-03-05T13:06:00Z">
        <w:r>
          <w:rPr>
            <w:rFonts w:hint="eastAsia" w:ascii="Times New Roman" w:hAnsi="Times New Roman"/>
            <w:sz w:val="24"/>
            <w:szCs w:val="24"/>
            <w:lang w:val="en-US" w:eastAsia="zh-CN"/>
          </w:rPr>
          <w:t>系统</w:t>
        </w:r>
      </w:ins>
      <w:ins w:id="1085" w:author="Janusio" w:date="2018-03-05T13:06:01Z">
        <w:r>
          <w:rPr>
            <w:rFonts w:hint="eastAsia" w:ascii="Times New Roman" w:hAnsi="Times New Roman"/>
            <w:sz w:val="24"/>
            <w:szCs w:val="24"/>
            <w:lang w:val="en-US" w:eastAsia="zh-CN"/>
          </w:rPr>
          <w:t>安全域</w:t>
        </w:r>
      </w:ins>
      <w:ins w:id="1086" w:author="Janusio" w:date="2018-03-05T13:06:02Z">
        <w:r>
          <w:rPr>
            <w:rFonts w:hint="eastAsia" w:ascii="Times New Roman" w:hAnsi="Times New Roman"/>
            <w:sz w:val="24"/>
            <w:szCs w:val="24"/>
            <w:lang w:val="en-US" w:eastAsia="zh-CN"/>
          </w:rPr>
          <w:t>集合</w:t>
        </w:r>
      </w:ins>
      <w:ins w:id="1087" w:author="Janusio" w:date="2018-03-05T13:06:03Z">
        <w:r>
          <w:rPr>
            <w:rFonts w:hint="eastAsia" w:ascii="Times New Roman" w:hAnsi="Times New Roman"/>
            <w:sz w:val="24"/>
            <w:szCs w:val="24"/>
            <w:lang w:val="en-US" w:eastAsia="zh-CN"/>
          </w:rPr>
          <w:t>D</w:t>
        </w:r>
      </w:ins>
      <w:ins w:id="1088" w:author="Janusio" w:date="2018-03-05T13:06:05Z">
        <w:r>
          <w:rPr>
            <w:rFonts w:hint="eastAsia" w:ascii="Times New Roman" w:hAnsi="Times New Roman"/>
            <w:sz w:val="24"/>
            <w:szCs w:val="24"/>
            <w:lang w:val="en-US" w:eastAsia="zh-CN"/>
          </w:rPr>
          <w:t>四个</w:t>
        </w:r>
      </w:ins>
      <w:ins w:id="1089" w:author="Janusio" w:date="2018-03-05T13:06:06Z">
        <w:r>
          <w:rPr>
            <w:rFonts w:hint="eastAsia" w:ascii="Times New Roman" w:hAnsi="Times New Roman"/>
            <w:sz w:val="24"/>
            <w:szCs w:val="24"/>
            <w:lang w:val="en-US" w:eastAsia="zh-CN"/>
          </w:rPr>
          <w:t>集合，</w:t>
        </w:r>
      </w:ins>
      <w:ins w:id="1090" w:author="Janusio" w:date="2018-03-05T13:06:08Z">
        <w:r>
          <w:rPr>
            <w:rFonts w:hint="eastAsia" w:ascii="Times New Roman" w:hAnsi="Times New Roman"/>
            <w:sz w:val="24"/>
            <w:szCs w:val="24"/>
            <w:lang w:val="en-US" w:eastAsia="zh-CN"/>
          </w:rPr>
          <w:t>这</w:t>
        </w:r>
      </w:ins>
      <w:ins w:id="1091" w:author="Janusio" w:date="2018-03-05T13:06:11Z">
        <w:r>
          <w:rPr>
            <w:rFonts w:hint="eastAsia" w:ascii="Times New Roman" w:hAnsi="Times New Roman"/>
            <w:sz w:val="24"/>
            <w:szCs w:val="24"/>
            <w:lang w:val="en-US" w:eastAsia="zh-CN"/>
          </w:rPr>
          <w:t>四个</w:t>
        </w:r>
      </w:ins>
      <w:ins w:id="1092" w:author="Janusio" w:date="2018-03-05T13:06:12Z">
        <w:r>
          <w:rPr>
            <w:rFonts w:hint="eastAsia" w:ascii="Times New Roman" w:hAnsi="Times New Roman"/>
            <w:sz w:val="24"/>
            <w:szCs w:val="24"/>
            <w:lang w:val="en-US" w:eastAsia="zh-CN"/>
          </w:rPr>
          <w:t>集合</w:t>
        </w:r>
      </w:ins>
      <w:ins w:id="1093" w:author="Janusio" w:date="2018-03-05T13:06:19Z">
        <w:r>
          <w:rPr>
            <w:rFonts w:hint="eastAsia" w:ascii="Times New Roman" w:hAnsi="Times New Roman"/>
            <w:sz w:val="24"/>
            <w:szCs w:val="24"/>
            <w:lang w:val="en-US" w:eastAsia="zh-CN"/>
          </w:rPr>
          <w:t>主要</w:t>
        </w:r>
      </w:ins>
      <w:ins w:id="1094" w:author="Janusio" w:date="2018-03-05T13:06:21Z">
        <w:r>
          <w:rPr>
            <w:rFonts w:hint="eastAsia" w:ascii="Times New Roman" w:hAnsi="Times New Roman"/>
            <w:sz w:val="24"/>
            <w:szCs w:val="24"/>
            <w:lang w:val="en-US" w:eastAsia="zh-CN"/>
          </w:rPr>
          <w:t>存在</w:t>
        </w:r>
      </w:ins>
      <w:ins w:id="1095" w:author="Janusio" w:date="2018-03-05T13:06:23Z">
        <w:r>
          <w:rPr>
            <w:rFonts w:hint="eastAsia" w:ascii="Times New Roman" w:hAnsi="Times New Roman"/>
            <w:sz w:val="24"/>
            <w:szCs w:val="24"/>
            <w:lang w:val="en-US" w:eastAsia="zh-CN"/>
          </w:rPr>
          <w:t>四种</w:t>
        </w:r>
      </w:ins>
      <w:ins w:id="1096" w:author="Janusio" w:date="2018-03-05T13:06:28Z">
        <w:r>
          <w:rPr>
            <w:rFonts w:hint="eastAsia" w:ascii="Times New Roman" w:hAnsi="Times New Roman"/>
            <w:sz w:val="24"/>
            <w:szCs w:val="24"/>
            <w:lang w:val="en-US" w:eastAsia="zh-CN"/>
          </w:rPr>
          <w:t>动作</w:t>
        </w:r>
      </w:ins>
      <w:ins w:id="1097" w:author="Janusio" w:date="2018-03-05T13:06:30Z">
        <w:r>
          <w:rPr>
            <w:rFonts w:hint="eastAsia" w:ascii="Times New Roman" w:hAnsi="Times New Roman"/>
            <w:sz w:val="24"/>
            <w:szCs w:val="24"/>
            <w:lang w:val="en-US" w:eastAsia="zh-CN"/>
          </w:rPr>
          <w:t>函数</w:t>
        </w:r>
      </w:ins>
      <w:ins w:id="1098" w:author="Janusio" w:date="2018-03-05T13:06:31Z">
        <w:r>
          <w:rPr>
            <w:rFonts w:hint="eastAsia" w:ascii="Times New Roman" w:hAnsi="Times New Roman"/>
            <w:sz w:val="24"/>
            <w:szCs w:val="24"/>
            <w:lang w:val="en-US" w:eastAsia="zh-CN"/>
          </w:rPr>
          <w:t>：</w:t>
        </w:r>
      </w:ins>
    </w:p>
    <w:p>
      <w:pPr>
        <w:pStyle w:val="23"/>
        <w:spacing w:line="360" w:lineRule="auto"/>
        <w:ind w:firstLine="420" w:firstLineChars="0"/>
        <w:rPr>
          <w:ins w:id="1099" w:author="Janusio" w:date="2018-03-05T13:07:19Z"/>
          <w:rFonts w:hint="eastAsia" w:ascii="Times New Roman" w:hAnsi="Times New Roman"/>
          <w:i/>
          <w:iCs/>
          <w:sz w:val="24"/>
          <w:szCs w:val="24"/>
          <w:lang w:val="en-US" w:eastAsia="zh-CN"/>
        </w:rPr>
      </w:pPr>
      <w:ins w:id="1100" w:author="Janusio" w:date="2018-03-05T13:06:37Z">
        <w:r>
          <w:rPr>
            <w:rFonts w:hint="eastAsia" w:ascii="Times New Roman" w:hAnsi="Times New Roman"/>
            <w:sz w:val="24"/>
            <w:szCs w:val="24"/>
            <w:lang w:val="en-US" w:eastAsia="zh-CN"/>
          </w:rPr>
          <w:t>单步</w:t>
        </w:r>
      </w:ins>
      <w:ins w:id="1101" w:author="Janusio" w:date="2018-03-05T13:06:41Z">
        <w:r>
          <w:rPr>
            <w:rFonts w:hint="eastAsia" w:ascii="Times New Roman" w:hAnsi="Times New Roman"/>
            <w:sz w:val="24"/>
            <w:szCs w:val="24"/>
            <w:lang w:val="en-US" w:eastAsia="zh-CN"/>
          </w:rPr>
          <w:t>状态</w:t>
        </w:r>
      </w:ins>
      <w:ins w:id="1102" w:author="Janusio" w:date="2018-03-05T13:06:42Z">
        <w:r>
          <w:rPr>
            <w:rFonts w:hint="eastAsia" w:ascii="Times New Roman" w:hAnsi="Times New Roman"/>
            <w:sz w:val="24"/>
            <w:szCs w:val="24"/>
            <w:lang w:val="en-US" w:eastAsia="zh-CN"/>
          </w:rPr>
          <w:t>转移</w:t>
        </w:r>
      </w:ins>
      <w:ins w:id="1103" w:author="Janusio" w:date="2018-03-05T13:06:43Z">
        <w:r>
          <w:rPr>
            <w:rFonts w:hint="eastAsia" w:ascii="Times New Roman" w:hAnsi="Times New Roman"/>
            <w:sz w:val="24"/>
            <w:szCs w:val="24"/>
            <w:lang w:val="en-US" w:eastAsia="zh-CN"/>
          </w:rPr>
          <w:t>函数：</w:t>
        </w:r>
      </w:ins>
      <w:ins w:id="1104" w:author="Janusio" w:date="2018-03-05T13:06:45Z">
        <w:r>
          <w:rPr>
            <w:rFonts w:hint="eastAsia" w:ascii="Times New Roman" w:hAnsi="Times New Roman"/>
            <w:i/>
            <w:iCs/>
            <w:sz w:val="24"/>
            <w:szCs w:val="24"/>
            <w:lang w:val="en-US" w:eastAsia="zh-CN"/>
            <w:rPrChange w:id="1105" w:author="Janusio" w:date="2018-03-05T13:07:05Z">
              <w:rPr>
                <w:rFonts w:hint="eastAsia" w:ascii="Times New Roman" w:hAnsi="Times New Roman"/>
                <w:sz w:val="24"/>
                <w:szCs w:val="24"/>
                <w:lang w:val="en-US" w:eastAsia="zh-CN"/>
              </w:rPr>
            </w:rPrChange>
          </w:rPr>
          <w:t>step</w:t>
        </w:r>
      </w:ins>
      <w:ins w:id="1106" w:author="Janusio" w:date="2018-03-05T13:06:49Z">
        <w:r>
          <w:rPr>
            <w:rFonts w:hint="eastAsia" w:ascii="Times New Roman" w:hAnsi="Times New Roman"/>
            <w:i/>
            <w:iCs/>
            <w:sz w:val="24"/>
            <w:szCs w:val="24"/>
            <w:lang w:val="en-US" w:eastAsia="zh-CN"/>
            <w:rPrChange w:id="1107" w:author="Janusio" w:date="2018-03-05T13:07:05Z">
              <w:rPr>
                <w:rFonts w:hint="eastAsia" w:ascii="Times New Roman" w:hAnsi="Times New Roman"/>
                <w:sz w:val="24"/>
                <w:szCs w:val="24"/>
                <w:lang w:val="en-US" w:eastAsia="zh-CN"/>
              </w:rPr>
            </w:rPrChange>
          </w:rPr>
          <w:t>:</w:t>
        </w:r>
      </w:ins>
      <w:ins w:id="1108" w:author="Janusio" w:date="2018-03-05T13:06:59Z">
        <w:r>
          <w:rPr>
            <w:rFonts w:hint="eastAsia" w:ascii="Times New Roman" w:hAnsi="Times New Roman"/>
            <w:i/>
            <w:iCs/>
            <w:sz w:val="24"/>
            <w:szCs w:val="24"/>
            <w:lang w:val="en-US" w:eastAsia="zh-CN"/>
            <w:rPrChange w:id="1109" w:author="Janusio" w:date="2018-03-05T13:07:05Z">
              <w:rPr>
                <w:rFonts w:hint="eastAsia" w:ascii="Times New Roman" w:hAnsi="Times New Roman"/>
                <w:sz w:val="24"/>
                <w:szCs w:val="24"/>
                <w:lang w:val="en-US" w:eastAsia="zh-CN"/>
              </w:rPr>
            </w:rPrChange>
          </w:rPr>
          <w:t xml:space="preserve"> </w:t>
        </w:r>
      </w:ins>
      <w:ins w:id="1110" w:author="Janusio" w:date="2018-03-05T13:06:50Z">
        <w:r>
          <w:rPr>
            <w:rFonts w:hint="eastAsia" w:ascii="Times New Roman" w:hAnsi="Times New Roman"/>
            <w:i/>
            <w:iCs/>
            <w:sz w:val="24"/>
            <w:szCs w:val="24"/>
            <w:lang w:val="en-US" w:eastAsia="zh-CN"/>
            <w:rPrChange w:id="1111" w:author="Janusio" w:date="2018-03-05T13:07:05Z">
              <w:rPr>
                <w:rFonts w:hint="eastAsia" w:ascii="Times New Roman" w:hAnsi="Times New Roman"/>
                <w:sz w:val="24"/>
                <w:szCs w:val="24"/>
                <w:lang w:val="en-US" w:eastAsia="zh-CN"/>
              </w:rPr>
            </w:rPrChange>
          </w:rPr>
          <w:t>S</w:t>
        </w:r>
      </w:ins>
      <w:ins w:id="1112" w:author="Janusio" w:date="2018-03-05T13:06:54Z">
        <w:r>
          <w:rPr>
            <w:rFonts w:hint="eastAsia" w:ascii="Times New Roman" w:hAnsi="Times New Roman"/>
            <w:i/>
            <w:iCs/>
            <w:sz w:val="24"/>
            <w:szCs w:val="24"/>
            <w:lang w:val="en-US" w:eastAsia="zh-CN"/>
            <w:rPrChange w:id="1113" w:author="Janusio" w:date="2018-03-05T13:07:05Z">
              <w:rPr>
                <w:rFonts w:hint="eastAsia" w:ascii="Times New Roman" w:hAnsi="Times New Roman"/>
                <w:sz w:val="24"/>
                <w:szCs w:val="24"/>
                <w:lang w:val="en-US" w:eastAsia="zh-CN"/>
              </w:rPr>
            </w:rPrChange>
          </w:rPr>
          <w:t xml:space="preserve"> </w:t>
        </w:r>
      </w:ins>
      <w:ins w:id="1114" w:author="Janusio" w:date="2018-03-05T13:06:55Z">
        <w:r>
          <w:rPr>
            <w:rFonts w:hint="eastAsia" w:ascii="Times New Roman" w:hAnsi="Times New Roman"/>
            <w:i/>
            <w:iCs/>
            <w:sz w:val="24"/>
            <w:szCs w:val="24"/>
            <w:lang w:val="en-US" w:eastAsia="zh-CN"/>
            <w:rPrChange w:id="1115" w:author="Janusio" w:date="2018-03-05T13:07:05Z">
              <w:rPr>
                <w:rFonts w:hint="eastAsia" w:ascii="Times New Roman" w:hAnsi="Times New Roman"/>
                <w:sz w:val="24"/>
                <w:szCs w:val="24"/>
                <w:lang w:val="en-US" w:eastAsia="zh-CN"/>
              </w:rPr>
            </w:rPrChange>
          </w:rPr>
          <w:t>*</w:t>
        </w:r>
      </w:ins>
      <w:ins w:id="1116" w:author="Janusio" w:date="2018-03-05T13:06:56Z">
        <w:r>
          <w:rPr>
            <w:rFonts w:hint="eastAsia" w:ascii="Times New Roman" w:hAnsi="Times New Roman"/>
            <w:i/>
            <w:iCs/>
            <w:sz w:val="24"/>
            <w:szCs w:val="24"/>
            <w:lang w:val="en-US" w:eastAsia="zh-CN"/>
            <w:rPrChange w:id="1117" w:author="Janusio" w:date="2018-03-05T13:07:05Z">
              <w:rPr>
                <w:rFonts w:hint="eastAsia" w:ascii="Times New Roman" w:hAnsi="Times New Roman"/>
                <w:sz w:val="24"/>
                <w:szCs w:val="24"/>
                <w:lang w:val="en-US" w:eastAsia="zh-CN"/>
              </w:rPr>
            </w:rPrChange>
          </w:rPr>
          <w:t xml:space="preserve"> </w:t>
        </w:r>
      </w:ins>
      <w:ins w:id="1118" w:author="Janusio" w:date="2018-03-05T13:06:52Z">
        <w:r>
          <w:rPr>
            <w:rFonts w:hint="eastAsia" w:ascii="Times New Roman" w:hAnsi="Times New Roman"/>
            <w:i/>
            <w:iCs/>
            <w:sz w:val="24"/>
            <w:szCs w:val="24"/>
            <w:lang w:val="en-US" w:eastAsia="zh-CN"/>
            <w:rPrChange w:id="1119" w:author="Janusio" w:date="2018-03-05T13:07:05Z">
              <w:rPr>
                <w:rFonts w:hint="eastAsia" w:ascii="Times New Roman" w:hAnsi="Times New Roman"/>
                <w:sz w:val="24"/>
                <w:szCs w:val="24"/>
                <w:lang w:val="en-US" w:eastAsia="zh-CN"/>
              </w:rPr>
            </w:rPrChange>
          </w:rPr>
          <w:t>A</w:t>
        </w:r>
      </w:ins>
      <w:ins w:id="1120" w:author="Janusio" w:date="2018-03-05T13:07:08Z">
        <w:r>
          <w:rPr>
            <w:rFonts w:hint="eastAsia" w:ascii="Times New Roman" w:hAnsi="Times New Roman"/>
            <w:i/>
            <w:iCs/>
            <w:sz w:val="24"/>
            <w:szCs w:val="24"/>
            <w:lang w:val="en-US" w:eastAsia="zh-CN"/>
          </w:rPr>
          <w:t xml:space="preserve"> </w:t>
        </w:r>
      </w:ins>
      <w:ins w:id="1121" w:author="Janusio" w:date="2018-03-05T13:07:09Z">
        <w:r>
          <w:rPr>
            <w:rFonts w:hint="eastAsia" w:ascii="Times New Roman" w:hAnsi="Times New Roman"/>
            <w:i/>
            <w:iCs/>
            <w:sz w:val="24"/>
            <w:szCs w:val="24"/>
            <w:lang w:val="en-US" w:eastAsia="zh-CN"/>
          </w:rPr>
          <w:t>-</w:t>
        </w:r>
      </w:ins>
      <w:ins w:id="1122" w:author="Janusio" w:date="2018-03-05T13:07:13Z">
        <w:r>
          <w:rPr>
            <w:rFonts w:hint="eastAsia" w:ascii="Times New Roman" w:hAnsi="Times New Roman"/>
            <w:i/>
            <w:iCs/>
            <w:sz w:val="24"/>
            <w:szCs w:val="24"/>
            <w:lang w:val="en-US" w:eastAsia="zh-CN"/>
          </w:rPr>
          <w:t>&gt;</w:t>
        </w:r>
      </w:ins>
      <w:ins w:id="1123" w:author="Janusio" w:date="2018-03-05T13:07:15Z">
        <w:r>
          <w:rPr>
            <w:rFonts w:hint="eastAsia" w:ascii="Times New Roman" w:hAnsi="Times New Roman"/>
            <w:i/>
            <w:iCs/>
            <w:sz w:val="24"/>
            <w:szCs w:val="24"/>
            <w:lang w:val="en-US" w:eastAsia="zh-CN"/>
          </w:rPr>
          <w:t>S</w:t>
        </w:r>
      </w:ins>
      <w:ins w:id="1124" w:author="Janusio" w:date="2018-03-05T13:07:17Z">
        <w:r>
          <w:rPr>
            <w:rFonts w:hint="eastAsia" w:ascii="Times New Roman" w:hAnsi="Times New Roman"/>
            <w:i/>
            <w:iCs/>
            <w:sz w:val="24"/>
            <w:szCs w:val="24"/>
            <w:lang w:val="en-US" w:eastAsia="zh-CN"/>
          </w:rPr>
          <w:t>；</w:t>
        </w:r>
      </w:ins>
    </w:p>
    <w:p>
      <w:pPr>
        <w:pStyle w:val="23"/>
        <w:spacing w:line="360" w:lineRule="auto"/>
        <w:ind w:firstLine="420" w:firstLineChars="0"/>
        <w:rPr>
          <w:ins w:id="1125" w:author="Janusio" w:date="2018-03-05T13:08:49Z"/>
          <w:rFonts w:hint="eastAsia" w:ascii="Times New Roman" w:hAnsi="Times New Roman"/>
          <w:i w:val="0"/>
          <w:iCs w:val="0"/>
          <w:sz w:val="24"/>
          <w:szCs w:val="24"/>
          <w:vertAlign w:val="baseline"/>
          <w:lang w:val="en-US" w:eastAsia="zh-CN"/>
        </w:rPr>
      </w:pPr>
      <w:ins w:id="1126" w:author="Janusio" w:date="2018-03-05T13:07:30Z">
        <w:r>
          <w:rPr>
            <w:rFonts w:hint="eastAsia" w:ascii="Times New Roman" w:hAnsi="Times New Roman"/>
            <w:i w:val="0"/>
            <w:iCs w:val="0"/>
            <w:sz w:val="24"/>
            <w:szCs w:val="24"/>
            <w:lang w:val="en-US" w:eastAsia="zh-CN"/>
            <w:rPrChange w:id="1127" w:author="Janusio" w:date="2018-03-05T13:07:39Z">
              <w:rPr>
                <w:rFonts w:hint="eastAsia" w:ascii="Times New Roman" w:hAnsi="Times New Roman"/>
                <w:i/>
                <w:iCs/>
                <w:sz w:val="24"/>
                <w:szCs w:val="24"/>
                <w:lang w:val="en-US" w:eastAsia="zh-CN"/>
              </w:rPr>
            </w:rPrChange>
          </w:rPr>
          <w:t>系统</w:t>
        </w:r>
      </w:ins>
      <w:ins w:id="1128" w:author="Janusio" w:date="2018-03-05T13:07:31Z">
        <w:r>
          <w:rPr>
            <w:rFonts w:hint="eastAsia" w:ascii="Times New Roman" w:hAnsi="Times New Roman"/>
            <w:i w:val="0"/>
            <w:iCs w:val="0"/>
            <w:sz w:val="24"/>
            <w:szCs w:val="24"/>
            <w:lang w:val="en-US" w:eastAsia="zh-CN"/>
            <w:rPrChange w:id="1129" w:author="Janusio" w:date="2018-03-05T13:07:39Z">
              <w:rPr>
                <w:rFonts w:hint="eastAsia" w:ascii="Times New Roman" w:hAnsi="Times New Roman"/>
                <w:i/>
                <w:iCs/>
                <w:sz w:val="24"/>
                <w:szCs w:val="24"/>
                <w:lang w:val="en-US" w:eastAsia="zh-CN"/>
              </w:rPr>
            </w:rPrChange>
          </w:rPr>
          <w:t>运行</w:t>
        </w:r>
      </w:ins>
      <w:ins w:id="1130" w:author="Janusio" w:date="2018-03-05T13:07:34Z">
        <w:r>
          <w:rPr>
            <w:rFonts w:hint="eastAsia" w:ascii="Times New Roman" w:hAnsi="Times New Roman"/>
            <w:i w:val="0"/>
            <w:iCs w:val="0"/>
            <w:sz w:val="24"/>
            <w:szCs w:val="24"/>
            <w:lang w:val="en-US" w:eastAsia="zh-CN"/>
            <w:rPrChange w:id="1131" w:author="Janusio" w:date="2018-03-05T13:07:39Z">
              <w:rPr>
                <w:rFonts w:hint="eastAsia" w:ascii="Times New Roman" w:hAnsi="Times New Roman"/>
                <w:i/>
                <w:iCs/>
                <w:sz w:val="24"/>
                <w:szCs w:val="24"/>
                <w:lang w:val="en-US" w:eastAsia="zh-CN"/>
              </w:rPr>
            </w:rPrChange>
          </w:rPr>
          <w:t>函数</w:t>
        </w:r>
      </w:ins>
      <w:ins w:id="1132" w:author="Janusio" w:date="2018-03-05T13:07:50Z">
        <w:r>
          <w:rPr>
            <w:rFonts w:hint="eastAsia" w:ascii="Times New Roman" w:hAnsi="Times New Roman"/>
            <w:i w:val="0"/>
            <w:iCs w:val="0"/>
            <w:sz w:val="24"/>
            <w:szCs w:val="24"/>
            <w:lang w:val="en-US" w:eastAsia="zh-CN"/>
          </w:rPr>
          <w:t>：</w:t>
        </w:r>
      </w:ins>
      <w:ins w:id="1133" w:author="Janusio" w:date="2018-03-05T13:07:46Z">
        <w:r>
          <w:rPr>
            <w:rFonts w:hint="eastAsia" w:ascii="Times New Roman" w:hAnsi="Times New Roman"/>
            <w:i/>
            <w:iCs/>
            <w:sz w:val="24"/>
            <w:szCs w:val="24"/>
            <w:lang w:val="en-US" w:eastAsia="zh-CN"/>
            <w:rPrChange w:id="1134" w:author="Janusio" w:date="2018-03-05T13:10:54Z">
              <w:rPr>
                <w:rFonts w:hint="eastAsia" w:ascii="Times New Roman" w:hAnsi="Times New Roman"/>
                <w:i w:val="0"/>
                <w:iCs w:val="0"/>
                <w:sz w:val="24"/>
                <w:szCs w:val="24"/>
                <w:lang w:val="en-US" w:eastAsia="zh-CN"/>
              </w:rPr>
            </w:rPrChange>
          </w:rPr>
          <w:t>run</w:t>
        </w:r>
      </w:ins>
      <w:ins w:id="1135" w:author="Janusio" w:date="2018-03-05T13:07:53Z">
        <w:r>
          <w:rPr>
            <w:rFonts w:hint="eastAsia" w:ascii="Times New Roman" w:hAnsi="Times New Roman"/>
            <w:i/>
            <w:iCs/>
            <w:sz w:val="24"/>
            <w:szCs w:val="24"/>
            <w:lang w:val="en-US" w:eastAsia="zh-CN"/>
            <w:rPrChange w:id="1136" w:author="Janusio" w:date="2018-03-05T13:10:54Z">
              <w:rPr>
                <w:rFonts w:hint="eastAsia" w:ascii="Times New Roman" w:hAnsi="Times New Roman"/>
                <w:i w:val="0"/>
                <w:iCs w:val="0"/>
                <w:sz w:val="24"/>
                <w:szCs w:val="24"/>
                <w:lang w:val="en-US" w:eastAsia="zh-CN"/>
              </w:rPr>
            </w:rPrChange>
          </w:rPr>
          <w:t xml:space="preserve">: </w:t>
        </w:r>
      </w:ins>
      <w:ins w:id="1137" w:author="Janusio" w:date="2018-03-05T13:07:55Z">
        <w:r>
          <w:rPr>
            <w:rFonts w:hint="eastAsia" w:ascii="Times New Roman" w:hAnsi="Times New Roman"/>
            <w:i/>
            <w:iCs/>
            <w:sz w:val="24"/>
            <w:szCs w:val="24"/>
            <w:lang w:val="en-US" w:eastAsia="zh-CN"/>
            <w:rPrChange w:id="1138" w:author="Janusio" w:date="2018-03-05T13:10:54Z">
              <w:rPr>
                <w:rFonts w:hint="eastAsia" w:ascii="Times New Roman" w:hAnsi="Times New Roman"/>
                <w:i w:val="0"/>
                <w:iCs w:val="0"/>
                <w:sz w:val="24"/>
                <w:szCs w:val="24"/>
                <w:lang w:val="en-US" w:eastAsia="zh-CN"/>
              </w:rPr>
            </w:rPrChange>
          </w:rPr>
          <w:t>S</w:t>
        </w:r>
      </w:ins>
      <w:ins w:id="1139" w:author="Janusio" w:date="2018-03-05T13:07:56Z">
        <w:r>
          <w:rPr>
            <w:rFonts w:hint="eastAsia" w:ascii="Times New Roman" w:hAnsi="Times New Roman"/>
            <w:i/>
            <w:iCs/>
            <w:sz w:val="24"/>
            <w:szCs w:val="24"/>
            <w:lang w:val="en-US" w:eastAsia="zh-CN"/>
            <w:rPrChange w:id="1140" w:author="Janusio" w:date="2018-03-05T13:10:54Z">
              <w:rPr>
                <w:rFonts w:hint="eastAsia" w:ascii="Times New Roman" w:hAnsi="Times New Roman"/>
                <w:i w:val="0"/>
                <w:iCs w:val="0"/>
                <w:sz w:val="24"/>
                <w:szCs w:val="24"/>
                <w:lang w:val="en-US" w:eastAsia="zh-CN"/>
              </w:rPr>
            </w:rPrChange>
          </w:rPr>
          <w:t xml:space="preserve"> *</w:t>
        </w:r>
      </w:ins>
      <w:ins w:id="1141" w:author="Janusio" w:date="2018-03-05T13:07:57Z">
        <w:r>
          <w:rPr>
            <w:rFonts w:hint="eastAsia" w:ascii="Times New Roman" w:hAnsi="Times New Roman"/>
            <w:i/>
            <w:iCs/>
            <w:sz w:val="24"/>
            <w:szCs w:val="24"/>
            <w:lang w:val="en-US" w:eastAsia="zh-CN"/>
            <w:rPrChange w:id="1142" w:author="Janusio" w:date="2018-03-05T13:10:54Z">
              <w:rPr>
                <w:rFonts w:hint="eastAsia" w:ascii="Times New Roman" w:hAnsi="Times New Roman"/>
                <w:i w:val="0"/>
                <w:iCs w:val="0"/>
                <w:sz w:val="24"/>
                <w:szCs w:val="24"/>
                <w:lang w:val="en-US" w:eastAsia="zh-CN"/>
              </w:rPr>
            </w:rPrChange>
          </w:rPr>
          <w:t xml:space="preserve"> A</w:t>
        </w:r>
      </w:ins>
      <w:ins w:id="1143" w:author="Janusio" w:date="2018-03-05T13:07:58Z">
        <w:r>
          <w:rPr>
            <w:rFonts w:hint="eastAsia" w:ascii="Times New Roman" w:hAnsi="Times New Roman"/>
            <w:i/>
            <w:iCs/>
            <w:sz w:val="24"/>
            <w:szCs w:val="24"/>
            <w:vertAlign w:val="superscript"/>
            <w:lang w:val="en-US" w:eastAsia="zh-CN"/>
            <w:rPrChange w:id="1144" w:author="Janusio" w:date="2018-03-05T13:10:54Z">
              <w:rPr>
                <w:rFonts w:hint="eastAsia" w:ascii="Times New Roman" w:hAnsi="Times New Roman"/>
                <w:i w:val="0"/>
                <w:iCs w:val="0"/>
                <w:sz w:val="24"/>
                <w:szCs w:val="24"/>
                <w:lang w:val="en-US" w:eastAsia="zh-CN"/>
              </w:rPr>
            </w:rPrChange>
          </w:rPr>
          <w:t>*</w:t>
        </w:r>
      </w:ins>
      <w:ins w:id="1145" w:author="Janusio" w:date="2018-03-05T13:08:08Z">
        <w:r>
          <w:rPr>
            <w:rFonts w:hint="eastAsia" w:ascii="Times New Roman" w:hAnsi="Times New Roman"/>
            <w:i/>
            <w:iCs/>
            <w:sz w:val="24"/>
            <w:szCs w:val="24"/>
            <w:vertAlign w:val="superscript"/>
            <w:lang w:val="en-US" w:eastAsia="zh-CN"/>
            <w:rPrChange w:id="1146" w:author="Janusio" w:date="2018-03-05T13:10:54Z">
              <w:rPr>
                <w:rFonts w:hint="eastAsia" w:ascii="Times New Roman" w:hAnsi="Times New Roman"/>
                <w:i w:val="0"/>
                <w:iCs w:val="0"/>
                <w:sz w:val="24"/>
                <w:szCs w:val="24"/>
                <w:vertAlign w:val="superscript"/>
                <w:lang w:val="en-US" w:eastAsia="zh-CN"/>
              </w:rPr>
            </w:rPrChange>
          </w:rPr>
          <w:t xml:space="preserve"> </w:t>
        </w:r>
      </w:ins>
      <w:ins w:id="1147" w:author="Janusio" w:date="2018-03-05T13:08:42Z">
        <w:r>
          <w:rPr>
            <w:rFonts w:hint="eastAsia" w:ascii="Times New Roman" w:hAnsi="Times New Roman"/>
            <w:i/>
            <w:iCs/>
            <w:sz w:val="24"/>
            <w:szCs w:val="24"/>
            <w:vertAlign w:val="baseline"/>
            <w:lang w:val="en-US" w:eastAsia="zh-CN"/>
            <w:rPrChange w:id="1148" w:author="Janusio" w:date="2018-03-05T13:10:54Z">
              <w:rPr>
                <w:rFonts w:hint="eastAsia" w:ascii="Times New Roman" w:hAnsi="Times New Roman"/>
                <w:i w:val="0"/>
                <w:iCs w:val="0"/>
                <w:sz w:val="24"/>
                <w:szCs w:val="24"/>
                <w:vertAlign w:val="baseline"/>
                <w:lang w:val="en-US" w:eastAsia="zh-CN"/>
              </w:rPr>
            </w:rPrChange>
          </w:rPr>
          <w:t>-</w:t>
        </w:r>
      </w:ins>
      <w:ins w:id="1149" w:author="Janusio" w:date="2018-03-05T13:08:44Z">
        <w:r>
          <w:rPr>
            <w:rFonts w:hint="eastAsia" w:ascii="Times New Roman" w:hAnsi="Times New Roman"/>
            <w:i/>
            <w:iCs/>
            <w:sz w:val="24"/>
            <w:szCs w:val="24"/>
            <w:vertAlign w:val="baseline"/>
            <w:lang w:val="en-US" w:eastAsia="zh-CN"/>
            <w:rPrChange w:id="1150" w:author="Janusio" w:date="2018-03-05T13:10:54Z">
              <w:rPr>
                <w:rFonts w:hint="eastAsia" w:ascii="Times New Roman" w:hAnsi="Times New Roman"/>
                <w:i w:val="0"/>
                <w:iCs w:val="0"/>
                <w:sz w:val="24"/>
                <w:szCs w:val="24"/>
                <w:vertAlign w:val="baseline"/>
                <w:lang w:val="en-US" w:eastAsia="zh-CN"/>
              </w:rPr>
            </w:rPrChange>
          </w:rPr>
          <w:t>&gt;</w:t>
        </w:r>
      </w:ins>
      <w:ins w:id="1151" w:author="Janusio" w:date="2018-03-05T13:08:46Z">
        <w:r>
          <w:rPr>
            <w:rFonts w:hint="eastAsia" w:ascii="Times New Roman" w:hAnsi="Times New Roman"/>
            <w:i/>
            <w:iCs/>
            <w:sz w:val="24"/>
            <w:szCs w:val="24"/>
            <w:vertAlign w:val="baseline"/>
            <w:lang w:val="en-US" w:eastAsia="zh-CN"/>
            <w:rPrChange w:id="1152" w:author="Janusio" w:date="2018-03-05T13:10:54Z">
              <w:rPr>
                <w:rFonts w:hint="eastAsia" w:ascii="Times New Roman" w:hAnsi="Times New Roman"/>
                <w:i w:val="0"/>
                <w:iCs w:val="0"/>
                <w:sz w:val="24"/>
                <w:szCs w:val="24"/>
                <w:vertAlign w:val="baseline"/>
                <w:lang w:val="en-US" w:eastAsia="zh-CN"/>
              </w:rPr>
            </w:rPrChange>
          </w:rPr>
          <w:t>S</w:t>
        </w:r>
      </w:ins>
      <w:ins w:id="1153" w:author="Janusio" w:date="2018-03-05T13:08:48Z">
        <w:r>
          <w:rPr>
            <w:rFonts w:hint="eastAsia" w:ascii="Times New Roman" w:hAnsi="Times New Roman"/>
            <w:i/>
            <w:iCs/>
            <w:sz w:val="24"/>
            <w:szCs w:val="24"/>
            <w:vertAlign w:val="baseline"/>
            <w:lang w:val="en-US" w:eastAsia="zh-CN"/>
            <w:rPrChange w:id="1154" w:author="Janusio" w:date="2018-03-05T13:10:54Z">
              <w:rPr>
                <w:rFonts w:hint="eastAsia" w:ascii="Times New Roman" w:hAnsi="Times New Roman"/>
                <w:i w:val="0"/>
                <w:iCs w:val="0"/>
                <w:sz w:val="24"/>
                <w:szCs w:val="24"/>
                <w:vertAlign w:val="baseline"/>
                <w:lang w:val="en-US" w:eastAsia="zh-CN"/>
              </w:rPr>
            </w:rPrChange>
          </w:rPr>
          <w:t>；</w:t>
        </w:r>
      </w:ins>
    </w:p>
    <w:p>
      <w:pPr>
        <w:pStyle w:val="23"/>
        <w:spacing w:line="360" w:lineRule="auto"/>
        <w:ind w:firstLine="420" w:firstLineChars="0"/>
        <w:rPr>
          <w:ins w:id="1155" w:author="Janusio" w:date="2018-03-05T13:09:28Z"/>
          <w:rFonts w:hint="eastAsia" w:ascii="Times New Roman" w:hAnsi="Times New Roman"/>
          <w:i w:val="0"/>
          <w:iCs w:val="0"/>
          <w:sz w:val="24"/>
          <w:szCs w:val="24"/>
          <w:vertAlign w:val="baseline"/>
          <w:lang w:val="en-US" w:eastAsia="zh-CN"/>
        </w:rPr>
      </w:pPr>
      <w:ins w:id="1156" w:author="Janusio" w:date="2018-03-05T13:08:51Z">
        <w:r>
          <w:rPr>
            <w:rFonts w:hint="eastAsia" w:ascii="Times New Roman" w:hAnsi="Times New Roman"/>
            <w:i w:val="0"/>
            <w:iCs w:val="0"/>
            <w:sz w:val="24"/>
            <w:szCs w:val="24"/>
            <w:vertAlign w:val="baseline"/>
            <w:lang w:val="en-US" w:eastAsia="zh-CN"/>
          </w:rPr>
          <w:t>输出</w:t>
        </w:r>
      </w:ins>
      <w:ins w:id="1157" w:author="Janusio" w:date="2018-03-05T13:08:52Z">
        <w:r>
          <w:rPr>
            <w:rFonts w:hint="eastAsia" w:ascii="Times New Roman" w:hAnsi="Times New Roman"/>
            <w:i w:val="0"/>
            <w:iCs w:val="0"/>
            <w:sz w:val="24"/>
            <w:szCs w:val="24"/>
            <w:vertAlign w:val="baseline"/>
            <w:lang w:val="en-US" w:eastAsia="zh-CN"/>
          </w:rPr>
          <w:t>函数</w:t>
        </w:r>
      </w:ins>
      <w:ins w:id="1158" w:author="Janusio" w:date="2018-03-05T13:09:02Z">
        <w:r>
          <w:rPr>
            <w:rFonts w:hint="eastAsia" w:ascii="Times New Roman" w:hAnsi="Times New Roman"/>
            <w:i w:val="0"/>
            <w:iCs w:val="0"/>
            <w:sz w:val="24"/>
            <w:szCs w:val="24"/>
            <w:vertAlign w:val="baseline"/>
            <w:lang w:val="en-US" w:eastAsia="zh-CN"/>
          </w:rPr>
          <w:t xml:space="preserve">： </w:t>
        </w:r>
      </w:ins>
      <w:ins w:id="1159" w:author="Janusio" w:date="2018-03-05T13:08:55Z">
        <w:r>
          <w:rPr>
            <w:rFonts w:hint="eastAsia" w:ascii="Times New Roman" w:hAnsi="Times New Roman"/>
            <w:i/>
            <w:iCs/>
            <w:sz w:val="24"/>
            <w:szCs w:val="24"/>
            <w:vertAlign w:val="baseline"/>
            <w:lang w:val="en-US" w:eastAsia="zh-CN"/>
            <w:rPrChange w:id="1160" w:author="Janusio" w:date="2018-03-05T13:10:57Z">
              <w:rPr>
                <w:rFonts w:hint="eastAsia" w:ascii="Times New Roman" w:hAnsi="Times New Roman"/>
                <w:i w:val="0"/>
                <w:iCs w:val="0"/>
                <w:sz w:val="24"/>
                <w:szCs w:val="24"/>
                <w:vertAlign w:val="baseline"/>
                <w:lang w:val="en-US" w:eastAsia="zh-CN"/>
              </w:rPr>
            </w:rPrChange>
          </w:rPr>
          <w:t>output</w:t>
        </w:r>
      </w:ins>
      <w:ins w:id="1161" w:author="Janusio" w:date="2018-03-05T13:08:59Z">
        <w:r>
          <w:rPr>
            <w:rFonts w:hint="eastAsia" w:ascii="Times New Roman" w:hAnsi="Times New Roman"/>
            <w:i/>
            <w:iCs/>
            <w:sz w:val="24"/>
            <w:szCs w:val="24"/>
            <w:vertAlign w:val="baseline"/>
            <w:lang w:val="en-US" w:eastAsia="zh-CN"/>
            <w:rPrChange w:id="1162" w:author="Janusio" w:date="2018-03-05T13:10:57Z">
              <w:rPr>
                <w:rFonts w:hint="eastAsia" w:ascii="Times New Roman" w:hAnsi="Times New Roman"/>
                <w:i w:val="0"/>
                <w:iCs w:val="0"/>
                <w:sz w:val="24"/>
                <w:szCs w:val="24"/>
                <w:vertAlign w:val="baseline"/>
                <w:lang w:val="en-US" w:eastAsia="zh-CN"/>
              </w:rPr>
            </w:rPrChange>
          </w:rPr>
          <w:t>:</w:t>
        </w:r>
      </w:ins>
      <w:ins w:id="1163" w:author="Janusio" w:date="2018-03-05T13:09:05Z">
        <w:r>
          <w:rPr>
            <w:rFonts w:hint="eastAsia" w:ascii="Times New Roman" w:hAnsi="Times New Roman"/>
            <w:i/>
            <w:iCs/>
            <w:sz w:val="24"/>
            <w:szCs w:val="24"/>
            <w:vertAlign w:val="baseline"/>
            <w:lang w:val="en-US" w:eastAsia="zh-CN"/>
            <w:rPrChange w:id="1164" w:author="Janusio" w:date="2018-03-05T13:10:57Z">
              <w:rPr>
                <w:rFonts w:hint="eastAsia" w:ascii="Times New Roman" w:hAnsi="Times New Roman"/>
                <w:i w:val="0"/>
                <w:iCs w:val="0"/>
                <w:sz w:val="24"/>
                <w:szCs w:val="24"/>
                <w:vertAlign w:val="baseline"/>
                <w:lang w:val="en-US" w:eastAsia="zh-CN"/>
              </w:rPr>
            </w:rPrChange>
          </w:rPr>
          <w:t xml:space="preserve"> </w:t>
        </w:r>
      </w:ins>
      <w:ins w:id="1165" w:author="Janusio" w:date="2018-03-05T13:09:07Z">
        <w:r>
          <w:rPr>
            <w:rFonts w:hint="eastAsia" w:ascii="Times New Roman" w:hAnsi="Times New Roman"/>
            <w:i/>
            <w:iCs/>
            <w:sz w:val="24"/>
            <w:szCs w:val="24"/>
            <w:vertAlign w:val="baseline"/>
            <w:lang w:val="en-US" w:eastAsia="zh-CN"/>
            <w:rPrChange w:id="1166" w:author="Janusio" w:date="2018-03-05T13:10:57Z">
              <w:rPr>
                <w:rFonts w:hint="eastAsia" w:ascii="Times New Roman" w:hAnsi="Times New Roman"/>
                <w:i w:val="0"/>
                <w:iCs w:val="0"/>
                <w:sz w:val="24"/>
                <w:szCs w:val="24"/>
                <w:vertAlign w:val="baseline"/>
                <w:lang w:val="en-US" w:eastAsia="zh-CN"/>
              </w:rPr>
            </w:rPrChange>
          </w:rPr>
          <w:t>S</w:t>
        </w:r>
      </w:ins>
      <w:ins w:id="1167" w:author="Janusio" w:date="2018-03-05T13:09:08Z">
        <w:r>
          <w:rPr>
            <w:rFonts w:hint="eastAsia" w:ascii="Times New Roman" w:hAnsi="Times New Roman"/>
            <w:i/>
            <w:iCs/>
            <w:sz w:val="24"/>
            <w:szCs w:val="24"/>
            <w:vertAlign w:val="baseline"/>
            <w:lang w:val="en-US" w:eastAsia="zh-CN"/>
            <w:rPrChange w:id="1168" w:author="Janusio" w:date="2018-03-05T13:10:57Z">
              <w:rPr>
                <w:rFonts w:hint="eastAsia" w:ascii="Times New Roman" w:hAnsi="Times New Roman"/>
                <w:i w:val="0"/>
                <w:iCs w:val="0"/>
                <w:sz w:val="24"/>
                <w:szCs w:val="24"/>
                <w:vertAlign w:val="baseline"/>
                <w:lang w:val="en-US" w:eastAsia="zh-CN"/>
              </w:rPr>
            </w:rPrChange>
          </w:rPr>
          <w:t xml:space="preserve"> *</w:t>
        </w:r>
      </w:ins>
      <w:ins w:id="1169" w:author="Janusio" w:date="2018-03-05T13:09:09Z">
        <w:r>
          <w:rPr>
            <w:rFonts w:hint="eastAsia" w:ascii="Times New Roman" w:hAnsi="Times New Roman"/>
            <w:i/>
            <w:iCs/>
            <w:sz w:val="24"/>
            <w:szCs w:val="24"/>
            <w:vertAlign w:val="baseline"/>
            <w:lang w:val="en-US" w:eastAsia="zh-CN"/>
            <w:rPrChange w:id="1170" w:author="Janusio" w:date="2018-03-05T13:10:57Z">
              <w:rPr>
                <w:rFonts w:hint="eastAsia" w:ascii="Times New Roman" w:hAnsi="Times New Roman"/>
                <w:i w:val="0"/>
                <w:iCs w:val="0"/>
                <w:sz w:val="24"/>
                <w:szCs w:val="24"/>
                <w:vertAlign w:val="baseline"/>
                <w:lang w:val="en-US" w:eastAsia="zh-CN"/>
              </w:rPr>
            </w:rPrChange>
          </w:rPr>
          <w:t>A</w:t>
        </w:r>
      </w:ins>
      <w:ins w:id="1171" w:author="Janusio" w:date="2018-03-05T13:09:15Z">
        <w:r>
          <w:rPr>
            <w:rFonts w:hint="eastAsia" w:ascii="Times New Roman" w:hAnsi="Times New Roman"/>
            <w:i/>
            <w:iCs/>
            <w:sz w:val="24"/>
            <w:szCs w:val="24"/>
            <w:vertAlign w:val="baseline"/>
            <w:lang w:val="en-US" w:eastAsia="zh-CN"/>
            <w:rPrChange w:id="1172" w:author="Janusio" w:date="2018-03-05T13:10:57Z">
              <w:rPr>
                <w:rFonts w:hint="eastAsia" w:ascii="Times New Roman" w:hAnsi="Times New Roman"/>
                <w:i w:val="0"/>
                <w:iCs w:val="0"/>
                <w:sz w:val="24"/>
                <w:szCs w:val="24"/>
                <w:vertAlign w:val="baseline"/>
                <w:lang w:val="en-US" w:eastAsia="zh-CN"/>
              </w:rPr>
            </w:rPrChange>
          </w:rPr>
          <w:t xml:space="preserve"> </w:t>
        </w:r>
      </w:ins>
      <w:ins w:id="1173" w:author="Janusio" w:date="2018-03-05T13:09:21Z">
        <w:r>
          <w:rPr>
            <w:rFonts w:hint="eastAsia" w:ascii="Times New Roman" w:hAnsi="Times New Roman"/>
            <w:i/>
            <w:iCs/>
            <w:sz w:val="24"/>
            <w:szCs w:val="24"/>
            <w:vertAlign w:val="baseline"/>
            <w:lang w:val="en-US" w:eastAsia="zh-CN"/>
            <w:rPrChange w:id="1174" w:author="Janusio" w:date="2018-03-05T13:10:57Z">
              <w:rPr>
                <w:rFonts w:hint="eastAsia" w:ascii="Times New Roman" w:hAnsi="Times New Roman"/>
                <w:i w:val="0"/>
                <w:iCs w:val="0"/>
                <w:sz w:val="24"/>
                <w:szCs w:val="24"/>
                <w:vertAlign w:val="baseline"/>
                <w:lang w:val="en-US" w:eastAsia="zh-CN"/>
              </w:rPr>
            </w:rPrChange>
          </w:rPr>
          <w:t>-</w:t>
        </w:r>
      </w:ins>
      <w:ins w:id="1175" w:author="Janusio" w:date="2018-03-05T13:09:23Z">
        <w:r>
          <w:rPr>
            <w:rFonts w:hint="eastAsia" w:ascii="Times New Roman" w:hAnsi="Times New Roman"/>
            <w:i/>
            <w:iCs/>
            <w:sz w:val="24"/>
            <w:szCs w:val="24"/>
            <w:vertAlign w:val="baseline"/>
            <w:lang w:val="en-US" w:eastAsia="zh-CN"/>
            <w:rPrChange w:id="1176" w:author="Janusio" w:date="2018-03-05T13:10:57Z">
              <w:rPr>
                <w:rFonts w:hint="eastAsia" w:ascii="Times New Roman" w:hAnsi="Times New Roman"/>
                <w:i w:val="0"/>
                <w:iCs w:val="0"/>
                <w:sz w:val="24"/>
                <w:szCs w:val="24"/>
                <w:vertAlign w:val="baseline"/>
                <w:lang w:val="en-US" w:eastAsia="zh-CN"/>
              </w:rPr>
            </w:rPrChange>
          </w:rPr>
          <w:t>&gt;</w:t>
        </w:r>
      </w:ins>
      <w:ins w:id="1177" w:author="Janusio" w:date="2018-03-05T13:09:25Z">
        <w:r>
          <w:rPr>
            <w:rFonts w:hint="eastAsia" w:ascii="Times New Roman" w:hAnsi="Times New Roman"/>
            <w:i/>
            <w:iCs/>
            <w:sz w:val="24"/>
            <w:szCs w:val="24"/>
            <w:vertAlign w:val="baseline"/>
            <w:lang w:val="en-US" w:eastAsia="zh-CN"/>
            <w:rPrChange w:id="1178" w:author="Janusio" w:date="2018-03-05T13:10:57Z">
              <w:rPr>
                <w:rFonts w:hint="eastAsia" w:ascii="Times New Roman" w:hAnsi="Times New Roman"/>
                <w:i w:val="0"/>
                <w:iCs w:val="0"/>
                <w:sz w:val="24"/>
                <w:szCs w:val="24"/>
                <w:vertAlign w:val="baseline"/>
                <w:lang w:val="en-US" w:eastAsia="zh-CN"/>
              </w:rPr>
            </w:rPrChange>
          </w:rPr>
          <w:t>O</w:t>
        </w:r>
      </w:ins>
      <w:ins w:id="1179" w:author="Janusio" w:date="2018-03-05T13:09:28Z">
        <w:r>
          <w:rPr>
            <w:rFonts w:hint="eastAsia" w:ascii="Times New Roman" w:hAnsi="Times New Roman"/>
            <w:i/>
            <w:iCs/>
            <w:sz w:val="24"/>
            <w:szCs w:val="24"/>
            <w:vertAlign w:val="baseline"/>
            <w:lang w:val="en-US" w:eastAsia="zh-CN"/>
            <w:rPrChange w:id="1180" w:author="Janusio" w:date="2018-03-05T13:10:57Z">
              <w:rPr>
                <w:rFonts w:hint="eastAsia" w:ascii="Times New Roman" w:hAnsi="Times New Roman"/>
                <w:i w:val="0"/>
                <w:iCs w:val="0"/>
                <w:sz w:val="24"/>
                <w:szCs w:val="24"/>
                <w:vertAlign w:val="baseline"/>
                <w:lang w:val="en-US" w:eastAsia="zh-CN"/>
              </w:rPr>
            </w:rPrChange>
          </w:rPr>
          <w:t>；</w:t>
        </w:r>
      </w:ins>
    </w:p>
    <w:p>
      <w:pPr>
        <w:pStyle w:val="23"/>
        <w:spacing w:line="360" w:lineRule="auto"/>
        <w:ind w:firstLine="420" w:firstLineChars="0"/>
        <w:rPr>
          <w:ins w:id="1181" w:author="Janusio" w:date="2018-03-05T13:11:13Z"/>
          <w:rFonts w:hint="eastAsia" w:ascii="Times New Roman" w:hAnsi="Times New Roman"/>
          <w:i/>
          <w:iCs/>
          <w:sz w:val="24"/>
          <w:szCs w:val="24"/>
          <w:vertAlign w:val="baseline"/>
          <w:lang w:val="en-US" w:eastAsia="zh-CN"/>
        </w:rPr>
      </w:pPr>
      <w:ins w:id="1182" w:author="Janusio" w:date="2018-03-05T13:09:38Z">
        <w:r>
          <w:rPr>
            <w:rFonts w:hint="eastAsia" w:ascii="Times New Roman" w:hAnsi="Times New Roman"/>
            <w:i w:val="0"/>
            <w:iCs w:val="0"/>
            <w:sz w:val="24"/>
            <w:szCs w:val="24"/>
            <w:vertAlign w:val="baseline"/>
            <w:lang w:val="en-US" w:eastAsia="zh-CN"/>
          </w:rPr>
          <w:t>主</w:t>
        </w:r>
      </w:ins>
      <w:ins w:id="1183" w:author="Janusio" w:date="2018-03-05T13:09:40Z">
        <w:r>
          <w:rPr>
            <w:rFonts w:hint="eastAsia" w:ascii="Times New Roman" w:hAnsi="Times New Roman"/>
            <w:i w:val="0"/>
            <w:iCs w:val="0"/>
            <w:sz w:val="24"/>
            <w:szCs w:val="24"/>
            <w:vertAlign w:val="baseline"/>
            <w:lang w:val="en-US" w:eastAsia="zh-CN"/>
          </w:rPr>
          <w:t>域</w:t>
        </w:r>
      </w:ins>
      <w:ins w:id="1184" w:author="Janusio" w:date="2018-03-05T13:09:42Z">
        <w:r>
          <w:rPr>
            <w:rFonts w:hint="eastAsia" w:ascii="Times New Roman" w:hAnsi="Times New Roman"/>
            <w:i w:val="0"/>
            <w:iCs w:val="0"/>
            <w:sz w:val="24"/>
            <w:szCs w:val="24"/>
            <w:vertAlign w:val="baseline"/>
            <w:lang w:val="en-US" w:eastAsia="zh-CN"/>
          </w:rPr>
          <w:t>函数</w:t>
        </w:r>
      </w:ins>
      <w:ins w:id="1185" w:author="Janusio" w:date="2018-03-05T13:11:07Z">
        <w:r>
          <w:rPr>
            <w:rFonts w:hint="eastAsia" w:ascii="Times New Roman" w:hAnsi="Times New Roman"/>
            <w:i w:val="0"/>
            <w:iCs w:val="0"/>
            <w:sz w:val="24"/>
            <w:szCs w:val="24"/>
            <w:vertAlign w:val="baseline"/>
            <w:lang w:val="en-US" w:eastAsia="zh-CN"/>
          </w:rPr>
          <w:t>：</w:t>
        </w:r>
      </w:ins>
      <w:ins w:id="1186" w:author="Janusio" w:date="2018-03-05T13:09:43Z">
        <w:r>
          <w:rPr>
            <w:rFonts w:hint="eastAsia" w:ascii="Times New Roman" w:hAnsi="Times New Roman"/>
            <w:i/>
            <w:iCs/>
            <w:sz w:val="24"/>
            <w:szCs w:val="24"/>
            <w:vertAlign w:val="baseline"/>
            <w:lang w:val="en-US" w:eastAsia="zh-CN"/>
            <w:rPrChange w:id="1187" w:author="Janusio" w:date="2018-03-05T13:11:01Z">
              <w:rPr>
                <w:rFonts w:hint="eastAsia" w:ascii="Times New Roman" w:hAnsi="Times New Roman"/>
                <w:i w:val="0"/>
                <w:iCs w:val="0"/>
                <w:sz w:val="24"/>
                <w:szCs w:val="24"/>
                <w:vertAlign w:val="baseline"/>
                <w:lang w:val="en-US" w:eastAsia="zh-CN"/>
              </w:rPr>
            </w:rPrChange>
          </w:rPr>
          <w:t>d</w:t>
        </w:r>
      </w:ins>
      <w:ins w:id="1188" w:author="Janusio" w:date="2018-03-05T13:09:43Z">
        <w:r>
          <w:rPr>
            <w:rFonts w:hint="eastAsia" w:ascii="Times New Roman" w:hAnsi="Times New Roman"/>
            <w:i/>
            <w:iCs/>
            <w:sz w:val="24"/>
            <w:szCs w:val="24"/>
            <w:vertAlign w:val="baseline"/>
            <w:lang w:val="en-US" w:eastAsia="zh-CN"/>
            <w:rPrChange w:id="1189" w:author="Janusio" w:date="2018-03-05T13:10:58Z">
              <w:rPr>
                <w:rFonts w:hint="eastAsia" w:ascii="Times New Roman" w:hAnsi="Times New Roman"/>
                <w:i w:val="0"/>
                <w:iCs w:val="0"/>
                <w:sz w:val="24"/>
                <w:szCs w:val="24"/>
                <w:vertAlign w:val="baseline"/>
                <w:lang w:val="en-US" w:eastAsia="zh-CN"/>
              </w:rPr>
            </w:rPrChange>
          </w:rPr>
          <w:t>om</w:t>
        </w:r>
      </w:ins>
      <w:ins w:id="1190" w:author="Janusio" w:date="2018-03-05T13:10:36Z">
        <w:r>
          <w:rPr>
            <w:rFonts w:hint="eastAsia" w:ascii="Times New Roman" w:hAnsi="Times New Roman"/>
            <w:i/>
            <w:iCs/>
            <w:sz w:val="24"/>
            <w:szCs w:val="24"/>
            <w:vertAlign w:val="baseline"/>
            <w:lang w:val="en-US" w:eastAsia="zh-CN"/>
            <w:rPrChange w:id="1191" w:author="Janusio" w:date="2018-03-05T13:10:58Z">
              <w:rPr>
                <w:rFonts w:hint="eastAsia" w:ascii="Times New Roman" w:hAnsi="Times New Roman"/>
                <w:i w:val="0"/>
                <w:iCs w:val="0"/>
                <w:sz w:val="24"/>
                <w:szCs w:val="24"/>
                <w:vertAlign w:val="baseline"/>
                <w:lang w:val="en-US" w:eastAsia="zh-CN"/>
              </w:rPr>
            </w:rPrChange>
          </w:rPr>
          <w:t>:</w:t>
        </w:r>
      </w:ins>
      <w:ins w:id="1192" w:author="Janusio" w:date="2018-03-05T13:09:47Z">
        <w:r>
          <w:rPr>
            <w:rFonts w:hint="eastAsia" w:ascii="Times New Roman" w:hAnsi="Times New Roman"/>
            <w:i/>
            <w:iCs/>
            <w:sz w:val="24"/>
            <w:szCs w:val="24"/>
            <w:vertAlign w:val="baseline"/>
            <w:lang w:val="en-US" w:eastAsia="zh-CN"/>
            <w:rPrChange w:id="1193" w:author="Janusio" w:date="2018-03-05T13:10:58Z">
              <w:rPr>
                <w:rFonts w:hint="eastAsia" w:ascii="Times New Roman" w:hAnsi="Times New Roman"/>
                <w:i w:val="0"/>
                <w:iCs w:val="0"/>
                <w:sz w:val="24"/>
                <w:szCs w:val="24"/>
                <w:vertAlign w:val="baseline"/>
                <w:lang w:val="en-US" w:eastAsia="zh-CN"/>
              </w:rPr>
            </w:rPrChange>
          </w:rPr>
          <w:t>A</w:t>
        </w:r>
      </w:ins>
      <w:ins w:id="1194" w:author="Janusio" w:date="2018-03-05T13:10:39Z">
        <w:r>
          <w:rPr>
            <w:rFonts w:hint="eastAsia" w:ascii="Times New Roman" w:hAnsi="Times New Roman"/>
            <w:i/>
            <w:iCs/>
            <w:sz w:val="24"/>
            <w:szCs w:val="24"/>
            <w:vertAlign w:val="baseline"/>
            <w:lang w:val="en-US" w:eastAsia="zh-CN"/>
            <w:rPrChange w:id="1195"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3"/>
        <w:spacing w:line="360" w:lineRule="auto"/>
        <w:ind w:firstLine="420" w:firstLineChars="0"/>
        <w:rPr>
          <w:ins w:id="1196" w:author="Janusio" w:date="2018-03-05T13:15:01Z"/>
          <w:rFonts w:hint="eastAsia" w:ascii="Times New Roman" w:hAnsi="Times New Roman"/>
          <w:i w:val="0"/>
          <w:iCs w:val="0"/>
          <w:sz w:val="24"/>
          <w:szCs w:val="24"/>
          <w:lang w:val="en-US" w:eastAsia="zh-CN"/>
        </w:rPr>
      </w:pPr>
      <w:ins w:id="1197" w:author="Janusio" w:date="2018-03-05T13:11:29Z">
        <w:r>
          <w:rPr>
            <w:rFonts w:hint="eastAsia" w:ascii="Times New Roman" w:hAnsi="Times New Roman"/>
            <w:i w:val="0"/>
            <w:iCs w:val="0"/>
            <w:sz w:val="24"/>
            <w:szCs w:val="24"/>
            <w:lang w:val="en-US" w:eastAsia="zh-CN"/>
          </w:rPr>
          <w:t>并且</w:t>
        </w:r>
      </w:ins>
      <w:ins w:id="1198" w:author="Janusio" w:date="2018-03-05T13:11:30Z">
        <w:r>
          <w:rPr>
            <w:rFonts w:hint="eastAsia" w:ascii="Times New Roman" w:hAnsi="Times New Roman"/>
            <w:i w:val="0"/>
            <w:iCs w:val="0"/>
            <w:sz w:val="24"/>
            <w:szCs w:val="24"/>
            <w:lang w:val="en-US" w:eastAsia="zh-CN"/>
          </w:rPr>
          <w:t>在传递</w:t>
        </w:r>
      </w:ins>
      <w:ins w:id="1199" w:author="Janusio" w:date="2018-03-05T13:11:31Z">
        <w:r>
          <w:rPr>
            <w:rFonts w:hint="eastAsia" w:ascii="Times New Roman" w:hAnsi="Times New Roman"/>
            <w:i w:val="0"/>
            <w:iCs w:val="0"/>
            <w:sz w:val="24"/>
            <w:szCs w:val="24"/>
            <w:lang w:val="en-US" w:eastAsia="zh-CN"/>
          </w:rPr>
          <w:t>无干扰</w:t>
        </w:r>
      </w:ins>
      <w:ins w:id="1200" w:author="Janusio" w:date="2018-03-05T13:11:32Z">
        <w:r>
          <w:rPr>
            <w:rFonts w:hint="eastAsia" w:ascii="Times New Roman" w:hAnsi="Times New Roman"/>
            <w:i w:val="0"/>
            <w:iCs w:val="0"/>
            <w:sz w:val="24"/>
            <w:szCs w:val="24"/>
            <w:lang w:val="en-US" w:eastAsia="zh-CN"/>
          </w:rPr>
          <w:t>理论</w:t>
        </w:r>
      </w:ins>
      <w:ins w:id="1201" w:author="Janusio" w:date="2018-03-05T13:11:33Z">
        <w:r>
          <w:rPr>
            <w:rFonts w:hint="eastAsia" w:ascii="Times New Roman" w:hAnsi="Times New Roman"/>
            <w:i w:val="0"/>
            <w:iCs w:val="0"/>
            <w:sz w:val="24"/>
            <w:szCs w:val="24"/>
            <w:lang w:val="en-US" w:eastAsia="zh-CN"/>
          </w:rPr>
          <w:t>模型</w:t>
        </w:r>
      </w:ins>
      <w:ins w:id="1202" w:author="Janusio" w:date="2018-03-05T13:11:34Z">
        <w:r>
          <w:rPr>
            <w:rFonts w:hint="eastAsia" w:ascii="Times New Roman" w:hAnsi="Times New Roman"/>
            <w:i w:val="0"/>
            <w:iCs w:val="0"/>
            <w:sz w:val="24"/>
            <w:szCs w:val="24"/>
            <w:lang w:val="en-US" w:eastAsia="zh-CN"/>
          </w:rPr>
          <w:t>中，</w:t>
        </w:r>
      </w:ins>
      <w:ins w:id="1203" w:author="Janusio" w:date="2018-03-05T13:11:37Z">
        <w:r>
          <w:rPr>
            <w:rFonts w:hint="eastAsia" w:ascii="Times New Roman" w:hAnsi="Times New Roman"/>
            <w:i w:val="0"/>
            <w:iCs w:val="0"/>
            <w:sz w:val="24"/>
            <w:szCs w:val="24"/>
            <w:lang w:val="en-US" w:eastAsia="zh-CN"/>
          </w:rPr>
          <w:t>~</w:t>
        </w:r>
      </w:ins>
      <w:ins w:id="1204" w:author="Janusio" w:date="2018-03-05T13:11:42Z">
        <w:r>
          <w:rPr>
            <w:rFonts w:hint="eastAsia" w:ascii="Times New Roman" w:hAnsi="Times New Roman"/>
            <w:i w:val="0"/>
            <w:iCs w:val="0"/>
            <w:sz w:val="24"/>
            <w:szCs w:val="24"/>
            <w:lang w:val="en-US" w:eastAsia="zh-CN"/>
          </w:rPr>
          <w:t>为</w:t>
        </w:r>
      </w:ins>
      <w:ins w:id="1205" w:author="Janusio" w:date="2018-03-05T13:11:43Z">
        <w:r>
          <w:rPr>
            <w:rFonts w:hint="eastAsia" w:ascii="Times New Roman" w:hAnsi="Times New Roman"/>
            <w:i w:val="0"/>
            <w:iCs w:val="0"/>
            <w:sz w:val="24"/>
            <w:szCs w:val="24"/>
            <w:lang w:val="en-US" w:eastAsia="zh-CN"/>
          </w:rPr>
          <w:t>安全域</w:t>
        </w:r>
      </w:ins>
      <w:ins w:id="1206" w:author="Janusio" w:date="2018-03-05T13:11:44Z">
        <w:r>
          <w:rPr>
            <w:rFonts w:hint="eastAsia" w:ascii="Times New Roman" w:hAnsi="Times New Roman"/>
            <w:i w:val="0"/>
            <w:iCs w:val="0"/>
            <w:sz w:val="24"/>
            <w:szCs w:val="24"/>
            <w:lang w:val="en-US" w:eastAsia="zh-CN"/>
          </w:rPr>
          <w:t>D</w:t>
        </w:r>
      </w:ins>
      <w:ins w:id="1207" w:author="Janusio" w:date="2018-03-05T13:11:45Z">
        <w:r>
          <w:rPr>
            <w:rFonts w:hint="eastAsia" w:ascii="Times New Roman" w:hAnsi="Times New Roman"/>
            <w:i w:val="0"/>
            <w:iCs w:val="0"/>
            <w:sz w:val="24"/>
            <w:szCs w:val="24"/>
            <w:lang w:val="en-US" w:eastAsia="zh-CN"/>
          </w:rPr>
          <w:t>上</w:t>
        </w:r>
      </w:ins>
      <w:ins w:id="1208" w:author="Janusio" w:date="2018-03-05T13:11:55Z">
        <w:r>
          <w:rPr>
            <w:rFonts w:hint="eastAsia" w:ascii="Times New Roman" w:hAnsi="Times New Roman"/>
            <w:i w:val="0"/>
            <w:iCs w:val="0"/>
            <w:sz w:val="24"/>
            <w:szCs w:val="24"/>
            <w:lang w:val="en-US" w:eastAsia="zh-CN"/>
          </w:rPr>
          <w:t>安全域</w:t>
        </w:r>
      </w:ins>
      <w:ins w:id="1209" w:author="Janusio" w:date="2018-03-05T13:11:58Z">
        <w:r>
          <w:rPr>
            <w:rFonts w:hint="eastAsia" w:ascii="Times New Roman" w:hAnsi="Times New Roman"/>
            <w:i w:val="0"/>
            <w:iCs w:val="0"/>
            <w:sz w:val="24"/>
            <w:szCs w:val="24"/>
            <w:lang w:val="en-US" w:eastAsia="zh-CN"/>
          </w:rPr>
          <w:t>间</w:t>
        </w:r>
      </w:ins>
      <w:ins w:id="1210" w:author="Janusio" w:date="2018-03-05T13:12:01Z">
        <w:r>
          <w:rPr>
            <w:rFonts w:hint="eastAsia" w:ascii="Times New Roman" w:hAnsi="Times New Roman"/>
            <w:i w:val="0"/>
            <w:iCs w:val="0"/>
            <w:sz w:val="24"/>
            <w:szCs w:val="24"/>
            <w:lang w:val="en-US" w:eastAsia="zh-CN"/>
          </w:rPr>
          <w:t>的</w:t>
        </w:r>
      </w:ins>
      <w:ins w:id="1211" w:author="Janusio" w:date="2018-03-05T13:12:02Z">
        <w:r>
          <w:rPr>
            <w:rFonts w:hint="eastAsia" w:ascii="Times New Roman" w:hAnsi="Times New Roman"/>
            <w:i w:val="0"/>
            <w:iCs w:val="0"/>
            <w:sz w:val="24"/>
            <w:szCs w:val="24"/>
            <w:lang w:val="en-US" w:eastAsia="zh-CN"/>
          </w:rPr>
          <w:t>干扰</w:t>
        </w:r>
      </w:ins>
      <w:ins w:id="1212" w:author="Janusio" w:date="2018-03-05T13:12:07Z">
        <w:r>
          <w:rPr>
            <w:rFonts w:hint="eastAsia" w:ascii="Times New Roman" w:hAnsi="Times New Roman"/>
            <w:i w:val="0"/>
            <w:iCs w:val="0"/>
            <w:sz w:val="24"/>
            <w:szCs w:val="24"/>
            <w:lang w:val="en-US" w:eastAsia="zh-CN"/>
          </w:rPr>
          <w:t>关系</w:t>
        </w:r>
      </w:ins>
      <w:ins w:id="1213" w:author="Janusio" w:date="2018-03-05T13:12:14Z">
        <w:r>
          <w:rPr>
            <w:rFonts w:hint="eastAsia" w:ascii="Times New Roman" w:hAnsi="Times New Roman"/>
            <w:i w:val="0"/>
            <w:iCs w:val="0"/>
            <w:sz w:val="24"/>
            <w:szCs w:val="24"/>
            <w:lang w:val="en-US" w:eastAsia="zh-CN"/>
          </w:rPr>
          <w:t>，</w:t>
        </w:r>
      </w:ins>
      <w:ins w:id="1214" w:author="Janusio" w:date="2018-03-05T13:12:16Z">
        <w:r>
          <w:rPr>
            <w:rFonts w:hint="eastAsia" w:ascii="Times New Roman" w:hAnsi="Times New Roman"/>
            <w:i w:val="0"/>
            <w:iCs w:val="0"/>
            <w:sz w:val="24"/>
            <w:szCs w:val="24"/>
            <w:lang w:val="en-US" w:eastAsia="zh-CN"/>
          </w:rPr>
          <w:t>比如</w:t>
        </w:r>
      </w:ins>
      <w:ins w:id="1215" w:author="Janusio" w:date="2018-03-05T13:12:25Z">
        <w:r>
          <w:rPr>
            <w:rFonts w:hint="eastAsia" w:ascii="Times New Roman" w:hAnsi="Times New Roman"/>
            <w:i w:val="0"/>
            <w:iCs w:val="0"/>
            <w:sz w:val="24"/>
            <w:szCs w:val="24"/>
            <w:lang w:val="en-US" w:eastAsia="zh-CN"/>
          </w:rPr>
          <w:t>r</w:t>
        </w:r>
      </w:ins>
      <w:ins w:id="1216" w:author="Janusio" w:date="2018-03-05T13:12:27Z">
        <w:r>
          <w:rPr>
            <w:rFonts w:hint="eastAsia" w:ascii="Times New Roman" w:hAnsi="Times New Roman"/>
            <w:i w:val="0"/>
            <w:iCs w:val="0"/>
            <w:sz w:val="24"/>
            <w:szCs w:val="24"/>
            <w:lang w:val="en-US" w:eastAsia="zh-CN"/>
          </w:rPr>
          <w:t>，</w:t>
        </w:r>
      </w:ins>
      <w:ins w:id="1217" w:author="Janusio" w:date="2018-03-05T13:12:28Z">
        <w:r>
          <w:rPr>
            <w:rFonts w:hint="eastAsia" w:ascii="Times New Roman" w:hAnsi="Times New Roman"/>
            <w:i w:val="0"/>
            <w:iCs w:val="0"/>
            <w:sz w:val="24"/>
            <w:szCs w:val="24"/>
            <w:lang w:val="en-US" w:eastAsia="zh-CN"/>
          </w:rPr>
          <w:t>t</w:t>
        </w:r>
      </w:ins>
      <w:ins w:id="1218" w:author="Janusio" w:date="2018-03-05T13:12:32Z">
        <w:r>
          <w:rPr>
            <w:rFonts w:hint="eastAsia" w:ascii="Times New Roman" w:hAnsi="Times New Roman"/>
            <w:i w:val="0"/>
            <w:iCs w:val="0"/>
            <w:sz w:val="24"/>
            <w:szCs w:val="24"/>
            <w:lang w:val="en-US" w:eastAsia="zh-CN"/>
          </w:rPr>
          <w:t>属于D</w:t>
        </w:r>
      </w:ins>
      <w:ins w:id="1219" w:author="Janusio" w:date="2018-03-05T13:12:35Z">
        <w:r>
          <w:rPr>
            <w:rFonts w:hint="eastAsia" w:ascii="Times New Roman" w:hAnsi="Times New Roman"/>
            <w:i w:val="0"/>
            <w:iCs w:val="0"/>
            <w:sz w:val="24"/>
            <w:szCs w:val="24"/>
            <w:lang w:val="en-US" w:eastAsia="zh-CN"/>
          </w:rPr>
          <w:t>；</w:t>
        </w:r>
      </w:ins>
      <w:ins w:id="1220" w:author="Janusio" w:date="2018-03-05T13:12:37Z">
        <w:r>
          <w:rPr>
            <w:rFonts w:hint="eastAsia" w:ascii="Times New Roman" w:hAnsi="Times New Roman"/>
            <w:i w:val="0"/>
            <w:iCs w:val="0"/>
            <w:sz w:val="24"/>
            <w:szCs w:val="24"/>
            <w:lang w:val="en-US" w:eastAsia="zh-CN"/>
          </w:rPr>
          <w:t>则</w:t>
        </w:r>
      </w:ins>
      <w:ins w:id="1221" w:author="Janusio" w:date="2018-03-05T13:12:39Z">
        <w:r>
          <w:rPr>
            <w:rFonts w:hint="eastAsia" w:ascii="Times New Roman" w:hAnsi="Times New Roman"/>
            <w:i w:val="0"/>
            <w:iCs w:val="0"/>
            <w:sz w:val="24"/>
            <w:szCs w:val="24"/>
            <w:lang w:val="en-US" w:eastAsia="zh-CN"/>
          </w:rPr>
          <w:t>r</w:t>
        </w:r>
      </w:ins>
      <w:ins w:id="1222" w:author="Janusio" w:date="2018-03-05T13:12:40Z">
        <w:r>
          <w:rPr>
            <w:rFonts w:hint="eastAsia" w:ascii="Times New Roman" w:hAnsi="Times New Roman"/>
            <w:i w:val="0"/>
            <w:iCs w:val="0"/>
            <w:sz w:val="24"/>
            <w:szCs w:val="24"/>
            <w:lang w:val="en-US" w:eastAsia="zh-CN"/>
          </w:rPr>
          <w:t>~</w:t>
        </w:r>
      </w:ins>
      <w:ins w:id="1223" w:author="Janusio" w:date="2018-03-05T13:12:41Z">
        <w:r>
          <w:rPr>
            <w:rFonts w:hint="eastAsia" w:ascii="Times New Roman" w:hAnsi="Times New Roman"/>
            <w:i w:val="0"/>
            <w:iCs w:val="0"/>
            <w:sz w:val="24"/>
            <w:szCs w:val="24"/>
            <w:lang w:val="en-US" w:eastAsia="zh-CN"/>
          </w:rPr>
          <w:t>t</w:t>
        </w:r>
      </w:ins>
      <w:ins w:id="1224" w:author="Janusio" w:date="2018-03-05T13:12:48Z">
        <w:r>
          <w:rPr>
            <w:rFonts w:hint="eastAsia" w:ascii="Times New Roman" w:hAnsi="Times New Roman"/>
            <w:i w:val="0"/>
            <w:iCs w:val="0"/>
            <w:sz w:val="24"/>
            <w:szCs w:val="24"/>
            <w:lang w:val="en-US" w:eastAsia="zh-CN"/>
          </w:rPr>
          <w:t>表示</w:t>
        </w:r>
      </w:ins>
      <w:ins w:id="1225" w:author="Janusio" w:date="2018-03-05T13:12:57Z">
        <w:r>
          <w:rPr>
            <w:rFonts w:hint="eastAsia" w:ascii="Times New Roman" w:hAnsi="Times New Roman"/>
            <w:i w:val="0"/>
            <w:iCs w:val="0"/>
            <w:sz w:val="24"/>
            <w:szCs w:val="24"/>
            <w:lang w:val="en-US" w:eastAsia="zh-CN"/>
          </w:rPr>
          <w:t>安全域</w:t>
        </w:r>
      </w:ins>
      <w:ins w:id="1226" w:author="Janusio" w:date="2018-03-05T13:12:58Z">
        <w:r>
          <w:rPr>
            <w:rFonts w:hint="eastAsia" w:ascii="Times New Roman" w:hAnsi="Times New Roman"/>
            <w:i w:val="0"/>
            <w:iCs w:val="0"/>
            <w:sz w:val="24"/>
            <w:szCs w:val="24"/>
            <w:lang w:val="en-US" w:eastAsia="zh-CN"/>
          </w:rPr>
          <w:t>r的</w:t>
        </w:r>
      </w:ins>
      <w:ins w:id="1227" w:author="Janusio" w:date="2018-03-05T13:12:59Z">
        <w:r>
          <w:rPr>
            <w:rFonts w:hint="eastAsia" w:ascii="Times New Roman" w:hAnsi="Times New Roman"/>
            <w:i w:val="0"/>
            <w:iCs w:val="0"/>
            <w:sz w:val="24"/>
            <w:szCs w:val="24"/>
            <w:lang w:val="en-US" w:eastAsia="zh-CN"/>
          </w:rPr>
          <w:t>信息</w:t>
        </w:r>
      </w:ins>
      <w:ins w:id="1228" w:author="Janusio" w:date="2018-03-05T13:13:03Z">
        <w:r>
          <w:rPr>
            <w:rFonts w:hint="eastAsia" w:ascii="Times New Roman" w:hAnsi="Times New Roman"/>
            <w:i w:val="0"/>
            <w:iCs w:val="0"/>
            <w:sz w:val="24"/>
            <w:szCs w:val="24"/>
            <w:lang w:val="en-US" w:eastAsia="zh-CN"/>
          </w:rPr>
          <w:t>流向t</w:t>
        </w:r>
      </w:ins>
      <w:ins w:id="1229" w:author="Janusio" w:date="2018-03-05T13:13:05Z">
        <w:r>
          <w:rPr>
            <w:rFonts w:hint="eastAsia" w:ascii="Times New Roman" w:hAnsi="Times New Roman"/>
            <w:i w:val="0"/>
            <w:iCs w:val="0"/>
            <w:sz w:val="24"/>
            <w:szCs w:val="24"/>
            <w:lang w:val="en-US" w:eastAsia="zh-CN"/>
          </w:rPr>
          <w:t>。</w:t>
        </w:r>
      </w:ins>
      <w:ins w:id="1230" w:author="Janusio" w:date="2018-03-05T13:13:13Z">
        <w:r>
          <w:rPr>
            <w:rFonts w:hint="eastAsia" w:ascii="Times New Roman" w:hAnsi="Times New Roman"/>
            <w:i w:val="0"/>
            <w:iCs w:val="0"/>
            <w:sz w:val="24"/>
            <w:szCs w:val="24"/>
            <w:lang w:val="en-US" w:eastAsia="zh-CN"/>
          </w:rPr>
          <w:t>定义</w:t>
        </w:r>
      </w:ins>
      <w:ins w:id="1231" w:author="Janusio" w:date="2018-03-05T13:13:15Z">
        <w:r>
          <w:rPr>
            <w:rFonts w:hint="eastAsia" w:ascii="Times New Roman" w:hAnsi="Times New Roman"/>
            <w:i w:val="0"/>
            <w:iCs w:val="0"/>
            <w:sz w:val="24"/>
            <w:szCs w:val="24"/>
            <w:lang w:val="en-US" w:eastAsia="zh-CN"/>
          </w:rPr>
          <w:t>辅助</w:t>
        </w:r>
      </w:ins>
      <w:ins w:id="1232" w:author="Janusio" w:date="2018-03-05T13:13:16Z">
        <w:r>
          <w:rPr>
            <w:rFonts w:hint="eastAsia" w:ascii="Times New Roman" w:hAnsi="Times New Roman"/>
            <w:i w:val="0"/>
            <w:iCs w:val="0"/>
            <w:sz w:val="24"/>
            <w:szCs w:val="24"/>
            <w:lang w:val="en-US" w:eastAsia="zh-CN"/>
          </w:rPr>
          <w:t>函数</w:t>
        </w:r>
      </w:ins>
      <w:ins w:id="1233" w:author="Janusio" w:date="2018-03-05T13:13:21Z">
        <w:r>
          <w:rPr>
            <w:rFonts w:hint="eastAsia" w:ascii="Times New Roman" w:hAnsi="Times New Roman"/>
            <w:i w:val="0"/>
            <w:iCs w:val="0"/>
            <w:sz w:val="24"/>
            <w:szCs w:val="24"/>
            <w:lang w:val="en-US" w:eastAsia="zh-CN"/>
          </w:rPr>
          <w:t>purge</w:t>
        </w:r>
      </w:ins>
      <w:ins w:id="1234" w:author="Janusio" w:date="2018-03-05T13:13:23Z">
        <w:r>
          <w:rPr>
            <w:rFonts w:hint="eastAsia" w:ascii="Times New Roman" w:hAnsi="Times New Roman"/>
            <w:i w:val="0"/>
            <w:iCs w:val="0"/>
            <w:sz w:val="24"/>
            <w:szCs w:val="24"/>
            <w:lang w:val="en-US" w:eastAsia="zh-CN"/>
          </w:rPr>
          <w:t>:</w:t>
        </w:r>
      </w:ins>
      <w:ins w:id="1235" w:author="Janusio" w:date="2018-03-05T13:13:24Z">
        <w:r>
          <w:rPr>
            <w:rFonts w:hint="eastAsia" w:ascii="Times New Roman" w:hAnsi="Times New Roman"/>
            <w:i w:val="0"/>
            <w:iCs w:val="0"/>
            <w:sz w:val="24"/>
            <w:szCs w:val="24"/>
            <w:lang w:val="en-US" w:eastAsia="zh-CN"/>
          </w:rPr>
          <w:t>A</w:t>
        </w:r>
      </w:ins>
      <w:ins w:id="1236" w:author="Janusio" w:date="2018-03-05T13:13:28Z">
        <w:r>
          <w:rPr>
            <w:rFonts w:hint="eastAsia" w:ascii="Times New Roman" w:hAnsi="Times New Roman"/>
            <w:i w:val="0"/>
            <w:iCs w:val="0"/>
            <w:sz w:val="24"/>
            <w:szCs w:val="24"/>
            <w:vertAlign w:val="superscript"/>
            <w:lang w:val="en-US" w:eastAsia="zh-CN"/>
            <w:rPrChange w:id="1237" w:author="Janusio" w:date="2018-03-05T13:13:46Z">
              <w:rPr>
                <w:rFonts w:hint="eastAsia" w:ascii="Times New Roman" w:hAnsi="Times New Roman"/>
                <w:i w:val="0"/>
                <w:iCs w:val="0"/>
                <w:sz w:val="24"/>
                <w:szCs w:val="24"/>
                <w:lang w:val="en-US" w:eastAsia="zh-CN"/>
              </w:rPr>
            </w:rPrChange>
          </w:rPr>
          <w:t>*</w:t>
        </w:r>
      </w:ins>
      <w:ins w:id="1238" w:author="Janusio" w:date="2018-03-05T13:13:30Z">
        <w:r>
          <w:rPr>
            <w:rFonts w:hint="eastAsia" w:ascii="Times New Roman" w:hAnsi="Times New Roman"/>
            <w:i w:val="0"/>
            <w:iCs w:val="0"/>
            <w:sz w:val="24"/>
            <w:szCs w:val="24"/>
            <w:lang w:val="en-US" w:eastAsia="zh-CN"/>
          </w:rPr>
          <w:t xml:space="preserve"> </w:t>
        </w:r>
      </w:ins>
      <w:ins w:id="1239" w:author="Janusio" w:date="2018-03-05T13:13:31Z">
        <w:r>
          <w:rPr>
            <w:rFonts w:hint="eastAsia" w:ascii="Times New Roman" w:hAnsi="Times New Roman"/>
            <w:i w:val="0"/>
            <w:iCs w:val="0"/>
            <w:sz w:val="24"/>
            <w:szCs w:val="24"/>
            <w:lang w:val="en-US" w:eastAsia="zh-CN"/>
          </w:rPr>
          <w:t>* D</w:t>
        </w:r>
      </w:ins>
      <w:ins w:id="1240" w:author="Janusio" w:date="2018-03-05T13:13:34Z">
        <w:r>
          <w:rPr>
            <w:rFonts w:hint="eastAsia" w:ascii="Times New Roman" w:hAnsi="Times New Roman"/>
            <w:i w:val="0"/>
            <w:iCs w:val="0"/>
            <w:sz w:val="24"/>
            <w:szCs w:val="24"/>
            <w:lang w:val="en-US" w:eastAsia="zh-CN"/>
          </w:rPr>
          <w:t>-</w:t>
        </w:r>
      </w:ins>
      <w:ins w:id="1241" w:author="Janusio" w:date="2018-03-05T13:13:36Z">
        <w:r>
          <w:rPr>
            <w:rFonts w:hint="eastAsia" w:ascii="Times New Roman" w:hAnsi="Times New Roman"/>
            <w:i w:val="0"/>
            <w:iCs w:val="0"/>
            <w:sz w:val="24"/>
            <w:szCs w:val="24"/>
            <w:lang w:val="en-US" w:eastAsia="zh-CN"/>
          </w:rPr>
          <w:t>&gt;</w:t>
        </w:r>
      </w:ins>
      <w:ins w:id="1242" w:author="Janusio" w:date="2018-03-05T13:13:37Z">
        <w:r>
          <w:rPr>
            <w:rFonts w:hint="eastAsia" w:ascii="Times New Roman" w:hAnsi="Times New Roman"/>
            <w:i w:val="0"/>
            <w:iCs w:val="0"/>
            <w:sz w:val="24"/>
            <w:szCs w:val="24"/>
            <w:lang w:val="en-US" w:eastAsia="zh-CN"/>
          </w:rPr>
          <w:t>A</w:t>
        </w:r>
      </w:ins>
      <w:ins w:id="1243" w:author="Janusio" w:date="2018-03-05T13:13:38Z">
        <w:r>
          <w:rPr>
            <w:rFonts w:hint="eastAsia" w:ascii="Times New Roman" w:hAnsi="Times New Roman"/>
            <w:i w:val="0"/>
            <w:iCs w:val="0"/>
            <w:sz w:val="24"/>
            <w:szCs w:val="24"/>
            <w:vertAlign w:val="superscript"/>
            <w:lang w:val="en-US" w:eastAsia="zh-CN"/>
            <w:rPrChange w:id="1244" w:author="Janusio" w:date="2018-03-05T13:13:43Z">
              <w:rPr>
                <w:rFonts w:hint="eastAsia" w:ascii="Times New Roman" w:hAnsi="Times New Roman"/>
                <w:i w:val="0"/>
                <w:iCs w:val="0"/>
                <w:sz w:val="24"/>
                <w:szCs w:val="24"/>
                <w:lang w:val="en-US" w:eastAsia="zh-CN"/>
              </w:rPr>
            </w:rPrChange>
          </w:rPr>
          <w:t>*</w:t>
        </w:r>
      </w:ins>
      <w:ins w:id="1245" w:author="Janusio" w:date="2018-03-05T13:13:41Z">
        <w:r>
          <w:rPr>
            <w:rFonts w:hint="eastAsia" w:ascii="Times New Roman" w:hAnsi="Times New Roman"/>
            <w:i w:val="0"/>
            <w:iCs w:val="0"/>
            <w:sz w:val="24"/>
            <w:szCs w:val="24"/>
            <w:lang w:val="en-US" w:eastAsia="zh-CN"/>
          </w:rPr>
          <w:t xml:space="preserve"> </w:t>
        </w:r>
      </w:ins>
      <w:ins w:id="1246" w:author="Janusio" w:date="2018-03-05T13:13:49Z">
        <w:r>
          <w:rPr>
            <w:rFonts w:hint="eastAsia" w:ascii="Times New Roman" w:hAnsi="Times New Roman"/>
            <w:i w:val="0"/>
            <w:iCs w:val="0"/>
            <w:sz w:val="24"/>
            <w:szCs w:val="24"/>
            <w:lang w:val="en-US" w:eastAsia="zh-CN"/>
          </w:rPr>
          <w:t>,</w:t>
        </w:r>
      </w:ins>
      <w:ins w:id="1247" w:author="Janusio" w:date="2018-03-05T13:13:57Z">
        <w:r>
          <w:rPr>
            <w:rFonts w:hint="eastAsia" w:ascii="Times New Roman" w:hAnsi="Times New Roman"/>
            <w:i w:val="0"/>
            <w:iCs w:val="0"/>
            <w:sz w:val="24"/>
            <w:szCs w:val="24"/>
            <w:lang w:val="en-US" w:eastAsia="zh-CN"/>
          </w:rPr>
          <w:t>purge</w:t>
        </w:r>
      </w:ins>
      <w:ins w:id="1248" w:author="Janusio" w:date="2018-03-05T13:14:03Z">
        <w:r>
          <w:rPr>
            <w:rFonts w:hint="eastAsia" w:ascii="Times New Roman" w:hAnsi="Times New Roman"/>
            <w:i w:val="0"/>
            <w:iCs w:val="0"/>
            <w:sz w:val="24"/>
            <w:szCs w:val="24"/>
            <w:lang w:val="en-US" w:eastAsia="zh-CN"/>
          </w:rPr>
          <w:t>(</w:t>
        </w:r>
      </w:ins>
      <w:ins w:id="1249" w:author="Janusio" w:date="2018-03-05T13:14:06Z">
        <w:r>
          <w:rPr>
            <w:rFonts w:hint="eastAsia" w:ascii="Times New Roman" w:hAnsi="Times New Roman"/>
            <w:i w:val="0"/>
            <w:iCs w:val="0"/>
            <w:sz w:val="24"/>
            <w:szCs w:val="24"/>
            <w:lang w:val="en-US" w:eastAsia="zh-CN"/>
          </w:rPr>
          <w:t>a</w:t>
        </w:r>
      </w:ins>
      <w:ins w:id="1250" w:author="Janusio" w:date="2018-03-05T13:14:07Z">
        <w:r>
          <w:rPr>
            <w:rFonts w:hint="eastAsia" w:ascii="Times New Roman" w:hAnsi="Times New Roman"/>
            <w:i w:val="0"/>
            <w:iCs w:val="0"/>
            <w:sz w:val="24"/>
            <w:szCs w:val="24"/>
            <w:lang w:val="en-US" w:eastAsia="zh-CN"/>
          </w:rPr>
          <w:t>,</w:t>
        </w:r>
      </w:ins>
      <w:ins w:id="1251" w:author="Janusio" w:date="2018-03-05T13:14:09Z">
        <w:r>
          <w:rPr>
            <w:rFonts w:hint="eastAsia" w:ascii="Times New Roman" w:hAnsi="Times New Roman"/>
            <w:i w:val="0"/>
            <w:iCs w:val="0"/>
            <w:sz w:val="24"/>
            <w:szCs w:val="24"/>
            <w:lang w:val="en-US" w:eastAsia="zh-CN"/>
          </w:rPr>
          <w:t>v</w:t>
        </w:r>
      </w:ins>
      <w:ins w:id="1252" w:author="Janusio" w:date="2018-03-05T13:14:03Z">
        <w:r>
          <w:rPr>
            <w:rFonts w:hint="eastAsia" w:ascii="Times New Roman" w:hAnsi="Times New Roman"/>
            <w:i w:val="0"/>
            <w:iCs w:val="0"/>
            <w:sz w:val="24"/>
            <w:szCs w:val="24"/>
            <w:lang w:val="en-US" w:eastAsia="zh-CN"/>
          </w:rPr>
          <w:t>)</w:t>
        </w:r>
      </w:ins>
      <w:ins w:id="1253" w:author="Janusio" w:date="2018-03-05T13:14:14Z">
        <w:r>
          <w:rPr>
            <w:rFonts w:hint="eastAsia" w:ascii="Times New Roman" w:hAnsi="Times New Roman"/>
            <w:i w:val="0"/>
            <w:iCs w:val="0"/>
            <w:sz w:val="24"/>
            <w:szCs w:val="24"/>
            <w:lang w:val="en-US" w:eastAsia="zh-CN"/>
          </w:rPr>
          <w:t>表示</w:t>
        </w:r>
      </w:ins>
      <w:ins w:id="1254" w:author="Janusio" w:date="2018-03-05T13:14:16Z">
        <w:r>
          <w:rPr>
            <w:rFonts w:hint="eastAsia" w:ascii="Times New Roman" w:hAnsi="Times New Roman"/>
            <w:i w:val="0"/>
            <w:iCs w:val="0"/>
            <w:sz w:val="24"/>
            <w:szCs w:val="24"/>
            <w:lang w:val="en-US" w:eastAsia="zh-CN"/>
          </w:rPr>
          <w:t>从</w:t>
        </w:r>
      </w:ins>
      <w:ins w:id="1255" w:author="Janusio" w:date="2018-03-05T13:14:17Z">
        <w:r>
          <w:rPr>
            <w:rFonts w:hint="eastAsia" w:ascii="Times New Roman" w:hAnsi="Times New Roman"/>
            <w:i w:val="0"/>
            <w:iCs w:val="0"/>
            <w:sz w:val="24"/>
            <w:szCs w:val="24"/>
            <w:lang w:val="en-US" w:eastAsia="zh-CN"/>
          </w:rPr>
          <w:t>动作</w:t>
        </w:r>
      </w:ins>
      <w:ins w:id="1256" w:author="Janusio" w:date="2018-03-05T13:14:20Z">
        <w:r>
          <w:rPr>
            <w:rFonts w:hint="eastAsia" w:ascii="Times New Roman" w:hAnsi="Times New Roman"/>
            <w:i w:val="0"/>
            <w:iCs w:val="0"/>
            <w:sz w:val="24"/>
            <w:szCs w:val="24"/>
            <w:lang w:val="en-US" w:eastAsia="zh-CN"/>
          </w:rPr>
          <w:t>序列</w:t>
        </w:r>
      </w:ins>
      <w:ins w:id="1257" w:author="Janusio" w:date="2018-03-05T13:14:21Z">
        <w:r>
          <w:rPr>
            <w:rFonts w:hint="eastAsia" w:ascii="Times New Roman" w:hAnsi="Times New Roman"/>
            <w:i w:val="0"/>
            <w:iCs w:val="0"/>
            <w:sz w:val="24"/>
            <w:szCs w:val="24"/>
            <w:lang w:val="en-US" w:eastAsia="zh-CN"/>
          </w:rPr>
          <w:t>a</w:t>
        </w:r>
      </w:ins>
      <w:ins w:id="1258" w:author="Janusio" w:date="2018-03-05T13:14:23Z">
        <w:r>
          <w:rPr>
            <w:rFonts w:hint="eastAsia" w:ascii="Times New Roman" w:hAnsi="Times New Roman"/>
            <w:i w:val="0"/>
            <w:iCs w:val="0"/>
            <w:sz w:val="24"/>
            <w:szCs w:val="24"/>
            <w:lang w:val="en-US" w:eastAsia="zh-CN"/>
          </w:rPr>
          <w:t>中</w:t>
        </w:r>
      </w:ins>
      <w:ins w:id="1259" w:author="Janusio" w:date="2018-03-05T13:14:26Z">
        <w:r>
          <w:rPr>
            <w:rFonts w:hint="eastAsia" w:ascii="Times New Roman" w:hAnsi="Times New Roman"/>
            <w:i w:val="0"/>
            <w:iCs w:val="0"/>
            <w:sz w:val="24"/>
            <w:szCs w:val="24"/>
            <w:lang w:val="en-US" w:eastAsia="zh-CN"/>
          </w:rPr>
          <w:t>删除</w:t>
        </w:r>
      </w:ins>
      <w:ins w:id="1260" w:author="Janusio" w:date="2018-03-05T13:14:27Z">
        <w:r>
          <w:rPr>
            <w:rFonts w:hint="eastAsia" w:ascii="Times New Roman" w:hAnsi="Times New Roman"/>
            <w:i w:val="0"/>
            <w:iCs w:val="0"/>
            <w:sz w:val="24"/>
            <w:szCs w:val="24"/>
            <w:lang w:val="en-US" w:eastAsia="zh-CN"/>
          </w:rPr>
          <w:t>所有</w:t>
        </w:r>
      </w:ins>
      <w:ins w:id="1261" w:author="Janusio" w:date="2018-03-05T13:14:29Z">
        <w:r>
          <w:rPr>
            <w:rFonts w:hint="eastAsia" w:ascii="Times New Roman" w:hAnsi="Times New Roman"/>
            <w:i w:val="0"/>
            <w:iCs w:val="0"/>
            <w:sz w:val="24"/>
            <w:szCs w:val="24"/>
            <w:lang w:val="en-US" w:eastAsia="zh-CN"/>
          </w:rPr>
          <w:t>从</w:t>
        </w:r>
      </w:ins>
      <w:ins w:id="1262" w:author="Janusio" w:date="2018-03-05T13:14:32Z">
        <w:r>
          <w:rPr>
            <w:rFonts w:hint="eastAsia" w:ascii="Times New Roman" w:hAnsi="Times New Roman"/>
            <w:i w:val="0"/>
            <w:iCs w:val="0"/>
            <w:sz w:val="24"/>
            <w:szCs w:val="24"/>
            <w:lang w:val="en-US" w:eastAsia="zh-CN"/>
          </w:rPr>
          <w:t>v</w:t>
        </w:r>
      </w:ins>
      <w:ins w:id="1263" w:author="Janusio" w:date="2018-03-05T13:14:33Z">
        <w:r>
          <w:rPr>
            <w:rFonts w:hint="eastAsia" w:ascii="Times New Roman" w:hAnsi="Times New Roman"/>
            <w:i w:val="0"/>
            <w:iCs w:val="0"/>
            <w:sz w:val="24"/>
            <w:szCs w:val="24"/>
            <w:lang w:val="en-US" w:eastAsia="zh-CN"/>
          </w:rPr>
          <w:t>发出</w:t>
        </w:r>
      </w:ins>
      <w:ins w:id="1264" w:author="Janusio" w:date="2018-03-05T13:14:34Z">
        <w:r>
          <w:rPr>
            <w:rFonts w:hint="eastAsia" w:ascii="Times New Roman" w:hAnsi="Times New Roman"/>
            <w:i w:val="0"/>
            <w:iCs w:val="0"/>
            <w:sz w:val="24"/>
            <w:szCs w:val="24"/>
            <w:lang w:val="en-US" w:eastAsia="zh-CN"/>
          </w:rPr>
          <w:t>的</w:t>
        </w:r>
      </w:ins>
      <w:ins w:id="1265" w:author="Janusio" w:date="2018-03-05T13:14:35Z">
        <w:r>
          <w:rPr>
            <w:rFonts w:hint="eastAsia" w:ascii="Times New Roman" w:hAnsi="Times New Roman"/>
            <w:i w:val="0"/>
            <w:iCs w:val="0"/>
            <w:sz w:val="24"/>
            <w:szCs w:val="24"/>
            <w:lang w:val="en-US" w:eastAsia="zh-CN"/>
          </w:rPr>
          <w:t>动作</w:t>
        </w:r>
      </w:ins>
      <w:ins w:id="1266" w:author="Janusio" w:date="2018-03-05T13:14:36Z">
        <w:r>
          <w:rPr>
            <w:rFonts w:hint="eastAsia" w:ascii="Times New Roman" w:hAnsi="Times New Roman"/>
            <w:i w:val="0"/>
            <w:iCs w:val="0"/>
            <w:sz w:val="24"/>
            <w:szCs w:val="24"/>
            <w:lang w:val="en-US" w:eastAsia="zh-CN"/>
          </w:rPr>
          <w:t>序列。</w:t>
        </w:r>
      </w:ins>
    </w:p>
    <w:p>
      <w:pPr>
        <w:pStyle w:val="23"/>
        <w:spacing w:line="360" w:lineRule="auto"/>
        <w:ind w:firstLine="420" w:firstLineChars="0"/>
        <w:rPr>
          <w:ins w:id="1267" w:author="Janusio" w:date="2018-03-05T00:02:31Z"/>
          <w:rFonts w:hint="eastAsia" w:ascii="Times New Roman" w:hAnsi="Times New Roman"/>
          <w:i w:val="0"/>
          <w:iCs w:val="0"/>
          <w:sz w:val="24"/>
          <w:szCs w:val="24"/>
          <w:lang w:val="en-US" w:eastAsia="zh-CN"/>
          <w:rPrChange w:id="1268" w:author="Janusio" w:date="2018-03-05T13:11:20Z">
            <w:rPr>
              <w:ins w:id="1269" w:author="Janusio" w:date="2018-03-05T00:02:31Z"/>
              <w:rFonts w:hint="eastAsia" w:ascii="Times New Roman" w:hAnsi="Times New Roman"/>
              <w:i/>
              <w:iCs/>
              <w:sz w:val="24"/>
              <w:szCs w:val="24"/>
              <w:lang w:val="en-US" w:eastAsia="zh-CN"/>
            </w:rPr>
          </w:rPrChange>
        </w:rPr>
      </w:pPr>
      <w:ins w:id="1270" w:author="Janusio" w:date="2018-03-05T13:16:37Z">
        <w:r>
          <w:rPr>
            <w:rFonts w:hint="eastAsia" w:ascii="Times New Roman" w:hAnsi="Times New Roman"/>
            <w:i w:val="0"/>
            <w:iCs w:val="0"/>
            <w:sz w:val="24"/>
            <w:szCs w:val="24"/>
            <w:lang w:val="en-US" w:eastAsia="zh-CN"/>
          </w:rPr>
          <w:t>但是</w:t>
        </w:r>
      </w:ins>
      <w:ins w:id="1271" w:author="Janusio" w:date="2018-03-05T13:16:40Z">
        <w:r>
          <w:rPr>
            <w:rFonts w:hint="eastAsia" w:ascii="Times New Roman" w:hAnsi="Times New Roman"/>
            <w:i w:val="0"/>
            <w:iCs w:val="0"/>
            <w:sz w:val="24"/>
            <w:szCs w:val="24"/>
            <w:lang w:val="en-US" w:eastAsia="zh-CN"/>
          </w:rPr>
          <w:t>Rushby</w:t>
        </w:r>
      </w:ins>
      <w:ins w:id="1272" w:author="Janusio" w:date="2018-03-05T13:16:41Z">
        <w:r>
          <w:rPr>
            <w:rFonts w:hint="eastAsia" w:ascii="Times New Roman" w:hAnsi="Times New Roman"/>
            <w:i w:val="0"/>
            <w:iCs w:val="0"/>
            <w:sz w:val="24"/>
            <w:szCs w:val="24"/>
            <w:lang w:val="en-US" w:eastAsia="zh-CN"/>
          </w:rPr>
          <w:t>的</w:t>
        </w:r>
      </w:ins>
      <w:ins w:id="1273" w:author="Janusio" w:date="2018-03-05T13:16:43Z">
        <w:r>
          <w:rPr>
            <w:rFonts w:hint="eastAsia" w:ascii="Times New Roman" w:hAnsi="Times New Roman"/>
            <w:i w:val="0"/>
            <w:iCs w:val="0"/>
            <w:sz w:val="24"/>
            <w:szCs w:val="24"/>
            <w:lang w:val="en-US" w:eastAsia="zh-CN"/>
          </w:rPr>
          <w:t>无干扰</w:t>
        </w:r>
      </w:ins>
      <w:ins w:id="1274" w:author="Janusio" w:date="2018-03-05T13:16:44Z">
        <w:r>
          <w:rPr>
            <w:rFonts w:hint="eastAsia" w:ascii="Times New Roman" w:hAnsi="Times New Roman"/>
            <w:i w:val="0"/>
            <w:iCs w:val="0"/>
            <w:sz w:val="24"/>
            <w:szCs w:val="24"/>
            <w:lang w:val="en-US" w:eastAsia="zh-CN"/>
          </w:rPr>
          <w:t>理论</w:t>
        </w:r>
      </w:ins>
      <w:ins w:id="1275" w:author="Janusio" w:date="2018-03-05T13:16:47Z">
        <w:r>
          <w:rPr>
            <w:rFonts w:hint="eastAsia" w:ascii="Times New Roman" w:hAnsi="Times New Roman"/>
            <w:i w:val="0"/>
            <w:iCs w:val="0"/>
            <w:sz w:val="24"/>
            <w:szCs w:val="24"/>
            <w:lang w:val="en-US" w:eastAsia="zh-CN"/>
          </w:rPr>
          <w:t>并</w:t>
        </w:r>
      </w:ins>
      <w:ins w:id="1276" w:author="Janusio" w:date="2018-03-05T13:16:49Z">
        <w:r>
          <w:rPr>
            <w:rFonts w:hint="eastAsia" w:ascii="Times New Roman" w:hAnsi="Times New Roman"/>
            <w:i w:val="0"/>
            <w:iCs w:val="0"/>
            <w:sz w:val="24"/>
            <w:szCs w:val="24"/>
            <w:lang w:val="en-US" w:eastAsia="zh-CN"/>
          </w:rPr>
          <w:t>不能</w:t>
        </w:r>
      </w:ins>
      <w:ins w:id="1277" w:author="Janusio" w:date="2018-03-05T13:16:50Z">
        <w:r>
          <w:rPr>
            <w:rFonts w:hint="eastAsia" w:ascii="Times New Roman" w:hAnsi="Times New Roman"/>
            <w:i w:val="0"/>
            <w:iCs w:val="0"/>
            <w:sz w:val="24"/>
            <w:szCs w:val="24"/>
            <w:lang w:val="en-US" w:eastAsia="zh-CN"/>
          </w:rPr>
          <w:t>完全</w:t>
        </w:r>
      </w:ins>
      <w:ins w:id="1278" w:author="Janusio" w:date="2018-03-05T13:16:53Z">
        <w:r>
          <w:rPr>
            <w:rFonts w:hint="eastAsia" w:ascii="Times New Roman" w:hAnsi="Times New Roman"/>
            <w:i w:val="0"/>
            <w:iCs w:val="0"/>
            <w:sz w:val="24"/>
            <w:szCs w:val="24"/>
            <w:lang w:val="en-US" w:eastAsia="zh-CN"/>
          </w:rPr>
          <w:t>适用于</w:t>
        </w:r>
      </w:ins>
      <w:ins w:id="1279" w:author="Janusio" w:date="2018-03-05T13:16:59Z">
        <w:r>
          <w:rPr>
            <w:rFonts w:hint="eastAsia" w:ascii="Times New Roman" w:hAnsi="Times New Roman"/>
            <w:i w:val="0"/>
            <w:iCs w:val="0"/>
            <w:sz w:val="24"/>
            <w:szCs w:val="24"/>
            <w:lang w:val="en-US" w:eastAsia="zh-CN"/>
          </w:rPr>
          <w:t>云计算</w:t>
        </w:r>
      </w:ins>
      <w:ins w:id="1280" w:author="Janusio" w:date="2018-03-05T13:17:00Z">
        <w:r>
          <w:rPr>
            <w:rFonts w:hint="eastAsia" w:ascii="Times New Roman" w:hAnsi="Times New Roman"/>
            <w:i w:val="0"/>
            <w:iCs w:val="0"/>
            <w:sz w:val="24"/>
            <w:szCs w:val="24"/>
            <w:lang w:val="en-US" w:eastAsia="zh-CN"/>
          </w:rPr>
          <w:t>平台，</w:t>
        </w:r>
      </w:ins>
      <w:ins w:id="1281" w:author="Janusio" w:date="2018-03-05T13:17:13Z">
        <w:r>
          <w:rPr>
            <w:rFonts w:hint="eastAsia" w:ascii="Times New Roman" w:hAnsi="Times New Roman"/>
            <w:i w:val="0"/>
            <w:iCs w:val="0"/>
            <w:sz w:val="24"/>
            <w:szCs w:val="24"/>
            <w:lang w:val="en-US" w:eastAsia="zh-CN"/>
          </w:rPr>
          <w:t>云计算</w:t>
        </w:r>
      </w:ins>
      <w:ins w:id="1282" w:author="Janusio" w:date="2018-03-05T13:17:16Z">
        <w:r>
          <w:rPr>
            <w:rFonts w:hint="eastAsia" w:ascii="Times New Roman" w:hAnsi="Times New Roman"/>
            <w:i w:val="0"/>
            <w:iCs w:val="0"/>
            <w:sz w:val="24"/>
            <w:szCs w:val="24"/>
            <w:lang w:val="en-US" w:eastAsia="zh-CN"/>
          </w:rPr>
          <w:t>平台</w:t>
        </w:r>
      </w:ins>
      <w:ins w:id="1283" w:author="Janusio" w:date="2018-03-05T13:17:18Z">
        <w:r>
          <w:rPr>
            <w:rFonts w:hint="eastAsia" w:ascii="Times New Roman" w:hAnsi="Times New Roman"/>
            <w:i w:val="0"/>
            <w:iCs w:val="0"/>
            <w:sz w:val="24"/>
            <w:szCs w:val="24"/>
            <w:lang w:val="en-US" w:eastAsia="zh-CN"/>
          </w:rPr>
          <w:t>存在</w:t>
        </w:r>
      </w:ins>
      <w:ins w:id="1284" w:author="Janusio" w:date="2018-03-05T13:17:19Z">
        <w:r>
          <w:rPr>
            <w:rFonts w:hint="eastAsia" w:ascii="Times New Roman" w:hAnsi="Times New Roman"/>
            <w:i w:val="0"/>
            <w:iCs w:val="0"/>
            <w:sz w:val="24"/>
            <w:szCs w:val="24"/>
            <w:lang w:val="en-US" w:eastAsia="zh-CN"/>
          </w:rPr>
          <w:t>着</w:t>
        </w:r>
      </w:ins>
      <w:ins w:id="1285" w:author="Janusio" w:date="2018-03-05T13:17:25Z">
        <w:r>
          <w:rPr>
            <w:rFonts w:hint="eastAsia" w:ascii="Times New Roman" w:hAnsi="Times New Roman"/>
            <w:i w:val="0"/>
            <w:iCs w:val="0"/>
            <w:sz w:val="24"/>
            <w:szCs w:val="24"/>
            <w:lang w:val="en-US" w:eastAsia="zh-CN"/>
          </w:rPr>
          <w:t>大量</w:t>
        </w:r>
      </w:ins>
      <w:ins w:id="1286" w:author="Janusio" w:date="2018-03-05T13:17:28Z">
        <w:r>
          <w:rPr>
            <w:rFonts w:hint="eastAsia" w:ascii="Times New Roman" w:hAnsi="Times New Roman"/>
            <w:i w:val="0"/>
            <w:iCs w:val="0"/>
            <w:sz w:val="24"/>
            <w:szCs w:val="24"/>
            <w:lang w:val="en-US" w:eastAsia="zh-CN"/>
          </w:rPr>
          <w:t>安全域</w:t>
        </w:r>
      </w:ins>
      <w:ins w:id="1287" w:author="Janusio" w:date="2018-03-05T13:17:29Z">
        <w:r>
          <w:rPr>
            <w:rFonts w:hint="eastAsia" w:ascii="Times New Roman" w:hAnsi="Times New Roman"/>
            <w:i w:val="0"/>
            <w:iCs w:val="0"/>
            <w:sz w:val="24"/>
            <w:szCs w:val="24"/>
            <w:lang w:val="en-US" w:eastAsia="zh-CN"/>
          </w:rPr>
          <w:t>以及</w:t>
        </w:r>
      </w:ins>
      <w:ins w:id="1288" w:author="Janusio" w:date="2018-03-05T13:17:31Z">
        <w:r>
          <w:rPr>
            <w:rFonts w:hint="eastAsia" w:ascii="Times New Roman" w:hAnsi="Times New Roman"/>
            <w:i w:val="0"/>
            <w:iCs w:val="0"/>
            <w:sz w:val="24"/>
            <w:szCs w:val="24"/>
            <w:lang w:val="en-US" w:eastAsia="zh-CN"/>
          </w:rPr>
          <w:t>安全域</w:t>
        </w:r>
      </w:ins>
      <w:ins w:id="1289" w:author="Janusio" w:date="2018-03-05T13:17:32Z">
        <w:r>
          <w:rPr>
            <w:rFonts w:hint="eastAsia" w:ascii="Times New Roman" w:hAnsi="Times New Roman"/>
            <w:i w:val="0"/>
            <w:iCs w:val="0"/>
            <w:sz w:val="24"/>
            <w:szCs w:val="24"/>
            <w:lang w:val="en-US" w:eastAsia="zh-CN"/>
          </w:rPr>
          <w:t>中的</w:t>
        </w:r>
      </w:ins>
      <w:ins w:id="1290" w:author="Janusio" w:date="2018-03-05T13:17:34Z">
        <w:r>
          <w:rPr>
            <w:rFonts w:hint="eastAsia" w:ascii="Times New Roman" w:hAnsi="Times New Roman"/>
            <w:i w:val="0"/>
            <w:iCs w:val="0"/>
            <w:sz w:val="24"/>
            <w:szCs w:val="24"/>
            <w:lang w:val="en-US" w:eastAsia="zh-CN"/>
          </w:rPr>
          <w:t>组件，</w:t>
        </w:r>
      </w:ins>
      <w:ins w:id="1291" w:author="Janusio" w:date="2018-03-05T13:17:36Z">
        <w:r>
          <w:rPr>
            <w:rFonts w:hint="eastAsia" w:ascii="Times New Roman" w:hAnsi="Times New Roman"/>
            <w:i w:val="0"/>
            <w:iCs w:val="0"/>
            <w:sz w:val="24"/>
            <w:szCs w:val="24"/>
            <w:lang w:val="en-US" w:eastAsia="zh-CN"/>
          </w:rPr>
          <w:t>每一个</w:t>
        </w:r>
      </w:ins>
      <w:ins w:id="1292" w:author="Janusio" w:date="2018-03-05T13:17:39Z">
        <w:r>
          <w:rPr>
            <w:rFonts w:hint="eastAsia" w:ascii="Times New Roman" w:hAnsi="Times New Roman"/>
            <w:i w:val="0"/>
            <w:iCs w:val="0"/>
            <w:sz w:val="24"/>
            <w:szCs w:val="24"/>
            <w:lang w:val="en-US" w:eastAsia="zh-CN"/>
          </w:rPr>
          <w:t>组建中</w:t>
        </w:r>
      </w:ins>
      <w:ins w:id="1293" w:author="Janusio" w:date="2018-03-05T13:17:40Z">
        <w:r>
          <w:rPr>
            <w:rFonts w:hint="eastAsia" w:ascii="Times New Roman" w:hAnsi="Times New Roman"/>
            <w:i w:val="0"/>
            <w:iCs w:val="0"/>
            <w:sz w:val="24"/>
            <w:szCs w:val="24"/>
            <w:lang w:val="en-US" w:eastAsia="zh-CN"/>
          </w:rPr>
          <w:t>又</w:t>
        </w:r>
      </w:ins>
      <w:ins w:id="1294" w:author="Janusio" w:date="2018-03-05T13:17:42Z">
        <w:r>
          <w:rPr>
            <w:rFonts w:hint="eastAsia" w:ascii="Times New Roman" w:hAnsi="Times New Roman"/>
            <w:i w:val="0"/>
            <w:iCs w:val="0"/>
            <w:sz w:val="24"/>
            <w:szCs w:val="24"/>
            <w:lang w:val="en-US" w:eastAsia="zh-CN"/>
          </w:rPr>
          <w:t>包含</w:t>
        </w:r>
      </w:ins>
      <w:ins w:id="1295" w:author="Janusio" w:date="2018-03-05T13:17:44Z">
        <w:r>
          <w:rPr>
            <w:rFonts w:hint="eastAsia" w:ascii="Times New Roman" w:hAnsi="Times New Roman"/>
            <w:i w:val="0"/>
            <w:iCs w:val="0"/>
            <w:sz w:val="24"/>
            <w:szCs w:val="24"/>
            <w:lang w:val="en-US" w:eastAsia="zh-CN"/>
          </w:rPr>
          <w:t>各自</w:t>
        </w:r>
      </w:ins>
      <w:ins w:id="1296" w:author="Janusio" w:date="2018-03-05T13:17:46Z">
        <w:r>
          <w:rPr>
            <w:rFonts w:hint="eastAsia" w:ascii="Times New Roman" w:hAnsi="Times New Roman"/>
            <w:i w:val="0"/>
            <w:iCs w:val="0"/>
            <w:sz w:val="24"/>
            <w:szCs w:val="24"/>
            <w:lang w:val="en-US" w:eastAsia="zh-CN"/>
          </w:rPr>
          <w:t>相互</w:t>
        </w:r>
      </w:ins>
      <w:ins w:id="1297" w:author="Janusio" w:date="2018-03-05T13:17:47Z">
        <w:r>
          <w:rPr>
            <w:rFonts w:hint="eastAsia" w:ascii="Times New Roman" w:hAnsi="Times New Roman"/>
            <w:i w:val="0"/>
            <w:iCs w:val="0"/>
            <w:sz w:val="24"/>
            <w:szCs w:val="24"/>
            <w:lang w:val="en-US" w:eastAsia="zh-CN"/>
          </w:rPr>
          <w:t>影响</w:t>
        </w:r>
      </w:ins>
      <w:ins w:id="1298" w:author="Janusio" w:date="2018-03-05T13:17:48Z">
        <w:r>
          <w:rPr>
            <w:rFonts w:hint="eastAsia" w:ascii="Times New Roman" w:hAnsi="Times New Roman"/>
            <w:i w:val="0"/>
            <w:iCs w:val="0"/>
            <w:sz w:val="24"/>
            <w:szCs w:val="24"/>
            <w:lang w:val="en-US" w:eastAsia="zh-CN"/>
          </w:rPr>
          <w:t>的</w:t>
        </w:r>
      </w:ins>
      <w:ins w:id="1299" w:author="Janusio" w:date="2018-03-05T13:17:51Z">
        <w:r>
          <w:rPr>
            <w:rFonts w:hint="eastAsia" w:ascii="Times New Roman" w:hAnsi="Times New Roman"/>
            <w:i w:val="0"/>
            <w:iCs w:val="0"/>
            <w:sz w:val="24"/>
            <w:szCs w:val="24"/>
            <w:lang w:val="en-US" w:eastAsia="zh-CN"/>
          </w:rPr>
          <w:t>行为</w:t>
        </w:r>
      </w:ins>
      <w:ins w:id="1300" w:author="Janusio" w:date="2018-03-05T13:17:55Z">
        <w:r>
          <w:rPr>
            <w:rFonts w:hint="eastAsia" w:ascii="Times New Roman" w:hAnsi="Times New Roman"/>
            <w:i w:val="0"/>
            <w:iCs w:val="0"/>
            <w:sz w:val="24"/>
            <w:szCs w:val="24"/>
            <w:lang w:val="en-US" w:eastAsia="zh-CN"/>
          </w:rPr>
          <w:t>动作。</w:t>
        </w:r>
      </w:ins>
    </w:p>
    <w:p>
      <w:pPr>
        <w:pStyle w:val="23"/>
        <w:spacing w:line="360" w:lineRule="auto"/>
        <w:ind w:firstLine="0" w:firstLineChars="0"/>
        <w:outlineLvl w:val="9"/>
        <w:rPr>
          <w:ins w:id="1301" w:author="Janusio" w:date="2018-03-05T00:02:32Z"/>
          <w:rFonts w:hint="eastAsia" w:ascii="Times New Roman" w:hAnsi="Times New Roman"/>
          <w:sz w:val="24"/>
          <w:szCs w:val="24"/>
        </w:rPr>
      </w:pPr>
      <w:ins w:id="1302" w:author="Janusio" w:date="2018-03-05T00:02:32Z">
        <w:r>
          <w:rPr>
            <w:rFonts w:hint="eastAsia" w:ascii="Times New Roman" w:hAnsi="Times New Roman"/>
            <w:sz w:val="24"/>
            <w:szCs w:val="24"/>
          </w:rPr>
          <w:t>2.</w:t>
        </w:r>
      </w:ins>
      <w:ins w:id="1303" w:author="Janusio" w:date="2018-03-05T00:08:35Z">
        <w:r>
          <w:rPr>
            <w:rFonts w:hint="eastAsia" w:ascii="Times New Roman" w:hAnsi="Times New Roman"/>
            <w:sz w:val="24"/>
            <w:szCs w:val="24"/>
            <w:lang w:val="en-US" w:eastAsia="zh-CN"/>
          </w:rPr>
          <w:t>4</w:t>
        </w:r>
      </w:ins>
      <w:ins w:id="1304" w:author="Janusio" w:date="2018-03-05T00:02:32Z">
        <w:r>
          <w:rPr>
            <w:rFonts w:hint="eastAsia" w:ascii="Times New Roman" w:hAnsi="Times New Roman"/>
            <w:sz w:val="24"/>
            <w:szCs w:val="24"/>
          </w:rPr>
          <w:t>.</w:t>
        </w:r>
      </w:ins>
      <w:ins w:id="1305" w:author="Janusio" w:date="2018-03-05T00:02:46Z">
        <w:r>
          <w:rPr>
            <w:rFonts w:hint="eastAsia" w:ascii="Times New Roman" w:hAnsi="Times New Roman"/>
            <w:sz w:val="24"/>
            <w:szCs w:val="24"/>
            <w:lang w:val="en-US" w:eastAsia="zh-CN"/>
          </w:rPr>
          <w:t>2</w:t>
        </w:r>
      </w:ins>
      <w:ins w:id="1306" w:author="Janusio" w:date="2018-03-05T00:02:32Z">
        <w:r>
          <w:rPr>
            <w:rFonts w:hint="eastAsia" w:ascii="Times New Roman" w:hAnsi="Times New Roman"/>
            <w:sz w:val="24"/>
            <w:szCs w:val="24"/>
          </w:rPr>
          <w:t xml:space="preserve"> </w:t>
        </w:r>
      </w:ins>
      <w:ins w:id="1307" w:author="Janusio" w:date="2018-03-05T00:03:06Z">
        <w:r>
          <w:rPr>
            <w:rFonts w:hint="eastAsia" w:ascii="Times New Roman" w:hAnsi="Times New Roman" w:eastAsia="黑体"/>
            <w:b/>
            <w:sz w:val="24"/>
            <w:szCs w:val="24"/>
            <w:lang w:val="en-US" w:eastAsia="zh-CN"/>
          </w:rPr>
          <w:t>安全逻辑</w:t>
        </w:r>
      </w:ins>
      <w:ins w:id="1308" w:author="Janusio" w:date="2018-03-05T00:02:32Z">
        <w:r>
          <w:rPr>
            <w:rFonts w:hint="eastAsia" w:ascii="Times New Roman" w:hAnsi="Times New Roman" w:eastAsia="黑体"/>
            <w:b/>
            <w:sz w:val="24"/>
            <w:szCs w:val="24"/>
            <w:lang w:val="en-US" w:eastAsia="zh-CN"/>
          </w:rPr>
          <w:t>理论</w:t>
        </w:r>
      </w:ins>
    </w:p>
    <w:p>
      <w:pPr>
        <w:pStyle w:val="23"/>
        <w:spacing w:line="360" w:lineRule="auto"/>
        <w:ind w:firstLine="420" w:firstLineChars="0"/>
        <w:rPr>
          <w:ins w:id="1309" w:author="Janusio" w:date="2018-03-05T13:27:08Z"/>
          <w:rFonts w:hint="eastAsia" w:ascii="Times New Roman" w:hAnsi="Times New Roman"/>
          <w:sz w:val="24"/>
          <w:szCs w:val="24"/>
          <w:lang w:val="en-US" w:eastAsia="zh-CN"/>
        </w:rPr>
      </w:pPr>
      <w:ins w:id="1310" w:author="Janusio" w:date="2018-03-05T00:02:32Z">
        <w:r>
          <w:rPr>
            <w:rFonts w:hint="eastAsia" w:ascii="Times New Roman" w:hAnsi="Times New Roman"/>
            <w:sz w:val="24"/>
            <w:szCs w:val="24"/>
            <w:lang w:val="en-US" w:eastAsia="zh-CN"/>
          </w:rPr>
          <w:t>目前</w:t>
        </w:r>
      </w:ins>
      <w:ins w:id="1311" w:author="Janusio" w:date="2018-03-05T13:20:41Z">
        <w:r>
          <w:rPr>
            <w:rFonts w:hint="eastAsia" w:ascii="Times New Roman" w:hAnsi="Times New Roman"/>
            <w:sz w:val="24"/>
            <w:szCs w:val="24"/>
            <w:lang w:val="en-US" w:eastAsia="zh-CN"/>
          </w:rPr>
          <w:t>的</w:t>
        </w:r>
      </w:ins>
      <w:ins w:id="1312" w:author="Janusio" w:date="2018-03-05T13:20:42Z">
        <w:r>
          <w:rPr>
            <w:rFonts w:hint="eastAsia" w:ascii="Times New Roman" w:hAnsi="Times New Roman"/>
            <w:sz w:val="24"/>
            <w:szCs w:val="24"/>
            <w:lang w:val="en-US" w:eastAsia="zh-CN"/>
          </w:rPr>
          <w:t>安全系统</w:t>
        </w:r>
      </w:ins>
      <w:ins w:id="1313" w:author="Janusio" w:date="2018-03-05T13:21:04Z">
        <w:r>
          <w:rPr>
            <w:rFonts w:hint="eastAsia" w:ascii="Times New Roman" w:hAnsi="Times New Roman"/>
            <w:sz w:val="24"/>
            <w:szCs w:val="24"/>
            <w:lang w:val="en-US" w:eastAsia="zh-CN"/>
          </w:rPr>
          <w:t>大部分是</w:t>
        </w:r>
      </w:ins>
      <w:ins w:id="1314" w:author="Janusio" w:date="2018-03-05T13:21:05Z">
        <w:r>
          <w:rPr>
            <w:rFonts w:hint="eastAsia" w:ascii="Times New Roman" w:hAnsi="Times New Roman"/>
            <w:sz w:val="24"/>
            <w:szCs w:val="24"/>
            <w:lang w:val="en-US" w:eastAsia="zh-CN"/>
          </w:rPr>
          <w:t>为</w:t>
        </w:r>
      </w:ins>
      <w:ins w:id="1315" w:author="Janusio" w:date="2018-03-05T13:21:06Z">
        <w:r>
          <w:rPr>
            <w:rFonts w:hint="eastAsia" w:ascii="Times New Roman" w:hAnsi="Times New Roman"/>
            <w:sz w:val="24"/>
            <w:szCs w:val="24"/>
            <w:lang w:val="en-US" w:eastAsia="zh-CN"/>
          </w:rPr>
          <w:t>抵御</w:t>
        </w:r>
      </w:ins>
      <w:ins w:id="1316" w:author="Janusio" w:date="2018-03-05T13:21:11Z">
        <w:r>
          <w:rPr>
            <w:rFonts w:hint="eastAsia" w:ascii="Times New Roman" w:hAnsi="Times New Roman"/>
            <w:sz w:val="24"/>
            <w:szCs w:val="24"/>
            <w:lang w:val="en-US" w:eastAsia="zh-CN"/>
          </w:rPr>
          <w:t>安全威胁</w:t>
        </w:r>
      </w:ins>
      <w:ins w:id="1317" w:author="Janusio" w:date="2018-03-05T13:21:13Z">
        <w:r>
          <w:rPr>
            <w:rFonts w:hint="eastAsia" w:ascii="Times New Roman" w:hAnsi="Times New Roman"/>
            <w:sz w:val="24"/>
            <w:szCs w:val="24"/>
            <w:lang w:val="en-US" w:eastAsia="zh-CN"/>
          </w:rPr>
          <w:t>涉及的</w:t>
        </w:r>
      </w:ins>
      <w:ins w:id="1318" w:author="Janusio" w:date="2018-03-05T13:21:14Z">
        <w:r>
          <w:rPr>
            <w:rFonts w:hint="eastAsia" w:ascii="Times New Roman" w:hAnsi="Times New Roman"/>
            <w:sz w:val="24"/>
            <w:szCs w:val="24"/>
            <w:lang w:val="en-US" w:eastAsia="zh-CN"/>
          </w:rPr>
          <w:t>复杂的</w:t>
        </w:r>
      </w:ins>
      <w:ins w:id="1319" w:author="Janusio" w:date="2018-03-05T13:21:16Z">
        <w:r>
          <w:rPr>
            <w:rFonts w:hint="eastAsia" w:ascii="Times New Roman" w:hAnsi="Times New Roman"/>
            <w:sz w:val="24"/>
            <w:szCs w:val="24"/>
            <w:lang w:val="en-US" w:eastAsia="zh-CN"/>
          </w:rPr>
          <w:t>系统，</w:t>
        </w:r>
      </w:ins>
      <w:ins w:id="1320" w:author="Janusio" w:date="2018-03-05T13:21:31Z">
        <w:r>
          <w:rPr>
            <w:rFonts w:hint="eastAsia" w:ascii="Times New Roman" w:hAnsi="Times New Roman"/>
            <w:sz w:val="24"/>
            <w:szCs w:val="24"/>
            <w:lang w:val="en-US" w:eastAsia="zh-CN"/>
          </w:rPr>
          <w:t>例如</w:t>
        </w:r>
      </w:ins>
      <w:ins w:id="1321" w:author="Janusio" w:date="2018-03-05T13:21:34Z">
        <w:r>
          <w:rPr>
            <w:rFonts w:hint="eastAsia" w:ascii="Times New Roman" w:hAnsi="Times New Roman"/>
            <w:sz w:val="24"/>
            <w:szCs w:val="24"/>
            <w:lang w:val="en-US" w:eastAsia="zh-CN"/>
          </w:rPr>
          <w:t>：</w:t>
        </w:r>
      </w:ins>
      <w:ins w:id="1322" w:author="Janusio" w:date="2018-03-05T13:21:42Z">
        <w:r>
          <w:rPr>
            <w:rFonts w:hint="eastAsia" w:ascii="Times New Roman" w:hAnsi="Times New Roman"/>
            <w:sz w:val="24"/>
            <w:szCs w:val="24"/>
            <w:lang w:val="en-US" w:eastAsia="zh-CN"/>
          </w:rPr>
          <w:t>虚拟机</w:t>
        </w:r>
      </w:ins>
      <w:ins w:id="1323" w:author="Janusio" w:date="2018-03-05T13:21:44Z">
        <w:r>
          <w:rPr>
            <w:rFonts w:hint="eastAsia" w:ascii="Times New Roman" w:hAnsi="Times New Roman"/>
            <w:sz w:val="24"/>
            <w:szCs w:val="24"/>
            <w:lang w:val="en-US" w:eastAsia="zh-CN"/>
          </w:rPr>
          <w:t>管理器，</w:t>
        </w:r>
      </w:ins>
      <w:ins w:id="1324" w:author="Janusio" w:date="2018-03-05T13:21:53Z">
        <w:r>
          <w:rPr>
            <w:rFonts w:hint="eastAsia" w:ascii="Times New Roman" w:hAnsi="Times New Roman"/>
            <w:sz w:val="24"/>
            <w:szCs w:val="24"/>
            <w:lang w:val="en-US" w:eastAsia="zh-CN"/>
          </w:rPr>
          <w:t>安全内核，</w:t>
        </w:r>
      </w:ins>
      <w:ins w:id="1325" w:author="Janusio" w:date="2018-03-05T13:21:58Z">
        <w:r>
          <w:rPr>
            <w:rFonts w:hint="eastAsia" w:ascii="Times New Roman" w:hAnsi="Times New Roman"/>
            <w:sz w:val="24"/>
            <w:szCs w:val="24"/>
            <w:lang w:val="en-US" w:eastAsia="zh-CN"/>
          </w:rPr>
          <w:t>操作系统，</w:t>
        </w:r>
      </w:ins>
      <w:ins w:id="1326" w:author="Janusio" w:date="2018-03-05T13:22:05Z">
        <w:r>
          <w:rPr>
            <w:rFonts w:hint="eastAsia" w:ascii="Times New Roman" w:hAnsi="Times New Roman"/>
            <w:sz w:val="24"/>
            <w:szCs w:val="24"/>
            <w:lang w:val="en-US" w:eastAsia="zh-CN"/>
          </w:rPr>
          <w:t>可信</w:t>
        </w:r>
      </w:ins>
      <w:ins w:id="1327" w:author="Janusio" w:date="2018-03-05T13:22:07Z">
        <w:r>
          <w:rPr>
            <w:rFonts w:hint="eastAsia" w:ascii="Times New Roman" w:hAnsi="Times New Roman"/>
            <w:sz w:val="24"/>
            <w:szCs w:val="24"/>
            <w:lang w:val="en-US" w:eastAsia="zh-CN"/>
          </w:rPr>
          <w:t>平台模块</w:t>
        </w:r>
      </w:ins>
      <w:ins w:id="1328" w:author="Janusio" w:date="2018-03-05T13:22:11Z">
        <w:r>
          <w:rPr>
            <w:rFonts w:hint="eastAsia" w:ascii="Times New Roman" w:hAnsi="Times New Roman"/>
            <w:sz w:val="24"/>
            <w:szCs w:val="24"/>
            <w:lang w:val="en-US" w:eastAsia="zh-CN"/>
          </w:rPr>
          <w:t>等。</w:t>
        </w:r>
      </w:ins>
      <w:ins w:id="1329" w:author="Janusio" w:date="2018-03-05T13:26:15Z">
        <w:r>
          <w:rPr>
            <w:rFonts w:hint="eastAsia" w:ascii="Times New Roman" w:hAnsi="Times New Roman"/>
            <w:sz w:val="24"/>
            <w:szCs w:val="24"/>
            <w:lang w:val="en-US" w:eastAsia="zh-CN"/>
          </w:rPr>
          <w:t>由</w:t>
        </w:r>
      </w:ins>
      <w:ins w:id="1330" w:author="Janusio" w:date="2018-03-05T13:26:33Z">
        <w:r>
          <w:rPr>
            <w:rFonts w:hint="eastAsia" w:ascii="Times New Roman" w:hAnsi="Times New Roman"/>
            <w:sz w:val="24"/>
            <w:szCs w:val="24"/>
            <w:lang w:val="en-US" w:eastAsia="zh-CN"/>
          </w:rPr>
          <w:t>Anupam Datta</w:t>
        </w:r>
      </w:ins>
      <w:ins w:id="1331" w:author="Janusio" w:date="2018-03-05T13:26:36Z">
        <w:r>
          <w:rPr>
            <w:rFonts w:hint="eastAsia" w:ascii="Times New Roman" w:hAnsi="Times New Roman"/>
            <w:sz w:val="24"/>
            <w:szCs w:val="24"/>
            <w:lang w:val="en-US" w:eastAsia="zh-CN"/>
          </w:rPr>
          <w:t>等人</w:t>
        </w:r>
      </w:ins>
      <w:ins w:id="1332" w:author="Janusio" w:date="2018-03-05T13:26:37Z">
        <w:r>
          <w:rPr>
            <w:rFonts w:hint="eastAsia" w:ascii="Times New Roman" w:hAnsi="Times New Roman"/>
            <w:sz w:val="24"/>
            <w:szCs w:val="24"/>
            <w:lang w:val="en-US" w:eastAsia="zh-CN"/>
          </w:rPr>
          <w:t>提出</w:t>
        </w:r>
      </w:ins>
      <w:ins w:id="1333" w:author="Janusio" w:date="2018-03-05T13:26:38Z">
        <w:r>
          <w:rPr>
            <w:rFonts w:hint="eastAsia" w:ascii="Times New Roman" w:hAnsi="Times New Roman"/>
            <w:sz w:val="24"/>
            <w:szCs w:val="24"/>
            <w:lang w:val="en-US" w:eastAsia="zh-CN"/>
          </w:rPr>
          <w:t>的</w:t>
        </w:r>
      </w:ins>
      <w:ins w:id="1334" w:author="Janusio" w:date="2018-03-05T13:22:26Z">
        <w:r>
          <w:rPr>
            <w:rFonts w:hint="eastAsia" w:ascii="Times New Roman" w:hAnsi="Times New Roman"/>
            <w:sz w:val="24"/>
            <w:szCs w:val="24"/>
            <w:lang w:val="en-US" w:eastAsia="zh-CN"/>
          </w:rPr>
          <w:t>安全逻辑</w:t>
        </w:r>
      </w:ins>
      <w:ins w:id="1335" w:author="Janusio" w:date="2018-03-05T13:22:39Z">
        <w:r>
          <w:rPr>
            <w:rFonts w:hint="eastAsia" w:ascii="Times New Roman" w:hAnsi="Times New Roman"/>
            <w:sz w:val="24"/>
            <w:szCs w:val="24"/>
            <w:lang w:val="en-US" w:eastAsia="zh-CN"/>
          </w:rPr>
          <w:t>理论</w:t>
        </w:r>
      </w:ins>
      <w:ins w:id="1336" w:author="Janusio" w:date="2018-03-05T13:22:46Z">
        <w:r>
          <w:rPr>
            <w:rFonts w:hint="eastAsia" w:ascii="Times New Roman" w:hAnsi="Times New Roman"/>
            <w:sz w:val="24"/>
            <w:szCs w:val="24"/>
            <w:lang w:val="en-US" w:eastAsia="zh-CN"/>
          </w:rPr>
          <w:t>建立了</w:t>
        </w:r>
      </w:ins>
      <w:ins w:id="1337" w:author="Janusio" w:date="2018-03-05T13:22:48Z">
        <w:r>
          <w:rPr>
            <w:rFonts w:hint="eastAsia" w:ascii="Times New Roman" w:hAnsi="Times New Roman"/>
            <w:sz w:val="24"/>
            <w:szCs w:val="24"/>
            <w:lang w:val="en-US" w:eastAsia="zh-CN"/>
          </w:rPr>
          <w:t>一套</w:t>
        </w:r>
      </w:ins>
      <w:ins w:id="1338" w:author="Janusio" w:date="2018-03-05T13:22:30Z">
        <w:r>
          <w:rPr>
            <w:rFonts w:hint="eastAsia" w:ascii="Times New Roman" w:hAnsi="Times New Roman"/>
            <w:sz w:val="24"/>
            <w:szCs w:val="24"/>
            <w:lang w:val="en-US" w:eastAsia="zh-CN"/>
          </w:rPr>
          <w:t>从</w:t>
        </w:r>
      </w:ins>
      <w:ins w:id="1339" w:author="Janusio" w:date="2018-03-05T13:22:32Z">
        <w:r>
          <w:rPr>
            <w:rFonts w:hint="eastAsia" w:ascii="Times New Roman" w:hAnsi="Times New Roman"/>
            <w:sz w:val="24"/>
            <w:szCs w:val="24"/>
            <w:lang w:val="en-US" w:eastAsia="zh-CN"/>
          </w:rPr>
          <w:t>系统启动</w:t>
        </w:r>
      </w:ins>
      <w:ins w:id="1340" w:author="Janusio" w:date="2018-03-05T13:22:33Z">
        <w:r>
          <w:rPr>
            <w:rFonts w:hint="eastAsia" w:ascii="Times New Roman" w:hAnsi="Times New Roman"/>
            <w:sz w:val="24"/>
            <w:szCs w:val="24"/>
            <w:lang w:val="en-US" w:eastAsia="zh-CN"/>
          </w:rPr>
          <w:t>开始</w:t>
        </w:r>
      </w:ins>
      <w:ins w:id="1341" w:author="Janusio" w:date="2018-03-05T13:22:34Z">
        <w:r>
          <w:rPr>
            <w:rFonts w:hint="eastAsia" w:ascii="Times New Roman" w:hAnsi="Times New Roman"/>
            <w:sz w:val="24"/>
            <w:szCs w:val="24"/>
            <w:lang w:val="en-US" w:eastAsia="zh-CN"/>
          </w:rPr>
          <w:t>，</w:t>
        </w:r>
      </w:ins>
      <w:ins w:id="1342" w:author="Janusio" w:date="2018-03-05T13:22:52Z">
        <w:r>
          <w:rPr>
            <w:rFonts w:hint="eastAsia" w:ascii="Times New Roman" w:hAnsi="Times New Roman"/>
            <w:sz w:val="24"/>
            <w:szCs w:val="24"/>
            <w:lang w:val="en-US" w:eastAsia="zh-CN"/>
          </w:rPr>
          <w:t>到</w:t>
        </w:r>
      </w:ins>
      <w:ins w:id="1343" w:author="Janusio" w:date="2018-03-05T13:22:54Z">
        <w:r>
          <w:rPr>
            <w:rFonts w:hint="eastAsia" w:ascii="Times New Roman" w:hAnsi="Times New Roman"/>
            <w:sz w:val="24"/>
            <w:szCs w:val="24"/>
            <w:lang w:val="en-US" w:eastAsia="zh-CN"/>
          </w:rPr>
          <w:t>系统</w:t>
        </w:r>
      </w:ins>
      <w:ins w:id="1344" w:author="Janusio" w:date="2018-03-05T13:22:57Z">
        <w:r>
          <w:rPr>
            <w:rFonts w:hint="eastAsia" w:ascii="Times New Roman" w:hAnsi="Times New Roman"/>
            <w:sz w:val="24"/>
            <w:szCs w:val="24"/>
            <w:lang w:val="en-US" w:eastAsia="zh-CN"/>
          </w:rPr>
          <w:t>程序</w:t>
        </w:r>
      </w:ins>
      <w:ins w:id="1345" w:author="Janusio" w:date="2018-03-05T13:22:58Z">
        <w:r>
          <w:rPr>
            <w:rFonts w:hint="eastAsia" w:ascii="Times New Roman" w:hAnsi="Times New Roman"/>
            <w:sz w:val="24"/>
            <w:szCs w:val="24"/>
            <w:lang w:val="en-US" w:eastAsia="zh-CN"/>
          </w:rPr>
          <w:t>依次</w:t>
        </w:r>
      </w:ins>
      <w:ins w:id="1346" w:author="Janusio" w:date="2018-03-05T13:23:00Z">
        <w:r>
          <w:rPr>
            <w:rFonts w:hint="eastAsia" w:ascii="Times New Roman" w:hAnsi="Times New Roman"/>
            <w:sz w:val="24"/>
            <w:szCs w:val="24"/>
            <w:lang w:val="en-US" w:eastAsia="zh-CN"/>
          </w:rPr>
          <w:t>运行</w:t>
        </w:r>
      </w:ins>
      <w:ins w:id="1347" w:author="Janusio" w:date="2018-03-05T13:23:09Z">
        <w:r>
          <w:rPr>
            <w:rFonts w:hint="eastAsia" w:ascii="Times New Roman" w:hAnsi="Times New Roman"/>
            <w:sz w:val="24"/>
            <w:szCs w:val="24"/>
            <w:lang w:val="en-US" w:eastAsia="zh-CN"/>
          </w:rPr>
          <w:t>期间</w:t>
        </w:r>
      </w:ins>
      <w:ins w:id="1348" w:author="Janusio" w:date="2018-03-05T13:23:25Z">
        <w:r>
          <w:rPr>
            <w:rFonts w:hint="eastAsia" w:ascii="Times New Roman" w:hAnsi="Times New Roman"/>
            <w:sz w:val="24"/>
            <w:szCs w:val="24"/>
            <w:lang w:val="en-US" w:eastAsia="zh-CN"/>
          </w:rPr>
          <w:t>对</w:t>
        </w:r>
      </w:ins>
      <w:ins w:id="1349" w:author="Janusio" w:date="2018-03-05T13:23:11Z">
        <w:r>
          <w:rPr>
            <w:rFonts w:hint="eastAsia" w:ascii="Times New Roman" w:hAnsi="Times New Roman"/>
            <w:sz w:val="24"/>
            <w:szCs w:val="24"/>
            <w:lang w:val="en-US" w:eastAsia="zh-CN"/>
          </w:rPr>
          <w:t>进行</w:t>
        </w:r>
      </w:ins>
      <w:ins w:id="1350" w:author="Janusio" w:date="2018-03-05T13:23:18Z">
        <w:r>
          <w:rPr>
            <w:rFonts w:hint="eastAsia" w:ascii="Times New Roman" w:hAnsi="Times New Roman"/>
            <w:sz w:val="24"/>
            <w:szCs w:val="24"/>
            <w:lang w:val="en-US" w:eastAsia="zh-CN"/>
          </w:rPr>
          <w:t>指定</w:t>
        </w:r>
      </w:ins>
      <w:ins w:id="1351" w:author="Janusio" w:date="2018-03-05T13:23:20Z">
        <w:r>
          <w:rPr>
            <w:rFonts w:hint="eastAsia" w:ascii="Times New Roman" w:hAnsi="Times New Roman"/>
            <w:sz w:val="24"/>
            <w:szCs w:val="24"/>
            <w:lang w:val="en-US" w:eastAsia="zh-CN"/>
          </w:rPr>
          <w:t>程序</w:t>
        </w:r>
      </w:ins>
      <w:ins w:id="1352" w:author="Janusio" w:date="2018-03-05T13:23:28Z">
        <w:r>
          <w:rPr>
            <w:rFonts w:hint="eastAsia" w:ascii="Times New Roman" w:hAnsi="Times New Roman"/>
            <w:sz w:val="24"/>
            <w:szCs w:val="24"/>
            <w:lang w:val="en-US" w:eastAsia="zh-CN"/>
          </w:rPr>
          <w:t>进行</w:t>
        </w:r>
      </w:ins>
      <w:ins w:id="1353" w:author="Janusio" w:date="2018-03-05T13:23:29Z">
        <w:r>
          <w:rPr>
            <w:rFonts w:hint="eastAsia" w:ascii="Times New Roman" w:hAnsi="Times New Roman"/>
            <w:sz w:val="24"/>
            <w:szCs w:val="24"/>
            <w:lang w:val="en-US" w:eastAsia="zh-CN"/>
          </w:rPr>
          <w:t>安全</w:t>
        </w:r>
      </w:ins>
      <w:ins w:id="1354" w:author="Janusio" w:date="2018-03-05T13:23:31Z">
        <w:r>
          <w:rPr>
            <w:rFonts w:hint="eastAsia" w:ascii="Times New Roman" w:hAnsi="Times New Roman"/>
            <w:sz w:val="24"/>
            <w:szCs w:val="24"/>
            <w:lang w:val="en-US" w:eastAsia="zh-CN"/>
          </w:rPr>
          <w:t>性分析</w:t>
        </w:r>
      </w:ins>
      <w:ins w:id="1355" w:author="Janusio" w:date="2018-03-05T13:23:32Z">
        <w:r>
          <w:rPr>
            <w:rFonts w:hint="eastAsia" w:ascii="Times New Roman" w:hAnsi="Times New Roman"/>
            <w:sz w:val="24"/>
            <w:szCs w:val="24"/>
            <w:lang w:val="en-US" w:eastAsia="zh-CN"/>
          </w:rPr>
          <w:t>的</w:t>
        </w:r>
      </w:ins>
      <w:ins w:id="1356" w:author="Janusio" w:date="2018-03-05T13:23:38Z">
        <w:r>
          <w:rPr>
            <w:rFonts w:hint="eastAsia" w:ascii="Times New Roman" w:hAnsi="Times New Roman"/>
            <w:sz w:val="24"/>
            <w:szCs w:val="24"/>
            <w:lang w:val="en-US" w:eastAsia="zh-CN"/>
          </w:rPr>
          <w:t>形式化</w:t>
        </w:r>
      </w:ins>
      <w:ins w:id="1357" w:author="Janusio" w:date="2018-03-05T13:23:42Z">
        <w:r>
          <w:rPr>
            <w:rFonts w:hint="eastAsia" w:ascii="Times New Roman" w:hAnsi="Times New Roman"/>
            <w:sz w:val="24"/>
            <w:szCs w:val="24"/>
            <w:lang w:val="en-US" w:eastAsia="zh-CN"/>
          </w:rPr>
          <w:t>分析</w:t>
        </w:r>
      </w:ins>
      <w:ins w:id="1358" w:author="Janusio" w:date="2018-03-05T13:23:43Z">
        <w:r>
          <w:rPr>
            <w:rFonts w:hint="eastAsia" w:ascii="Times New Roman" w:hAnsi="Times New Roman"/>
            <w:sz w:val="24"/>
            <w:szCs w:val="24"/>
            <w:lang w:val="en-US" w:eastAsia="zh-CN"/>
          </w:rPr>
          <w:t>机制</w:t>
        </w:r>
      </w:ins>
      <w:ins w:id="1359" w:author="Janusio" w:date="2018-03-05T13:23:44Z">
        <w:r>
          <w:rPr>
            <w:rFonts w:hint="eastAsia" w:ascii="Times New Roman" w:hAnsi="Times New Roman"/>
            <w:sz w:val="24"/>
            <w:szCs w:val="24"/>
            <w:lang w:val="en-US" w:eastAsia="zh-CN"/>
          </w:rPr>
          <w:t>。</w:t>
        </w:r>
      </w:ins>
      <w:ins w:id="1360" w:author="Janusio" w:date="2018-03-05T13:26:42Z">
        <w:r>
          <w:rPr>
            <w:rFonts w:hint="eastAsia" w:ascii="Times New Roman" w:hAnsi="Times New Roman"/>
            <w:sz w:val="24"/>
            <w:szCs w:val="24"/>
            <w:lang w:val="en-US" w:eastAsia="zh-CN"/>
          </w:rPr>
          <w:t>下面</w:t>
        </w:r>
      </w:ins>
      <w:ins w:id="1361" w:author="Janusio" w:date="2018-03-05T13:26:43Z">
        <w:r>
          <w:rPr>
            <w:rFonts w:hint="eastAsia" w:ascii="Times New Roman" w:hAnsi="Times New Roman"/>
            <w:sz w:val="24"/>
            <w:szCs w:val="24"/>
            <w:lang w:val="en-US" w:eastAsia="zh-CN"/>
          </w:rPr>
          <w:t>本文</w:t>
        </w:r>
      </w:ins>
      <w:ins w:id="1362" w:author="Janusio" w:date="2018-03-05T13:26:45Z">
        <w:r>
          <w:rPr>
            <w:rFonts w:hint="eastAsia" w:ascii="Times New Roman" w:hAnsi="Times New Roman"/>
            <w:sz w:val="24"/>
            <w:szCs w:val="24"/>
            <w:lang w:val="en-US" w:eastAsia="zh-CN"/>
          </w:rPr>
          <w:t>简要的</w:t>
        </w:r>
      </w:ins>
      <w:ins w:id="1363" w:author="Janusio" w:date="2018-03-05T13:26:46Z">
        <w:r>
          <w:rPr>
            <w:rFonts w:hint="eastAsia" w:ascii="Times New Roman" w:hAnsi="Times New Roman"/>
            <w:sz w:val="24"/>
            <w:szCs w:val="24"/>
            <w:lang w:val="en-US" w:eastAsia="zh-CN"/>
          </w:rPr>
          <w:t>介绍</w:t>
        </w:r>
      </w:ins>
      <w:ins w:id="1364" w:author="Janusio" w:date="2018-03-05T13:26:51Z">
        <w:r>
          <w:rPr>
            <w:rFonts w:hint="eastAsia" w:ascii="Times New Roman" w:hAnsi="Times New Roman"/>
            <w:sz w:val="24"/>
            <w:szCs w:val="24"/>
            <w:lang w:val="en-US" w:eastAsia="zh-CN"/>
          </w:rPr>
          <w:t>本文</w:t>
        </w:r>
      </w:ins>
      <w:ins w:id="1365" w:author="Janusio" w:date="2018-03-05T13:26:52Z">
        <w:r>
          <w:rPr>
            <w:rFonts w:hint="eastAsia" w:ascii="Times New Roman" w:hAnsi="Times New Roman"/>
            <w:sz w:val="24"/>
            <w:szCs w:val="24"/>
            <w:lang w:val="en-US" w:eastAsia="zh-CN"/>
          </w:rPr>
          <w:t>用到的</w:t>
        </w:r>
      </w:ins>
      <w:ins w:id="1366" w:author="Janusio" w:date="2018-03-05T13:26:55Z">
        <w:r>
          <w:rPr>
            <w:rFonts w:hint="eastAsia" w:ascii="Times New Roman" w:hAnsi="Times New Roman"/>
            <w:sz w:val="24"/>
            <w:szCs w:val="24"/>
            <w:lang w:val="en-US" w:eastAsia="zh-CN"/>
          </w:rPr>
          <w:t>安全逻辑</w:t>
        </w:r>
      </w:ins>
      <w:ins w:id="1367" w:author="Janusio" w:date="2018-03-05T13:26:56Z">
        <w:r>
          <w:rPr>
            <w:rFonts w:hint="eastAsia" w:ascii="Times New Roman" w:hAnsi="Times New Roman"/>
            <w:sz w:val="24"/>
            <w:szCs w:val="24"/>
            <w:lang w:val="en-US" w:eastAsia="zh-CN"/>
          </w:rPr>
          <w:t>中的</w:t>
        </w:r>
      </w:ins>
      <w:ins w:id="1368" w:author="Janusio" w:date="2018-03-05T13:27:02Z">
        <w:r>
          <w:rPr>
            <w:rFonts w:hint="eastAsia" w:ascii="Times New Roman" w:hAnsi="Times New Roman"/>
            <w:sz w:val="24"/>
            <w:szCs w:val="24"/>
            <w:lang w:val="en-US" w:eastAsia="zh-CN"/>
          </w:rPr>
          <w:t>部分</w:t>
        </w:r>
      </w:ins>
      <w:ins w:id="1369" w:author="Janusio" w:date="2018-03-05T13:27:04Z">
        <w:r>
          <w:rPr>
            <w:rFonts w:hint="eastAsia" w:ascii="Times New Roman" w:hAnsi="Times New Roman"/>
            <w:sz w:val="24"/>
            <w:szCs w:val="24"/>
            <w:lang w:val="en-US" w:eastAsia="zh-CN"/>
          </w:rPr>
          <w:t>定义</w:t>
        </w:r>
      </w:ins>
      <w:ins w:id="1370" w:author="Janusio" w:date="2018-03-05T13:27:07Z">
        <w:r>
          <w:rPr>
            <w:rFonts w:hint="eastAsia" w:ascii="Times New Roman" w:hAnsi="Times New Roman"/>
            <w:sz w:val="24"/>
            <w:szCs w:val="24"/>
            <w:lang w:val="en-US" w:eastAsia="zh-CN"/>
          </w:rPr>
          <w:t>。</w:t>
        </w:r>
      </w:ins>
    </w:p>
    <w:p>
      <w:pPr>
        <w:pStyle w:val="23"/>
        <w:spacing w:line="360" w:lineRule="auto"/>
        <w:ind w:firstLine="420" w:firstLineChars="0"/>
        <w:rPr>
          <w:ins w:id="1371" w:author="Janusio" w:date="2018-03-05T13:29:15Z"/>
          <w:rFonts w:hint="eastAsia" w:ascii="Times New Roman" w:hAnsi="Times New Roman"/>
          <w:i w:val="0"/>
          <w:iCs w:val="0"/>
          <w:sz w:val="24"/>
          <w:szCs w:val="24"/>
          <w:lang w:val="en-US" w:eastAsia="zh-CN"/>
        </w:rPr>
      </w:pPr>
      <w:ins w:id="1372" w:author="Janusio" w:date="2018-03-05T13:28:16Z">
        <w:r>
          <w:rPr>
            <w:rFonts w:hint="eastAsia" w:ascii="Times New Roman" w:hAnsi="Times New Roman"/>
            <w:sz w:val="24"/>
            <w:szCs w:val="24"/>
            <w:lang w:val="en-US" w:eastAsia="zh-CN"/>
          </w:rPr>
          <w:t>read</w:t>
        </w:r>
      </w:ins>
      <w:ins w:id="1373" w:author="Janusio" w:date="2018-03-05T13:28:18Z">
        <w:r>
          <w:rPr>
            <w:rFonts w:hint="eastAsia" w:ascii="Times New Roman" w:hAnsi="Times New Roman"/>
            <w:sz w:val="24"/>
            <w:szCs w:val="24"/>
            <w:lang w:val="en-US" w:eastAsia="zh-CN"/>
          </w:rPr>
          <w:t xml:space="preserve"> </w:t>
        </w:r>
      </w:ins>
      <w:ins w:id="1374" w:author="Janusio" w:date="2018-03-05T13:28:19Z">
        <w:r>
          <w:rPr>
            <w:rFonts w:hint="eastAsia" w:ascii="Times New Roman" w:hAnsi="Times New Roman"/>
            <w:i/>
            <w:iCs/>
            <w:sz w:val="24"/>
            <w:szCs w:val="24"/>
            <w:lang w:val="en-US" w:eastAsia="zh-CN"/>
            <w:rPrChange w:id="1375" w:author="Janusio" w:date="2018-03-05T13:28:21Z">
              <w:rPr>
                <w:rFonts w:hint="eastAsia" w:ascii="Times New Roman" w:hAnsi="Times New Roman"/>
                <w:sz w:val="24"/>
                <w:szCs w:val="24"/>
                <w:lang w:val="en-US" w:eastAsia="zh-CN"/>
              </w:rPr>
            </w:rPrChange>
          </w:rPr>
          <w:t>l</w:t>
        </w:r>
      </w:ins>
      <w:ins w:id="1376" w:author="Janusio" w:date="2018-03-05T13:28:33Z">
        <w:r>
          <w:rPr>
            <w:rFonts w:hint="eastAsia" w:ascii="Times New Roman" w:hAnsi="Times New Roman"/>
            <w:i/>
            <w:iCs/>
            <w:sz w:val="24"/>
            <w:szCs w:val="24"/>
            <w:lang w:val="en-US" w:eastAsia="zh-CN"/>
          </w:rPr>
          <w:t xml:space="preserve"> </w:t>
        </w:r>
      </w:ins>
      <w:ins w:id="1377" w:author="Janusio" w:date="2018-03-05T13:28:30Z">
        <w:r>
          <w:rPr>
            <w:rFonts w:hint="eastAsia" w:ascii="Times New Roman" w:hAnsi="Times New Roman"/>
            <w:i w:val="0"/>
            <w:iCs w:val="0"/>
            <w:sz w:val="24"/>
            <w:szCs w:val="24"/>
            <w:lang w:val="en-US" w:eastAsia="zh-CN"/>
            <w:rPrChange w:id="1378" w:author="Janusio" w:date="2018-03-05T13:31:44Z">
              <w:rPr>
                <w:rFonts w:hint="eastAsia" w:ascii="Times New Roman" w:hAnsi="Times New Roman"/>
                <w:i/>
                <w:iCs/>
                <w:sz w:val="24"/>
                <w:szCs w:val="24"/>
                <w:lang w:val="en-US" w:eastAsia="zh-CN"/>
              </w:rPr>
            </w:rPrChange>
          </w:rPr>
          <w:t>:</w:t>
        </w:r>
      </w:ins>
      <w:ins w:id="1379" w:author="Janusio" w:date="2018-03-05T13:28:34Z">
        <w:r>
          <w:rPr>
            <w:rFonts w:hint="eastAsia" w:ascii="Times New Roman" w:hAnsi="Times New Roman"/>
            <w:i/>
            <w:iCs/>
            <w:sz w:val="24"/>
            <w:szCs w:val="24"/>
            <w:lang w:val="en-US" w:eastAsia="zh-CN"/>
          </w:rPr>
          <w:t xml:space="preserve"> </w:t>
        </w:r>
      </w:ins>
      <w:ins w:id="1380" w:author="Janusio" w:date="2018-03-05T13:28:42Z">
        <w:r>
          <w:rPr>
            <w:rFonts w:hint="eastAsia" w:ascii="Times New Roman" w:hAnsi="Times New Roman"/>
            <w:i w:val="0"/>
            <w:iCs w:val="0"/>
            <w:sz w:val="24"/>
            <w:szCs w:val="24"/>
            <w:lang w:val="en-US" w:eastAsia="zh-CN"/>
            <w:rPrChange w:id="1381" w:author="Janusio" w:date="2018-03-05T13:28:57Z">
              <w:rPr>
                <w:rFonts w:hint="eastAsia" w:ascii="Times New Roman" w:hAnsi="Times New Roman"/>
                <w:i/>
                <w:iCs/>
                <w:sz w:val="24"/>
                <w:szCs w:val="24"/>
                <w:lang w:val="en-US" w:eastAsia="zh-CN"/>
              </w:rPr>
            </w:rPrChange>
          </w:rPr>
          <w:t>读取</w:t>
        </w:r>
      </w:ins>
      <w:ins w:id="1382" w:author="Janusio" w:date="2018-03-05T13:28:47Z">
        <w:r>
          <w:rPr>
            <w:rFonts w:hint="eastAsia" w:ascii="Times New Roman" w:hAnsi="Times New Roman"/>
            <w:i w:val="0"/>
            <w:iCs w:val="0"/>
            <w:sz w:val="24"/>
            <w:szCs w:val="24"/>
            <w:lang w:val="en-US" w:eastAsia="zh-CN"/>
            <w:rPrChange w:id="1383" w:author="Janusio" w:date="2018-03-05T13:28:57Z">
              <w:rPr>
                <w:rFonts w:hint="eastAsia" w:ascii="Times New Roman" w:hAnsi="Times New Roman"/>
                <w:i/>
                <w:iCs/>
                <w:sz w:val="24"/>
                <w:szCs w:val="24"/>
                <w:lang w:val="en-US" w:eastAsia="zh-CN"/>
              </w:rPr>
            </w:rPrChange>
          </w:rPr>
          <w:t>定位</w:t>
        </w:r>
      </w:ins>
      <w:ins w:id="1384" w:author="Janusio" w:date="2018-03-05T13:28:48Z">
        <w:r>
          <w:rPr>
            <w:rFonts w:hint="eastAsia" w:ascii="Times New Roman" w:hAnsi="Times New Roman"/>
            <w:i/>
            <w:iCs/>
            <w:sz w:val="24"/>
            <w:szCs w:val="24"/>
            <w:lang w:val="en-US" w:eastAsia="zh-CN"/>
          </w:rPr>
          <w:t>l</w:t>
        </w:r>
      </w:ins>
      <w:ins w:id="1385" w:author="Janusio" w:date="2018-03-05T13:29:06Z">
        <w:r>
          <w:rPr>
            <w:rFonts w:hint="eastAsia" w:ascii="Times New Roman" w:hAnsi="Times New Roman"/>
            <w:i w:val="0"/>
            <w:iCs w:val="0"/>
            <w:sz w:val="24"/>
            <w:szCs w:val="24"/>
            <w:lang w:val="en-US" w:eastAsia="zh-CN"/>
          </w:rPr>
          <w:t>中的</w:t>
        </w:r>
      </w:ins>
      <w:ins w:id="1386" w:author="Janusio" w:date="2018-03-05T13:29:10Z">
        <w:r>
          <w:rPr>
            <w:rFonts w:hint="eastAsia" w:ascii="Times New Roman" w:hAnsi="Times New Roman"/>
            <w:i w:val="0"/>
            <w:iCs w:val="0"/>
            <w:sz w:val="24"/>
            <w:szCs w:val="24"/>
            <w:lang w:val="en-US" w:eastAsia="zh-CN"/>
          </w:rPr>
          <w:t>行为</w:t>
        </w:r>
      </w:ins>
      <w:ins w:id="1387" w:author="Janusio" w:date="2018-03-05T13:29:14Z">
        <w:r>
          <w:rPr>
            <w:rFonts w:hint="eastAsia" w:ascii="Times New Roman" w:hAnsi="Times New Roman"/>
            <w:i w:val="0"/>
            <w:iCs w:val="0"/>
            <w:sz w:val="24"/>
            <w:szCs w:val="24"/>
            <w:lang w:val="en-US" w:eastAsia="zh-CN"/>
          </w:rPr>
          <w:t>；</w:t>
        </w:r>
      </w:ins>
    </w:p>
    <w:p>
      <w:pPr>
        <w:pStyle w:val="23"/>
        <w:spacing w:line="360" w:lineRule="auto"/>
        <w:ind w:firstLine="420" w:firstLineChars="0"/>
        <w:rPr>
          <w:ins w:id="1388" w:author="Janusio" w:date="2018-03-05T13:31:09Z"/>
          <w:rFonts w:hint="eastAsia" w:ascii="Times New Roman" w:hAnsi="Times New Roman"/>
          <w:i/>
          <w:iCs/>
          <w:sz w:val="24"/>
          <w:szCs w:val="24"/>
          <w:lang w:val="en-US" w:eastAsia="zh-CN"/>
        </w:rPr>
      </w:pPr>
      <w:ins w:id="1389" w:author="Janusio" w:date="2018-03-05T13:29:23Z">
        <w:r>
          <w:rPr>
            <w:rFonts w:hint="eastAsia" w:ascii="Times New Roman" w:hAnsi="Times New Roman"/>
            <w:i w:val="0"/>
            <w:iCs w:val="0"/>
            <w:sz w:val="24"/>
            <w:szCs w:val="24"/>
            <w:lang w:val="en-US" w:eastAsia="zh-CN"/>
          </w:rPr>
          <w:t>w</w:t>
        </w:r>
      </w:ins>
      <w:ins w:id="1390" w:author="Janusio" w:date="2018-03-05T13:29:18Z">
        <w:r>
          <w:rPr>
            <w:rFonts w:hint="eastAsia" w:ascii="Times New Roman" w:hAnsi="Times New Roman"/>
            <w:i w:val="0"/>
            <w:iCs w:val="0"/>
            <w:sz w:val="24"/>
            <w:szCs w:val="24"/>
            <w:lang w:val="en-US" w:eastAsia="zh-CN"/>
          </w:rPr>
          <w:t>rite</w:t>
        </w:r>
      </w:ins>
      <w:ins w:id="1391" w:author="Janusio" w:date="2018-03-05T13:29:25Z">
        <w:r>
          <w:rPr>
            <w:rFonts w:hint="eastAsia" w:ascii="Times New Roman" w:hAnsi="Times New Roman"/>
            <w:i w:val="0"/>
            <w:iCs w:val="0"/>
            <w:sz w:val="24"/>
            <w:szCs w:val="24"/>
            <w:lang w:val="en-US" w:eastAsia="zh-CN"/>
          </w:rPr>
          <w:t xml:space="preserve"> </w:t>
        </w:r>
      </w:ins>
      <w:ins w:id="1392" w:author="Janusio" w:date="2018-03-05T13:29:26Z">
        <w:r>
          <w:rPr>
            <w:rFonts w:hint="eastAsia" w:ascii="Times New Roman" w:hAnsi="Times New Roman"/>
            <w:i/>
            <w:iCs/>
            <w:sz w:val="24"/>
            <w:szCs w:val="24"/>
            <w:lang w:val="en-US" w:eastAsia="zh-CN"/>
            <w:rPrChange w:id="1393" w:author="Janusio" w:date="2018-03-05T13:29:36Z">
              <w:rPr>
                <w:rFonts w:hint="eastAsia" w:ascii="Times New Roman" w:hAnsi="Times New Roman"/>
                <w:i w:val="0"/>
                <w:iCs w:val="0"/>
                <w:sz w:val="24"/>
                <w:szCs w:val="24"/>
                <w:lang w:val="en-US" w:eastAsia="zh-CN"/>
              </w:rPr>
            </w:rPrChange>
          </w:rPr>
          <w:t>l</w:t>
        </w:r>
      </w:ins>
      <w:ins w:id="1394" w:author="Janusio" w:date="2018-03-05T13:29:33Z">
        <w:r>
          <w:rPr>
            <w:rFonts w:hint="eastAsia" w:ascii="Times New Roman" w:hAnsi="Times New Roman"/>
            <w:i/>
            <w:iCs/>
            <w:sz w:val="24"/>
            <w:szCs w:val="24"/>
            <w:lang w:val="en-US" w:eastAsia="zh-CN"/>
            <w:rPrChange w:id="1395" w:author="Janusio" w:date="2018-03-05T13:29:36Z">
              <w:rPr>
                <w:rFonts w:hint="eastAsia" w:ascii="Times New Roman" w:hAnsi="Times New Roman"/>
                <w:i w:val="0"/>
                <w:iCs w:val="0"/>
                <w:sz w:val="24"/>
                <w:szCs w:val="24"/>
                <w:lang w:val="en-US" w:eastAsia="zh-CN"/>
              </w:rPr>
            </w:rPrChange>
          </w:rPr>
          <w:t>,</w:t>
        </w:r>
      </w:ins>
      <w:ins w:id="1396" w:author="Janusio" w:date="2018-03-05T13:29:34Z">
        <w:r>
          <w:rPr>
            <w:rFonts w:hint="eastAsia" w:ascii="Times New Roman" w:hAnsi="Times New Roman"/>
            <w:i/>
            <w:iCs/>
            <w:sz w:val="24"/>
            <w:szCs w:val="24"/>
            <w:lang w:val="en-US" w:eastAsia="zh-CN"/>
            <w:rPrChange w:id="1397" w:author="Janusio" w:date="2018-03-05T13:29:36Z">
              <w:rPr>
                <w:rFonts w:hint="eastAsia" w:ascii="Times New Roman" w:hAnsi="Times New Roman"/>
                <w:i w:val="0"/>
                <w:iCs w:val="0"/>
                <w:sz w:val="24"/>
                <w:szCs w:val="24"/>
                <w:lang w:val="en-US" w:eastAsia="zh-CN"/>
              </w:rPr>
            </w:rPrChange>
          </w:rPr>
          <w:t>e</w:t>
        </w:r>
      </w:ins>
      <w:ins w:id="1398" w:author="Janusio" w:date="2018-03-05T13:29:40Z">
        <w:r>
          <w:rPr>
            <w:rFonts w:hint="eastAsia" w:ascii="Times New Roman" w:hAnsi="Times New Roman"/>
            <w:i w:val="0"/>
            <w:iCs w:val="0"/>
            <w:sz w:val="24"/>
            <w:szCs w:val="24"/>
            <w:lang w:val="en-US" w:eastAsia="zh-CN"/>
            <w:rPrChange w:id="1399" w:author="Janusio" w:date="2018-03-05T13:29:45Z">
              <w:rPr>
                <w:rFonts w:hint="eastAsia" w:ascii="Times New Roman" w:hAnsi="Times New Roman"/>
                <w:i/>
                <w:iCs/>
                <w:sz w:val="24"/>
                <w:szCs w:val="24"/>
                <w:lang w:val="en-US" w:eastAsia="zh-CN"/>
              </w:rPr>
            </w:rPrChange>
          </w:rPr>
          <w:t xml:space="preserve"> </w:t>
        </w:r>
      </w:ins>
      <w:ins w:id="1400" w:author="Janusio" w:date="2018-03-05T13:29:39Z">
        <w:r>
          <w:rPr>
            <w:rFonts w:hint="eastAsia" w:ascii="Times New Roman" w:hAnsi="Times New Roman"/>
            <w:i w:val="0"/>
            <w:iCs w:val="0"/>
            <w:sz w:val="24"/>
            <w:szCs w:val="24"/>
            <w:lang w:val="en-US" w:eastAsia="zh-CN"/>
            <w:rPrChange w:id="1401" w:author="Janusio" w:date="2018-03-05T13:29:45Z">
              <w:rPr>
                <w:rFonts w:hint="eastAsia" w:ascii="Times New Roman" w:hAnsi="Times New Roman"/>
                <w:i/>
                <w:iCs/>
                <w:sz w:val="24"/>
                <w:szCs w:val="24"/>
                <w:lang w:val="en-US" w:eastAsia="zh-CN"/>
              </w:rPr>
            </w:rPrChange>
          </w:rPr>
          <w:t>:</w:t>
        </w:r>
      </w:ins>
      <w:ins w:id="1402" w:author="Janusio" w:date="2018-03-05T13:31:39Z">
        <w:r>
          <w:rPr>
            <w:rFonts w:hint="eastAsia" w:ascii="Times New Roman" w:hAnsi="Times New Roman"/>
            <w:i w:val="0"/>
            <w:iCs w:val="0"/>
            <w:sz w:val="24"/>
            <w:szCs w:val="24"/>
            <w:lang w:val="en-US" w:eastAsia="zh-CN"/>
          </w:rPr>
          <w:t xml:space="preserve"> </w:t>
        </w:r>
      </w:ins>
      <w:ins w:id="1403" w:author="Janusio" w:date="2018-03-05T13:29:52Z">
        <w:r>
          <w:rPr>
            <w:rFonts w:hint="eastAsia" w:ascii="Times New Roman" w:hAnsi="Times New Roman"/>
            <w:i w:val="0"/>
            <w:iCs w:val="0"/>
            <w:sz w:val="24"/>
            <w:szCs w:val="24"/>
            <w:lang w:val="en-US" w:eastAsia="zh-CN"/>
          </w:rPr>
          <w:t>向</w:t>
        </w:r>
      </w:ins>
      <w:ins w:id="1404" w:author="Janusio" w:date="2018-03-05T13:29:54Z">
        <w:r>
          <w:rPr>
            <w:rFonts w:hint="eastAsia" w:ascii="Times New Roman" w:hAnsi="Times New Roman"/>
            <w:i/>
            <w:iCs/>
            <w:sz w:val="24"/>
            <w:szCs w:val="24"/>
            <w:lang w:val="en-US" w:eastAsia="zh-CN"/>
            <w:rPrChange w:id="1405" w:author="Janusio" w:date="2018-03-05T13:29:55Z">
              <w:rPr>
                <w:rFonts w:hint="eastAsia" w:ascii="Times New Roman" w:hAnsi="Times New Roman"/>
                <w:i w:val="0"/>
                <w:iCs w:val="0"/>
                <w:sz w:val="24"/>
                <w:szCs w:val="24"/>
                <w:lang w:val="en-US" w:eastAsia="zh-CN"/>
              </w:rPr>
            </w:rPrChange>
          </w:rPr>
          <w:t>l</w:t>
        </w:r>
      </w:ins>
      <w:ins w:id="1406" w:author="Janusio" w:date="2018-03-05T13:29:59Z">
        <w:r>
          <w:rPr>
            <w:rFonts w:hint="eastAsia" w:ascii="Times New Roman" w:hAnsi="Times New Roman"/>
            <w:i w:val="0"/>
            <w:iCs w:val="0"/>
            <w:sz w:val="24"/>
            <w:szCs w:val="24"/>
            <w:lang w:val="en-US" w:eastAsia="zh-CN"/>
          </w:rPr>
          <w:t>中</w:t>
        </w:r>
      </w:ins>
      <w:ins w:id="1407" w:author="Janusio" w:date="2018-03-05T13:30:01Z">
        <w:r>
          <w:rPr>
            <w:rFonts w:hint="eastAsia" w:ascii="Times New Roman" w:hAnsi="Times New Roman"/>
            <w:i w:val="0"/>
            <w:iCs w:val="0"/>
            <w:sz w:val="24"/>
            <w:szCs w:val="24"/>
            <w:lang w:val="en-US" w:eastAsia="zh-CN"/>
          </w:rPr>
          <w:t>写入</w:t>
        </w:r>
      </w:ins>
      <w:ins w:id="1408" w:author="Janusio" w:date="2018-03-05T13:30:03Z">
        <w:r>
          <w:rPr>
            <w:rFonts w:hint="eastAsia" w:ascii="Times New Roman" w:hAnsi="Times New Roman"/>
            <w:i w:val="0"/>
            <w:iCs w:val="0"/>
            <w:sz w:val="24"/>
            <w:szCs w:val="24"/>
            <w:lang w:val="en-US" w:eastAsia="zh-CN"/>
          </w:rPr>
          <w:t>数据</w:t>
        </w:r>
      </w:ins>
      <w:ins w:id="1409" w:author="Janusio" w:date="2018-03-05T13:30:03Z">
        <w:r>
          <w:rPr>
            <w:rFonts w:hint="eastAsia" w:ascii="Times New Roman" w:hAnsi="Times New Roman"/>
            <w:i/>
            <w:iCs/>
            <w:sz w:val="24"/>
            <w:szCs w:val="24"/>
            <w:lang w:val="en-US" w:eastAsia="zh-CN"/>
            <w:rPrChange w:id="1410" w:author="Janusio" w:date="2018-03-05T13:30:04Z">
              <w:rPr>
                <w:rFonts w:hint="eastAsia" w:ascii="Times New Roman" w:hAnsi="Times New Roman"/>
                <w:i w:val="0"/>
                <w:iCs w:val="0"/>
                <w:sz w:val="24"/>
                <w:szCs w:val="24"/>
                <w:lang w:val="en-US" w:eastAsia="zh-CN"/>
              </w:rPr>
            </w:rPrChange>
          </w:rPr>
          <w:t>e</w:t>
        </w:r>
      </w:ins>
      <w:ins w:id="1411" w:author="Janusio" w:date="2018-03-05T13:30:07Z">
        <w:r>
          <w:rPr>
            <w:rFonts w:hint="eastAsia" w:ascii="Times New Roman" w:hAnsi="Times New Roman"/>
            <w:i w:val="0"/>
            <w:iCs w:val="0"/>
            <w:sz w:val="24"/>
            <w:szCs w:val="24"/>
            <w:lang w:val="en-US" w:eastAsia="zh-CN"/>
          </w:rPr>
          <w:t>；</w:t>
        </w:r>
      </w:ins>
      <w:ins w:id="1412" w:author="Janusio" w:date="2018-03-05T13:28:31Z">
        <w:r>
          <w:rPr>
            <w:rFonts w:hint="eastAsia" w:ascii="Times New Roman" w:hAnsi="Times New Roman"/>
            <w:i/>
            <w:iCs/>
            <w:sz w:val="24"/>
            <w:szCs w:val="24"/>
            <w:lang w:val="en-US" w:eastAsia="zh-CN"/>
          </w:rPr>
          <w:t xml:space="preserve"> </w:t>
        </w:r>
      </w:ins>
    </w:p>
    <w:p>
      <w:pPr>
        <w:pStyle w:val="23"/>
        <w:spacing w:line="360" w:lineRule="auto"/>
        <w:ind w:firstLine="420" w:firstLineChars="0"/>
        <w:rPr>
          <w:ins w:id="1413" w:author="Janusio" w:date="2018-03-05T13:32:37Z"/>
          <w:rFonts w:hint="eastAsia" w:ascii="Times New Roman" w:hAnsi="Times New Roman"/>
          <w:i w:val="0"/>
          <w:iCs w:val="0"/>
          <w:sz w:val="24"/>
          <w:szCs w:val="24"/>
          <w:lang w:val="en-US" w:eastAsia="zh-CN"/>
        </w:rPr>
      </w:pPr>
      <w:ins w:id="1414" w:author="Janusio" w:date="2018-03-05T13:31:13Z">
        <w:r>
          <w:rPr>
            <w:rFonts w:hint="eastAsia" w:ascii="Times New Roman" w:hAnsi="Times New Roman"/>
            <w:i w:val="0"/>
            <w:iCs w:val="0"/>
            <w:sz w:val="24"/>
            <w:szCs w:val="24"/>
            <w:lang w:val="en-US" w:eastAsia="zh-CN"/>
            <w:rPrChange w:id="1415" w:author="Janusio" w:date="2018-03-05T13:31:22Z">
              <w:rPr>
                <w:rFonts w:hint="eastAsia" w:ascii="Times New Roman" w:hAnsi="Times New Roman"/>
                <w:i/>
                <w:iCs/>
                <w:sz w:val="24"/>
                <w:szCs w:val="24"/>
                <w:lang w:val="en-US" w:eastAsia="zh-CN"/>
              </w:rPr>
            </w:rPrChange>
          </w:rPr>
          <w:t xml:space="preserve">extend </w:t>
        </w:r>
      </w:ins>
      <w:ins w:id="1416" w:author="Janusio" w:date="2018-03-05T13:31:13Z">
        <w:r>
          <w:rPr>
            <w:rFonts w:hint="eastAsia" w:ascii="Times New Roman" w:hAnsi="Times New Roman"/>
            <w:i/>
            <w:iCs/>
            <w:sz w:val="24"/>
            <w:szCs w:val="24"/>
            <w:lang w:val="en-US" w:eastAsia="zh-CN"/>
          </w:rPr>
          <w:t>l</w:t>
        </w:r>
      </w:ins>
      <w:ins w:id="1417" w:author="Janusio" w:date="2018-03-05T13:31:31Z">
        <w:r>
          <w:rPr>
            <w:rFonts w:hint="eastAsia" w:ascii="Times New Roman" w:hAnsi="Times New Roman"/>
            <w:i/>
            <w:iCs/>
            <w:sz w:val="24"/>
            <w:szCs w:val="24"/>
            <w:lang w:val="en-US" w:eastAsia="zh-CN"/>
            <w:rPrChange w:id="1418" w:author="Janusio" w:date="2018-03-05T13:32:17Z">
              <w:rPr>
                <w:rFonts w:hint="eastAsia" w:ascii="Times New Roman" w:hAnsi="Times New Roman"/>
                <w:i w:val="0"/>
                <w:iCs w:val="0"/>
                <w:sz w:val="24"/>
                <w:szCs w:val="24"/>
                <w:lang w:val="en-US" w:eastAsia="zh-CN"/>
              </w:rPr>
            </w:rPrChange>
          </w:rPr>
          <w:t>,</w:t>
        </w:r>
      </w:ins>
      <w:ins w:id="1419" w:author="Janusio" w:date="2018-03-05T13:31:13Z">
        <w:r>
          <w:rPr>
            <w:rFonts w:hint="eastAsia" w:ascii="Times New Roman" w:hAnsi="Times New Roman"/>
            <w:i/>
            <w:iCs/>
            <w:sz w:val="24"/>
            <w:szCs w:val="24"/>
            <w:lang w:val="en-US" w:eastAsia="zh-CN"/>
          </w:rPr>
          <w:t>e</w:t>
        </w:r>
      </w:ins>
      <w:ins w:id="1420" w:author="Janusio" w:date="2018-03-05T13:31:13Z">
        <w:r>
          <w:rPr>
            <w:rFonts w:hint="eastAsia" w:ascii="Times New Roman" w:hAnsi="Times New Roman"/>
            <w:i w:val="0"/>
            <w:iCs w:val="0"/>
            <w:sz w:val="24"/>
            <w:szCs w:val="24"/>
            <w:lang w:val="en-US" w:eastAsia="zh-CN"/>
            <w:rPrChange w:id="1421" w:author="Janusio" w:date="2018-03-05T13:31:22Z">
              <w:rPr>
                <w:rFonts w:hint="eastAsia" w:ascii="Times New Roman" w:hAnsi="Times New Roman"/>
                <w:i/>
                <w:iCs/>
                <w:sz w:val="24"/>
                <w:szCs w:val="24"/>
                <w:lang w:val="en-US" w:eastAsia="zh-CN"/>
              </w:rPr>
            </w:rPrChange>
          </w:rPr>
          <w:t xml:space="preserve"> </w:t>
        </w:r>
      </w:ins>
      <w:ins w:id="1422" w:author="Janusio" w:date="2018-03-05T13:31:34Z">
        <w:r>
          <w:rPr>
            <w:rFonts w:hint="eastAsia" w:ascii="Times New Roman" w:hAnsi="Times New Roman"/>
            <w:i w:val="0"/>
            <w:iCs w:val="0"/>
            <w:sz w:val="24"/>
            <w:szCs w:val="24"/>
            <w:lang w:val="en-US" w:eastAsia="zh-CN"/>
          </w:rPr>
          <w:t>:</w:t>
        </w:r>
      </w:ins>
      <w:ins w:id="1423" w:author="Janusio" w:date="2018-03-05T13:31:39Z">
        <w:r>
          <w:rPr>
            <w:rFonts w:hint="eastAsia" w:ascii="Times New Roman" w:hAnsi="Times New Roman"/>
            <w:i w:val="0"/>
            <w:iCs w:val="0"/>
            <w:sz w:val="24"/>
            <w:szCs w:val="24"/>
            <w:lang w:val="en-US" w:eastAsia="zh-CN"/>
          </w:rPr>
          <w:t xml:space="preserve"> </w:t>
        </w:r>
      </w:ins>
      <w:ins w:id="1424" w:author="Janusio" w:date="2018-03-05T13:32:01Z">
        <w:r>
          <w:rPr>
            <w:rFonts w:hint="eastAsia" w:ascii="Times New Roman" w:hAnsi="Times New Roman"/>
            <w:i w:val="0"/>
            <w:iCs w:val="0"/>
            <w:sz w:val="24"/>
            <w:szCs w:val="24"/>
            <w:lang w:val="en-US" w:eastAsia="zh-CN"/>
          </w:rPr>
          <w:t>向</w:t>
        </w:r>
      </w:ins>
      <w:ins w:id="1425" w:author="Janusio" w:date="2018-03-05T13:32:04Z">
        <w:r>
          <w:rPr>
            <w:rFonts w:hint="eastAsia" w:ascii="Times New Roman" w:hAnsi="Times New Roman"/>
            <w:i w:val="0"/>
            <w:iCs w:val="0"/>
            <w:sz w:val="24"/>
            <w:szCs w:val="24"/>
            <w:lang w:val="en-US" w:eastAsia="zh-CN"/>
          </w:rPr>
          <w:t>PCR</w:t>
        </w:r>
      </w:ins>
      <w:ins w:id="1426" w:author="Janusio" w:date="2018-03-05T13:32:08Z">
        <w:r>
          <w:rPr>
            <w:rFonts w:hint="eastAsia" w:ascii="Times New Roman" w:hAnsi="Times New Roman"/>
            <w:i w:val="0"/>
            <w:iCs w:val="0"/>
            <w:sz w:val="24"/>
            <w:szCs w:val="24"/>
            <w:lang w:val="en-US" w:eastAsia="zh-CN"/>
          </w:rPr>
          <w:t xml:space="preserve"> </w:t>
        </w:r>
      </w:ins>
      <w:ins w:id="1427" w:author="Janusio" w:date="2018-03-05T13:32:09Z">
        <w:r>
          <w:rPr>
            <w:rFonts w:hint="eastAsia" w:ascii="Times New Roman" w:hAnsi="Times New Roman"/>
            <w:i/>
            <w:iCs/>
            <w:sz w:val="24"/>
            <w:szCs w:val="24"/>
            <w:lang w:val="en-US" w:eastAsia="zh-CN"/>
            <w:rPrChange w:id="1428" w:author="Janusio" w:date="2018-03-05T13:32:13Z">
              <w:rPr>
                <w:rFonts w:hint="eastAsia" w:ascii="Times New Roman" w:hAnsi="Times New Roman"/>
                <w:i w:val="0"/>
                <w:iCs w:val="0"/>
                <w:sz w:val="24"/>
                <w:szCs w:val="24"/>
                <w:lang w:val="en-US" w:eastAsia="zh-CN"/>
              </w:rPr>
            </w:rPrChange>
          </w:rPr>
          <w:t>l</w:t>
        </w:r>
      </w:ins>
      <w:ins w:id="1429" w:author="Janusio" w:date="2018-03-05T13:32:23Z">
        <w:r>
          <w:rPr>
            <w:rFonts w:hint="eastAsia" w:ascii="Times New Roman" w:hAnsi="Times New Roman"/>
            <w:i w:val="0"/>
            <w:iCs w:val="0"/>
            <w:sz w:val="24"/>
            <w:szCs w:val="24"/>
            <w:lang w:val="en-US" w:eastAsia="zh-CN"/>
          </w:rPr>
          <w:t>中</w:t>
        </w:r>
      </w:ins>
      <w:ins w:id="1430" w:author="Janusio" w:date="2018-03-05T13:32:25Z">
        <w:r>
          <w:rPr>
            <w:rFonts w:hint="eastAsia" w:ascii="Times New Roman" w:hAnsi="Times New Roman"/>
            <w:i w:val="0"/>
            <w:iCs w:val="0"/>
            <w:sz w:val="24"/>
            <w:szCs w:val="24"/>
            <w:lang w:val="en-US" w:eastAsia="zh-CN"/>
          </w:rPr>
          <w:t>扩展</w:t>
        </w:r>
      </w:ins>
      <w:ins w:id="1431" w:author="Janusio" w:date="2018-03-05T13:32:26Z">
        <w:r>
          <w:rPr>
            <w:rFonts w:hint="eastAsia" w:ascii="Times New Roman" w:hAnsi="Times New Roman"/>
            <w:i/>
            <w:iCs/>
            <w:sz w:val="24"/>
            <w:szCs w:val="24"/>
            <w:lang w:val="en-US" w:eastAsia="zh-CN"/>
            <w:rPrChange w:id="1432" w:author="Janusio" w:date="2018-03-05T13:32:28Z">
              <w:rPr>
                <w:rFonts w:hint="eastAsia" w:ascii="Times New Roman" w:hAnsi="Times New Roman"/>
                <w:i w:val="0"/>
                <w:iCs w:val="0"/>
                <w:sz w:val="24"/>
                <w:szCs w:val="24"/>
                <w:lang w:val="en-US" w:eastAsia="zh-CN"/>
              </w:rPr>
            </w:rPrChange>
          </w:rPr>
          <w:t>e</w:t>
        </w:r>
      </w:ins>
      <w:ins w:id="1433" w:author="Janusio" w:date="2018-03-05T13:32:33Z">
        <w:r>
          <w:rPr>
            <w:rFonts w:hint="eastAsia" w:ascii="Times New Roman" w:hAnsi="Times New Roman"/>
            <w:i w:val="0"/>
            <w:iCs w:val="0"/>
            <w:sz w:val="24"/>
            <w:szCs w:val="24"/>
            <w:lang w:val="en-US" w:eastAsia="zh-CN"/>
          </w:rPr>
          <w:t>；</w:t>
        </w:r>
      </w:ins>
    </w:p>
    <w:p>
      <w:pPr>
        <w:pStyle w:val="23"/>
        <w:spacing w:line="360" w:lineRule="auto"/>
        <w:ind w:firstLine="420" w:firstLineChars="0"/>
        <w:rPr>
          <w:ins w:id="1434" w:author="Janusio" w:date="2018-03-05T13:33:50Z"/>
          <w:rFonts w:hint="eastAsia" w:ascii="Times New Roman" w:hAnsi="Times New Roman"/>
          <w:i w:val="0"/>
          <w:iCs w:val="0"/>
          <w:sz w:val="24"/>
          <w:szCs w:val="24"/>
          <w:lang w:val="en-US" w:eastAsia="zh-CN"/>
        </w:rPr>
      </w:pPr>
      <w:ins w:id="1435" w:author="Janusio" w:date="2018-03-05T13:31:13Z">
        <w:r>
          <w:rPr>
            <w:rFonts w:hint="eastAsia" w:ascii="Times New Roman" w:hAnsi="Times New Roman"/>
            <w:i w:val="0"/>
            <w:iCs w:val="0"/>
            <w:sz w:val="24"/>
            <w:szCs w:val="24"/>
            <w:lang w:val="en-US" w:eastAsia="zh-CN"/>
            <w:rPrChange w:id="1436" w:author="Janusio" w:date="2018-03-05T13:31:22Z">
              <w:rPr>
                <w:rFonts w:hint="eastAsia" w:ascii="Times New Roman" w:hAnsi="Times New Roman"/>
                <w:i/>
                <w:iCs/>
                <w:sz w:val="24"/>
                <w:szCs w:val="24"/>
                <w:lang w:val="en-US" w:eastAsia="zh-CN"/>
              </w:rPr>
            </w:rPrChange>
          </w:rPr>
          <w:t>lock</w:t>
        </w:r>
      </w:ins>
      <w:ins w:id="1437" w:author="Janusio" w:date="2018-03-05T13:31:13Z">
        <w:r>
          <w:rPr>
            <w:rFonts w:hint="eastAsia" w:ascii="Times New Roman" w:hAnsi="Times New Roman"/>
            <w:i/>
            <w:iCs/>
            <w:sz w:val="24"/>
            <w:szCs w:val="24"/>
            <w:lang w:val="en-US" w:eastAsia="zh-CN"/>
          </w:rPr>
          <w:t xml:space="preserve"> l</w:t>
        </w:r>
      </w:ins>
      <w:ins w:id="1438" w:author="Janusio" w:date="2018-03-05T13:31:13Z">
        <w:r>
          <w:rPr>
            <w:rFonts w:hint="eastAsia" w:ascii="Times New Roman" w:hAnsi="Times New Roman"/>
            <w:i w:val="0"/>
            <w:iCs w:val="0"/>
            <w:sz w:val="24"/>
            <w:szCs w:val="24"/>
            <w:lang w:val="en-US" w:eastAsia="zh-CN"/>
            <w:rPrChange w:id="1439" w:author="Janusio" w:date="2018-03-05T13:31:22Z">
              <w:rPr>
                <w:rFonts w:hint="eastAsia" w:ascii="Times New Roman" w:hAnsi="Times New Roman"/>
                <w:i/>
                <w:iCs/>
                <w:sz w:val="24"/>
                <w:szCs w:val="24"/>
                <w:lang w:val="en-US" w:eastAsia="zh-CN"/>
              </w:rPr>
            </w:rPrChange>
          </w:rPr>
          <w:t xml:space="preserve"> </w:t>
        </w:r>
      </w:ins>
      <w:ins w:id="1440" w:author="Janusio" w:date="2018-03-05T13:33:22Z">
        <w:r>
          <w:rPr>
            <w:rFonts w:hint="eastAsia" w:ascii="Times New Roman" w:hAnsi="Times New Roman"/>
            <w:i w:val="0"/>
            <w:iCs w:val="0"/>
            <w:sz w:val="24"/>
            <w:szCs w:val="24"/>
            <w:lang w:val="en-US" w:eastAsia="zh-CN"/>
          </w:rPr>
          <w:t xml:space="preserve">: </w:t>
        </w:r>
      </w:ins>
      <w:ins w:id="1441" w:author="Janusio" w:date="2018-03-05T13:33:25Z">
        <w:r>
          <w:rPr>
            <w:rFonts w:hint="eastAsia" w:ascii="Times New Roman" w:hAnsi="Times New Roman"/>
            <w:i w:val="0"/>
            <w:iCs w:val="0"/>
            <w:sz w:val="24"/>
            <w:szCs w:val="24"/>
            <w:lang w:val="en-US" w:eastAsia="zh-CN"/>
          </w:rPr>
          <w:t>向</w:t>
        </w:r>
      </w:ins>
      <w:ins w:id="1442" w:author="Janusio" w:date="2018-03-05T13:33:29Z">
        <w:r>
          <w:rPr>
            <w:rFonts w:hint="eastAsia" w:ascii="Times New Roman" w:hAnsi="Times New Roman"/>
            <w:i/>
            <w:iCs/>
            <w:sz w:val="24"/>
            <w:szCs w:val="24"/>
            <w:lang w:val="en-US" w:eastAsia="zh-CN"/>
            <w:rPrChange w:id="1443" w:author="Janusio" w:date="2018-03-05T13:33:42Z">
              <w:rPr>
                <w:rFonts w:hint="eastAsia" w:ascii="Times New Roman" w:hAnsi="Times New Roman"/>
                <w:i w:val="0"/>
                <w:iCs w:val="0"/>
                <w:sz w:val="24"/>
                <w:szCs w:val="24"/>
                <w:lang w:val="en-US" w:eastAsia="zh-CN"/>
              </w:rPr>
            </w:rPrChange>
          </w:rPr>
          <w:t>l</w:t>
        </w:r>
      </w:ins>
      <w:ins w:id="1444" w:author="Janusio" w:date="2018-03-05T13:33:31Z">
        <w:r>
          <w:rPr>
            <w:rFonts w:hint="eastAsia" w:ascii="Times New Roman" w:hAnsi="Times New Roman"/>
            <w:i w:val="0"/>
            <w:iCs w:val="0"/>
            <w:sz w:val="24"/>
            <w:szCs w:val="24"/>
            <w:lang w:val="en-US" w:eastAsia="zh-CN"/>
          </w:rPr>
          <w:t>加入</w:t>
        </w:r>
      </w:ins>
      <w:ins w:id="1445" w:author="Janusio" w:date="2018-03-05T13:33:37Z">
        <w:r>
          <w:rPr>
            <w:rFonts w:hint="eastAsia" w:ascii="Times New Roman" w:hAnsi="Times New Roman"/>
            <w:i w:val="0"/>
            <w:iCs w:val="0"/>
            <w:sz w:val="24"/>
            <w:szCs w:val="24"/>
            <w:lang w:val="en-US" w:eastAsia="zh-CN"/>
          </w:rPr>
          <w:t>写锁</w:t>
        </w:r>
      </w:ins>
      <w:ins w:id="1446" w:author="Janusio" w:date="2018-03-05T13:34:56Z">
        <w:r>
          <w:rPr>
            <w:rFonts w:hint="eastAsia" w:ascii="Times New Roman" w:hAnsi="Times New Roman"/>
            <w:i w:val="0"/>
            <w:iCs w:val="0"/>
            <w:sz w:val="24"/>
            <w:szCs w:val="24"/>
            <w:lang w:val="en-US" w:eastAsia="zh-CN"/>
          </w:rPr>
          <w:t>；</w:t>
        </w:r>
      </w:ins>
    </w:p>
    <w:p>
      <w:pPr>
        <w:pStyle w:val="23"/>
        <w:spacing w:line="360" w:lineRule="auto"/>
        <w:ind w:firstLine="420" w:firstLineChars="0"/>
        <w:rPr>
          <w:ins w:id="1447" w:author="Janusio" w:date="2018-03-05T13:34:22Z"/>
          <w:rFonts w:hint="eastAsia" w:ascii="Times New Roman" w:hAnsi="Times New Roman"/>
          <w:i w:val="0"/>
          <w:iCs w:val="0"/>
          <w:sz w:val="24"/>
          <w:szCs w:val="24"/>
          <w:lang w:val="en-US" w:eastAsia="zh-CN"/>
        </w:rPr>
      </w:pPr>
      <w:ins w:id="1448" w:author="Janusio" w:date="2018-03-05T13:31:13Z">
        <w:r>
          <w:rPr>
            <w:rFonts w:hint="eastAsia" w:ascii="Times New Roman" w:hAnsi="Times New Roman"/>
            <w:i w:val="0"/>
            <w:iCs w:val="0"/>
            <w:sz w:val="24"/>
            <w:szCs w:val="24"/>
            <w:lang w:val="en-US" w:eastAsia="zh-CN"/>
            <w:rPrChange w:id="1449" w:author="Janusio" w:date="2018-03-05T13:31:22Z">
              <w:rPr>
                <w:rFonts w:hint="eastAsia" w:ascii="Times New Roman" w:hAnsi="Times New Roman"/>
                <w:i/>
                <w:iCs/>
                <w:sz w:val="24"/>
                <w:szCs w:val="24"/>
                <w:lang w:val="en-US" w:eastAsia="zh-CN"/>
              </w:rPr>
            </w:rPrChange>
          </w:rPr>
          <w:t xml:space="preserve">unlock </w:t>
        </w:r>
      </w:ins>
      <w:ins w:id="1450" w:author="Janusio" w:date="2018-03-05T13:31:13Z">
        <w:r>
          <w:rPr>
            <w:rFonts w:hint="eastAsia" w:ascii="Times New Roman" w:hAnsi="Times New Roman"/>
            <w:i/>
            <w:iCs/>
            <w:sz w:val="24"/>
            <w:szCs w:val="24"/>
            <w:lang w:val="en-US" w:eastAsia="zh-CN"/>
          </w:rPr>
          <w:t>l</w:t>
        </w:r>
      </w:ins>
      <w:ins w:id="1451" w:author="Janusio" w:date="2018-03-05T13:31:13Z">
        <w:r>
          <w:rPr>
            <w:rFonts w:hint="eastAsia" w:ascii="Times New Roman" w:hAnsi="Times New Roman"/>
            <w:i w:val="0"/>
            <w:iCs w:val="0"/>
            <w:sz w:val="24"/>
            <w:szCs w:val="24"/>
            <w:lang w:val="en-US" w:eastAsia="zh-CN"/>
            <w:rPrChange w:id="1452" w:author="Janusio" w:date="2018-03-05T13:31:22Z">
              <w:rPr>
                <w:rFonts w:hint="eastAsia" w:ascii="Times New Roman" w:hAnsi="Times New Roman"/>
                <w:i/>
                <w:iCs/>
                <w:sz w:val="24"/>
                <w:szCs w:val="24"/>
                <w:lang w:val="en-US" w:eastAsia="zh-CN"/>
              </w:rPr>
            </w:rPrChange>
          </w:rPr>
          <w:t xml:space="preserve"> </w:t>
        </w:r>
      </w:ins>
      <w:ins w:id="1453" w:author="Janusio" w:date="2018-03-05T13:34:01Z">
        <w:r>
          <w:rPr>
            <w:rFonts w:hint="eastAsia" w:ascii="Times New Roman" w:hAnsi="Times New Roman"/>
            <w:i w:val="0"/>
            <w:iCs w:val="0"/>
            <w:sz w:val="24"/>
            <w:szCs w:val="24"/>
            <w:lang w:val="en-US" w:eastAsia="zh-CN"/>
          </w:rPr>
          <w:t>:</w:t>
        </w:r>
      </w:ins>
      <w:ins w:id="1454" w:author="Janusio" w:date="2018-03-05T13:34:02Z">
        <w:r>
          <w:rPr>
            <w:rFonts w:hint="eastAsia" w:ascii="Times New Roman" w:hAnsi="Times New Roman"/>
            <w:i w:val="0"/>
            <w:iCs w:val="0"/>
            <w:sz w:val="24"/>
            <w:szCs w:val="24"/>
            <w:lang w:val="en-US" w:eastAsia="zh-CN"/>
          </w:rPr>
          <w:t xml:space="preserve"> </w:t>
        </w:r>
      </w:ins>
      <w:ins w:id="1455" w:author="Janusio" w:date="2018-03-05T13:34:06Z">
        <w:r>
          <w:rPr>
            <w:rFonts w:hint="eastAsia" w:ascii="Times New Roman" w:hAnsi="Times New Roman"/>
            <w:i w:val="0"/>
            <w:iCs w:val="0"/>
            <w:sz w:val="24"/>
            <w:szCs w:val="24"/>
            <w:lang w:val="en-US" w:eastAsia="zh-CN"/>
          </w:rPr>
          <w:t>释放</w:t>
        </w:r>
      </w:ins>
      <w:ins w:id="1456" w:author="Janusio" w:date="2018-03-05T13:34:08Z">
        <w:r>
          <w:rPr>
            <w:rFonts w:hint="eastAsia" w:ascii="Times New Roman" w:hAnsi="Times New Roman"/>
            <w:i/>
            <w:iCs/>
            <w:sz w:val="24"/>
            <w:szCs w:val="24"/>
            <w:lang w:val="en-US" w:eastAsia="zh-CN"/>
            <w:rPrChange w:id="1457" w:author="Janusio" w:date="2018-03-05T13:34:12Z">
              <w:rPr>
                <w:rFonts w:hint="eastAsia" w:ascii="Times New Roman" w:hAnsi="Times New Roman"/>
                <w:i w:val="0"/>
                <w:iCs w:val="0"/>
                <w:sz w:val="24"/>
                <w:szCs w:val="24"/>
                <w:lang w:val="en-US" w:eastAsia="zh-CN"/>
              </w:rPr>
            </w:rPrChange>
          </w:rPr>
          <w:t>l</w:t>
        </w:r>
      </w:ins>
      <w:ins w:id="1458" w:author="Janusio" w:date="2018-03-05T13:34:09Z">
        <w:r>
          <w:rPr>
            <w:rFonts w:hint="eastAsia" w:ascii="Times New Roman" w:hAnsi="Times New Roman"/>
            <w:i w:val="0"/>
            <w:iCs w:val="0"/>
            <w:sz w:val="24"/>
            <w:szCs w:val="24"/>
            <w:lang w:val="en-US" w:eastAsia="zh-CN"/>
          </w:rPr>
          <w:t>的</w:t>
        </w:r>
      </w:ins>
      <w:ins w:id="1459" w:author="Janusio" w:date="2018-03-05T13:34:13Z">
        <w:r>
          <w:rPr>
            <w:rFonts w:hint="eastAsia" w:ascii="Times New Roman" w:hAnsi="Times New Roman"/>
            <w:i w:val="0"/>
            <w:iCs w:val="0"/>
            <w:sz w:val="24"/>
            <w:szCs w:val="24"/>
            <w:lang w:val="en-US" w:eastAsia="zh-CN"/>
          </w:rPr>
          <w:t>的</w:t>
        </w:r>
      </w:ins>
      <w:ins w:id="1460" w:author="Janusio" w:date="2018-03-05T13:34:18Z">
        <w:r>
          <w:rPr>
            <w:rFonts w:hint="eastAsia" w:ascii="Times New Roman" w:hAnsi="Times New Roman"/>
            <w:i w:val="0"/>
            <w:iCs w:val="0"/>
            <w:sz w:val="24"/>
            <w:szCs w:val="24"/>
            <w:lang w:val="en-US" w:eastAsia="zh-CN"/>
          </w:rPr>
          <w:t>写锁</w:t>
        </w:r>
      </w:ins>
      <w:ins w:id="1461" w:author="Janusio" w:date="2018-03-05T13:34:58Z">
        <w:r>
          <w:rPr>
            <w:rFonts w:hint="eastAsia" w:ascii="Times New Roman" w:hAnsi="Times New Roman"/>
            <w:i w:val="0"/>
            <w:iCs w:val="0"/>
            <w:sz w:val="24"/>
            <w:szCs w:val="24"/>
            <w:lang w:val="en-US" w:eastAsia="zh-CN"/>
          </w:rPr>
          <w:t>；</w:t>
        </w:r>
      </w:ins>
    </w:p>
    <w:p>
      <w:pPr>
        <w:pStyle w:val="23"/>
        <w:spacing w:line="360" w:lineRule="auto"/>
        <w:ind w:firstLine="420" w:firstLineChars="0"/>
        <w:rPr>
          <w:ins w:id="1462" w:author="Janusio" w:date="2018-03-05T13:31:13Z"/>
          <w:rFonts w:hint="eastAsia" w:ascii="Times New Roman" w:hAnsi="Times New Roman"/>
          <w:i w:val="0"/>
          <w:iCs w:val="0"/>
          <w:sz w:val="24"/>
          <w:szCs w:val="24"/>
          <w:lang w:val="en-US" w:eastAsia="zh-CN"/>
          <w:rPrChange w:id="1463" w:author="Janusio" w:date="2018-03-05T13:31:22Z">
            <w:rPr>
              <w:ins w:id="1464" w:author="Janusio" w:date="2018-03-05T13:31:13Z"/>
              <w:rFonts w:hint="eastAsia" w:ascii="Times New Roman" w:hAnsi="Times New Roman"/>
              <w:i/>
              <w:iCs/>
              <w:sz w:val="24"/>
              <w:szCs w:val="24"/>
              <w:lang w:val="en-US" w:eastAsia="zh-CN"/>
            </w:rPr>
          </w:rPrChange>
        </w:rPr>
      </w:pPr>
      <w:ins w:id="1465" w:author="Janusio" w:date="2018-03-05T13:31:13Z">
        <w:r>
          <w:rPr>
            <w:rFonts w:hint="eastAsia" w:ascii="Times New Roman" w:hAnsi="Times New Roman"/>
            <w:i w:val="0"/>
            <w:iCs w:val="0"/>
            <w:sz w:val="24"/>
            <w:szCs w:val="24"/>
            <w:lang w:val="en-US" w:eastAsia="zh-CN"/>
            <w:rPrChange w:id="1466" w:author="Janusio" w:date="2018-03-05T13:31:22Z">
              <w:rPr>
                <w:rFonts w:hint="eastAsia" w:ascii="Times New Roman" w:hAnsi="Times New Roman"/>
                <w:i/>
                <w:iCs/>
                <w:sz w:val="24"/>
                <w:szCs w:val="24"/>
                <w:lang w:val="en-US" w:eastAsia="zh-CN"/>
              </w:rPr>
            </w:rPrChange>
          </w:rPr>
          <w:t xml:space="preserve">send </w:t>
        </w:r>
      </w:ins>
      <w:ins w:id="1467" w:author="Janusio" w:date="2018-03-05T13:31:13Z">
        <w:r>
          <w:rPr>
            <w:rFonts w:hint="eastAsia" w:ascii="Times New Roman" w:hAnsi="Times New Roman"/>
            <w:i/>
            <w:iCs/>
            <w:sz w:val="24"/>
            <w:szCs w:val="24"/>
            <w:lang w:val="en-US" w:eastAsia="zh-CN"/>
          </w:rPr>
          <w:t>e</w:t>
        </w:r>
      </w:ins>
      <w:ins w:id="1468" w:author="Janusio" w:date="2018-03-05T13:31:13Z">
        <w:r>
          <w:rPr>
            <w:rFonts w:hint="eastAsia" w:ascii="Times New Roman" w:hAnsi="Times New Roman"/>
            <w:i w:val="0"/>
            <w:iCs w:val="0"/>
            <w:sz w:val="24"/>
            <w:szCs w:val="24"/>
            <w:lang w:val="en-US" w:eastAsia="zh-CN"/>
            <w:rPrChange w:id="1469" w:author="Janusio" w:date="2018-03-05T13:31:22Z">
              <w:rPr>
                <w:rFonts w:hint="eastAsia" w:ascii="Times New Roman" w:hAnsi="Times New Roman"/>
                <w:i/>
                <w:iCs/>
                <w:sz w:val="24"/>
                <w:szCs w:val="24"/>
                <w:lang w:val="en-US" w:eastAsia="zh-CN"/>
              </w:rPr>
            </w:rPrChange>
          </w:rPr>
          <w:t xml:space="preserve"> </w:t>
        </w:r>
      </w:ins>
      <w:ins w:id="1470" w:author="Janusio" w:date="2018-03-05T13:34:34Z">
        <w:r>
          <w:rPr>
            <w:rFonts w:hint="eastAsia" w:ascii="Times New Roman" w:hAnsi="Times New Roman"/>
            <w:i w:val="0"/>
            <w:iCs w:val="0"/>
            <w:sz w:val="24"/>
            <w:szCs w:val="24"/>
            <w:lang w:val="en-US" w:eastAsia="zh-CN"/>
          </w:rPr>
          <w:t>:</w:t>
        </w:r>
      </w:ins>
      <w:ins w:id="1471" w:author="Janusio" w:date="2018-03-05T13:34:41Z">
        <w:r>
          <w:rPr>
            <w:rFonts w:hint="eastAsia" w:ascii="Times New Roman" w:hAnsi="Times New Roman"/>
            <w:i w:val="0"/>
            <w:iCs w:val="0"/>
            <w:sz w:val="24"/>
            <w:szCs w:val="24"/>
            <w:lang w:val="en-US" w:eastAsia="zh-CN"/>
          </w:rPr>
          <w:t>发送</w:t>
        </w:r>
      </w:ins>
      <w:ins w:id="1472" w:author="Janusio" w:date="2018-03-05T13:34:44Z">
        <w:r>
          <w:rPr>
            <w:rFonts w:hint="eastAsia" w:ascii="Times New Roman" w:hAnsi="Times New Roman"/>
            <w:i w:val="0"/>
            <w:iCs w:val="0"/>
            <w:sz w:val="24"/>
            <w:szCs w:val="24"/>
            <w:lang w:val="en-US" w:eastAsia="zh-CN"/>
          </w:rPr>
          <w:t>消息</w:t>
        </w:r>
      </w:ins>
      <w:ins w:id="1473" w:author="Janusio" w:date="2018-03-05T13:34:45Z">
        <w:r>
          <w:rPr>
            <w:rFonts w:hint="eastAsia" w:ascii="Times New Roman" w:hAnsi="Times New Roman"/>
            <w:i/>
            <w:iCs/>
            <w:sz w:val="24"/>
            <w:szCs w:val="24"/>
            <w:lang w:val="en-US" w:eastAsia="zh-CN"/>
            <w:rPrChange w:id="1474" w:author="Janusio" w:date="2018-03-05T13:34:48Z">
              <w:rPr>
                <w:rFonts w:hint="eastAsia" w:ascii="Times New Roman" w:hAnsi="Times New Roman"/>
                <w:i w:val="0"/>
                <w:iCs w:val="0"/>
                <w:sz w:val="24"/>
                <w:szCs w:val="24"/>
                <w:lang w:val="en-US" w:eastAsia="zh-CN"/>
              </w:rPr>
            </w:rPrChange>
          </w:rPr>
          <w:t>e</w:t>
        </w:r>
      </w:ins>
      <w:ins w:id="1475" w:author="Janusio" w:date="2018-03-05T13:34:58Z">
        <w:r>
          <w:rPr>
            <w:rFonts w:hint="eastAsia" w:ascii="Times New Roman" w:hAnsi="Times New Roman"/>
            <w:i w:val="0"/>
            <w:iCs w:val="0"/>
            <w:sz w:val="24"/>
            <w:szCs w:val="24"/>
            <w:lang w:val="en-US" w:eastAsia="zh-CN"/>
          </w:rPr>
          <w:t>；</w:t>
        </w:r>
      </w:ins>
    </w:p>
    <w:p>
      <w:pPr>
        <w:pStyle w:val="23"/>
        <w:spacing w:line="360" w:lineRule="auto"/>
        <w:ind w:firstLine="420" w:firstLineChars="0"/>
        <w:rPr>
          <w:ins w:id="1476" w:author="Janusio" w:date="2018-03-05T13:35:38Z"/>
          <w:rFonts w:hint="eastAsia" w:ascii="Times New Roman" w:hAnsi="Times New Roman"/>
          <w:i w:val="0"/>
          <w:iCs w:val="0"/>
          <w:sz w:val="24"/>
          <w:szCs w:val="24"/>
          <w:lang w:val="en-US" w:eastAsia="zh-CN"/>
        </w:rPr>
      </w:pPr>
      <w:ins w:id="1477" w:author="Janusio" w:date="2018-03-05T13:31:13Z">
        <w:r>
          <w:rPr>
            <w:rFonts w:hint="eastAsia" w:ascii="Times New Roman" w:hAnsi="Times New Roman"/>
            <w:i w:val="0"/>
            <w:iCs w:val="0"/>
            <w:sz w:val="24"/>
            <w:szCs w:val="24"/>
            <w:lang w:val="en-US" w:eastAsia="zh-CN"/>
            <w:rPrChange w:id="1478" w:author="Janusio" w:date="2018-03-05T13:31:22Z">
              <w:rPr>
                <w:rFonts w:hint="eastAsia" w:ascii="Times New Roman" w:hAnsi="Times New Roman"/>
                <w:i/>
                <w:iCs/>
                <w:sz w:val="24"/>
                <w:szCs w:val="24"/>
                <w:lang w:val="en-US" w:eastAsia="zh-CN"/>
              </w:rPr>
            </w:rPrChange>
          </w:rPr>
          <w:t>Receive</w:t>
        </w:r>
      </w:ins>
      <w:ins w:id="1479" w:author="Janusio" w:date="2018-03-05T13:35:13Z">
        <w:r>
          <w:rPr>
            <w:rFonts w:hint="eastAsia" w:ascii="Times New Roman" w:hAnsi="Times New Roman"/>
            <w:i w:val="0"/>
            <w:iCs w:val="0"/>
            <w:sz w:val="24"/>
            <w:szCs w:val="24"/>
            <w:lang w:val="en-US" w:eastAsia="zh-CN"/>
          </w:rPr>
          <w:t xml:space="preserve"> </w:t>
        </w:r>
      </w:ins>
      <w:ins w:id="1480" w:author="Janusio" w:date="2018-03-05T13:35:12Z">
        <w:r>
          <w:rPr>
            <w:rFonts w:hint="eastAsia" w:ascii="Times New Roman" w:hAnsi="Times New Roman"/>
            <w:i/>
            <w:iCs/>
            <w:sz w:val="24"/>
            <w:szCs w:val="24"/>
            <w:lang w:val="en-US" w:eastAsia="zh-CN"/>
            <w:rPrChange w:id="1481" w:author="Janusio" w:date="2018-03-05T13:35:14Z">
              <w:rPr>
                <w:rFonts w:hint="eastAsia" w:ascii="Times New Roman" w:hAnsi="Times New Roman"/>
                <w:i w:val="0"/>
                <w:iCs w:val="0"/>
                <w:sz w:val="24"/>
                <w:szCs w:val="24"/>
                <w:lang w:val="en-US" w:eastAsia="zh-CN"/>
              </w:rPr>
            </w:rPrChange>
          </w:rPr>
          <w:t>e</w:t>
        </w:r>
      </w:ins>
      <w:ins w:id="1482" w:author="Janusio" w:date="2018-03-05T13:31:13Z">
        <w:r>
          <w:rPr>
            <w:rFonts w:hint="eastAsia" w:ascii="Times New Roman" w:hAnsi="Times New Roman"/>
            <w:i w:val="0"/>
            <w:iCs w:val="0"/>
            <w:sz w:val="24"/>
            <w:szCs w:val="24"/>
            <w:lang w:val="en-US" w:eastAsia="zh-CN"/>
            <w:rPrChange w:id="1483" w:author="Janusio" w:date="2018-03-05T13:31:22Z">
              <w:rPr>
                <w:rFonts w:hint="eastAsia" w:ascii="Times New Roman" w:hAnsi="Times New Roman"/>
                <w:i/>
                <w:iCs/>
                <w:sz w:val="24"/>
                <w:szCs w:val="24"/>
                <w:lang w:val="en-US" w:eastAsia="zh-CN"/>
              </w:rPr>
            </w:rPrChange>
          </w:rPr>
          <w:t xml:space="preserve"> </w:t>
        </w:r>
      </w:ins>
      <w:ins w:id="1484" w:author="Janusio" w:date="2018-03-05T13:35:18Z">
        <w:r>
          <w:rPr>
            <w:rFonts w:hint="eastAsia" w:ascii="Times New Roman" w:hAnsi="Times New Roman"/>
            <w:i w:val="0"/>
            <w:iCs w:val="0"/>
            <w:sz w:val="24"/>
            <w:szCs w:val="24"/>
            <w:lang w:val="en-US" w:eastAsia="zh-CN"/>
          </w:rPr>
          <w:t>:</w:t>
        </w:r>
      </w:ins>
      <w:ins w:id="1485" w:author="Janusio" w:date="2018-03-05T13:35:20Z">
        <w:r>
          <w:rPr>
            <w:rFonts w:hint="eastAsia" w:ascii="Times New Roman" w:hAnsi="Times New Roman"/>
            <w:i w:val="0"/>
            <w:iCs w:val="0"/>
            <w:sz w:val="24"/>
            <w:szCs w:val="24"/>
            <w:lang w:val="en-US" w:eastAsia="zh-CN"/>
          </w:rPr>
          <w:t xml:space="preserve"> </w:t>
        </w:r>
      </w:ins>
      <w:ins w:id="1486" w:author="Janusio" w:date="2018-03-05T13:35:24Z">
        <w:r>
          <w:rPr>
            <w:rFonts w:hint="eastAsia" w:ascii="Times New Roman" w:hAnsi="Times New Roman"/>
            <w:i w:val="0"/>
            <w:iCs w:val="0"/>
            <w:sz w:val="24"/>
            <w:szCs w:val="24"/>
            <w:lang w:val="en-US" w:eastAsia="zh-CN"/>
          </w:rPr>
          <w:t>收到</w:t>
        </w:r>
      </w:ins>
      <w:ins w:id="1487" w:author="Janusio" w:date="2018-03-05T13:35:25Z">
        <w:r>
          <w:rPr>
            <w:rFonts w:hint="eastAsia" w:ascii="Times New Roman" w:hAnsi="Times New Roman"/>
            <w:i w:val="0"/>
            <w:iCs w:val="0"/>
            <w:sz w:val="24"/>
            <w:szCs w:val="24"/>
            <w:lang w:val="en-US" w:eastAsia="zh-CN"/>
          </w:rPr>
          <w:t>信息</w:t>
        </w:r>
      </w:ins>
      <w:ins w:id="1488" w:author="Janusio" w:date="2018-03-05T13:35:26Z">
        <w:r>
          <w:rPr>
            <w:rFonts w:hint="eastAsia" w:ascii="Times New Roman" w:hAnsi="Times New Roman"/>
            <w:i/>
            <w:iCs/>
            <w:sz w:val="24"/>
            <w:szCs w:val="24"/>
            <w:lang w:val="en-US" w:eastAsia="zh-CN"/>
            <w:rPrChange w:id="1489" w:author="Janusio" w:date="2018-03-05T13:35:28Z">
              <w:rPr>
                <w:rFonts w:hint="eastAsia" w:ascii="Times New Roman" w:hAnsi="Times New Roman"/>
                <w:i w:val="0"/>
                <w:iCs w:val="0"/>
                <w:sz w:val="24"/>
                <w:szCs w:val="24"/>
                <w:lang w:val="en-US" w:eastAsia="zh-CN"/>
              </w:rPr>
            </w:rPrChange>
          </w:rPr>
          <w:t>e</w:t>
        </w:r>
      </w:ins>
      <w:ins w:id="1490" w:author="Janusio" w:date="2018-03-05T13:35:30Z">
        <w:r>
          <w:rPr>
            <w:rFonts w:hint="eastAsia" w:ascii="Times New Roman" w:hAnsi="Times New Roman"/>
            <w:i w:val="0"/>
            <w:iCs w:val="0"/>
            <w:sz w:val="24"/>
            <w:szCs w:val="24"/>
            <w:lang w:val="en-US" w:eastAsia="zh-CN"/>
          </w:rPr>
          <w:t>；</w:t>
        </w:r>
      </w:ins>
    </w:p>
    <w:p>
      <w:pPr>
        <w:pStyle w:val="23"/>
        <w:spacing w:line="360" w:lineRule="auto"/>
        <w:ind w:firstLine="420" w:firstLineChars="0"/>
        <w:rPr>
          <w:ins w:id="1491" w:author="Janusio" w:date="2018-03-05T00:02:32Z"/>
          <w:rFonts w:hint="eastAsia" w:ascii="Times New Roman" w:hAnsi="Times New Roman"/>
          <w:i w:val="0"/>
          <w:iCs w:val="0"/>
          <w:sz w:val="24"/>
          <w:szCs w:val="24"/>
          <w:lang w:val="en-US" w:eastAsia="zh-CN"/>
          <w:rPrChange w:id="1492" w:author="Janusio" w:date="2018-03-05T13:31:22Z">
            <w:rPr>
              <w:ins w:id="1493" w:author="Janusio" w:date="2018-03-05T00:02:32Z"/>
              <w:rFonts w:hint="eastAsia" w:ascii="Times New Roman" w:hAnsi="Times New Roman"/>
              <w:i/>
              <w:iCs/>
              <w:sz w:val="24"/>
              <w:szCs w:val="24"/>
              <w:lang w:val="en-US" w:eastAsia="zh-CN"/>
            </w:rPr>
          </w:rPrChange>
        </w:rPr>
      </w:pPr>
      <w:ins w:id="1494" w:author="Janusio" w:date="2018-03-05T13:31:13Z">
        <w:r>
          <w:rPr>
            <w:rFonts w:hint="eastAsia" w:ascii="Times New Roman" w:hAnsi="Times New Roman"/>
            <w:i w:val="0"/>
            <w:iCs w:val="0"/>
            <w:sz w:val="24"/>
            <w:szCs w:val="24"/>
            <w:lang w:val="en-US" w:eastAsia="zh-CN"/>
            <w:rPrChange w:id="1495" w:author="Janusio" w:date="2018-03-05T13:31:22Z">
              <w:rPr>
                <w:rFonts w:hint="eastAsia" w:ascii="Times New Roman" w:hAnsi="Times New Roman"/>
                <w:i/>
                <w:iCs/>
                <w:sz w:val="24"/>
                <w:szCs w:val="24"/>
                <w:lang w:val="en-US" w:eastAsia="zh-CN"/>
              </w:rPr>
            </w:rPrChange>
          </w:rPr>
          <w:t xml:space="preserve">sign </w:t>
        </w:r>
      </w:ins>
      <w:ins w:id="1496" w:author="Janusio" w:date="2018-03-05T13:31:13Z">
        <w:r>
          <w:rPr>
            <w:rFonts w:hint="eastAsia" w:ascii="Times New Roman" w:hAnsi="Times New Roman"/>
            <w:i/>
            <w:iCs/>
            <w:sz w:val="24"/>
            <w:szCs w:val="24"/>
            <w:lang w:val="en-US" w:eastAsia="zh-CN"/>
          </w:rPr>
          <w:t>e</w:t>
        </w:r>
      </w:ins>
      <w:ins w:id="1497" w:author="Janusio" w:date="2018-03-05T13:35:54Z">
        <w:r>
          <w:rPr>
            <w:rFonts w:hint="eastAsia" w:ascii="Times New Roman" w:hAnsi="Times New Roman"/>
            <w:i/>
            <w:iCs/>
            <w:sz w:val="24"/>
            <w:szCs w:val="24"/>
            <w:lang w:val="en-US" w:eastAsia="zh-CN"/>
            <w:rPrChange w:id="1498" w:author="Janusio" w:date="2018-03-05T13:35:58Z">
              <w:rPr>
                <w:rFonts w:hint="eastAsia" w:ascii="Times New Roman" w:hAnsi="Times New Roman"/>
                <w:i w:val="0"/>
                <w:iCs w:val="0"/>
                <w:sz w:val="24"/>
                <w:szCs w:val="24"/>
                <w:lang w:val="en-US" w:eastAsia="zh-CN"/>
              </w:rPr>
            </w:rPrChange>
          </w:rPr>
          <w:t>,</w:t>
        </w:r>
      </w:ins>
      <w:ins w:id="1499" w:author="Janusio" w:date="2018-03-05T13:31:13Z">
        <w:r>
          <w:rPr>
            <w:rFonts w:hint="eastAsia" w:ascii="Times New Roman" w:hAnsi="Times New Roman"/>
            <w:i/>
            <w:iCs/>
            <w:sz w:val="24"/>
            <w:szCs w:val="24"/>
            <w:lang w:val="en-US" w:eastAsia="zh-CN"/>
          </w:rPr>
          <w:t>K</w:t>
        </w:r>
      </w:ins>
      <w:ins w:id="1500" w:author="Janusio" w:date="2018-03-05T13:31:13Z">
        <w:r>
          <w:rPr>
            <w:rFonts w:hint="eastAsia" w:ascii="Times New Roman" w:hAnsi="Times New Roman"/>
            <w:i w:val="0"/>
            <w:iCs w:val="0"/>
            <w:sz w:val="24"/>
            <w:szCs w:val="24"/>
            <w:lang w:val="en-US" w:eastAsia="zh-CN"/>
            <w:rPrChange w:id="1501" w:author="Janusio" w:date="2018-03-05T13:31:22Z">
              <w:rPr>
                <w:rFonts w:hint="eastAsia" w:ascii="Times New Roman" w:hAnsi="Times New Roman"/>
                <w:i/>
                <w:iCs/>
                <w:sz w:val="24"/>
                <w:szCs w:val="24"/>
                <w:lang w:val="en-US" w:eastAsia="zh-CN"/>
              </w:rPr>
            </w:rPrChange>
          </w:rPr>
          <w:t xml:space="preserve"> </w:t>
        </w:r>
      </w:ins>
      <w:ins w:id="1502" w:author="Janusio" w:date="2018-03-05T13:36:01Z">
        <w:r>
          <w:rPr>
            <w:rFonts w:hint="eastAsia" w:ascii="Times New Roman" w:hAnsi="Times New Roman"/>
            <w:i w:val="0"/>
            <w:iCs w:val="0"/>
            <w:sz w:val="24"/>
            <w:szCs w:val="24"/>
            <w:lang w:val="en-US" w:eastAsia="zh-CN"/>
          </w:rPr>
          <w:t>:</w:t>
        </w:r>
      </w:ins>
      <w:ins w:id="1503" w:author="Janusio" w:date="2018-03-05T13:36:02Z">
        <w:r>
          <w:rPr>
            <w:rFonts w:hint="eastAsia" w:ascii="Times New Roman" w:hAnsi="Times New Roman"/>
            <w:i w:val="0"/>
            <w:iCs w:val="0"/>
            <w:sz w:val="24"/>
            <w:szCs w:val="24"/>
            <w:lang w:val="en-US" w:eastAsia="zh-CN"/>
          </w:rPr>
          <w:t xml:space="preserve"> </w:t>
        </w:r>
      </w:ins>
      <w:ins w:id="1504" w:author="Janusio" w:date="2018-03-05T13:36:06Z">
        <w:r>
          <w:rPr>
            <w:rFonts w:hint="eastAsia" w:ascii="Times New Roman" w:hAnsi="Times New Roman"/>
            <w:i w:val="0"/>
            <w:iCs w:val="0"/>
            <w:sz w:val="24"/>
            <w:szCs w:val="24"/>
            <w:lang w:val="en-US" w:eastAsia="zh-CN"/>
          </w:rPr>
          <w:t>用</w:t>
        </w:r>
      </w:ins>
      <w:ins w:id="1505" w:author="Janusio" w:date="2018-03-05T13:36:09Z">
        <w:r>
          <w:rPr>
            <w:rFonts w:hint="eastAsia" w:ascii="Times New Roman" w:hAnsi="Times New Roman"/>
            <w:i w:val="0"/>
            <w:iCs w:val="0"/>
            <w:sz w:val="24"/>
            <w:szCs w:val="24"/>
            <w:lang w:val="en-US" w:eastAsia="zh-CN"/>
          </w:rPr>
          <w:t>私钥</w:t>
        </w:r>
      </w:ins>
      <w:ins w:id="1506" w:author="Janusio" w:date="2018-03-05T13:36:12Z">
        <w:r>
          <w:rPr>
            <w:rFonts w:hint="eastAsia" w:ascii="Times New Roman" w:hAnsi="Times New Roman"/>
            <w:i/>
            <w:iCs/>
            <w:sz w:val="24"/>
            <w:szCs w:val="24"/>
            <w:lang w:val="en-US" w:eastAsia="zh-CN"/>
            <w:rPrChange w:id="1507" w:author="Janusio" w:date="2018-03-05T13:36:13Z">
              <w:rPr>
                <w:rFonts w:hint="eastAsia" w:ascii="Times New Roman" w:hAnsi="Times New Roman"/>
                <w:i w:val="0"/>
                <w:iCs w:val="0"/>
                <w:sz w:val="24"/>
                <w:szCs w:val="24"/>
                <w:lang w:val="en-US" w:eastAsia="zh-CN"/>
              </w:rPr>
            </w:rPrChange>
          </w:rPr>
          <w:t>K</w:t>
        </w:r>
      </w:ins>
      <w:ins w:id="1508" w:author="Janusio" w:date="2018-03-05T13:36:22Z">
        <w:r>
          <w:rPr>
            <w:rFonts w:hint="eastAsia" w:ascii="Times New Roman" w:hAnsi="Times New Roman"/>
            <w:i w:val="0"/>
            <w:iCs w:val="0"/>
            <w:sz w:val="24"/>
            <w:szCs w:val="24"/>
            <w:lang w:val="en-US" w:eastAsia="zh-CN"/>
          </w:rPr>
          <w:t>签名</w:t>
        </w:r>
      </w:ins>
      <w:ins w:id="1509" w:author="Janusio" w:date="2018-03-05T13:36:24Z">
        <w:r>
          <w:rPr>
            <w:rFonts w:hint="eastAsia" w:ascii="Times New Roman" w:hAnsi="Times New Roman"/>
            <w:i/>
            <w:iCs/>
            <w:sz w:val="24"/>
            <w:szCs w:val="24"/>
            <w:lang w:val="en-US" w:eastAsia="zh-CN"/>
            <w:rPrChange w:id="1510" w:author="Janusio" w:date="2018-03-05T13:36:25Z">
              <w:rPr>
                <w:rFonts w:hint="eastAsia" w:ascii="Times New Roman" w:hAnsi="Times New Roman"/>
                <w:i w:val="0"/>
                <w:iCs w:val="0"/>
                <w:sz w:val="24"/>
                <w:szCs w:val="24"/>
                <w:lang w:val="en-US" w:eastAsia="zh-CN"/>
              </w:rPr>
            </w:rPrChange>
          </w:rPr>
          <w:t>e</w:t>
        </w:r>
      </w:ins>
      <w:ins w:id="1511" w:author="Janusio" w:date="2018-03-05T13:36:27Z">
        <w:r>
          <w:rPr>
            <w:rFonts w:hint="eastAsia" w:ascii="Times New Roman" w:hAnsi="Times New Roman"/>
            <w:i w:val="0"/>
            <w:iCs w:val="0"/>
            <w:sz w:val="24"/>
            <w:szCs w:val="24"/>
            <w:lang w:val="en-US" w:eastAsia="zh-CN"/>
          </w:rPr>
          <w:t>；</w:t>
        </w:r>
      </w:ins>
    </w:p>
    <w:p>
      <w:pPr>
        <w:pStyle w:val="23"/>
        <w:spacing w:line="240" w:lineRule="auto"/>
        <w:ind w:firstLine="0" w:firstLineChars="0"/>
        <w:rPr>
          <w:del w:id="1513" w:author="Janusio" w:date="2018-03-04T23:40:08Z"/>
          <w:rFonts w:hint="eastAsia" w:ascii="Times New Roman" w:hAnsi="Times New Roman" w:eastAsia="黑体"/>
          <w:b/>
          <w:sz w:val="24"/>
          <w:szCs w:val="24"/>
        </w:rPr>
        <w:pPrChange w:id="1512" w:author="Janusio" w:date="2018-03-04T23:40:09Z">
          <w:pPr>
            <w:pStyle w:val="23"/>
            <w:spacing w:line="360" w:lineRule="auto"/>
            <w:ind w:firstLine="0" w:firstLineChars="0"/>
          </w:pPr>
        </w:pPrChange>
      </w:pPr>
      <w:ins w:id="1514" w:author="Janusio" w:date="2018-03-04T23:39:52Z">
        <w:r>
          <w:rPr>
            <w:rFonts w:hint="eastAsia" w:ascii="Times New Roman" w:hAnsi="Times New Roman" w:eastAsia="仿宋_GB2312"/>
            <w:b/>
            <w:sz w:val="28"/>
            <w:szCs w:val="28"/>
            <w:lang w:val="en-US" w:eastAsia="zh-CN"/>
          </w:rPr>
          <w:t>2</w:t>
        </w:r>
      </w:ins>
      <w:ins w:id="1515" w:author="Janusio" w:date="2018-03-04T23:39:48Z">
        <w:r>
          <w:rPr>
            <w:rFonts w:hint="eastAsia" w:ascii="Times New Roman" w:hAnsi="Times New Roman" w:eastAsia="仿宋_GB2312"/>
            <w:b/>
            <w:sz w:val="28"/>
            <w:szCs w:val="28"/>
          </w:rPr>
          <w:t>.</w:t>
        </w:r>
      </w:ins>
      <w:ins w:id="1516" w:author="Janusio" w:date="2018-03-05T00:08:38Z">
        <w:r>
          <w:rPr>
            <w:rFonts w:hint="eastAsia" w:ascii="Times New Roman" w:hAnsi="Times New Roman" w:eastAsia="仿宋_GB2312"/>
            <w:b/>
            <w:sz w:val="28"/>
            <w:szCs w:val="28"/>
            <w:lang w:val="en-US" w:eastAsia="zh-CN"/>
          </w:rPr>
          <w:t>5</w:t>
        </w:r>
      </w:ins>
      <w:ins w:id="1517" w:author="Janusio" w:date="2018-03-04T23:39:48Z">
        <w:r>
          <w:rPr>
            <w:rFonts w:hint="eastAsia" w:ascii="Times New Roman" w:hAnsi="Times New Roman" w:eastAsia="仿宋_GB2312"/>
            <w:b/>
            <w:sz w:val="28"/>
            <w:szCs w:val="28"/>
          </w:rPr>
          <w:t xml:space="preserve"> </w:t>
        </w:r>
      </w:ins>
      <w:ins w:id="1518" w:author="Janusio" w:date="2018-03-04T23:40:01Z">
        <w:r>
          <w:rPr>
            <w:rFonts w:hint="eastAsia" w:ascii="Times New Roman" w:hAnsi="Times New Roman" w:eastAsia="黑体"/>
            <w:b/>
            <w:sz w:val="28"/>
            <w:szCs w:val="28"/>
            <w:lang w:val="en-US" w:eastAsia="zh-CN"/>
          </w:rPr>
          <w:t>本章小结</w:t>
        </w:r>
      </w:ins>
      <w:del w:id="1519" w:author="Janusio" w:date="2018-03-04T23:40:08Z">
        <w:r>
          <w:rPr>
            <w:rFonts w:hint="eastAsia" w:ascii="Times New Roman" w:hAnsi="Times New Roman"/>
            <w:sz w:val="24"/>
            <w:szCs w:val="24"/>
          </w:rPr>
          <w:delText>2.1.</w:delText>
        </w:r>
      </w:del>
      <w:del w:id="1520" w:author="Janusio" w:date="2018-03-04T23:40:08Z">
        <w:r>
          <w:rPr>
            <w:rFonts w:hint="eastAsia" w:ascii="Times New Roman" w:hAnsi="Times New Roman"/>
            <w:sz w:val="24"/>
            <w:szCs w:val="24"/>
            <w:lang w:val="en-US" w:eastAsia="zh-CN"/>
          </w:rPr>
          <w:delText>4</w:delText>
        </w:r>
      </w:del>
      <w:del w:id="1521" w:author="Janusio" w:date="2018-03-04T23:40:08Z">
        <w:r>
          <w:rPr>
            <w:rFonts w:hint="eastAsia" w:ascii="Times New Roman" w:hAnsi="Times New Roman"/>
            <w:sz w:val="24"/>
            <w:szCs w:val="24"/>
          </w:rPr>
          <w:delText xml:space="preserve"> </w:delText>
        </w:r>
      </w:del>
      <w:del w:id="1522" w:author="Janusio" w:date="2018-03-04T23:40:08Z">
        <w:r>
          <w:rPr>
            <w:rFonts w:hint="eastAsia" w:ascii="Times New Roman" w:hAnsi="Times New Roman" w:eastAsia="黑体"/>
            <w:b/>
            <w:sz w:val="24"/>
            <w:szCs w:val="24"/>
            <w:lang w:val="en-US" w:eastAsia="zh-CN"/>
          </w:rPr>
          <w:delText>本章小结</w:delText>
        </w:r>
      </w:del>
    </w:p>
    <w:p>
      <w:pPr>
        <w:pStyle w:val="23"/>
        <w:spacing w:line="240" w:lineRule="auto"/>
        <w:ind w:firstLine="0" w:firstLineChars="0"/>
        <w:rPr>
          <w:ins w:id="1524" w:author="Janusio" w:date="2018-03-04T23:11:49Z"/>
          <w:rFonts w:hint="eastAsia" w:ascii="Times New Roman" w:hAnsi="Times New Roman"/>
          <w:sz w:val="24"/>
          <w:szCs w:val="24"/>
        </w:rPr>
        <w:pPrChange w:id="1523" w:author="Janusio" w:date="2018-03-04T23:40:09Z">
          <w:pPr>
            <w:pStyle w:val="23"/>
            <w:spacing w:line="360" w:lineRule="auto"/>
            <w:ind w:firstLine="420" w:firstLineChars="0"/>
          </w:pPr>
        </w:pPrChange>
      </w:pPr>
    </w:p>
    <w:p>
      <w:pPr>
        <w:pStyle w:val="23"/>
        <w:spacing w:line="360" w:lineRule="auto"/>
        <w:ind w:firstLine="420" w:firstLineChars="0"/>
        <w:rPr>
          <w:rFonts w:hint="eastAsia" w:ascii="Times New Roman" w:hAnsi="Times New Roman"/>
          <w:sz w:val="24"/>
          <w:szCs w:val="24"/>
        </w:rPr>
      </w:pPr>
      <w:ins w:id="1525" w:author="Janusio" w:date="2018-03-05T00:03:23Z">
        <w:r>
          <w:rPr>
            <w:rFonts w:hint="eastAsia" w:ascii="Times New Roman" w:hAnsi="Times New Roman"/>
            <w:sz w:val="24"/>
            <w:szCs w:val="24"/>
            <w:lang w:val="en-US" w:eastAsia="zh-CN"/>
          </w:rPr>
          <w:t>本章</w:t>
        </w:r>
      </w:ins>
      <w:ins w:id="1526" w:author="Janusio" w:date="2018-03-05T00:03:26Z">
        <w:r>
          <w:rPr>
            <w:rFonts w:hint="eastAsia" w:ascii="Times New Roman" w:hAnsi="Times New Roman"/>
            <w:sz w:val="24"/>
            <w:szCs w:val="24"/>
            <w:lang w:val="en-US" w:eastAsia="zh-CN"/>
          </w:rPr>
          <w:t>主要</w:t>
        </w:r>
      </w:ins>
      <w:ins w:id="1527" w:author="Janusio" w:date="2018-03-05T00:03:27Z">
        <w:r>
          <w:rPr>
            <w:rFonts w:hint="eastAsia" w:ascii="Times New Roman" w:hAnsi="Times New Roman"/>
            <w:sz w:val="24"/>
            <w:szCs w:val="24"/>
            <w:lang w:val="en-US" w:eastAsia="zh-CN"/>
          </w:rPr>
          <w:t>介绍了</w:t>
        </w:r>
      </w:ins>
      <w:ins w:id="1528" w:author="Janusio" w:date="2018-03-05T00:03:31Z">
        <w:r>
          <w:rPr>
            <w:rFonts w:hint="eastAsia" w:ascii="Times New Roman" w:hAnsi="Times New Roman"/>
            <w:sz w:val="24"/>
            <w:szCs w:val="24"/>
            <w:lang w:val="en-US" w:eastAsia="zh-CN"/>
          </w:rPr>
          <w:t>虚拟化技术</w:t>
        </w:r>
      </w:ins>
      <w:ins w:id="1529" w:author="Janusio" w:date="2018-03-05T00:03:34Z">
        <w:r>
          <w:rPr>
            <w:rFonts w:hint="eastAsia" w:ascii="Times New Roman" w:hAnsi="Times New Roman"/>
            <w:sz w:val="24"/>
            <w:szCs w:val="24"/>
            <w:lang w:val="en-US" w:eastAsia="zh-CN"/>
          </w:rPr>
          <w:t>以及</w:t>
        </w:r>
      </w:ins>
      <w:ins w:id="1530" w:author="Janusio" w:date="2018-03-05T00:03:35Z">
        <w:r>
          <w:rPr>
            <w:rFonts w:hint="eastAsia" w:ascii="Times New Roman" w:hAnsi="Times New Roman"/>
            <w:sz w:val="24"/>
            <w:szCs w:val="24"/>
            <w:lang w:val="en-US" w:eastAsia="zh-CN"/>
          </w:rPr>
          <w:t>虚拟化</w:t>
        </w:r>
      </w:ins>
      <w:ins w:id="1531" w:author="Janusio" w:date="2018-03-05T00:03:36Z">
        <w:r>
          <w:rPr>
            <w:rFonts w:hint="eastAsia" w:ascii="Times New Roman" w:hAnsi="Times New Roman"/>
            <w:sz w:val="24"/>
            <w:szCs w:val="24"/>
            <w:lang w:val="en-US" w:eastAsia="zh-CN"/>
          </w:rPr>
          <w:t>技术</w:t>
        </w:r>
      </w:ins>
      <w:ins w:id="1532" w:author="Janusio" w:date="2018-03-05T00:03:37Z">
        <w:r>
          <w:rPr>
            <w:rFonts w:hint="eastAsia" w:ascii="Times New Roman" w:hAnsi="Times New Roman"/>
            <w:sz w:val="24"/>
            <w:szCs w:val="24"/>
            <w:lang w:val="en-US" w:eastAsia="zh-CN"/>
          </w:rPr>
          <w:t>的</w:t>
        </w:r>
      </w:ins>
      <w:ins w:id="1533" w:author="Janusio" w:date="2018-03-05T00:03:42Z">
        <w:r>
          <w:rPr>
            <w:rFonts w:hint="eastAsia" w:ascii="Times New Roman" w:hAnsi="Times New Roman"/>
            <w:sz w:val="24"/>
            <w:szCs w:val="24"/>
            <w:lang w:val="en-US" w:eastAsia="zh-CN"/>
          </w:rPr>
          <w:t>分类</w:t>
        </w:r>
      </w:ins>
      <w:ins w:id="1534" w:author="Janusio" w:date="2018-03-05T00:03:44Z">
        <w:r>
          <w:rPr>
            <w:rFonts w:hint="eastAsia" w:ascii="Times New Roman" w:hAnsi="Times New Roman"/>
            <w:sz w:val="24"/>
            <w:szCs w:val="24"/>
            <w:lang w:val="en-US" w:eastAsia="zh-CN"/>
          </w:rPr>
          <w:t>、</w:t>
        </w:r>
      </w:ins>
      <w:ins w:id="1535" w:author="Janusio" w:date="2018-03-05T00:03:47Z">
        <w:r>
          <w:rPr>
            <w:rFonts w:hint="eastAsia" w:ascii="Times New Roman" w:hAnsi="Times New Roman"/>
            <w:sz w:val="24"/>
            <w:szCs w:val="24"/>
            <w:lang w:val="en-US" w:eastAsia="zh-CN"/>
          </w:rPr>
          <w:t>VMM</w:t>
        </w:r>
      </w:ins>
      <w:ins w:id="1536" w:author="Janusio" w:date="2018-03-05T00:03:48Z">
        <w:r>
          <w:rPr>
            <w:rFonts w:hint="eastAsia" w:ascii="Times New Roman" w:hAnsi="Times New Roman"/>
            <w:sz w:val="24"/>
            <w:szCs w:val="24"/>
            <w:lang w:val="en-US" w:eastAsia="zh-CN"/>
          </w:rPr>
          <w:t>等</w:t>
        </w:r>
      </w:ins>
      <w:ins w:id="1537" w:author="Janusio" w:date="2018-03-05T00:03:49Z">
        <w:r>
          <w:rPr>
            <w:rFonts w:hint="eastAsia" w:ascii="Times New Roman" w:hAnsi="Times New Roman"/>
            <w:sz w:val="24"/>
            <w:szCs w:val="24"/>
            <w:lang w:val="en-US" w:eastAsia="zh-CN"/>
          </w:rPr>
          <w:t>，</w:t>
        </w:r>
      </w:ins>
      <w:ins w:id="1538" w:author="Janusio" w:date="2018-03-05T00:03:51Z">
        <w:r>
          <w:rPr>
            <w:rFonts w:hint="eastAsia" w:ascii="Times New Roman" w:hAnsi="Times New Roman"/>
            <w:sz w:val="24"/>
            <w:szCs w:val="24"/>
            <w:lang w:val="en-US" w:eastAsia="zh-CN"/>
          </w:rPr>
          <w:t>以及</w:t>
        </w:r>
      </w:ins>
      <w:ins w:id="1539" w:author="Janusio" w:date="2018-03-05T00:03:54Z">
        <w:r>
          <w:rPr>
            <w:rFonts w:hint="eastAsia" w:ascii="Times New Roman" w:hAnsi="Times New Roman"/>
            <w:sz w:val="24"/>
            <w:szCs w:val="24"/>
            <w:lang w:val="en-US" w:eastAsia="zh-CN"/>
          </w:rPr>
          <w:t>可信</w:t>
        </w:r>
      </w:ins>
      <w:ins w:id="1540" w:author="Janusio" w:date="2018-03-05T00:04:09Z">
        <w:r>
          <w:rPr>
            <w:rFonts w:hint="eastAsia" w:ascii="Times New Roman" w:hAnsi="Times New Roman"/>
            <w:sz w:val="24"/>
            <w:szCs w:val="24"/>
            <w:lang w:val="en-US" w:eastAsia="zh-CN"/>
          </w:rPr>
          <w:t>计算</w:t>
        </w:r>
      </w:ins>
      <w:ins w:id="1541" w:author="Janusio" w:date="2018-03-05T00:04:12Z">
        <w:r>
          <w:rPr>
            <w:rFonts w:hint="eastAsia" w:ascii="Times New Roman" w:hAnsi="Times New Roman"/>
            <w:sz w:val="24"/>
            <w:szCs w:val="24"/>
            <w:lang w:val="en-US" w:eastAsia="zh-CN"/>
          </w:rPr>
          <w:t>、</w:t>
        </w:r>
      </w:ins>
      <w:ins w:id="1542" w:author="Janusio" w:date="2018-03-05T00:04:14Z">
        <w:r>
          <w:rPr>
            <w:rFonts w:hint="eastAsia" w:ascii="Times New Roman" w:hAnsi="Times New Roman"/>
            <w:sz w:val="24"/>
            <w:szCs w:val="24"/>
            <w:lang w:val="en-US" w:eastAsia="zh-CN"/>
          </w:rPr>
          <w:t>可信</w:t>
        </w:r>
      </w:ins>
      <w:ins w:id="1543" w:author="Janusio" w:date="2018-03-05T00:04:16Z">
        <w:r>
          <w:rPr>
            <w:rFonts w:hint="eastAsia" w:ascii="Times New Roman" w:hAnsi="Times New Roman"/>
            <w:sz w:val="24"/>
            <w:szCs w:val="24"/>
            <w:lang w:val="en-US" w:eastAsia="zh-CN"/>
          </w:rPr>
          <w:t>计算</w:t>
        </w:r>
      </w:ins>
      <w:ins w:id="1544" w:author="Janusio" w:date="2018-03-05T00:04:18Z">
        <w:r>
          <w:rPr>
            <w:rFonts w:hint="eastAsia" w:ascii="Times New Roman" w:hAnsi="Times New Roman"/>
            <w:sz w:val="24"/>
            <w:szCs w:val="24"/>
            <w:lang w:val="en-US" w:eastAsia="zh-CN"/>
          </w:rPr>
          <w:t>虚拟化</w:t>
        </w:r>
      </w:ins>
      <w:ins w:id="1545" w:author="Janusio" w:date="2018-03-05T00:04:19Z">
        <w:r>
          <w:rPr>
            <w:rFonts w:hint="eastAsia" w:ascii="Times New Roman" w:hAnsi="Times New Roman"/>
            <w:sz w:val="24"/>
            <w:szCs w:val="24"/>
            <w:lang w:val="en-US" w:eastAsia="zh-CN"/>
          </w:rPr>
          <w:t>技术</w:t>
        </w:r>
      </w:ins>
      <w:ins w:id="1546" w:author="Janusio" w:date="2018-03-05T00:04:22Z">
        <w:r>
          <w:rPr>
            <w:rFonts w:hint="eastAsia" w:ascii="Times New Roman" w:hAnsi="Times New Roman"/>
            <w:sz w:val="24"/>
            <w:szCs w:val="24"/>
            <w:lang w:val="en-US" w:eastAsia="zh-CN"/>
          </w:rPr>
          <w:t>，</w:t>
        </w:r>
      </w:ins>
      <w:ins w:id="1547" w:author="Janusio" w:date="2018-03-05T00:04:26Z">
        <w:r>
          <w:rPr>
            <w:rFonts w:hint="eastAsia" w:ascii="Times New Roman" w:hAnsi="Times New Roman"/>
            <w:sz w:val="24"/>
            <w:szCs w:val="24"/>
            <w:lang w:val="en-US" w:eastAsia="zh-CN"/>
          </w:rPr>
          <w:t>目前</w:t>
        </w:r>
      </w:ins>
      <w:ins w:id="1548" w:author="Janusio" w:date="2018-03-05T00:04:28Z">
        <w:r>
          <w:rPr>
            <w:rFonts w:hint="eastAsia" w:ascii="Times New Roman" w:hAnsi="Times New Roman"/>
            <w:sz w:val="24"/>
            <w:szCs w:val="24"/>
            <w:lang w:val="en-US" w:eastAsia="zh-CN"/>
          </w:rPr>
          <w:t>针对</w:t>
        </w:r>
      </w:ins>
      <w:ins w:id="1549" w:author="Janusio" w:date="2018-03-05T00:04:30Z">
        <w:r>
          <w:rPr>
            <w:rFonts w:hint="eastAsia" w:ascii="Times New Roman" w:hAnsi="Times New Roman"/>
            <w:sz w:val="24"/>
            <w:szCs w:val="24"/>
            <w:lang w:val="en-US" w:eastAsia="zh-CN"/>
          </w:rPr>
          <w:t>可信</w:t>
        </w:r>
      </w:ins>
      <w:ins w:id="1550" w:author="Janusio" w:date="2018-03-05T00:04:31Z">
        <w:r>
          <w:rPr>
            <w:rFonts w:hint="eastAsia" w:ascii="Times New Roman" w:hAnsi="Times New Roman"/>
            <w:sz w:val="24"/>
            <w:szCs w:val="24"/>
            <w:lang w:val="en-US" w:eastAsia="zh-CN"/>
          </w:rPr>
          <w:t>计算的</w:t>
        </w:r>
      </w:ins>
      <w:ins w:id="1551" w:author="Janusio" w:date="2018-03-05T00:04:38Z">
        <w:r>
          <w:rPr>
            <w:rFonts w:hint="eastAsia" w:ascii="Times New Roman" w:hAnsi="Times New Roman"/>
            <w:sz w:val="24"/>
            <w:szCs w:val="24"/>
            <w:lang w:val="en-US" w:eastAsia="zh-CN"/>
          </w:rPr>
          <w:t>两种</w:t>
        </w:r>
      </w:ins>
      <w:ins w:id="1552" w:author="Janusio" w:date="2018-03-05T00:04:33Z">
        <w:r>
          <w:rPr>
            <w:rFonts w:hint="eastAsia" w:ascii="Times New Roman" w:hAnsi="Times New Roman"/>
            <w:sz w:val="24"/>
            <w:szCs w:val="24"/>
            <w:lang w:val="en-US" w:eastAsia="zh-CN"/>
          </w:rPr>
          <w:t>形式化</w:t>
        </w:r>
      </w:ins>
      <w:ins w:id="1553" w:author="Janusio" w:date="2018-03-05T00:04:43Z">
        <w:r>
          <w:rPr>
            <w:rFonts w:hint="eastAsia" w:ascii="Times New Roman" w:hAnsi="Times New Roman"/>
            <w:sz w:val="24"/>
            <w:szCs w:val="24"/>
            <w:lang w:val="en-US" w:eastAsia="zh-CN"/>
          </w:rPr>
          <w:t>分析方法</w:t>
        </w:r>
      </w:ins>
      <w:del w:id="1554" w:author="Janusio" w:date="2018-03-05T00:03:18Z">
        <w:r>
          <w:rPr>
            <w:rFonts w:hint="eastAsia" w:ascii="Times New Roman" w:hAnsi="Times New Roman"/>
            <w:sz w:val="24"/>
            <w:szCs w:val="24"/>
          </w:rPr>
          <w:delText>×××××××××××××××××××××××××××××××××××××××××××××××××××××××××××××××××××××××</w:delText>
        </w:r>
      </w:del>
      <w:ins w:id="1555" w:author="Janusio" w:date="2018-03-05T00:04:46Z">
        <w:r>
          <w:rPr>
            <w:rFonts w:hint="eastAsia" w:ascii="Times New Roman" w:hAnsi="Times New Roman"/>
            <w:sz w:val="24"/>
            <w:szCs w:val="24"/>
            <w:lang w:eastAsia="zh-CN"/>
          </w:rPr>
          <w:t>——</w:t>
        </w:r>
      </w:ins>
      <w:ins w:id="1556" w:author="Janusio" w:date="2018-03-05T00:04:52Z">
        <w:r>
          <w:rPr>
            <w:rFonts w:hint="eastAsia" w:ascii="Times New Roman" w:hAnsi="Times New Roman"/>
            <w:sz w:val="24"/>
            <w:szCs w:val="24"/>
            <w:lang w:val="en-US" w:eastAsia="zh-CN"/>
          </w:rPr>
          <w:t>无干扰</w:t>
        </w:r>
      </w:ins>
      <w:ins w:id="1557" w:author="Janusio" w:date="2018-03-05T00:04:54Z">
        <w:r>
          <w:rPr>
            <w:rFonts w:hint="eastAsia" w:ascii="Times New Roman" w:hAnsi="Times New Roman"/>
            <w:sz w:val="24"/>
            <w:szCs w:val="24"/>
            <w:lang w:val="en-US" w:eastAsia="zh-CN"/>
          </w:rPr>
          <w:t>理论</w:t>
        </w:r>
      </w:ins>
      <w:ins w:id="1558" w:author="Janusio" w:date="2018-03-05T00:04:55Z">
        <w:r>
          <w:rPr>
            <w:rFonts w:hint="eastAsia" w:ascii="Times New Roman" w:hAnsi="Times New Roman"/>
            <w:sz w:val="24"/>
            <w:szCs w:val="24"/>
            <w:lang w:val="en-US" w:eastAsia="zh-CN"/>
          </w:rPr>
          <w:t>和</w:t>
        </w:r>
      </w:ins>
      <w:ins w:id="1559" w:author="Janusio" w:date="2018-03-05T00:04:57Z">
        <w:r>
          <w:rPr>
            <w:rFonts w:hint="eastAsia" w:ascii="Times New Roman" w:hAnsi="Times New Roman"/>
            <w:sz w:val="24"/>
            <w:szCs w:val="24"/>
            <w:lang w:val="en-US" w:eastAsia="zh-CN"/>
          </w:rPr>
          <w:t>扩展</w:t>
        </w:r>
      </w:ins>
      <w:ins w:id="1560" w:author="Janusio" w:date="2018-03-05T00:04:59Z">
        <w:r>
          <w:rPr>
            <w:rFonts w:hint="eastAsia" w:ascii="Times New Roman" w:hAnsi="Times New Roman"/>
            <w:sz w:val="24"/>
            <w:szCs w:val="24"/>
            <w:lang w:val="en-US" w:eastAsia="zh-CN"/>
          </w:rPr>
          <w:t>安全</w:t>
        </w:r>
      </w:ins>
      <w:ins w:id="1561" w:author="Janusio" w:date="2018-03-05T00:05:01Z">
        <w:r>
          <w:rPr>
            <w:rFonts w:hint="eastAsia" w:ascii="Times New Roman" w:hAnsi="Times New Roman"/>
            <w:sz w:val="24"/>
            <w:szCs w:val="24"/>
            <w:lang w:val="en-US" w:eastAsia="zh-CN"/>
          </w:rPr>
          <w:t>逻辑。</w:t>
        </w:r>
      </w:ins>
      <w:del w:id="1562" w:author="Janusio" w:date="2018-03-05T00:04:45Z">
        <w:r>
          <w:rPr>
            <w:rFonts w:hint="eastAsia" w:ascii="Times New Roman" w:hAnsi="Times New Roman"/>
            <w:sz w:val="24"/>
            <w:szCs w:val="24"/>
          </w:rPr>
          <w:delText>×</w:delText>
        </w:r>
      </w:del>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3</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具有瀑布特征的可信虚拟平台TVP-QT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TVP-QT系统结构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3"/>
        <w:spacing w:line="360" w:lineRule="auto"/>
        <w:ind w:firstLine="420" w:firstLineChars="0"/>
        <w:rPr>
          <w:rFonts w:hint="eastAsia" w:ascii="Times New Roman" w:hAnsi="Times New Roman"/>
          <w:sz w:val="24"/>
          <w:szCs w:val="24"/>
        </w:rPr>
      </w:pPr>
      <w:bookmarkStart w:id="3" w:name="OLE_LINK6"/>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8" r:id="rId17">
            <o:LockedField>false</o:LockedField>
          </o:OLEObject>
        </w:object>
      </w:r>
      <w:bookmarkEnd w:id="3"/>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3"/>
        <w:spacing w:line="360" w:lineRule="auto"/>
        <w:ind w:firstLine="420" w:firstLineChars="0"/>
        <w:rPr>
          <w:del w:id="1563"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3"/>
        <w:spacing w:line="360" w:lineRule="auto"/>
        <w:ind w:firstLine="420" w:firstLineChars="0"/>
        <w:rPr>
          <w:rFonts w:hint="eastAsia" w:ascii="Times New Roman" w:hAnsi="Times New Roman"/>
          <w:sz w:val="24"/>
          <w:szCs w:val="24"/>
        </w:rPr>
      </w:pPr>
      <w:del w:id="1564" w:author="Janusio" w:date="2018-03-05T00:08:48Z">
        <w:r>
          <w:rPr>
            <w:rFonts w:hint="eastAsia" w:ascii="Times New Roman" w:hAnsi="Times New Roman"/>
            <w:sz w:val="24"/>
            <w:szCs w:val="24"/>
          </w:rPr>
          <w:delText>××××××××××××××××××××××××××××××××××××××××××××××××××××××××××××××××××××××××</w:delText>
        </w:r>
      </w:del>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TVP-QT组件定义</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1565"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3"/>
        <w:spacing w:line="360" w:lineRule="auto"/>
        <w:ind w:firstLine="420" w:firstLineChars="0"/>
        <w:jc w:val="center"/>
        <w:rPr>
          <w:rFonts w:hint="eastAsia" w:ascii="Times New Roman" w:hAnsi="Times New Roman"/>
          <w:sz w:val="24"/>
          <w:szCs w:val="24"/>
          <w:lang w:val="en-US" w:eastAsia="zh-CN"/>
        </w:rPr>
        <w:pPrChange w:id="1566" w:author="Janusio" w:date="2018-03-05T00:09:10Z">
          <w:pPr>
            <w:pStyle w:val="23"/>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1"/>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1567" w:author="Janusio" w:date="2018-03-05T00:09:09Z">
          <w:tblPr>
            <w:tblStyle w:val="21"/>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1568">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156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1569" w:author="Janusio" w:date="2018-03-05T00:09:09Z">
            <w:trPr>
              <w:trHeight w:val="238" w:hRule="atLeast"/>
            </w:trPr>
          </w:trPrChange>
        </w:trPr>
        <w:tc>
          <w:tcPr>
            <w:tcW w:w="1395" w:type="dxa"/>
            <w:tcBorders>
              <w:bottom w:val="single" w:color="auto" w:sz="12" w:space="0"/>
            </w:tcBorders>
            <w:vAlign w:val="top"/>
            <w:tcPrChange w:id="1570"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1571"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1572"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157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1573" w:author="Janusio" w:date="2018-03-05T00:09:09Z">
            <w:trPr>
              <w:trHeight w:val="256" w:hRule="atLeast"/>
            </w:trPr>
          </w:trPrChange>
        </w:trPr>
        <w:tc>
          <w:tcPr>
            <w:tcW w:w="1395" w:type="dxa"/>
            <w:vMerge w:val="restart"/>
            <w:tcBorders>
              <w:top w:val="single" w:color="auto" w:sz="12" w:space="0"/>
              <w:tl2br w:val="nil"/>
              <w:tr2bl w:val="nil"/>
            </w:tcBorders>
            <w:vAlign w:val="top"/>
            <w:tcPrChange w:id="1574"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1575"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1576"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157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1577" w:author="Janusio" w:date="2018-03-05T00:09:09Z">
            <w:trPr>
              <w:trHeight w:val="0" w:hRule="atLeast"/>
            </w:trPr>
          </w:trPrChange>
        </w:trPr>
        <w:tc>
          <w:tcPr>
            <w:tcW w:w="1395" w:type="dxa"/>
            <w:vMerge w:val="continue"/>
            <w:tcBorders>
              <w:tl2br w:val="nil"/>
              <w:tr2bl w:val="nil"/>
            </w:tcBorders>
            <w:vAlign w:val="top"/>
            <w:tcPrChange w:id="1578"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1579"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1580"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158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1581" w:author="Janusio" w:date="2018-03-05T00:09:09Z">
            <w:trPr>
              <w:trHeight w:val="0" w:hRule="atLeast"/>
            </w:trPr>
          </w:trPrChange>
        </w:trPr>
        <w:tc>
          <w:tcPr>
            <w:tcW w:w="1395" w:type="dxa"/>
            <w:tcBorders>
              <w:tl2br w:val="nil"/>
              <w:tr2bl w:val="nil"/>
            </w:tcBorders>
            <w:vAlign w:val="top"/>
            <w:tcPrChange w:id="1582"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1583"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1584"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158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1585" w:author="Janusio" w:date="2018-03-05T00:09:09Z">
            <w:trPr>
              <w:trHeight w:val="0" w:hRule="atLeast"/>
            </w:trPr>
          </w:trPrChange>
        </w:trPr>
        <w:tc>
          <w:tcPr>
            <w:tcW w:w="1395" w:type="dxa"/>
            <w:vMerge w:val="restart"/>
            <w:tcBorders>
              <w:tl2br w:val="nil"/>
              <w:tr2bl w:val="nil"/>
            </w:tcBorders>
            <w:vAlign w:val="top"/>
            <w:tcPrChange w:id="1586"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158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1588"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158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1589" w:author="Janusio" w:date="2018-03-05T00:09:09Z">
            <w:trPr>
              <w:trHeight w:val="0" w:hRule="atLeast"/>
            </w:trPr>
          </w:trPrChange>
        </w:trPr>
        <w:tc>
          <w:tcPr>
            <w:tcW w:w="1395" w:type="dxa"/>
            <w:vMerge w:val="continue"/>
            <w:tcBorders>
              <w:tl2br w:val="nil"/>
              <w:tr2bl w:val="nil"/>
            </w:tcBorders>
            <w:vAlign w:val="top"/>
            <w:tcPrChange w:id="1590"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1591"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1592"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3"/>
        <w:spacing w:line="360" w:lineRule="auto"/>
        <w:ind w:left="0" w:leftChars="0" w:firstLine="0" w:firstLineChars="0"/>
        <w:rPr>
          <w:del w:id="1593" w:author="Janusio" w:date="2018-03-05T00:09:03Z"/>
          <w:rFonts w:hint="eastAsia" w:ascii="Times New Roman" w:hAnsi="Times New Roman"/>
          <w:sz w:val="24"/>
          <w:szCs w:val="24"/>
          <w:lang w:val="en-US" w:eastAsia="zh-CN"/>
        </w:rPr>
      </w:pPr>
    </w:p>
    <w:p>
      <w:pPr>
        <w:pStyle w:val="23"/>
        <w:spacing w:line="360" w:lineRule="auto"/>
        <w:ind w:firstLine="420" w:firstLineChars="0"/>
        <w:rPr>
          <w:del w:id="1594" w:author="Janusio" w:date="2018-03-05T00:09:03Z"/>
          <w:rFonts w:hint="eastAsia" w:ascii="Times New Roman" w:hAnsi="Times New Roman"/>
          <w:sz w:val="24"/>
          <w:szCs w:val="24"/>
        </w:rPr>
      </w:pPr>
      <w:del w:id="1595" w:author="Janusio" w:date="2018-03-05T00:09:03Z">
        <w:r>
          <w:rPr>
            <w:rFonts w:hint="eastAsia" w:ascii="Times New Roman" w:hAnsi="Times New Roman"/>
            <w:sz w:val="24"/>
            <w:szCs w:val="24"/>
          </w:rPr>
          <w:delText>××××××××××××××××××××××××××××××××××××××××××××××××××××××××××××××××××××××××</w:delText>
        </w:r>
      </w:del>
    </w:p>
    <w:p>
      <w:pPr>
        <w:pStyle w:val="23"/>
        <w:ind w:firstLine="0" w:firstLineChars="0"/>
        <w:rPr>
          <w:del w:id="1596" w:author="Janusio" w:date="2018-03-05T00:16:27Z"/>
          <w:rFonts w:hint="eastAsia" w:ascii="Times New Roman" w:hAnsi="Times New Roman" w:eastAsia="黑体"/>
          <w:b/>
          <w:sz w:val="28"/>
          <w:szCs w:val="28"/>
          <w:lang w:val="en-US" w:eastAsia="zh-CN"/>
        </w:rPr>
      </w:pPr>
      <w:del w:id="1597" w:author="Janusio" w:date="2018-03-05T00:16:27Z">
        <w:r>
          <w:rPr>
            <w:rFonts w:hint="eastAsia" w:ascii="Times New Roman" w:hAnsi="Times New Roman" w:eastAsia="仿宋_GB2312"/>
            <w:b/>
            <w:sz w:val="28"/>
            <w:szCs w:val="28"/>
            <w:lang w:val="en-US" w:eastAsia="zh-CN"/>
          </w:rPr>
          <w:delText>3</w:delText>
        </w:r>
      </w:del>
      <w:del w:id="1598" w:author="Janusio" w:date="2018-03-05T00:16:27Z">
        <w:r>
          <w:rPr>
            <w:rFonts w:hint="eastAsia" w:ascii="Times New Roman" w:hAnsi="Times New Roman" w:eastAsia="仿宋_GB2312"/>
            <w:b/>
            <w:sz w:val="28"/>
            <w:szCs w:val="28"/>
          </w:rPr>
          <w:delText>.</w:delText>
        </w:r>
      </w:del>
      <w:del w:id="1599" w:author="Janusio" w:date="2018-03-05T00:16:27Z">
        <w:r>
          <w:rPr>
            <w:rFonts w:hint="eastAsia" w:ascii="Times New Roman" w:hAnsi="Times New Roman" w:eastAsia="仿宋_GB2312"/>
            <w:b/>
            <w:sz w:val="28"/>
            <w:szCs w:val="28"/>
            <w:lang w:val="en-US" w:eastAsia="zh-CN"/>
          </w:rPr>
          <w:delText>3</w:delText>
        </w:r>
      </w:del>
      <w:del w:id="1600" w:author="Janusio" w:date="2018-03-05T00:16:27Z">
        <w:r>
          <w:rPr>
            <w:rFonts w:hint="eastAsia" w:ascii="Times New Roman" w:hAnsi="Times New Roman" w:eastAsia="仿宋_GB2312"/>
            <w:b/>
            <w:sz w:val="28"/>
            <w:szCs w:val="28"/>
          </w:rPr>
          <w:delText xml:space="preserve"> </w:delText>
        </w:r>
      </w:del>
      <w:del w:id="1601" w:author="Janusio" w:date="2018-03-05T00:16:27Z">
        <w:r>
          <w:rPr>
            <w:rFonts w:hint="eastAsia" w:ascii="Times New Roman" w:hAnsi="Times New Roman" w:eastAsia="黑体"/>
            <w:b/>
            <w:sz w:val="28"/>
            <w:szCs w:val="28"/>
            <w:lang w:val="en-US" w:eastAsia="zh-CN"/>
          </w:rPr>
          <w:delText>TVP-QT工作程序</w:delText>
        </w:r>
      </w:del>
    </w:p>
    <w:p>
      <w:pPr>
        <w:pStyle w:val="23"/>
        <w:spacing w:line="360" w:lineRule="auto"/>
        <w:ind w:firstLine="420" w:firstLineChars="0"/>
        <w:rPr>
          <w:del w:id="1602" w:author="Janusio" w:date="2018-03-05T00:16:27Z"/>
          <w:rFonts w:hint="eastAsia" w:ascii="Times New Roman" w:hAnsi="Times New Roman"/>
          <w:sz w:val="24"/>
          <w:szCs w:val="24"/>
        </w:rPr>
      </w:pPr>
      <w:del w:id="1603" w:author="Janusio" w:date="2018-03-05T00:16:27Z">
        <w:r>
          <w:rPr>
            <w:rFonts w:hint="eastAsia" w:ascii="Times New Roman" w:hAnsi="Times New Roman"/>
            <w:sz w:val="24"/>
            <w:szCs w:val="24"/>
          </w:rPr>
          <w:delText>××××××××××××××××××××××××××××××××××××××××××××××××××××××××××××××××××××××××</w:delText>
        </w:r>
      </w:del>
    </w:p>
    <w:p>
      <w:pPr>
        <w:pStyle w:val="23"/>
        <w:ind w:firstLine="0" w:firstLineChars="0"/>
        <w:rPr>
          <w:rFonts w:hint="eastAsia" w:ascii="Times New Roman" w:hAnsi="Times New Roman"/>
          <w:sz w:val="24"/>
          <w:szCs w:val="24"/>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基于Xen的TVP-QT实现</w:t>
      </w:r>
    </w:p>
    <w:p>
      <w:pPr>
        <w:pStyle w:val="23"/>
        <w:spacing w:line="360" w:lineRule="auto"/>
        <w:ind w:firstLine="420" w:firstLineChars="0"/>
        <w:rPr>
          <w:ins w:id="1604" w:author="Janusio" w:date="2018-03-05T00:13:13Z"/>
          <w:rFonts w:hint="eastAsia" w:ascii="Times New Roman" w:hAnsi="Times New Roman"/>
          <w:sz w:val="24"/>
          <w:szCs w:val="24"/>
        </w:rPr>
      </w:pPr>
      <w:ins w:id="1605" w:author="Janusio" w:date="2018-03-05T00:13:15Z"/>
      <w:ins w:id="1606" w:author="Janusio" w:date="2018-03-05T00:13:15Z"/>
      <w:ins w:id="1607" w:author="Janusio" w:date="2018-03-05T00:13:15Z"/>
      <w:ins w:id="1608" w:author="Janusio" w:date="2018-03-05T00:13:15Z">
        <w:r>
          <w:rPr>
            <w:rFonts w:ascii="Times New Roman" w:hAnsi="Times New Roman"/>
            <w:color w:val="auto"/>
            <w:sz w:val="15"/>
            <w:szCs w:val="15"/>
          </w:rPr>
          <w:object>
            <v:shape id="_x0000_i1027" o:spt="75" type="#_x0000_t75" style="height:115.15pt;width:192.15pt;" o:ole="t" filled="f" o:preferrelative="t" stroked="f" coordsize="21600,21600">
              <v:path/>
              <v:fill on="f" focussize="0,0"/>
              <v:stroke on="f"/>
              <v:imagedata r:id="rId19" o:title=""/>
              <o:lock v:ext="edit" aspectratio="t"/>
              <w10:wrap type="none"/>
              <w10:anchorlock/>
            </v:shape>
            <o:OLEObject Type="Embed" ProgID="Visio.Drawing.11" ShapeID="_x0000_i1027" DrawAspect="Content" ObjectID="_1468075729" r:id="rId18">
              <o:LockedField>false</o:LockedField>
            </o:OLEObject>
          </w:object>
        </w:r>
      </w:ins>
      <w:ins w:id="1610" w:author="Janusio" w:date="2018-03-05T00:13:15Z"/>
    </w:p>
    <w:p>
      <w:pPr>
        <w:pStyle w:val="23"/>
        <w:spacing w:line="360" w:lineRule="auto"/>
        <w:ind w:firstLine="0" w:firstLineChars="0"/>
        <w:rPr>
          <w:ins w:id="1611" w:author="Janusio" w:date="2018-03-05T00:18:48Z"/>
          <w:rFonts w:hint="eastAsia" w:ascii="Times New Roman" w:hAnsi="Times New Roman" w:eastAsia="黑体"/>
          <w:b/>
          <w:sz w:val="24"/>
          <w:szCs w:val="24"/>
        </w:rPr>
      </w:pPr>
      <w:ins w:id="1612" w:author="Janusio" w:date="2018-03-05T00:18:48Z">
        <w:r>
          <w:rPr>
            <w:rFonts w:hint="eastAsia" w:ascii="Times New Roman" w:hAnsi="Times New Roman"/>
            <w:sz w:val="24"/>
            <w:szCs w:val="24"/>
            <w:lang w:val="en-US" w:eastAsia="zh-CN"/>
          </w:rPr>
          <w:t>3</w:t>
        </w:r>
      </w:ins>
      <w:ins w:id="1613" w:author="Janusio" w:date="2018-03-05T00:18:48Z">
        <w:r>
          <w:rPr>
            <w:rFonts w:hint="eastAsia" w:ascii="Times New Roman" w:hAnsi="Times New Roman"/>
            <w:sz w:val="24"/>
            <w:szCs w:val="24"/>
          </w:rPr>
          <w:t>.</w:t>
        </w:r>
      </w:ins>
      <w:ins w:id="1614" w:author="Janusio" w:date="2018-03-05T00:18:52Z">
        <w:r>
          <w:rPr>
            <w:rFonts w:hint="eastAsia" w:ascii="Times New Roman" w:hAnsi="Times New Roman"/>
            <w:sz w:val="24"/>
            <w:szCs w:val="24"/>
            <w:lang w:val="en-US" w:eastAsia="zh-CN"/>
          </w:rPr>
          <w:t>3</w:t>
        </w:r>
      </w:ins>
      <w:ins w:id="1615" w:author="Janusio" w:date="2018-03-05T00:18:48Z">
        <w:r>
          <w:rPr>
            <w:rFonts w:hint="eastAsia" w:ascii="Times New Roman" w:hAnsi="Times New Roman"/>
            <w:sz w:val="24"/>
            <w:szCs w:val="24"/>
          </w:rPr>
          <w:t xml:space="preserve">.1 </w:t>
        </w:r>
      </w:ins>
      <w:ins w:id="1616" w:author="Janusio" w:date="2018-03-05T00:19:01Z">
        <w:r>
          <w:rPr>
            <w:rFonts w:hint="eastAsia" w:ascii="Times New Roman" w:hAnsi="Times New Roman" w:eastAsia="黑体"/>
            <w:b/>
            <w:sz w:val="24"/>
            <w:szCs w:val="24"/>
            <w:lang w:val="en-US" w:eastAsia="zh-CN"/>
          </w:rPr>
          <w:t>工作</w:t>
        </w:r>
      </w:ins>
      <w:ins w:id="1617" w:author="Janusio" w:date="2018-03-05T00:19:04Z">
        <w:r>
          <w:rPr>
            <w:rFonts w:hint="eastAsia" w:ascii="Times New Roman" w:hAnsi="Times New Roman" w:eastAsia="黑体"/>
            <w:b/>
            <w:sz w:val="24"/>
            <w:szCs w:val="24"/>
            <w:lang w:val="en-US" w:eastAsia="zh-CN"/>
          </w:rPr>
          <w:t>程序</w:t>
        </w:r>
      </w:ins>
    </w:p>
    <w:p>
      <w:pPr>
        <w:pStyle w:val="23"/>
        <w:spacing w:line="360" w:lineRule="auto"/>
        <w:ind w:firstLine="420" w:firstLineChars="0"/>
        <w:rPr>
          <w:ins w:id="1618" w:author="Janusio" w:date="2018-03-05T00:30:47Z"/>
          <w:rFonts w:hint="eastAsia" w:ascii="Times New Roman" w:hAnsi="Times New Roman"/>
          <w:sz w:val="24"/>
          <w:szCs w:val="24"/>
          <w:lang w:val="en-US" w:eastAsia="zh-CN"/>
        </w:rPr>
      </w:pPr>
      <w:del w:id="1619" w:author="Janusio" w:date="2018-03-05T00:18:36Z">
        <w:r>
          <w:rPr>
            <w:rFonts w:hint="eastAsia" w:ascii="Times New Roman" w:hAnsi="Times New Roman"/>
            <w:sz w:val="24"/>
            <w:szCs w:val="24"/>
          </w:rPr>
          <w:delText>×</w:delText>
        </w:r>
      </w:del>
      <w:ins w:id="1620" w:author="Janusio" w:date="2018-03-05T00:18:08Z">
        <w:r>
          <w:rPr>
            <w:rFonts w:hint="eastAsia" w:ascii="Times New Roman" w:hAnsi="Times New Roman"/>
            <w:sz w:val="24"/>
            <w:szCs w:val="24"/>
            <w:lang w:val="en-US" w:eastAsia="zh-CN"/>
          </w:rPr>
          <w:t>TVP-</w:t>
        </w:r>
      </w:ins>
      <w:ins w:id="1621" w:author="Janusio" w:date="2018-03-05T00:18:30Z">
        <w:r>
          <w:rPr>
            <w:rFonts w:hint="eastAsia" w:ascii="Times New Roman" w:hAnsi="Times New Roman"/>
            <w:sz w:val="24"/>
            <w:szCs w:val="24"/>
            <w:lang w:val="en-US" w:eastAsia="zh-CN"/>
          </w:rPr>
          <w:t>QT</w:t>
        </w:r>
      </w:ins>
      <w:ins w:id="1622" w:author="Janusio" w:date="2018-03-05T00:18:32Z">
        <w:r>
          <w:rPr>
            <w:rFonts w:hint="eastAsia" w:ascii="Times New Roman" w:hAnsi="Times New Roman"/>
            <w:sz w:val="24"/>
            <w:szCs w:val="24"/>
            <w:lang w:val="en-US" w:eastAsia="zh-CN"/>
          </w:rPr>
          <w:t>中的</w:t>
        </w:r>
      </w:ins>
      <w:ins w:id="1623" w:author="Janusio" w:date="2018-03-05T00:19:36Z">
        <w:r>
          <w:rPr>
            <w:rFonts w:hint="eastAsia" w:ascii="Times New Roman" w:hAnsi="Times New Roman"/>
            <w:sz w:val="24"/>
            <w:szCs w:val="24"/>
            <w:lang w:val="en-US" w:eastAsia="zh-CN"/>
          </w:rPr>
          <w:t>虚拟机</w:t>
        </w:r>
      </w:ins>
      <w:ins w:id="1624" w:author="Janusio" w:date="2018-03-05T00:20:02Z">
        <w:r>
          <w:rPr>
            <w:rFonts w:hint="eastAsia" w:ascii="Times New Roman" w:hAnsi="Times New Roman"/>
            <w:sz w:val="24"/>
            <w:szCs w:val="24"/>
            <w:lang w:val="en-US" w:eastAsia="zh-CN"/>
          </w:rPr>
          <w:t>为</w:t>
        </w:r>
      </w:ins>
      <w:ins w:id="1625" w:author="Janusio" w:date="2018-03-05T00:20:11Z">
        <w:r>
          <w:rPr>
            <w:rFonts w:hint="eastAsia" w:ascii="Times New Roman" w:hAnsi="Times New Roman"/>
            <w:sz w:val="24"/>
            <w:szCs w:val="24"/>
            <w:lang w:val="en-US" w:eastAsia="zh-CN"/>
          </w:rPr>
          <w:t>VMM</w:t>
        </w:r>
      </w:ins>
      <w:ins w:id="1626" w:author="Janusio" w:date="2018-03-05T00:20:18Z">
        <w:r>
          <w:rPr>
            <w:rFonts w:hint="eastAsia" w:ascii="Times New Roman" w:hAnsi="Times New Roman"/>
            <w:sz w:val="24"/>
            <w:szCs w:val="24"/>
            <w:lang w:val="en-US" w:eastAsia="zh-CN"/>
          </w:rPr>
          <w:t>全虚拟化</w:t>
        </w:r>
      </w:ins>
      <w:ins w:id="1627" w:author="Janusio" w:date="2018-03-05T00:20:27Z">
        <w:r>
          <w:rPr>
            <w:rFonts w:hint="eastAsia" w:ascii="Times New Roman" w:hAnsi="Times New Roman"/>
            <w:sz w:val="24"/>
            <w:szCs w:val="24"/>
            <w:lang w:val="en-US" w:eastAsia="zh-CN"/>
          </w:rPr>
          <w:t>或</w:t>
        </w:r>
      </w:ins>
      <w:ins w:id="1628" w:author="Janusio" w:date="2018-03-05T00:20:33Z">
        <w:r>
          <w:rPr>
            <w:rFonts w:hint="eastAsia" w:ascii="Times New Roman" w:hAnsi="Times New Roman"/>
            <w:sz w:val="24"/>
            <w:szCs w:val="24"/>
            <w:lang w:val="en-US" w:eastAsia="zh-CN"/>
          </w:rPr>
          <w:t>半虚拟化</w:t>
        </w:r>
      </w:ins>
      <w:ins w:id="1629" w:author="Janusio" w:date="2018-03-05T00:20:34Z">
        <w:r>
          <w:rPr>
            <w:rFonts w:hint="eastAsia" w:ascii="Times New Roman" w:hAnsi="Times New Roman"/>
            <w:sz w:val="24"/>
            <w:szCs w:val="24"/>
            <w:lang w:val="en-US" w:eastAsia="zh-CN"/>
          </w:rPr>
          <w:t>的</w:t>
        </w:r>
      </w:ins>
      <w:ins w:id="1630" w:author="Janusio" w:date="2018-03-05T00:20:37Z">
        <w:r>
          <w:rPr>
            <w:rFonts w:hint="eastAsia" w:ascii="Times New Roman" w:hAnsi="Times New Roman"/>
            <w:sz w:val="24"/>
            <w:szCs w:val="24"/>
            <w:lang w:val="en-US" w:eastAsia="zh-CN"/>
          </w:rPr>
          <w:t>Domain</w:t>
        </w:r>
      </w:ins>
      <w:ins w:id="1631" w:author="Janusio" w:date="2018-03-05T00:20:38Z">
        <w:r>
          <w:rPr>
            <w:rFonts w:hint="eastAsia" w:ascii="Times New Roman" w:hAnsi="Times New Roman"/>
            <w:sz w:val="24"/>
            <w:szCs w:val="24"/>
            <w:lang w:val="en-US" w:eastAsia="zh-CN"/>
          </w:rPr>
          <w:t>U</w:t>
        </w:r>
      </w:ins>
      <w:ins w:id="1632" w:author="Janusio" w:date="2018-03-05T00:21:00Z">
        <w:r>
          <w:rPr>
            <w:rFonts w:hint="eastAsia" w:ascii="Times New Roman" w:hAnsi="Times New Roman"/>
            <w:sz w:val="24"/>
            <w:szCs w:val="24"/>
            <w:lang w:val="en-US" w:eastAsia="zh-CN"/>
          </w:rPr>
          <w:t>，</w:t>
        </w:r>
      </w:ins>
      <w:ins w:id="1633" w:author="Janusio" w:date="2018-03-05T00:21:02Z">
        <w:r>
          <w:rPr>
            <w:rFonts w:hint="eastAsia" w:ascii="Times New Roman" w:hAnsi="Times New Roman"/>
            <w:sz w:val="24"/>
            <w:szCs w:val="24"/>
            <w:lang w:val="en-US" w:eastAsia="zh-CN"/>
          </w:rPr>
          <w:t>每个</w:t>
        </w:r>
      </w:ins>
      <w:ins w:id="1634" w:author="Janusio" w:date="2018-03-05T00:21:04Z">
        <w:r>
          <w:rPr>
            <w:rFonts w:hint="eastAsia" w:ascii="Times New Roman" w:hAnsi="Times New Roman"/>
            <w:sz w:val="24"/>
            <w:szCs w:val="24"/>
            <w:lang w:val="en-US" w:eastAsia="zh-CN"/>
          </w:rPr>
          <w:t>虚拟机</w:t>
        </w:r>
      </w:ins>
      <w:ins w:id="1635" w:author="Janusio" w:date="2018-03-05T00:21:06Z">
        <w:r>
          <w:rPr>
            <w:rFonts w:hint="eastAsia" w:ascii="Times New Roman" w:hAnsi="Times New Roman"/>
            <w:sz w:val="24"/>
            <w:szCs w:val="24"/>
            <w:lang w:val="en-US" w:eastAsia="zh-CN"/>
          </w:rPr>
          <w:t>都可以</w:t>
        </w:r>
      </w:ins>
      <w:ins w:id="1636" w:author="Janusio" w:date="2018-03-05T00:21:09Z">
        <w:r>
          <w:rPr>
            <w:rFonts w:hint="eastAsia" w:ascii="Times New Roman" w:hAnsi="Times New Roman"/>
            <w:sz w:val="24"/>
            <w:szCs w:val="24"/>
            <w:lang w:val="en-US" w:eastAsia="zh-CN"/>
          </w:rPr>
          <w:t>使用</w:t>
        </w:r>
      </w:ins>
      <w:ins w:id="1637" w:author="Janusio" w:date="2018-03-05T00:21:15Z">
        <w:r>
          <w:rPr>
            <w:rFonts w:hint="eastAsia" w:ascii="Times New Roman" w:hAnsi="Times New Roman"/>
            <w:sz w:val="24"/>
            <w:szCs w:val="24"/>
            <w:lang w:val="en-US" w:eastAsia="zh-CN"/>
          </w:rPr>
          <w:t>位于</w:t>
        </w:r>
      </w:ins>
      <w:ins w:id="1638" w:author="Janusio" w:date="2018-03-05T00:21:19Z">
        <w:r>
          <w:rPr>
            <w:rFonts w:hint="eastAsia" w:ascii="Times New Roman" w:hAnsi="Times New Roman"/>
            <w:sz w:val="24"/>
            <w:szCs w:val="24"/>
            <w:lang w:val="en-US" w:eastAsia="zh-CN"/>
          </w:rPr>
          <w:t>物理服务器</w:t>
        </w:r>
      </w:ins>
      <w:ins w:id="1639" w:author="Janusio" w:date="2018-03-05T00:21:20Z">
        <w:r>
          <w:rPr>
            <w:rFonts w:hint="eastAsia" w:ascii="Times New Roman" w:hAnsi="Times New Roman"/>
            <w:sz w:val="24"/>
            <w:szCs w:val="24"/>
            <w:lang w:val="en-US" w:eastAsia="zh-CN"/>
          </w:rPr>
          <w:t>上</w:t>
        </w:r>
      </w:ins>
      <w:ins w:id="1640" w:author="Janusio" w:date="2018-03-05T00:21:21Z">
        <w:r>
          <w:rPr>
            <w:rFonts w:hint="eastAsia" w:ascii="Times New Roman" w:hAnsi="Times New Roman"/>
            <w:sz w:val="24"/>
            <w:szCs w:val="24"/>
            <w:lang w:val="en-US" w:eastAsia="zh-CN"/>
          </w:rPr>
          <w:t>的</w:t>
        </w:r>
      </w:ins>
      <w:ins w:id="1641" w:author="Janusio" w:date="2018-03-05T00:21:23Z">
        <w:r>
          <w:rPr>
            <w:rFonts w:hint="eastAsia" w:ascii="Times New Roman" w:hAnsi="Times New Roman"/>
            <w:sz w:val="24"/>
            <w:szCs w:val="24"/>
            <w:lang w:val="en-US" w:eastAsia="zh-CN"/>
          </w:rPr>
          <w:t>TPM</w:t>
        </w:r>
      </w:ins>
      <w:ins w:id="1642" w:author="Janusio" w:date="2018-03-05T00:21:25Z">
        <w:r>
          <w:rPr>
            <w:rFonts w:hint="eastAsia" w:ascii="Times New Roman" w:hAnsi="Times New Roman"/>
            <w:sz w:val="24"/>
            <w:szCs w:val="24"/>
            <w:lang w:val="en-US" w:eastAsia="zh-CN"/>
          </w:rPr>
          <w:t>功能</w:t>
        </w:r>
      </w:ins>
      <w:ins w:id="1643" w:author="Janusio" w:date="2018-03-05T00:21:26Z">
        <w:r>
          <w:rPr>
            <w:rFonts w:hint="eastAsia" w:ascii="Times New Roman" w:hAnsi="Times New Roman"/>
            <w:sz w:val="24"/>
            <w:szCs w:val="24"/>
            <w:lang w:val="en-US" w:eastAsia="zh-CN"/>
          </w:rPr>
          <w:t>和</w:t>
        </w:r>
      </w:ins>
      <w:ins w:id="1644" w:author="Janusio" w:date="2018-03-05T00:21:27Z">
        <w:r>
          <w:rPr>
            <w:rFonts w:hint="eastAsia" w:ascii="Times New Roman" w:hAnsi="Times New Roman"/>
            <w:sz w:val="24"/>
            <w:szCs w:val="24"/>
            <w:lang w:val="en-US" w:eastAsia="zh-CN"/>
          </w:rPr>
          <w:t>服务</w:t>
        </w:r>
      </w:ins>
      <w:ins w:id="1645" w:author="Janusio" w:date="2018-03-05T00:21:28Z">
        <w:r>
          <w:rPr>
            <w:rFonts w:hint="eastAsia" w:ascii="Times New Roman" w:hAnsi="Times New Roman"/>
            <w:sz w:val="24"/>
            <w:szCs w:val="24"/>
            <w:lang w:val="en-US" w:eastAsia="zh-CN"/>
          </w:rPr>
          <w:t>。</w:t>
        </w:r>
      </w:ins>
      <w:ins w:id="1646" w:author="Janusio" w:date="2018-03-05T00:21:44Z">
        <w:r>
          <w:rPr>
            <w:rFonts w:hint="eastAsia" w:ascii="Times New Roman" w:hAnsi="Times New Roman"/>
            <w:sz w:val="24"/>
            <w:szCs w:val="24"/>
            <w:lang w:val="en-US" w:eastAsia="zh-CN"/>
          </w:rPr>
          <w:t>由</w:t>
        </w:r>
      </w:ins>
      <w:ins w:id="1647" w:author="Janusio" w:date="2018-03-05T00:21:49Z">
        <w:r>
          <w:rPr>
            <w:rFonts w:hint="eastAsia" w:ascii="Times New Roman" w:hAnsi="Times New Roman"/>
            <w:sz w:val="24"/>
            <w:szCs w:val="24"/>
            <w:lang w:val="en-US" w:eastAsia="zh-CN"/>
          </w:rPr>
          <w:t>vTPM</w:t>
        </w:r>
      </w:ins>
      <w:ins w:id="1648" w:author="Janusio" w:date="2018-03-05T00:21:50Z">
        <w:r>
          <w:rPr>
            <w:rFonts w:hint="eastAsia" w:ascii="Times New Roman" w:hAnsi="Times New Roman"/>
            <w:sz w:val="24"/>
            <w:szCs w:val="24"/>
            <w:lang w:val="en-US" w:eastAsia="zh-CN"/>
          </w:rPr>
          <w:t xml:space="preserve"> </w:t>
        </w:r>
      </w:ins>
      <w:ins w:id="1649" w:author="Janusio" w:date="2018-03-05T00:21:54Z">
        <w:r>
          <w:rPr>
            <w:rFonts w:hint="eastAsia" w:ascii="Times New Roman" w:hAnsi="Times New Roman"/>
            <w:sz w:val="24"/>
            <w:szCs w:val="24"/>
            <w:lang w:val="en-US" w:eastAsia="zh-CN"/>
          </w:rPr>
          <w:t>Manager</w:t>
        </w:r>
      </w:ins>
      <w:ins w:id="1650" w:author="Janusio" w:date="2018-03-05T00:21:55Z">
        <w:r>
          <w:rPr>
            <w:rFonts w:hint="eastAsia" w:ascii="Times New Roman" w:hAnsi="Times New Roman"/>
            <w:sz w:val="24"/>
            <w:szCs w:val="24"/>
            <w:lang w:val="en-US" w:eastAsia="zh-CN"/>
          </w:rPr>
          <w:t>向</w:t>
        </w:r>
      </w:ins>
      <w:ins w:id="1651" w:author="Janusio" w:date="2018-03-05T00:21:57Z">
        <w:r>
          <w:rPr>
            <w:rFonts w:hint="eastAsia" w:ascii="Times New Roman" w:hAnsi="Times New Roman"/>
            <w:sz w:val="24"/>
            <w:szCs w:val="24"/>
            <w:lang w:val="en-US" w:eastAsia="zh-CN"/>
          </w:rPr>
          <w:t>每一个</w:t>
        </w:r>
      </w:ins>
      <w:ins w:id="1652" w:author="Janusio" w:date="2018-03-05T00:21:58Z">
        <w:r>
          <w:rPr>
            <w:rFonts w:hint="eastAsia" w:ascii="Times New Roman" w:hAnsi="Times New Roman"/>
            <w:sz w:val="24"/>
            <w:szCs w:val="24"/>
            <w:lang w:val="en-US" w:eastAsia="zh-CN"/>
          </w:rPr>
          <w:t>虚拟机</w:t>
        </w:r>
      </w:ins>
      <w:ins w:id="1653" w:author="Janusio" w:date="2018-03-05T00:22:00Z">
        <w:r>
          <w:rPr>
            <w:rFonts w:hint="eastAsia" w:ascii="Times New Roman" w:hAnsi="Times New Roman"/>
            <w:sz w:val="24"/>
            <w:szCs w:val="24"/>
            <w:lang w:val="en-US" w:eastAsia="zh-CN"/>
          </w:rPr>
          <w:t>分配</w:t>
        </w:r>
      </w:ins>
      <w:ins w:id="1654" w:author="Janusio" w:date="2018-03-05T00:22:04Z">
        <w:r>
          <w:rPr>
            <w:rFonts w:hint="eastAsia" w:ascii="Times New Roman" w:hAnsi="Times New Roman"/>
            <w:sz w:val="24"/>
            <w:szCs w:val="24"/>
            <w:lang w:val="en-US" w:eastAsia="zh-CN"/>
          </w:rPr>
          <w:t>和</w:t>
        </w:r>
      </w:ins>
      <w:ins w:id="1655" w:author="Janusio" w:date="2018-03-05T00:22:05Z">
        <w:r>
          <w:rPr>
            <w:rFonts w:hint="eastAsia" w:ascii="Times New Roman" w:hAnsi="Times New Roman"/>
            <w:sz w:val="24"/>
            <w:szCs w:val="24"/>
            <w:lang w:val="en-US" w:eastAsia="zh-CN"/>
          </w:rPr>
          <w:t>物理</w:t>
        </w:r>
      </w:ins>
      <w:ins w:id="1656" w:author="Janusio" w:date="2018-03-05T00:22:09Z">
        <w:r>
          <w:rPr>
            <w:rFonts w:hint="eastAsia" w:ascii="Times New Roman" w:hAnsi="Times New Roman"/>
            <w:sz w:val="24"/>
            <w:szCs w:val="24"/>
            <w:lang w:val="en-US" w:eastAsia="zh-CN"/>
          </w:rPr>
          <w:t>TPM</w:t>
        </w:r>
      </w:ins>
      <w:ins w:id="1657" w:author="Janusio" w:date="2018-03-05T00:22:13Z">
        <w:r>
          <w:rPr>
            <w:rFonts w:hint="eastAsia" w:ascii="Times New Roman" w:hAnsi="Times New Roman"/>
            <w:sz w:val="24"/>
            <w:szCs w:val="24"/>
            <w:lang w:val="en-US" w:eastAsia="zh-CN"/>
          </w:rPr>
          <w:t>有</w:t>
        </w:r>
      </w:ins>
      <w:ins w:id="1658" w:author="Janusio" w:date="2018-03-05T00:22:15Z">
        <w:r>
          <w:rPr>
            <w:rFonts w:hint="eastAsia" w:ascii="Times New Roman" w:hAnsi="Times New Roman"/>
            <w:sz w:val="24"/>
            <w:szCs w:val="24"/>
            <w:lang w:val="en-US" w:eastAsia="zh-CN"/>
          </w:rPr>
          <w:t>相同</w:t>
        </w:r>
      </w:ins>
      <w:ins w:id="1659" w:author="Janusio" w:date="2018-03-05T00:22:16Z">
        <w:r>
          <w:rPr>
            <w:rFonts w:hint="eastAsia" w:ascii="Times New Roman" w:hAnsi="Times New Roman"/>
            <w:sz w:val="24"/>
            <w:szCs w:val="24"/>
            <w:lang w:val="en-US" w:eastAsia="zh-CN"/>
          </w:rPr>
          <w:t>功能</w:t>
        </w:r>
      </w:ins>
      <w:ins w:id="1660" w:author="Janusio" w:date="2018-03-05T00:22:17Z">
        <w:r>
          <w:rPr>
            <w:rFonts w:hint="eastAsia" w:ascii="Times New Roman" w:hAnsi="Times New Roman"/>
            <w:sz w:val="24"/>
            <w:szCs w:val="24"/>
            <w:lang w:val="en-US" w:eastAsia="zh-CN"/>
          </w:rPr>
          <w:t>的</w:t>
        </w:r>
      </w:ins>
      <w:ins w:id="1661" w:author="Janusio" w:date="2018-03-05T00:22:21Z">
        <w:r>
          <w:rPr>
            <w:rFonts w:hint="eastAsia" w:ascii="Times New Roman" w:hAnsi="Times New Roman"/>
            <w:sz w:val="24"/>
            <w:szCs w:val="24"/>
            <w:lang w:val="en-US" w:eastAsia="zh-CN"/>
          </w:rPr>
          <w:t>虚拟</w:t>
        </w:r>
      </w:ins>
      <w:ins w:id="1662" w:author="Janusio" w:date="2018-03-05T00:22:24Z">
        <w:r>
          <w:rPr>
            <w:rFonts w:hint="eastAsia" w:ascii="Times New Roman" w:hAnsi="Times New Roman"/>
            <w:sz w:val="24"/>
            <w:szCs w:val="24"/>
            <w:lang w:val="en-US" w:eastAsia="zh-CN"/>
          </w:rPr>
          <w:t>TPM。</w:t>
        </w:r>
      </w:ins>
      <w:ins w:id="1663" w:author="Janusio" w:date="2018-03-05T00:24:43Z">
        <w:r>
          <w:rPr>
            <w:rFonts w:hint="eastAsia" w:ascii="Times New Roman" w:hAnsi="Times New Roman"/>
            <w:sz w:val="24"/>
            <w:szCs w:val="24"/>
            <w:lang w:val="en-US" w:eastAsia="zh-CN"/>
          </w:rPr>
          <w:t>在</w:t>
        </w:r>
      </w:ins>
      <w:ins w:id="1664" w:author="Janusio" w:date="2018-03-05T00:24:53Z">
        <w:r>
          <w:rPr>
            <w:rFonts w:hint="eastAsia" w:ascii="Times New Roman" w:hAnsi="Times New Roman"/>
            <w:sz w:val="24"/>
            <w:szCs w:val="24"/>
            <w:lang w:val="en-US" w:eastAsia="zh-CN"/>
          </w:rPr>
          <w:t>TVP-QT</w:t>
        </w:r>
      </w:ins>
      <w:ins w:id="1665" w:author="Janusio" w:date="2018-03-05T00:25:18Z">
        <w:r>
          <w:rPr>
            <w:rFonts w:hint="eastAsia" w:ascii="Times New Roman" w:hAnsi="Times New Roman"/>
            <w:sz w:val="24"/>
            <w:szCs w:val="24"/>
            <w:lang w:val="en-US" w:eastAsia="zh-CN"/>
          </w:rPr>
          <w:t>启动</w:t>
        </w:r>
      </w:ins>
      <w:ins w:id="1666" w:author="Janusio" w:date="2018-03-05T00:25:22Z">
        <w:r>
          <w:rPr>
            <w:rFonts w:hint="eastAsia" w:ascii="Times New Roman" w:hAnsi="Times New Roman"/>
            <w:sz w:val="24"/>
            <w:szCs w:val="24"/>
            <w:lang w:val="en-US" w:eastAsia="zh-CN"/>
          </w:rPr>
          <w:t>时，</w:t>
        </w:r>
      </w:ins>
      <w:ins w:id="1667" w:author="Janusio" w:date="2018-03-05T00:25:23Z">
        <w:r>
          <w:rPr>
            <w:rFonts w:hint="eastAsia" w:ascii="Times New Roman" w:hAnsi="Times New Roman"/>
            <w:sz w:val="24"/>
            <w:szCs w:val="24"/>
            <w:lang w:val="en-US" w:eastAsia="zh-CN"/>
          </w:rPr>
          <w:t>不仅</w:t>
        </w:r>
      </w:ins>
      <w:ins w:id="1668" w:author="Janusio" w:date="2018-03-05T00:25:24Z">
        <w:r>
          <w:rPr>
            <w:rFonts w:hint="eastAsia" w:ascii="Times New Roman" w:hAnsi="Times New Roman"/>
            <w:sz w:val="24"/>
            <w:szCs w:val="24"/>
            <w:lang w:val="en-US" w:eastAsia="zh-CN"/>
          </w:rPr>
          <w:t>系统</w:t>
        </w:r>
      </w:ins>
      <w:ins w:id="1669" w:author="Janusio" w:date="2018-03-05T00:25:26Z">
        <w:r>
          <w:rPr>
            <w:rFonts w:hint="eastAsia" w:ascii="Times New Roman" w:hAnsi="Times New Roman"/>
            <w:sz w:val="24"/>
            <w:szCs w:val="24"/>
            <w:lang w:val="en-US" w:eastAsia="zh-CN"/>
          </w:rPr>
          <w:t>引导</w:t>
        </w:r>
      </w:ins>
      <w:ins w:id="1670" w:author="Janusio" w:date="2018-03-05T00:25:27Z">
        <w:r>
          <w:rPr>
            <w:rFonts w:hint="eastAsia" w:ascii="Times New Roman" w:hAnsi="Times New Roman"/>
            <w:sz w:val="24"/>
            <w:szCs w:val="24"/>
            <w:lang w:val="en-US" w:eastAsia="zh-CN"/>
          </w:rPr>
          <w:t>或者</w:t>
        </w:r>
      </w:ins>
      <w:ins w:id="1671" w:author="Janusio" w:date="2018-03-05T00:25:30Z">
        <w:r>
          <w:rPr>
            <w:rFonts w:hint="eastAsia" w:ascii="Times New Roman" w:hAnsi="Times New Roman"/>
            <w:sz w:val="24"/>
            <w:szCs w:val="24"/>
            <w:lang w:val="en-US" w:eastAsia="zh-CN"/>
          </w:rPr>
          <w:t>程序</w:t>
        </w:r>
      </w:ins>
      <w:ins w:id="1672" w:author="Janusio" w:date="2018-03-05T00:25:32Z">
        <w:r>
          <w:rPr>
            <w:rFonts w:hint="eastAsia" w:ascii="Times New Roman" w:hAnsi="Times New Roman"/>
            <w:sz w:val="24"/>
            <w:szCs w:val="24"/>
            <w:lang w:val="en-US" w:eastAsia="zh-CN"/>
          </w:rPr>
          <w:t>启动</w:t>
        </w:r>
      </w:ins>
      <w:ins w:id="1673" w:author="Janusio" w:date="2018-03-05T00:25:34Z">
        <w:r>
          <w:rPr>
            <w:rFonts w:hint="eastAsia" w:ascii="Times New Roman" w:hAnsi="Times New Roman"/>
            <w:sz w:val="24"/>
            <w:szCs w:val="24"/>
            <w:lang w:val="en-US" w:eastAsia="zh-CN"/>
          </w:rPr>
          <w:t>时，</w:t>
        </w:r>
      </w:ins>
      <w:ins w:id="1674" w:author="Janusio" w:date="2018-03-05T00:25:35Z">
        <w:r>
          <w:rPr>
            <w:rFonts w:hint="eastAsia" w:ascii="Times New Roman" w:hAnsi="Times New Roman"/>
            <w:sz w:val="24"/>
            <w:szCs w:val="24"/>
            <w:lang w:val="en-US" w:eastAsia="zh-CN"/>
          </w:rPr>
          <w:t>都</w:t>
        </w:r>
      </w:ins>
      <w:ins w:id="1675" w:author="Janusio" w:date="2018-03-05T00:25:36Z">
        <w:r>
          <w:rPr>
            <w:rFonts w:hint="eastAsia" w:ascii="Times New Roman" w:hAnsi="Times New Roman"/>
            <w:sz w:val="24"/>
            <w:szCs w:val="24"/>
            <w:lang w:val="en-US" w:eastAsia="zh-CN"/>
          </w:rPr>
          <w:t>会</w:t>
        </w:r>
      </w:ins>
      <w:ins w:id="1676" w:author="Janusio" w:date="2018-03-05T00:25:38Z">
        <w:r>
          <w:rPr>
            <w:rFonts w:hint="eastAsia" w:ascii="Times New Roman" w:hAnsi="Times New Roman"/>
            <w:sz w:val="24"/>
            <w:szCs w:val="24"/>
            <w:lang w:val="en-US" w:eastAsia="zh-CN"/>
          </w:rPr>
          <w:t>对</w:t>
        </w:r>
      </w:ins>
      <w:ins w:id="1677" w:author="Janusio" w:date="2018-03-05T00:25:44Z">
        <w:r>
          <w:rPr>
            <w:rFonts w:hint="eastAsia" w:ascii="Times New Roman" w:hAnsi="Times New Roman"/>
            <w:sz w:val="24"/>
            <w:szCs w:val="24"/>
            <w:lang w:val="en-US" w:eastAsia="zh-CN"/>
          </w:rPr>
          <w:t>当前部分</w:t>
        </w:r>
      </w:ins>
      <w:ins w:id="1678" w:author="Janusio" w:date="2018-03-05T00:25:45Z">
        <w:r>
          <w:rPr>
            <w:rFonts w:hint="eastAsia" w:ascii="Times New Roman" w:hAnsi="Times New Roman"/>
            <w:sz w:val="24"/>
            <w:szCs w:val="24"/>
            <w:lang w:val="en-US" w:eastAsia="zh-CN"/>
          </w:rPr>
          <w:t>进行</w:t>
        </w:r>
      </w:ins>
      <w:ins w:id="1679" w:author="Janusio" w:date="2018-03-05T00:25:46Z">
        <w:r>
          <w:rPr>
            <w:rFonts w:hint="eastAsia" w:ascii="Times New Roman" w:hAnsi="Times New Roman"/>
            <w:sz w:val="24"/>
            <w:szCs w:val="24"/>
            <w:lang w:val="en-US" w:eastAsia="zh-CN"/>
          </w:rPr>
          <w:t>实时</w:t>
        </w:r>
      </w:ins>
      <w:ins w:id="1680" w:author="Janusio" w:date="2018-03-05T00:25:48Z">
        <w:r>
          <w:rPr>
            <w:rFonts w:hint="eastAsia" w:ascii="Times New Roman" w:hAnsi="Times New Roman"/>
            <w:sz w:val="24"/>
            <w:szCs w:val="24"/>
            <w:lang w:val="en-US" w:eastAsia="zh-CN"/>
          </w:rPr>
          <w:t>度量，</w:t>
        </w:r>
      </w:ins>
      <w:ins w:id="1681" w:author="Janusio" w:date="2018-03-05T00:25:52Z">
        <w:r>
          <w:rPr>
            <w:rFonts w:hint="eastAsia" w:ascii="Times New Roman" w:hAnsi="Times New Roman"/>
            <w:sz w:val="24"/>
            <w:szCs w:val="24"/>
            <w:lang w:val="en-US" w:eastAsia="zh-CN"/>
          </w:rPr>
          <w:t>并将</w:t>
        </w:r>
      </w:ins>
      <w:ins w:id="1682" w:author="Janusio" w:date="2018-03-05T00:25:54Z">
        <w:r>
          <w:rPr>
            <w:rFonts w:hint="eastAsia" w:ascii="Times New Roman" w:hAnsi="Times New Roman"/>
            <w:sz w:val="24"/>
            <w:szCs w:val="24"/>
            <w:lang w:val="en-US" w:eastAsia="zh-CN"/>
          </w:rPr>
          <w:t>度量值</w:t>
        </w:r>
      </w:ins>
      <w:ins w:id="1683" w:author="Janusio" w:date="2018-03-05T00:25:55Z">
        <w:r>
          <w:rPr>
            <w:rFonts w:hint="eastAsia" w:ascii="Times New Roman" w:hAnsi="Times New Roman"/>
            <w:sz w:val="24"/>
            <w:szCs w:val="24"/>
            <w:lang w:val="en-US" w:eastAsia="zh-CN"/>
          </w:rPr>
          <w:t>和</w:t>
        </w:r>
      </w:ins>
      <w:ins w:id="1684" w:author="Janusio" w:date="2018-03-05T00:26:03Z">
        <w:r>
          <w:rPr>
            <w:rFonts w:hint="eastAsia" w:ascii="Times New Roman" w:hAnsi="Times New Roman"/>
            <w:sz w:val="24"/>
            <w:szCs w:val="24"/>
            <w:lang w:val="en-US" w:eastAsia="zh-CN"/>
          </w:rPr>
          <w:t>预期的</w:t>
        </w:r>
      </w:ins>
      <w:ins w:id="1685" w:author="Janusio" w:date="2018-03-05T00:26:05Z">
        <w:r>
          <w:rPr>
            <w:rFonts w:hint="eastAsia" w:ascii="Times New Roman" w:hAnsi="Times New Roman"/>
            <w:sz w:val="24"/>
            <w:szCs w:val="24"/>
            <w:lang w:val="en-US" w:eastAsia="zh-CN"/>
          </w:rPr>
          <w:t>基准值</w:t>
        </w:r>
      </w:ins>
      <w:ins w:id="1686" w:author="Janusio" w:date="2018-03-05T00:26:06Z">
        <w:r>
          <w:rPr>
            <w:rFonts w:hint="eastAsia" w:ascii="Times New Roman" w:hAnsi="Times New Roman"/>
            <w:sz w:val="24"/>
            <w:szCs w:val="24"/>
            <w:lang w:val="en-US" w:eastAsia="zh-CN"/>
          </w:rPr>
          <w:t>进行</w:t>
        </w:r>
      </w:ins>
      <w:ins w:id="1687" w:author="Janusio" w:date="2018-03-05T00:26:07Z">
        <w:r>
          <w:rPr>
            <w:rFonts w:hint="eastAsia" w:ascii="Times New Roman" w:hAnsi="Times New Roman"/>
            <w:sz w:val="24"/>
            <w:szCs w:val="24"/>
            <w:lang w:val="en-US" w:eastAsia="zh-CN"/>
          </w:rPr>
          <w:t>对比，</w:t>
        </w:r>
      </w:ins>
      <w:ins w:id="1688" w:author="Janusio" w:date="2018-03-05T00:26:14Z">
        <w:r>
          <w:rPr>
            <w:rFonts w:hint="eastAsia" w:ascii="Times New Roman" w:hAnsi="Times New Roman"/>
            <w:sz w:val="24"/>
            <w:szCs w:val="24"/>
            <w:lang w:val="en-US" w:eastAsia="zh-CN"/>
          </w:rPr>
          <w:t>如果</w:t>
        </w:r>
      </w:ins>
      <w:ins w:id="1689" w:author="Janusio" w:date="2018-03-05T00:26:23Z">
        <w:r>
          <w:rPr>
            <w:rFonts w:hint="eastAsia" w:ascii="Times New Roman" w:hAnsi="Times New Roman"/>
            <w:sz w:val="24"/>
            <w:szCs w:val="24"/>
            <w:lang w:val="en-US" w:eastAsia="zh-CN"/>
          </w:rPr>
          <w:t>一致，</w:t>
        </w:r>
      </w:ins>
      <w:ins w:id="1690" w:author="Janusio" w:date="2018-03-05T00:26:27Z">
        <w:r>
          <w:rPr>
            <w:rFonts w:hint="eastAsia" w:ascii="Times New Roman" w:hAnsi="Times New Roman"/>
            <w:sz w:val="24"/>
            <w:szCs w:val="24"/>
            <w:lang w:val="en-US" w:eastAsia="zh-CN"/>
          </w:rPr>
          <w:t>则说明</w:t>
        </w:r>
      </w:ins>
      <w:ins w:id="1691" w:author="Janusio" w:date="2018-03-05T00:26:29Z">
        <w:r>
          <w:rPr>
            <w:rFonts w:hint="eastAsia" w:ascii="Times New Roman" w:hAnsi="Times New Roman"/>
            <w:sz w:val="24"/>
            <w:szCs w:val="24"/>
            <w:lang w:val="en-US" w:eastAsia="zh-CN"/>
          </w:rPr>
          <w:t>程序</w:t>
        </w:r>
      </w:ins>
      <w:ins w:id="1692" w:author="Janusio" w:date="2018-03-05T00:26:30Z">
        <w:r>
          <w:rPr>
            <w:rFonts w:hint="eastAsia" w:ascii="Times New Roman" w:hAnsi="Times New Roman"/>
            <w:sz w:val="24"/>
            <w:szCs w:val="24"/>
            <w:lang w:val="en-US" w:eastAsia="zh-CN"/>
          </w:rPr>
          <w:t>可信</w:t>
        </w:r>
      </w:ins>
      <w:ins w:id="1693" w:author="Janusio" w:date="2018-03-05T00:26:31Z">
        <w:r>
          <w:rPr>
            <w:rFonts w:hint="eastAsia" w:ascii="Times New Roman" w:hAnsi="Times New Roman"/>
            <w:sz w:val="24"/>
            <w:szCs w:val="24"/>
            <w:lang w:val="en-US" w:eastAsia="zh-CN"/>
          </w:rPr>
          <w:t>，</w:t>
        </w:r>
      </w:ins>
      <w:ins w:id="1694" w:author="Janusio" w:date="2018-03-05T00:26:35Z">
        <w:r>
          <w:rPr>
            <w:rFonts w:hint="eastAsia" w:ascii="Times New Roman" w:hAnsi="Times New Roman"/>
            <w:sz w:val="24"/>
            <w:szCs w:val="24"/>
            <w:lang w:val="en-US" w:eastAsia="zh-CN"/>
          </w:rPr>
          <w:t>继续</w:t>
        </w:r>
      </w:ins>
      <w:ins w:id="1695" w:author="Janusio" w:date="2018-03-05T00:26:42Z">
        <w:r>
          <w:rPr>
            <w:rFonts w:hint="eastAsia" w:ascii="Times New Roman" w:hAnsi="Times New Roman"/>
            <w:sz w:val="24"/>
            <w:szCs w:val="24"/>
            <w:lang w:val="en-US" w:eastAsia="zh-CN"/>
          </w:rPr>
          <w:t>系统</w:t>
        </w:r>
      </w:ins>
      <w:ins w:id="1696" w:author="Janusio" w:date="2018-03-05T00:26:44Z">
        <w:r>
          <w:rPr>
            <w:rFonts w:hint="eastAsia" w:ascii="Times New Roman" w:hAnsi="Times New Roman"/>
            <w:sz w:val="24"/>
            <w:szCs w:val="24"/>
            <w:lang w:val="en-US" w:eastAsia="zh-CN"/>
          </w:rPr>
          <w:t>引导</w:t>
        </w:r>
      </w:ins>
      <w:ins w:id="1697" w:author="Janusio" w:date="2018-03-05T00:26:45Z">
        <w:r>
          <w:rPr>
            <w:rFonts w:hint="eastAsia" w:ascii="Times New Roman" w:hAnsi="Times New Roman"/>
            <w:sz w:val="24"/>
            <w:szCs w:val="24"/>
            <w:lang w:val="en-US" w:eastAsia="zh-CN"/>
          </w:rPr>
          <w:t>或者</w:t>
        </w:r>
      </w:ins>
      <w:ins w:id="1698" w:author="Janusio" w:date="2018-03-05T00:26:47Z">
        <w:r>
          <w:rPr>
            <w:rFonts w:hint="eastAsia" w:ascii="Times New Roman" w:hAnsi="Times New Roman"/>
            <w:sz w:val="24"/>
            <w:szCs w:val="24"/>
            <w:lang w:val="en-US" w:eastAsia="zh-CN"/>
          </w:rPr>
          <w:t>程序</w:t>
        </w:r>
      </w:ins>
      <w:ins w:id="1699" w:author="Janusio" w:date="2018-03-05T00:26:48Z">
        <w:r>
          <w:rPr>
            <w:rFonts w:hint="eastAsia" w:ascii="Times New Roman" w:hAnsi="Times New Roman"/>
            <w:sz w:val="24"/>
            <w:szCs w:val="24"/>
            <w:lang w:val="en-US" w:eastAsia="zh-CN"/>
          </w:rPr>
          <w:t>启动</w:t>
        </w:r>
      </w:ins>
      <w:ins w:id="1700" w:author="Janusio" w:date="2018-03-05T00:26:54Z">
        <w:r>
          <w:rPr>
            <w:rFonts w:hint="eastAsia" w:ascii="Times New Roman" w:hAnsi="Times New Roman"/>
            <w:sz w:val="24"/>
            <w:szCs w:val="24"/>
            <w:lang w:val="en-US" w:eastAsia="zh-CN"/>
          </w:rPr>
          <w:t>。</w:t>
        </w:r>
      </w:ins>
      <w:ins w:id="1701" w:author="Janusio" w:date="2018-03-05T00:26:57Z">
        <w:r>
          <w:rPr>
            <w:rFonts w:hint="eastAsia" w:ascii="Times New Roman" w:hAnsi="Times New Roman"/>
            <w:sz w:val="24"/>
            <w:szCs w:val="24"/>
            <w:lang w:val="en-US" w:eastAsia="zh-CN"/>
          </w:rPr>
          <w:t>反之</w:t>
        </w:r>
      </w:ins>
      <w:ins w:id="1702" w:author="Janusio" w:date="2018-03-05T00:26:58Z">
        <w:r>
          <w:rPr>
            <w:rFonts w:hint="eastAsia" w:ascii="Times New Roman" w:hAnsi="Times New Roman"/>
            <w:sz w:val="24"/>
            <w:szCs w:val="24"/>
            <w:lang w:val="en-US" w:eastAsia="zh-CN"/>
          </w:rPr>
          <w:t>，</w:t>
        </w:r>
      </w:ins>
      <w:ins w:id="1703" w:author="Janusio" w:date="2018-03-05T00:26:59Z">
        <w:r>
          <w:rPr>
            <w:rFonts w:hint="eastAsia" w:ascii="Times New Roman" w:hAnsi="Times New Roman"/>
            <w:sz w:val="24"/>
            <w:szCs w:val="24"/>
            <w:lang w:val="en-US" w:eastAsia="zh-CN"/>
          </w:rPr>
          <w:t>则</w:t>
        </w:r>
      </w:ins>
      <w:ins w:id="1704" w:author="Janusio" w:date="2018-03-05T00:27:23Z">
        <w:r>
          <w:rPr>
            <w:rFonts w:hint="eastAsia" w:ascii="Times New Roman" w:hAnsi="Times New Roman"/>
            <w:sz w:val="24"/>
            <w:szCs w:val="24"/>
            <w:lang w:val="en-US" w:eastAsia="zh-CN"/>
          </w:rPr>
          <w:t>启动</w:t>
        </w:r>
      </w:ins>
      <w:ins w:id="1705" w:author="Janusio" w:date="2018-03-05T00:27:28Z">
        <w:r>
          <w:rPr>
            <w:rFonts w:hint="eastAsia" w:ascii="Times New Roman" w:hAnsi="Times New Roman"/>
            <w:sz w:val="24"/>
            <w:szCs w:val="24"/>
            <w:lang w:val="en-US" w:eastAsia="zh-CN"/>
          </w:rPr>
          <w:t>过程</w:t>
        </w:r>
      </w:ins>
      <w:ins w:id="1706" w:author="Janusio" w:date="2018-03-05T00:27:29Z">
        <w:r>
          <w:rPr>
            <w:rFonts w:hint="eastAsia" w:ascii="Times New Roman" w:hAnsi="Times New Roman"/>
            <w:sz w:val="24"/>
            <w:szCs w:val="24"/>
            <w:lang w:val="en-US" w:eastAsia="zh-CN"/>
          </w:rPr>
          <w:t>中</w:t>
        </w:r>
      </w:ins>
      <w:ins w:id="1707" w:author="Janusio" w:date="2018-03-05T00:27:31Z">
        <w:r>
          <w:rPr>
            <w:rFonts w:hint="eastAsia" w:ascii="Times New Roman" w:hAnsi="Times New Roman"/>
            <w:sz w:val="24"/>
            <w:szCs w:val="24"/>
            <w:lang w:val="en-US" w:eastAsia="zh-CN"/>
          </w:rPr>
          <w:t>出现</w:t>
        </w:r>
      </w:ins>
      <w:ins w:id="1708" w:author="Janusio" w:date="2018-03-05T00:27:35Z">
        <w:r>
          <w:rPr>
            <w:rFonts w:hint="eastAsia" w:ascii="Times New Roman" w:hAnsi="Times New Roman"/>
            <w:sz w:val="24"/>
            <w:szCs w:val="24"/>
            <w:lang w:val="en-US" w:eastAsia="zh-CN"/>
          </w:rPr>
          <w:t>组件</w:t>
        </w:r>
      </w:ins>
      <w:ins w:id="1709" w:author="Janusio" w:date="2018-03-05T00:27:36Z">
        <w:r>
          <w:rPr>
            <w:rFonts w:hint="eastAsia" w:ascii="Times New Roman" w:hAnsi="Times New Roman"/>
            <w:sz w:val="24"/>
            <w:szCs w:val="24"/>
            <w:lang w:val="en-US" w:eastAsia="zh-CN"/>
          </w:rPr>
          <w:t>数据</w:t>
        </w:r>
      </w:ins>
      <w:ins w:id="1710" w:author="Janusio" w:date="2018-03-05T00:27:37Z">
        <w:r>
          <w:rPr>
            <w:rFonts w:hint="eastAsia" w:ascii="Times New Roman" w:hAnsi="Times New Roman"/>
            <w:sz w:val="24"/>
            <w:szCs w:val="24"/>
            <w:lang w:val="en-US" w:eastAsia="zh-CN"/>
          </w:rPr>
          <w:t>被</w:t>
        </w:r>
      </w:ins>
      <w:ins w:id="1711" w:author="Janusio" w:date="2018-03-05T00:27:38Z">
        <w:r>
          <w:rPr>
            <w:rFonts w:hint="eastAsia" w:ascii="Times New Roman" w:hAnsi="Times New Roman"/>
            <w:sz w:val="24"/>
            <w:szCs w:val="24"/>
            <w:lang w:val="en-US" w:eastAsia="zh-CN"/>
          </w:rPr>
          <w:t>篡改</w:t>
        </w:r>
      </w:ins>
      <w:ins w:id="1712" w:author="Janusio" w:date="2018-03-05T00:27:39Z">
        <w:r>
          <w:rPr>
            <w:rFonts w:hint="eastAsia" w:ascii="Times New Roman" w:hAnsi="Times New Roman"/>
            <w:sz w:val="24"/>
            <w:szCs w:val="24"/>
            <w:lang w:val="en-US" w:eastAsia="zh-CN"/>
          </w:rPr>
          <w:t>，</w:t>
        </w:r>
      </w:ins>
      <w:ins w:id="1713" w:author="Janusio" w:date="2018-03-05T00:27:46Z">
        <w:r>
          <w:rPr>
            <w:rFonts w:hint="eastAsia" w:ascii="Times New Roman" w:hAnsi="Times New Roman"/>
            <w:sz w:val="24"/>
            <w:szCs w:val="24"/>
            <w:lang w:val="en-US" w:eastAsia="zh-CN"/>
          </w:rPr>
          <w:t>停止运行</w:t>
        </w:r>
      </w:ins>
      <w:ins w:id="1714" w:author="Janusio" w:date="2018-03-05T00:27:48Z">
        <w:r>
          <w:rPr>
            <w:rFonts w:hint="eastAsia" w:ascii="Times New Roman" w:hAnsi="Times New Roman"/>
            <w:sz w:val="24"/>
            <w:szCs w:val="24"/>
            <w:lang w:val="en-US" w:eastAsia="zh-CN"/>
          </w:rPr>
          <w:t>。</w:t>
        </w:r>
      </w:ins>
    </w:p>
    <w:p>
      <w:pPr>
        <w:pStyle w:val="23"/>
        <w:spacing w:line="360" w:lineRule="auto"/>
        <w:ind w:firstLine="420" w:firstLineChars="0"/>
        <w:rPr>
          <w:ins w:id="1715" w:author="Janusio" w:date="2018-03-05T00:31:40Z"/>
          <w:rFonts w:hint="eastAsia" w:ascii="Times New Roman" w:hAnsi="Times New Roman" w:eastAsia="黑体"/>
          <w:b/>
          <w:sz w:val="24"/>
          <w:szCs w:val="24"/>
          <w:lang w:val="en-US" w:eastAsia="zh-CN"/>
        </w:rPr>
      </w:pPr>
      <w:ins w:id="1716" w:author="Janusio" w:date="2018-03-05T00:31:01Z">
        <w:r>
          <w:rPr>
            <w:rFonts w:hint="eastAsia" w:ascii="Times New Roman" w:hAnsi="Times New Roman"/>
            <w:sz w:val="24"/>
            <w:szCs w:val="24"/>
            <w:lang w:val="en-US" w:eastAsia="zh-CN"/>
          </w:rPr>
          <w:t>3</w:t>
        </w:r>
      </w:ins>
      <w:ins w:id="1717" w:author="Janusio" w:date="2018-03-05T00:31:02Z">
        <w:r>
          <w:rPr>
            <w:rFonts w:hint="eastAsia" w:ascii="Times New Roman" w:hAnsi="Times New Roman"/>
            <w:sz w:val="24"/>
            <w:szCs w:val="24"/>
            <w:lang w:val="en-US" w:eastAsia="zh-CN"/>
          </w:rPr>
          <w:t>.3.</w:t>
        </w:r>
      </w:ins>
      <w:ins w:id="1718" w:author="Janusio" w:date="2018-03-05T00:31:03Z">
        <w:r>
          <w:rPr>
            <w:rFonts w:hint="eastAsia" w:ascii="Times New Roman" w:hAnsi="Times New Roman"/>
            <w:sz w:val="24"/>
            <w:szCs w:val="24"/>
            <w:lang w:val="en-US" w:eastAsia="zh-CN"/>
          </w:rPr>
          <w:t>2</w:t>
        </w:r>
      </w:ins>
      <w:ins w:id="1719" w:author="Janusio" w:date="2018-03-05T00:31:04Z">
        <w:r>
          <w:rPr>
            <w:rFonts w:hint="eastAsia" w:ascii="Times New Roman" w:hAnsi="Times New Roman"/>
            <w:sz w:val="24"/>
            <w:szCs w:val="24"/>
            <w:lang w:val="en-US" w:eastAsia="zh-CN"/>
          </w:rPr>
          <w:t xml:space="preserve"> </w:t>
        </w:r>
      </w:ins>
      <w:ins w:id="1720" w:author="Janusio" w:date="2018-03-05T00:31:14Z">
        <w:r>
          <w:rPr>
            <w:rFonts w:hint="eastAsia" w:ascii="Times New Roman" w:hAnsi="Times New Roman" w:eastAsia="黑体"/>
            <w:b/>
            <w:sz w:val="24"/>
            <w:szCs w:val="24"/>
            <w:lang w:val="en-US" w:eastAsia="zh-CN"/>
          </w:rPr>
          <w:t>可信</w:t>
        </w:r>
      </w:ins>
      <w:ins w:id="1721" w:author="Janusio" w:date="2018-03-05T00:31:16Z">
        <w:r>
          <w:rPr>
            <w:rFonts w:hint="eastAsia" w:ascii="Times New Roman" w:hAnsi="Times New Roman" w:eastAsia="黑体"/>
            <w:b/>
            <w:sz w:val="24"/>
            <w:szCs w:val="24"/>
            <w:lang w:val="en-US" w:eastAsia="zh-CN"/>
          </w:rPr>
          <w:t>衔接点</w:t>
        </w:r>
      </w:ins>
      <w:ins w:id="1722" w:author="Janusio" w:date="2018-03-05T00:31:17Z">
        <w:r>
          <w:rPr>
            <w:rFonts w:hint="eastAsia" w:ascii="Times New Roman" w:hAnsi="Times New Roman" w:eastAsia="黑体"/>
            <w:b/>
            <w:sz w:val="24"/>
            <w:szCs w:val="24"/>
            <w:lang w:val="en-US" w:eastAsia="zh-CN"/>
          </w:rPr>
          <w:t>实现</w:t>
        </w:r>
      </w:ins>
    </w:p>
    <w:p>
      <w:pPr>
        <w:pStyle w:val="23"/>
        <w:spacing w:line="360" w:lineRule="auto"/>
        <w:ind w:firstLine="420" w:firstLineChars="0"/>
        <w:rPr>
          <w:ins w:id="1723" w:author="Janusio" w:date="2018-03-05T00:33:21Z"/>
          <w:rFonts w:hint="eastAsia" w:ascii="Times New Roman" w:hAnsi="Times New Roman"/>
          <w:sz w:val="24"/>
          <w:szCs w:val="24"/>
          <w:lang w:val="en-US" w:eastAsia="zh-CN"/>
        </w:rPr>
      </w:pPr>
      <w:ins w:id="1724" w:author="Janusio" w:date="2018-03-05T00:31:59Z">
        <w:r>
          <w:rPr>
            <w:rFonts w:hint="eastAsia" w:ascii="Times New Roman" w:hAnsi="Times New Roman"/>
            <w:sz w:val="24"/>
            <w:szCs w:val="24"/>
            <w:lang w:val="en-US" w:eastAsia="zh-CN"/>
          </w:rPr>
          <w:t>有</w:t>
        </w:r>
      </w:ins>
      <w:ins w:id="1725" w:author="Janusio" w:date="2018-03-05T00:32:00Z">
        <w:r>
          <w:rPr>
            <w:rFonts w:hint="eastAsia" w:ascii="Times New Roman" w:hAnsi="Times New Roman"/>
            <w:sz w:val="24"/>
            <w:szCs w:val="24"/>
            <w:lang w:val="en-US" w:eastAsia="zh-CN"/>
          </w:rPr>
          <w:t>本文</w:t>
        </w:r>
      </w:ins>
      <w:ins w:id="1726" w:author="Janusio" w:date="2018-03-05T00:32:45Z">
        <w:r>
          <w:rPr>
            <w:rFonts w:hint="eastAsia" w:ascii="Times New Roman" w:hAnsi="Times New Roman"/>
            <w:sz w:val="24"/>
            <w:szCs w:val="24"/>
            <w:lang w:val="en-US" w:eastAsia="zh-CN"/>
          </w:rPr>
          <w:t>3.</w:t>
        </w:r>
      </w:ins>
      <w:ins w:id="1727" w:author="Janusio" w:date="2018-03-05T00:32:46Z">
        <w:r>
          <w:rPr>
            <w:rFonts w:hint="eastAsia" w:ascii="Times New Roman" w:hAnsi="Times New Roman"/>
            <w:sz w:val="24"/>
            <w:szCs w:val="24"/>
            <w:lang w:val="en-US" w:eastAsia="zh-CN"/>
          </w:rPr>
          <w:t>1</w:t>
        </w:r>
      </w:ins>
      <w:ins w:id="1728" w:author="Janusio" w:date="2018-03-05T00:32:47Z">
        <w:r>
          <w:rPr>
            <w:rFonts w:hint="eastAsia" w:ascii="Times New Roman" w:hAnsi="Times New Roman"/>
            <w:sz w:val="24"/>
            <w:szCs w:val="24"/>
            <w:lang w:val="en-US" w:eastAsia="zh-CN"/>
          </w:rPr>
          <w:t>节</w:t>
        </w:r>
      </w:ins>
      <w:ins w:id="1729" w:author="Janusio" w:date="2018-03-05T00:32:48Z">
        <w:r>
          <w:rPr>
            <w:rFonts w:hint="eastAsia" w:ascii="Times New Roman" w:hAnsi="Times New Roman"/>
            <w:sz w:val="24"/>
            <w:szCs w:val="24"/>
            <w:lang w:val="en-US" w:eastAsia="zh-CN"/>
          </w:rPr>
          <w:t>的</w:t>
        </w:r>
      </w:ins>
      <w:ins w:id="1730" w:author="Janusio" w:date="2018-03-05T00:32:49Z">
        <w:r>
          <w:rPr>
            <w:rFonts w:hint="eastAsia" w:ascii="Times New Roman" w:hAnsi="Times New Roman"/>
            <w:sz w:val="24"/>
            <w:szCs w:val="24"/>
            <w:lang w:val="en-US" w:eastAsia="zh-CN"/>
          </w:rPr>
          <w:t>可信</w:t>
        </w:r>
      </w:ins>
      <w:ins w:id="1731" w:author="Janusio" w:date="2018-03-05T00:32:51Z">
        <w:r>
          <w:rPr>
            <w:rFonts w:hint="eastAsia" w:ascii="Times New Roman" w:hAnsi="Times New Roman"/>
            <w:sz w:val="24"/>
            <w:szCs w:val="24"/>
            <w:lang w:val="en-US" w:eastAsia="zh-CN"/>
          </w:rPr>
          <w:t>衔接点</w:t>
        </w:r>
      </w:ins>
      <w:ins w:id="1732" w:author="Janusio" w:date="2018-03-05T00:32:54Z">
        <w:r>
          <w:rPr>
            <w:rFonts w:hint="eastAsia" w:ascii="Times New Roman" w:hAnsi="Times New Roman"/>
            <w:sz w:val="24"/>
            <w:szCs w:val="24"/>
            <w:lang w:val="en-US" w:eastAsia="zh-CN"/>
          </w:rPr>
          <w:t>三个</w:t>
        </w:r>
      </w:ins>
      <w:ins w:id="1733" w:author="Janusio" w:date="2018-03-05T00:32:55Z">
        <w:r>
          <w:rPr>
            <w:rFonts w:hint="eastAsia" w:ascii="Times New Roman" w:hAnsi="Times New Roman"/>
            <w:sz w:val="24"/>
            <w:szCs w:val="24"/>
            <w:lang w:val="en-US" w:eastAsia="zh-CN"/>
          </w:rPr>
          <w:t>部分</w:t>
        </w:r>
      </w:ins>
      <w:ins w:id="1734" w:author="Janusio" w:date="2018-03-05T00:32:56Z">
        <w:r>
          <w:rPr>
            <w:rFonts w:hint="eastAsia" w:ascii="Times New Roman" w:hAnsi="Times New Roman"/>
            <w:sz w:val="24"/>
            <w:szCs w:val="24"/>
            <w:lang w:val="en-US" w:eastAsia="zh-CN"/>
          </w:rPr>
          <w:t>组件</w:t>
        </w:r>
      </w:ins>
      <w:ins w:id="1735" w:author="Janusio" w:date="2018-03-05T00:32:57Z">
        <w:r>
          <w:rPr>
            <w:rFonts w:hint="eastAsia" w:ascii="Times New Roman" w:hAnsi="Times New Roman"/>
            <w:sz w:val="24"/>
            <w:szCs w:val="24"/>
            <w:lang w:val="en-US" w:eastAsia="zh-CN"/>
          </w:rPr>
          <w:t>，</w:t>
        </w:r>
      </w:ins>
      <w:ins w:id="1736" w:author="Janusio" w:date="2018-03-05T00:33:06Z">
        <w:r>
          <w:rPr>
            <w:rFonts w:hint="eastAsia" w:ascii="Times New Roman" w:hAnsi="Times New Roman"/>
            <w:sz w:val="24"/>
            <w:szCs w:val="24"/>
            <w:lang w:val="en-US" w:eastAsia="zh-CN"/>
          </w:rPr>
          <w:t>基于</w:t>
        </w:r>
      </w:ins>
      <w:ins w:id="1737" w:author="Janusio" w:date="2018-03-05T00:33:08Z">
        <w:r>
          <w:rPr>
            <w:rFonts w:hint="eastAsia" w:ascii="Times New Roman" w:hAnsi="Times New Roman"/>
            <w:sz w:val="24"/>
            <w:szCs w:val="24"/>
            <w:lang w:val="en-US" w:eastAsia="zh-CN"/>
          </w:rPr>
          <w:t>Xen</w:t>
        </w:r>
      </w:ins>
      <w:ins w:id="1738" w:author="Janusio" w:date="2018-03-05T00:33:15Z">
        <w:r>
          <w:rPr>
            <w:rFonts w:hint="eastAsia" w:ascii="Times New Roman" w:hAnsi="Times New Roman"/>
            <w:sz w:val="24"/>
            <w:szCs w:val="24"/>
            <w:lang w:val="en-US" w:eastAsia="zh-CN"/>
          </w:rPr>
          <w:t>实现了</w:t>
        </w:r>
      </w:ins>
      <w:ins w:id="1739" w:author="Janusio" w:date="2018-03-05T00:33:16Z">
        <w:r>
          <w:rPr>
            <w:rFonts w:hint="eastAsia" w:ascii="Times New Roman" w:hAnsi="Times New Roman"/>
            <w:sz w:val="24"/>
            <w:szCs w:val="24"/>
            <w:lang w:val="en-US" w:eastAsia="zh-CN"/>
          </w:rPr>
          <w:t>具体</w:t>
        </w:r>
      </w:ins>
      <w:ins w:id="1740" w:author="Janusio" w:date="2018-03-05T00:33:17Z">
        <w:r>
          <w:rPr>
            <w:rFonts w:hint="eastAsia" w:ascii="Times New Roman" w:hAnsi="Times New Roman"/>
            <w:sz w:val="24"/>
            <w:szCs w:val="24"/>
            <w:lang w:val="en-US" w:eastAsia="zh-CN"/>
          </w:rPr>
          <w:t>的</w:t>
        </w:r>
      </w:ins>
      <w:ins w:id="1741" w:author="Janusio" w:date="2018-03-05T00:33:18Z">
        <w:r>
          <w:rPr>
            <w:rFonts w:hint="eastAsia" w:ascii="Times New Roman" w:hAnsi="Times New Roman"/>
            <w:sz w:val="24"/>
            <w:szCs w:val="24"/>
            <w:lang w:val="en-US" w:eastAsia="zh-CN"/>
          </w:rPr>
          <w:t>可信</w:t>
        </w:r>
      </w:ins>
      <w:ins w:id="1742" w:author="Janusio" w:date="2018-03-05T00:33:19Z">
        <w:r>
          <w:rPr>
            <w:rFonts w:hint="eastAsia" w:ascii="Times New Roman" w:hAnsi="Times New Roman"/>
            <w:sz w:val="24"/>
            <w:szCs w:val="24"/>
            <w:lang w:val="en-US" w:eastAsia="zh-CN"/>
          </w:rPr>
          <w:t>衔接点</w:t>
        </w:r>
      </w:ins>
      <w:ins w:id="1743" w:author="Janusio" w:date="2018-03-05T00:33:20Z">
        <w:r>
          <w:rPr>
            <w:rFonts w:hint="eastAsia" w:ascii="Times New Roman" w:hAnsi="Times New Roman"/>
            <w:sz w:val="24"/>
            <w:szCs w:val="24"/>
            <w:lang w:val="en-US" w:eastAsia="zh-CN"/>
          </w:rPr>
          <w:t>。</w:t>
        </w:r>
      </w:ins>
    </w:p>
    <w:p>
      <w:pPr>
        <w:pStyle w:val="23"/>
        <w:spacing w:line="360" w:lineRule="auto"/>
        <w:ind w:firstLine="420" w:firstLineChars="0"/>
        <w:rPr>
          <w:ins w:id="1744" w:author="Janusio" w:date="2018-03-05T00:40:54Z"/>
          <w:rFonts w:hint="eastAsia" w:ascii="Times New Roman" w:hAnsi="Times New Roman"/>
          <w:sz w:val="24"/>
          <w:szCs w:val="24"/>
          <w:lang w:val="en-US" w:eastAsia="zh-CN"/>
        </w:rPr>
      </w:pPr>
      <w:ins w:id="1745" w:author="Janusio" w:date="2018-03-05T00:33:23Z">
        <w:r>
          <w:rPr>
            <w:rFonts w:hint="eastAsia" w:ascii="Times New Roman" w:hAnsi="Times New Roman"/>
            <w:sz w:val="24"/>
            <w:szCs w:val="24"/>
            <w:lang w:val="en-US" w:eastAsia="zh-CN"/>
          </w:rPr>
          <w:t>首先，</w:t>
        </w:r>
      </w:ins>
      <w:ins w:id="1746" w:author="Janusio" w:date="2018-03-05T00:37:15Z">
        <w:r>
          <w:rPr>
            <w:rFonts w:hint="eastAsia" w:ascii="Times New Roman" w:hAnsi="Times New Roman"/>
            <w:sz w:val="24"/>
            <w:szCs w:val="24"/>
            <w:lang w:val="en-US" w:eastAsia="zh-CN"/>
          </w:rPr>
          <w:t>在</w:t>
        </w:r>
      </w:ins>
      <w:ins w:id="1747" w:author="Janusio" w:date="2018-03-05T00:37:31Z">
        <w:r>
          <w:rPr>
            <w:rFonts w:hint="eastAsia" w:ascii="Times New Roman" w:hAnsi="Times New Roman"/>
            <w:sz w:val="24"/>
            <w:szCs w:val="24"/>
            <w:lang w:val="en-US" w:eastAsia="zh-CN"/>
          </w:rPr>
          <w:t>/</w:t>
        </w:r>
      </w:ins>
      <w:ins w:id="1748" w:author="Janusio" w:date="2018-03-05T00:37:32Z">
        <w:r>
          <w:rPr>
            <w:rFonts w:hint="eastAsia" w:ascii="Times New Roman" w:hAnsi="Times New Roman"/>
            <w:sz w:val="24"/>
            <w:szCs w:val="24"/>
            <w:lang w:val="en-US" w:eastAsia="zh-CN"/>
          </w:rPr>
          <w:t>e</w:t>
        </w:r>
      </w:ins>
      <w:ins w:id="1749" w:author="Janusio" w:date="2018-03-05T00:37:38Z">
        <w:r>
          <w:rPr>
            <w:rFonts w:hint="eastAsia" w:ascii="Times New Roman" w:hAnsi="Times New Roman"/>
            <w:sz w:val="24"/>
            <w:szCs w:val="24"/>
            <w:lang w:val="en-US" w:eastAsia="zh-CN"/>
          </w:rPr>
          <w:t>t</w:t>
        </w:r>
      </w:ins>
      <w:ins w:id="1750" w:author="Janusio" w:date="2018-03-05T00:37:39Z">
        <w:r>
          <w:rPr>
            <w:rFonts w:hint="eastAsia" w:ascii="Times New Roman" w:hAnsi="Times New Roman"/>
            <w:sz w:val="24"/>
            <w:szCs w:val="24"/>
            <w:lang w:val="en-US" w:eastAsia="zh-CN"/>
          </w:rPr>
          <w:t>c</w:t>
        </w:r>
      </w:ins>
      <w:ins w:id="1751" w:author="Janusio" w:date="2018-03-05T00:37:45Z">
        <w:r>
          <w:rPr>
            <w:rFonts w:hint="eastAsia" w:ascii="Times New Roman" w:hAnsi="Times New Roman"/>
            <w:sz w:val="24"/>
            <w:szCs w:val="24"/>
            <w:lang w:val="en-US" w:eastAsia="zh-CN"/>
          </w:rPr>
          <w:t>/</w:t>
        </w:r>
      </w:ins>
      <w:ins w:id="1752" w:author="Janusio" w:date="2018-03-05T00:38:42Z">
        <w:r>
          <w:rPr>
            <w:rFonts w:hint="eastAsia" w:ascii="Times New Roman" w:hAnsi="Times New Roman"/>
            <w:sz w:val="24"/>
            <w:szCs w:val="24"/>
            <w:lang w:val="en-US" w:eastAsia="zh-CN"/>
          </w:rPr>
          <w:t>tjp</w:t>
        </w:r>
      </w:ins>
      <w:ins w:id="1753" w:author="Janusio" w:date="2018-03-05T00:37:50Z">
        <w:r>
          <w:rPr>
            <w:rFonts w:hint="eastAsia" w:ascii="Times New Roman" w:hAnsi="Times New Roman"/>
            <w:sz w:val="24"/>
            <w:szCs w:val="24"/>
            <w:lang w:val="en-US" w:eastAsia="zh-CN"/>
          </w:rPr>
          <w:t>下</w:t>
        </w:r>
      </w:ins>
      <w:ins w:id="1754" w:author="Janusio" w:date="2018-03-05T00:37:52Z">
        <w:r>
          <w:rPr>
            <w:rFonts w:hint="eastAsia" w:ascii="Times New Roman" w:hAnsi="Times New Roman"/>
            <w:sz w:val="24"/>
            <w:szCs w:val="24"/>
            <w:lang w:val="en-US" w:eastAsia="zh-CN"/>
          </w:rPr>
          <w:t>新增</w:t>
        </w:r>
      </w:ins>
      <w:ins w:id="1755" w:author="Janusio" w:date="2018-03-05T00:37:54Z">
        <w:r>
          <w:rPr>
            <w:rFonts w:hint="eastAsia" w:ascii="Times New Roman" w:hAnsi="Times New Roman"/>
            <w:sz w:val="24"/>
            <w:szCs w:val="24"/>
            <w:lang w:val="en-US" w:eastAsia="zh-CN"/>
          </w:rPr>
          <w:t>文件</w:t>
        </w:r>
      </w:ins>
      <w:ins w:id="1756" w:author="Janusio" w:date="2018-03-05T00:38:02Z">
        <w:r>
          <w:rPr>
            <w:rFonts w:hint="eastAsia" w:ascii="Times New Roman" w:hAnsi="Times New Roman"/>
            <w:sz w:val="24"/>
            <w:szCs w:val="24"/>
            <w:lang w:val="en-US" w:eastAsia="zh-CN"/>
          </w:rPr>
          <w:t>tj</w:t>
        </w:r>
      </w:ins>
      <w:ins w:id="1757" w:author="Janusio" w:date="2018-03-05T00:38:03Z">
        <w:r>
          <w:rPr>
            <w:rFonts w:hint="eastAsia" w:ascii="Times New Roman" w:hAnsi="Times New Roman"/>
            <w:sz w:val="24"/>
            <w:szCs w:val="24"/>
            <w:lang w:val="en-US" w:eastAsia="zh-CN"/>
          </w:rPr>
          <w:t>p</w:t>
        </w:r>
      </w:ins>
      <w:ins w:id="1758" w:author="Janusio" w:date="2018-03-05T00:47:41Z">
        <w:r>
          <w:rPr>
            <w:rFonts w:hint="eastAsia" w:ascii="Times New Roman" w:hAnsi="Times New Roman"/>
            <w:sz w:val="24"/>
            <w:szCs w:val="24"/>
            <w:lang w:val="en-US" w:eastAsia="zh-CN"/>
          </w:rPr>
          <w:t>-</w:t>
        </w:r>
      </w:ins>
      <w:ins w:id="1759" w:author="Janusio" w:date="2018-03-05T00:47:42Z">
        <w:r>
          <w:rPr>
            <w:rFonts w:hint="eastAsia" w:ascii="Times New Roman" w:hAnsi="Times New Roman"/>
            <w:sz w:val="24"/>
            <w:szCs w:val="24"/>
            <w:lang w:val="en-US" w:eastAsia="zh-CN"/>
          </w:rPr>
          <w:t>vm-</w:t>
        </w:r>
      </w:ins>
      <w:ins w:id="1760" w:author="Janusio" w:date="2018-03-05T00:47:45Z">
        <w:r>
          <w:rPr>
            <w:rFonts w:hint="eastAsia" w:ascii="Times New Roman" w:hAnsi="Times New Roman"/>
            <w:sz w:val="24"/>
            <w:szCs w:val="24"/>
            <w:lang w:val="en-US" w:eastAsia="zh-CN"/>
          </w:rPr>
          <w:t>vtpm</w:t>
        </w:r>
      </w:ins>
      <w:ins w:id="1761" w:author="Janusio" w:date="2018-03-05T00:38:03Z">
        <w:r>
          <w:rPr>
            <w:rFonts w:hint="eastAsia" w:ascii="Times New Roman" w:hAnsi="Times New Roman"/>
            <w:sz w:val="24"/>
            <w:szCs w:val="24"/>
            <w:lang w:val="en-US" w:eastAsia="zh-CN"/>
          </w:rPr>
          <w:t>.</w:t>
        </w:r>
      </w:ins>
      <w:ins w:id="1762" w:author="Janusio" w:date="2018-03-05T00:38:04Z">
        <w:r>
          <w:rPr>
            <w:rFonts w:hint="eastAsia" w:ascii="Times New Roman" w:hAnsi="Times New Roman"/>
            <w:sz w:val="24"/>
            <w:szCs w:val="24"/>
            <w:lang w:val="en-US" w:eastAsia="zh-CN"/>
          </w:rPr>
          <w:t>sh</w:t>
        </w:r>
      </w:ins>
      <w:ins w:id="1763" w:author="Janusio" w:date="2018-03-05T00:38:08Z">
        <w:r>
          <w:rPr>
            <w:rFonts w:hint="eastAsia" w:ascii="Times New Roman" w:hAnsi="Times New Roman"/>
            <w:sz w:val="24"/>
            <w:szCs w:val="24"/>
            <w:lang w:val="en-US" w:eastAsia="zh-CN"/>
          </w:rPr>
          <w:t>，</w:t>
        </w:r>
      </w:ins>
      <w:ins w:id="1764" w:author="Janusio" w:date="2018-03-05T00:38:19Z">
        <w:r>
          <w:rPr>
            <w:rFonts w:hint="eastAsia" w:ascii="Times New Roman" w:hAnsi="Times New Roman"/>
            <w:sz w:val="24"/>
            <w:szCs w:val="24"/>
            <w:lang w:val="en-US" w:eastAsia="zh-CN"/>
          </w:rPr>
          <w:t>该</w:t>
        </w:r>
      </w:ins>
      <w:ins w:id="1765" w:author="Janusio" w:date="2018-03-05T00:38:20Z">
        <w:r>
          <w:rPr>
            <w:rFonts w:hint="eastAsia" w:ascii="Times New Roman" w:hAnsi="Times New Roman"/>
            <w:sz w:val="24"/>
            <w:szCs w:val="24"/>
            <w:lang w:val="en-US" w:eastAsia="zh-CN"/>
          </w:rPr>
          <w:t>文件</w:t>
        </w:r>
      </w:ins>
      <w:ins w:id="1766" w:author="Janusio" w:date="2018-03-05T00:38:32Z">
        <w:r>
          <w:rPr>
            <w:rFonts w:hint="eastAsia" w:ascii="Times New Roman" w:hAnsi="Times New Roman"/>
            <w:sz w:val="24"/>
            <w:szCs w:val="24"/>
            <w:lang w:val="en-US" w:eastAsia="zh-CN"/>
          </w:rPr>
          <w:t>可以</w:t>
        </w:r>
      </w:ins>
      <w:ins w:id="1767" w:author="Janusio" w:date="2018-03-05T00:38:49Z">
        <w:r>
          <w:rPr>
            <w:rFonts w:hint="eastAsia" w:ascii="Times New Roman" w:hAnsi="Times New Roman"/>
            <w:sz w:val="24"/>
            <w:szCs w:val="24"/>
            <w:lang w:val="en-US" w:eastAsia="zh-CN"/>
          </w:rPr>
          <w:t>当</w:t>
        </w:r>
      </w:ins>
      <w:ins w:id="1768" w:author="Janusio" w:date="2018-03-05T00:38:53Z">
        <w:r>
          <w:rPr>
            <w:rFonts w:hint="eastAsia" w:ascii="Times New Roman" w:hAnsi="Times New Roman"/>
            <w:sz w:val="24"/>
            <w:szCs w:val="24"/>
            <w:lang w:val="en-US" w:eastAsia="zh-CN"/>
          </w:rPr>
          <w:t>系统</w:t>
        </w:r>
      </w:ins>
      <w:ins w:id="1769" w:author="Janusio" w:date="2018-03-05T00:38:54Z">
        <w:r>
          <w:rPr>
            <w:rFonts w:hint="eastAsia" w:ascii="Times New Roman" w:hAnsi="Times New Roman"/>
            <w:sz w:val="24"/>
            <w:szCs w:val="24"/>
            <w:lang w:val="en-US" w:eastAsia="zh-CN"/>
          </w:rPr>
          <w:t>启动</w:t>
        </w:r>
      </w:ins>
      <w:ins w:id="1770" w:author="Janusio" w:date="2018-03-05T00:38:55Z">
        <w:r>
          <w:rPr>
            <w:rFonts w:hint="eastAsia" w:ascii="Times New Roman" w:hAnsi="Times New Roman"/>
            <w:sz w:val="24"/>
            <w:szCs w:val="24"/>
            <w:lang w:val="en-US" w:eastAsia="zh-CN"/>
          </w:rPr>
          <w:t>时</w:t>
        </w:r>
      </w:ins>
      <w:ins w:id="1771" w:author="Janusio" w:date="2018-03-05T00:38:57Z">
        <w:r>
          <w:rPr>
            <w:rFonts w:hint="eastAsia" w:ascii="Times New Roman" w:hAnsi="Times New Roman"/>
            <w:sz w:val="24"/>
            <w:szCs w:val="24"/>
            <w:lang w:val="en-US" w:eastAsia="zh-CN"/>
          </w:rPr>
          <w:t>更新</w:t>
        </w:r>
      </w:ins>
      <w:ins w:id="1772" w:author="Janusio" w:date="2018-03-05T00:38:59Z">
        <w:r>
          <w:rPr>
            <w:rFonts w:hint="eastAsia" w:ascii="Times New Roman" w:hAnsi="Times New Roman"/>
            <w:sz w:val="24"/>
            <w:szCs w:val="24"/>
            <w:lang w:val="en-US" w:eastAsia="zh-CN"/>
          </w:rPr>
          <w:t>虚拟机的</w:t>
        </w:r>
      </w:ins>
      <w:ins w:id="1773" w:author="Janusio" w:date="2018-03-05T00:39:01Z">
        <w:r>
          <w:rPr>
            <w:rFonts w:hint="eastAsia" w:ascii="Times New Roman" w:hAnsi="Times New Roman"/>
            <w:sz w:val="24"/>
            <w:szCs w:val="24"/>
            <w:lang w:val="en-US" w:eastAsia="zh-CN"/>
          </w:rPr>
          <w:t>配置</w:t>
        </w:r>
      </w:ins>
      <w:ins w:id="1774" w:author="Janusio" w:date="2018-03-05T00:39:02Z">
        <w:r>
          <w:rPr>
            <w:rFonts w:hint="eastAsia" w:ascii="Times New Roman" w:hAnsi="Times New Roman"/>
            <w:sz w:val="24"/>
            <w:szCs w:val="24"/>
            <w:lang w:val="en-US" w:eastAsia="zh-CN"/>
          </w:rPr>
          <w:t>文件</w:t>
        </w:r>
      </w:ins>
      <w:ins w:id="1775" w:author="Janusio" w:date="2018-03-05T00:39:04Z">
        <w:r>
          <w:rPr>
            <w:rFonts w:hint="eastAsia" w:ascii="Times New Roman" w:hAnsi="Times New Roman"/>
            <w:sz w:val="24"/>
            <w:szCs w:val="24"/>
            <w:lang w:val="en-US" w:eastAsia="zh-CN"/>
          </w:rPr>
          <w:t>列表</w:t>
        </w:r>
      </w:ins>
      <w:ins w:id="1776" w:author="Janusio" w:date="2018-03-05T00:39:32Z">
        <w:r>
          <w:rPr>
            <w:rFonts w:hint="eastAsia" w:ascii="Times New Roman" w:hAnsi="Times New Roman"/>
            <w:sz w:val="24"/>
            <w:szCs w:val="24"/>
            <w:lang w:val="en-US" w:eastAsia="zh-CN"/>
          </w:rPr>
          <w:t>、</w:t>
        </w:r>
      </w:ins>
      <w:ins w:id="1777" w:author="Janusio" w:date="2018-03-05T00:39:18Z">
        <w:r>
          <w:rPr>
            <w:rFonts w:hint="eastAsia" w:ascii="Times New Roman" w:hAnsi="Times New Roman"/>
            <w:sz w:val="24"/>
            <w:szCs w:val="24"/>
            <w:lang w:val="en-US" w:eastAsia="zh-CN"/>
          </w:rPr>
          <w:t>vTPM</w:t>
        </w:r>
      </w:ins>
      <w:ins w:id="1778" w:author="Janusio" w:date="2018-03-05T00:39:20Z">
        <w:r>
          <w:rPr>
            <w:rFonts w:hint="eastAsia" w:ascii="Times New Roman" w:hAnsi="Times New Roman"/>
            <w:sz w:val="24"/>
            <w:szCs w:val="24"/>
            <w:lang w:val="en-US" w:eastAsia="zh-CN"/>
          </w:rPr>
          <w:t>配置</w:t>
        </w:r>
      </w:ins>
      <w:ins w:id="1779" w:author="Janusio" w:date="2018-03-05T00:39:21Z">
        <w:r>
          <w:rPr>
            <w:rFonts w:hint="eastAsia" w:ascii="Times New Roman" w:hAnsi="Times New Roman"/>
            <w:sz w:val="24"/>
            <w:szCs w:val="24"/>
            <w:lang w:val="en-US" w:eastAsia="zh-CN"/>
          </w:rPr>
          <w:t>文件</w:t>
        </w:r>
      </w:ins>
      <w:ins w:id="1780" w:author="Janusio" w:date="2018-03-05T00:39:22Z">
        <w:r>
          <w:rPr>
            <w:rFonts w:hint="eastAsia" w:ascii="Times New Roman" w:hAnsi="Times New Roman"/>
            <w:sz w:val="24"/>
            <w:szCs w:val="24"/>
            <w:lang w:val="en-US" w:eastAsia="zh-CN"/>
          </w:rPr>
          <w:t>列表</w:t>
        </w:r>
      </w:ins>
      <w:ins w:id="1781" w:author="Janusio" w:date="2018-03-05T00:39:49Z">
        <w:r>
          <w:rPr>
            <w:rFonts w:hint="eastAsia" w:ascii="Times New Roman" w:hAnsi="Times New Roman"/>
            <w:sz w:val="24"/>
            <w:szCs w:val="24"/>
            <w:lang w:val="en-US" w:eastAsia="zh-CN"/>
          </w:rPr>
          <w:t>到</w:t>
        </w:r>
      </w:ins>
      <w:ins w:id="1782" w:author="Janusio" w:date="2018-03-05T00:39:59Z">
        <w:r>
          <w:rPr>
            <w:rFonts w:hint="eastAsia" w:ascii="Times New Roman" w:hAnsi="Times New Roman"/>
            <w:sz w:val="24"/>
            <w:szCs w:val="24"/>
            <w:lang w:val="en-US" w:eastAsia="zh-CN"/>
          </w:rPr>
          <w:t>vm</w:t>
        </w:r>
      </w:ins>
      <w:ins w:id="1783" w:author="Janusio" w:date="2018-03-05T00:40:02Z">
        <w:r>
          <w:rPr>
            <w:rFonts w:hint="eastAsia" w:ascii="Times New Roman" w:hAnsi="Times New Roman"/>
            <w:sz w:val="24"/>
            <w:szCs w:val="24"/>
            <w:lang w:val="en-US" w:eastAsia="zh-CN"/>
          </w:rPr>
          <w:t>-</w:t>
        </w:r>
      </w:ins>
      <w:ins w:id="1784" w:author="Janusio" w:date="2018-03-05T00:40:09Z">
        <w:r>
          <w:rPr>
            <w:rFonts w:hint="eastAsia" w:ascii="Times New Roman" w:hAnsi="Times New Roman"/>
            <w:sz w:val="24"/>
            <w:szCs w:val="24"/>
            <w:lang w:val="en-US" w:eastAsia="zh-CN"/>
          </w:rPr>
          <w:t>vtpm</w:t>
        </w:r>
      </w:ins>
      <w:ins w:id="1785" w:author="Janusio" w:date="2018-03-05T00:40:12Z">
        <w:r>
          <w:rPr>
            <w:rFonts w:hint="eastAsia" w:ascii="Times New Roman" w:hAnsi="Times New Roman"/>
            <w:sz w:val="24"/>
            <w:szCs w:val="24"/>
            <w:lang w:val="en-US" w:eastAsia="zh-CN"/>
          </w:rPr>
          <w:t>-</w:t>
        </w:r>
      </w:ins>
      <w:ins w:id="1786" w:author="Janusio" w:date="2018-03-05T00:40:16Z">
        <w:r>
          <w:rPr>
            <w:rFonts w:hint="eastAsia" w:ascii="Times New Roman" w:hAnsi="Times New Roman"/>
            <w:sz w:val="24"/>
            <w:szCs w:val="24"/>
            <w:lang w:val="en-US" w:eastAsia="zh-CN"/>
          </w:rPr>
          <w:t>l</w:t>
        </w:r>
      </w:ins>
      <w:ins w:id="1787" w:author="Janusio" w:date="2018-03-05T00:40:17Z">
        <w:r>
          <w:rPr>
            <w:rFonts w:hint="eastAsia" w:ascii="Times New Roman" w:hAnsi="Times New Roman"/>
            <w:sz w:val="24"/>
            <w:szCs w:val="24"/>
            <w:lang w:val="en-US" w:eastAsia="zh-CN"/>
          </w:rPr>
          <w:t>is</w:t>
        </w:r>
      </w:ins>
      <w:ins w:id="1788" w:author="Janusio" w:date="2018-03-05T00:40:18Z">
        <w:r>
          <w:rPr>
            <w:rFonts w:hint="eastAsia" w:ascii="Times New Roman" w:hAnsi="Times New Roman"/>
            <w:sz w:val="24"/>
            <w:szCs w:val="24"/>
            <w:lang w:val="en-US" w:eastAsia="zh-CN"/>
          </w:rPr>
          <w:t>t</w:t>
        </w:r>
      </w:ins>
      <w:ins w:id="1789" w:author="Janusio" w:date="2018-03-05T00:40:27Z">
        <w:r>
          <w:rPr>
            <w:rFonts w:hint="eastAsia" w:ascii="Times New Roman" w:hAnsi="Times New Roman"/>
            <w:sz w:val="24"/>
            <w:szCs w:val="24"/>
            <w:lang w:val="en-US" w:eastAsia="zh-CN"/>
          </w:rPr>
          <w:t>文件</w:t>
        </w:r>
      </w:ins>
      <w:ins w:id="1790" w:author="Janusio" w:date="2018-03-05T00:40:28Z">
        <w:r>
          <w:rPr>
            <w:rFonts w:hint="eastAsia" w:ascii="Times New Roman" w:hAnsi="Times New Roman"/>
            <w:sz w:val="24"/>
            <w:szCs w:val="24"/>
            <w:lang w:val="en-US" w:eastAsia="zh-CN"/>
          </w:rPr>
          <w:t>中，</w:t>
        </w:r>
      </w:ins>
      <w:ins w:id="1791" w:author="Janusio" w:date="2018-03-05T00:40:37Z">
        <w:r>
          <w:rPr>
            <w:rFonts w:hint="eastAsia" w:ascii="Times New Roman" w:hAnsi="Times New Roman"/>
            <w:sz w:val="24"/>
            <w:szCs w:val="24"/>
            <w:lang w:val="en-US" w:eastAsia="zh-CN"/>
          </w:rPr>
          <w:t>并</w:t>
        </w:r>
      </w:ins>
      <w:ins w:id="1792" w:author="Janusio" w:date="2018-03-05T00:40:39Z">
        <w:r>
          <w:rPr>
            <w:rFonts w:hint="eastAsia" w:ascii="Times New Roman" w:hAnsi="Times New Roman"/>
            <w:sz w:val="24"/>
            <w:szCs w:val="24"/>
            <w:lang w:val="en-US" w:eastAsia="zh-CN"/>
          </w:rPr>
          <w:t>建立</w:t>
        </w:r>
      </w:ins>
      <w:ins w:id="1793" w:author="Janusio" w:date="2018-03-05T00:40:41Z">
        <w:r>
          <w:rPr>
            <w:rFonts w:hint="eastAsia" w:ascii="Times New Roman" w:hAnsi="Times New Roman"/>
            <w:sz w:val="24"/>
            <w:szCs w:val="24"/>
            <w:lang w:val="en-US" w:eastAsia="zh-CN"/>
          </w:rPr>
          <w:t>相应的</w:t>
        </w:r>
      </w:ins>
      <w:ins w:id="1794" w:author="Janusio" w:date="2018-03-05T00:40:43Z">
        <w:r>
          <w:rPr>
            <w:rFonts w:hint="eastAsia" w:ascii="Times New Roman" w:hAnsi="Times New Roman"/>
            <w:sz w:val="24"/>
            <w:szCs w:val="24"/>
            <w:lang w:val="en-US" w:eastAsia="zh-CN"/>
          </w:rPr>
          <w:t>链接</w:t>
        </w:r>
      </w:ins>
      <w:ins w:id="1795" w:author="Janusio" w:date="2018-03-05T00:40:53Z">
        <w:r>
          <w:rPr>
            <w:rFonts w:hint="eastAsia" w:ascii="Times New Roman" w:hAnsi="Times New Roman"/>
            <w:sz w:val="24"/>
            <w:szCs w:val="24"/>
            <w:lang w:val="en-US" w:eastAsia="zh-CN"/>
          </w:rPr>
          <w:t>；</w:t>
        </w:r>
      </w:ins>
      <w:ins w:id="1796" w:author="Janusio" w:date="2018-03-05T00:43:59Z">
        <w:r>
          <w:rPr>
            <w:rFonts w:hint="eastAsia" w:ascii="Times New Roman" w:hAnsi="Times New Roman"/>
            <w:sz w:val="24"/>
            <w:szCs w:val="24"/>
            <w:lang w:val="en-US" w:eastAsia="zh-CN"/>
          </w:rPr>
          <w:t>并</w:t>
        </w:r>
      </w:ins>
      <w:ins w:id="1797" w:author="Janusio" w:date="2018-03-05T00:43:38Z">
        <w:r>
          <w:rPr>
            <w:rFonts w:hint="eastAsia" w:ascii="Times New Roman" w:hAnsi="Times New Roman"/>
            <w:sz w:val="24"/>
            <w:szCs w:val="24"/>
            <w:lang w:val="en-US" w:eastAsia="zh-CN"/>
          </w:rPr>
          <w:t>对vTPM实例中的标识进行虚拟机</w:t>
        </w:r>
      </w:ins>
      <w:ins w:id="1798" w:author="Janusio" w:date="2018-03-05T00:44:09Z">
        <w:r>
          <w:rPr>
            <w:rFonts w:hint="eastAsia" w:ascii="Times New Roman" w:hAnsi="Times New Roman"/>
            <w:sz w:val="24"/>
            <w:szCs w:val="24"/>
            <w:lang w:val="en-US" w:eastAsia="zh-CN"/>
          </w:rPr>
          <w:t>进行</w:t>
        </w:r>
      </w:ins>
      <w:ins w:id="1799" w:author="Janusio" w:date="2018-03-05T00:44:11Z">
        <w:r>
          <w:rPr>
            <w:rFonts w:hint="eastAsia" w:ascii="Times New Roman" w:hAnsi="Times New Roman"/>
            <w:sz w:val="24"/>
            <w:szCs w:val="24"/>
            <w:lang w:val="en-US" w:eastAsia="zh-CN"/>
          </w:rPr>
          <w:t>映射</w:t>
        </w:r>
      </w:ins>
      <w:ins w:id="1800" w:author="Janusio" w:date="2018-03-05T00:44:14Z">
        <w:r>
          <w:rPr>
            <w:rFonts w:hint="eastAsia" w:ascii="Times New Roman" w:hAnsi="Times New Roman"/>
            <w:sz w:val="24"/>
            <w:szCs w:val="24"/>
            <w:lang w:val="en-US" w:eastAsia="zh-CN"/>
          </w:rPr>
          <w:t>，</w:t>
        </w:r>
      </w:ins>
      <w:ins w:id="1801" w:author="Janusio" w:date="2018-03-05T00:44:23Z">
        <w:r>
          <w:rPr>
            <w:rFonts w:hint="eastAsia" w:ascii="Times New Roman" w:hAnsi="Times New Roman"/>
            <w:sz w:val="24"/>
            <w:szCs w:val="24"/>
            <w:lang w:val="en-US" w:eastAsia="zh-CN"/>
          </w:rPr>
          <w:t>相应</w:t>
        </w:r>
      </w:ins>
      <w:ins w:id="1802" w:author="Janusio" w:date="2018-03-05T00:44:24Z">
        <w:r>
          <w:rPr>
            <w:rFonts w:hint="eastAsia" w:ascii="Times New Roman" w:hAnsi="Times New Roman"/>
            <w:sz w:val="24"/>
            <w:szCs w:val="24"/>
            <w:lang w:val="en-US" w:eastAsia="zh-CN"/>
          </w:rPr>
          <w:t>信息</w:t>
        </w:r>
      </w:ins>
      <w:ins w:id="1803" w:author="Janusio" w:date="2018-03-05T00:44:26Z">
        <w:r>
          <w:rPr>
            <w:rFonts w:hint="eastAsia" w:ascii="Times New Roman" w:hAnsi="Times New Roman"/>
            <w:sz w:val="24"/>
            <w:szCs w:val="24"/>
            <w:lang w:val="en-US" w:eastAsia="zh-CN"/>
          </w:rPr>
          <w:t>保存到</w:t>
        </w:r>
      </w:ins>
      <w:ins w:id="1804" w:author="Janusio" w:date="2018-03-05T00:44:40Z">
        <w:r>
          <w:rPr>
            <w:rFonts w:hint="eastAsia" w:ascii="Times New Roman" w:hAnsi="Times New Roman"/>
            <w:sz w:val="24"/>
            <w:szCs w:val="24"/>
            <w:lang w:val="en-US" w:eastAsia="zh-CN"/>
          </w:rPr>
          <w:t>vm-vtpm-list</w:t>
        </w:r>
      </w:ins>
      <w:ins w:id="1805" w:author="Janusio" w:date="2018-03-05T00:44:41Z">
        <w:r>
          <w:rPr>
            <w:rFonts w:hint="eastAsia" w:ascii="Times New Roman" w:hAnsi="Times New Roman"/>
            <w:sz w:val="24"/>
            <w:szCs w:val="24"/>
            <w:lang w:val="en-US" w:eastAsia="zh-CN"/>
          </w:rPr>
          <w:t>中</w:t>
        </w:r>
      </w:ins>
      <w:ins w:id="1806" w:author="Janusio" w:date="2018-03-05T00:44:44Z">
        <w:r>
          <w:rPr>
            <w:rFonts w:hint="eastAsia" w:ascii="Times New Roman" w:hAnsi="Times New Roman"/>
            <w:sz w:val="24"/>
            <w:szCs w:val="24"/>
            <w:lang w:val="en-US" w:eastAsia="zh-CN"/>
          </w:rPr>
          <w:t>。</w:t>
        </w:r>
      </w:ins>
    </w:p>
    <w:p>
      <w:pPr>
        <w:pStyle w:val="23"/>
        <w:spacing w:line="360" w:lineRule="auto"/>
        <w:ind w:firstLine="420" w:firstLineChars="0"/>
        <w:rPr>
          <w:ins w:id="1807" w:author="Janusio" w:date="2018-03-05T00:50:29Z"/>
          <w:rFonts w:hint="eastAsia" w:ascii="Times New Roman" w:hAnsi="Times New Roman"/>
          <w:sz w:val="24"/>
          <w:szCs w:val="24"/>
          <w:lang w:val="en-US" w:eastAsia="zh-CN"/>
        </w:rPr>
      </w:pPr>
      <w:ins w:id="1808" w:author="Janusio" w:date="2018-03-05T00:40:55Z">
        <w:r>
          <w:rPr>
            <w:rFonts w:hint="eastAsia" w:ascii="Times New Roman" w:hAnsi="Times New Roman"/>
            <w:sz w:val="24"/>
            <w:szCs w:val="24"/>
            <w:lang w:val="en-US" w:eastAsia="zh-CN"/>
          </w:rPr>
          <w:t>其次，</w:t>
        </w:r>
      </w:ins>
      <w:ins w:id="1809" w:author="Janusio" w:date="2018-03-05T00:47:55Z">
        <w:r>
          <w:rPr>
            <w:rFonts w:hint="eastAsia" w:ascii="Times New Roman" w:hAnsi="Times New Roman"/>
            <w:sz w:val="24"/>
            <w:szCs w:val="24"/>
            <w:lang w:val="en-US" w:eastAsia="zh-CN"/>
          </w:rPr>
          <w:t>在</w:t>
        </w:r>
      </w:ins>
      <w:ins w:id="1810" w:author="Janusio" w:date="2018-03-05T00:48:01Z">
        <w:r>
          <w:rPr>
            <w:rFonts w:hint="eastAsia" w:ascii="Times New Roman" w:hAnsi="Times New Roman"/>
            <w:sz w:val="24"/>
            <w:szCs w:val="24"/>
            <w:lang w:val="en-US" w:eastAsia="zh-CN"/>
          </w:rPr>
          <w:t>/</w:t>
        </w:r>
      </w:ins>
      <w:ins w:id="1811" w:author="Janusio" w:date="2018-03-05T00:48:02Z">
        <w:r>
          <w:rPr>
            <w:rFonts w:hint="eastAsia" w:ascii="Times New Roman" w:hAnsi="Times New Roman"/>
            <w:sz w:val="24"/>
            <w:szCs w:val="24"/>
            <w:lang w:val="en-US" w:eastAsia="zh-CN"/>
          </w:rPr>
          <w:t>e</w:t>
        </w:r>
      </w:ins>
      <w:ins w:id="1812" w:author="Janusio" w:date="2018-03-05T00:48:03Z">
        <w:r>
          <w:rPr>
            <w:rFonts w:hint="eastAsia" w:ascii="Times New Roman" w:hAnsi="Times New Roman"/>
            <w:sz w:val="24"/>
            <w:szCs w:val="24"/>
            <w:lang w:val="en-US" w:eastAsia="zh-CN"/>
          </w:rPr>
          <w:t>tc</w:t>
        </w:r>
      </w:ins>
      <w:ins w:id="1813" w:author="Janusio" w:date="2018-03-05T00:48:04Z">
        <w:r>
          <w:rPr>
            <w:rFonts w:hint="eastAsia" w:ascii="Times New Roman" w:hAnsi="Times New Roman"/>
            <w:sz w:val="24"/>
            <w:szCs w:val="24"/>
            <w:lang w:val="en-US" w:eastAsia="zh-CN"/>
          </w:rPr>
          <w:t>/</w:t>
        </w:r>
      </w:ins>
      <w:ins w:id="1814" w:author="Janusio" w:date="2018-03-05T00:48:06Z">
        <w:r>
          <w:rPr>
            <w:rFonts w:hint="eastAsia" w:ascii="Times New Roman" w:hAnsi="Times New Roman"/>
            <w:sz w:val="24"/>
            <w:szCs w:val="24"/>
            <w:lang w:val="en-US" w:eastAsia="zh-CN"/>
          </w:rPr>
          <w:t>t</w:t>
        </w:r>
      </w:ins>
      <w:ins w:id="1815" w:author="Janusio" w:date="2018-03-05T00:48:07Z">
        <w:r>
          <w:rPr>
            <w:rFonts w:hint="eastAsia" w:ascii="Times New Roman" w:hAnsi="Times New Roman"/>
            <w:sz w:val="24"/>
            <w:szCs w:val="24"/>
            <w:lang w:val="en-US" w:eastAsia="zh-CN"/>
          </w:rPr>
          <w:t>jp</w:t>
        </w:r>
      </w:ins>
      <w:ins w:id="1816" w:author="Janusio" w:date="2018-03-05T00:48:08Z">
        <w:r>
          <w:rPr>
            <w:rFonts w:hint="eastAsia" w:ascii="Times New Roman" w:hAnsi="Times New Roman"/>
            <w:sz w:val="24"/>
            <w:szCs w:val="24"/>
            <w:lang w:val="en-US" w:eastAsia="zh-CN"/>
          </w:rPr>
          <w:t>下</w:t>
        </w:r>
      </w:ins>
      <w:ins w:id="1817" w:author="Janusio" w:date="2018-03-05T00:48:11Z">
        <w:r>
          <w:rPr>
            <w:rFonts w:hint="eastAsia" w:ascii="Times New Roman" w:hAnsi="Times New Roman"/>
            <w:sz w:val="24"/>
            <w:szCs w:val="24"/>
            <w:lang w:val="en-US" w:eastAsia="zh-CN"/>
          </w:rPr>
          <w:t>增加</w:t>
        </w:r>
      </w:ins>
      <w:ins w:id="1818" w:author="Janusio" w:date="2018-03-05T00:48:21Z">
        <w:r>
          <w:rPr>
            <w:rFonts w:hint="eastAsia" w:ascii="Times New Roman" w:hAnsi="Times New Roman"/>
            <w:sz w:val="24"/>
            <w:szCs w:val="24"/>
            <w:lang w:val="en-US" w:eastAsia="zh-CN"/>
          </w:rPr>
          <w:t>tjp</w:t>
        </w:r>
      </w:ins>
      <w:ins w:id="1819" w:author="Janusio" w:date="2018-03-05T00:48:23Z">
        <w:r>
          <w:rPr>
            <w:rFonts w:hint="eastAsia" w:ascii="Times New Roman" w:hAnsi="Times New Roman"/>
            <w:sz w:val="24"/>
            <w:szCs w:val="24"/>
            <w:lang w:val="en-US" w:eastAsia="zh-CN"/>
          </w:rPr>
          <w:t>-</w:t>
        </w:r>
      </w:ins>
      <w:ins w:id="1820" w:author="Janusio" w:date="2018-03-05T00:48:13Z">
        <w:r>
          <w:rPr>
            <w:rFonts w:hint="eastAsia" w:ascii="Times New Roman" w:hAnsi="Times New Roman"/>
            <w:sz w:val="24"/>
            <w:szCs w:val="24"/>
            <w:lang w:val="en-US" w:eastAsia="zh-CN"/>
          </w:rPr>
          <w:t>up</w:t>
        </w:r>
      </w:ins>
      <w:ins w:id="1821" w:author="Janusio" w:date="2018-03-05T00:48:16Z">
        <w:r>
          <w:rPr>
            <w:rFonts w:hint="eastAsia" w:ascii="Times New Roman" w:hAnsi="Times New Roman"/>
            <w:sz w:val="24"/>
            <w:szCs w:val="24"/>
            <w:lang w:val="en-US" w:eastAsia="zh-CN"/>
          </w:rPr>
          <w:t>date</w:t>
        </w:r>
      </w:ins>
      <w:ins w:id="1822" w:author="Janusio" w:date="2018-03-05T00:48:26Z">
        <w:r>
          <w:rPr>
            <w:rFonts w:hint="eastAsia" w:ascii="Times New Roman" w:hAnsi="Times New Roman"/>
            <w:sz w:val="24"/>
            <w:szCs w:val="24"/>
            <w:lang w:val="en-US" w:eastAsia="zh-CN"/>
          </w:rPr>
          <w:t>-</w:t>
        </w:r>
      </w:ins>
      <w:ins w:id="1823" w:author="Janusio" w:date="2018-03-05T00:48:27Z">
        <w:r>
          <w:rPr>
            <w:rFonts w:hint="eastAsia" w:ascii="Times New Roman" w:hAnsi="Times New Roman"/>
            <w:sz w:val="24"/>
            <w:szCs w:val="24"/>
            <w:lang w:val="en-US" w:eastAsia="zh-CN"/>
          </w:rPr>
          <w:t>vm</w:t>
        </w:r>
      </w:ins>
      <w:ins w:id="1824" w:author="Janusio" w:date="2018-03-05T00:48:30Z">
        <w:r>
          <w:rPr>
            <w:rFonts w:hint="eastAsia" w:ascii="Times New Roman" w:hAnsi="Times New Roman"/>
            <w:sz w:val="24"/>
            <w:szCs w:val="24"/>
            <w:lang w:val="en-US" w:eastAsia="zh-CN"/>
          </w:rPr>
          <w:t>hash</w:t>
        </w:r>
      </w:ins>
      <w:ins w:id="1825" w:author="Janusio" w:date="2018-03-05T00:48:33Z">
        <w:r>
          <w:rPr>
            <w:rFonts w:hint="eastAsia" w:ascii="Times New Roman" w:hAnsi="Times New Roman"/>
            <w:sz w:val="24"/>
            <w:szCs w:val="24"/>
            <w:lang w:val="en-US" w:eastAsia="zh-CN"/>
          </w:rPr>
          <w:t>.</w:t>
        </w:r>
      </w:ins>
      <w:ins w:id="1826" w:author="Janusio" w:date="2018-03-05T00:48:34Z">
        <w:r>
          <w:rPr>
            <w:rFonts w:hint="eastAsia" w:ascii="Times New Roman" w:hAnsi="Times New Roman"/>
            <w:sz w:val="24"/>
            <w:szCs w:val="24"/>
            <w:lang w:val="en-US" w:eastAsia="zh-CN"/>
          </w:rPr>
          <w:t>sh</w:t>
        </w:r>
      </w:ins>
      <w:ins w:id="1827" w:author="Janusio" w:date="2018-03-05T00:48:36Z">
        <w:r>
          <w:rPr>
            <w:rFonts w:hint="eastAsia" w:ascii="Times New Roman" w:hAnsi="Times New Roman"/>
            <w:sz w:val="24"/>
            <w:szCs w:val="24"/>
            <w:lang w:val="en-US" w:eastAsia="zh-CN"/>
          </w:rPr>
          <w:t>和</w:t>
        </w:r>
      </w:ins>
      <w:ins w:id="1828" w:author="Janusio" w:date="2018-03-05T00:48:39Z">
        <w:r>
          <w:rPr>
            <w:rFonts w:hint="eastAsia" w:ascii="Times New Roman" w:hAnsi="Times New Roman"/>
            <w:sz w:val="24"/>
            <w:szCs w:val="24"/>
            <w:lang w:val="en-US" w:eastAsia="zh-CN"/>
          </w:rPr>
          <w:t>tjp</w:t>
        </w:r>
      </w:ins>
      <w:ins w:id="1829" w:author="Janusio" w:date="2018-03-05T00:48:42Z">
        <w:r>
          <w:rPr>
            <w:rFonts w:hint="eastAsia" w:ascii="Times New Roman" w:hAnsi="Times New Roman"/>
            <w:sz w:val="24"/>
            <w:szCs w:val="24"/>
            <w:lang w:val="en-US" w:eastAsia="zh-CN"/>
          </w:rPr>
          <w:t>-</w:t>
        </w:r>
      </w:ins>
      <w:ins w:id="1830" w:author="Janusio" w:date="2018-03-05T00:48:44Z">
        <w:r>
          <w:rPr>
            <w:rFonts w:hint="eastAsia" w:ascii="Times New Roman" w:hAnsi="Times New Roman"/>
            <w:sz w:val="24"/>
            <w:szCs w:val="24"/>
            <w:lang w:val="en-US" w:eastAsia="zh-CN"/>
          </w:rPr>
          <w:t>update</w:t>
        </w:r>
      </w:ins>
      <w:ins w:id="1831" w:author="Janusio" w:date="2018-03-05T00:48:47Z">
        <w:r>
          <w:rPr>
            <w:rFonts w:hint="eastAsia" w:ascii="Times New Roman" w:hAnsi="Times New Roman"/>
            <w:sz w:val="24"/>
            <w:szCs w:val="24"/>
            <w:lang w:val="en-US" w:eastAsia="zh-CN"/>
          </w:rPr>
          <w:t>-</w:t>
        </w:r>
      </w:ins>
      <w:ins w:id="1832" w:author="Janusio" w:date="2018-03-05T00:48:48Z">
        <w:r>
          <w:rPr>
            <w:rFonts w:hint="eastAsia" w:ascii="Times New Roman" w:hAnsi="Times New Roman"/>
            <w:sz w:val="24"/>
            <w:szCs w:val="24"/>
            <w:lang w:val="en-US" w:eastAsia="zh-CN"/>
          </w:rPr>
          <w:t>vtpm</w:t>
        </w:r>
      </w:ins>
      <w:ins w:id="1833" w:author="Janusio" w:date="2018-03-05T00:48:56Z">
        <w:r>
          <w:rPr>
            <w:rFonts w:hint="eastAsia" w:ascii="Times New Roman" w:hAnsi="Times New Roman"/>
            <w:sz w:val="24"/>
            <w:szCs w:val="24"/>
            <w:lang w:val="en-US" w:eastAsia="zh-CN"/>
          </w:rPr>
          <w:t>hash</w:t>
        </w:r>
      </w:ins>
      <w:ins w:id="1834" w:author="Janusio" w:date="2018-03-05T00:48:57Z">
        <w:r>
          <w:rPr>
            <w:rFonts w:hint="eastAsia" w:ascii="Times New Roman" w:hAnsi="Times New Roman"/>
            <w:sz w:val="24"/>
            <w:szCs w:val="24"/>
            <w:lang w:val="en-US" w:eastAsia="zh-CN"/>
          </w:rPr>
          <w:t>.</w:t>
        </w:r>
      </w:ins>
      <w:ins w:id="1835" w:author="Janusio" w:date="2018-03-05T00:48:58Z">
        <w:r>
          <w:rPr>
            <w:rFonts w:hint="eastAsia" w:ascii="Times New Roman" w:hAnsi="Times New Roman"/>
            <w:sz w:val="24"/>
            <w:szCs w:val="24"/>
            <w:lang w:val="en-US" w:eastAsia="zh-CN"/>
          </w:rPr>
          <w:t>s</w:t>
        </w:r>
      </w:ins>
      <w:ins w:id="1836" w:author="Janusio" w:date="2018-03-05T00:48:59Z">
        <w:r>
          <w:rPr>
            <w:rFonts w:hint="eastAsia" w:ascii="Times New Roman" w:hAnsi="Times New Roman"/>
            <w:sz w:val="24"/>
            <w:szCs w:val="24"/>
            <w:lang w:val="en-US" w:eastAsia="zh-CN"/>
          </w:rPr>
          <w:t>h</w:t>
        </w:r>
      </w:ins>
      <w:ins w:id="1837" w:author="Janusio" w:date="2018-03-05T00:49:01Z">
        <w:r>
          <w:rPr>
            <w:rFonts w:hint="eastAsia" w:ascii="Times New Roman" w:hAnsi="Times New Roman"/>
            <w:sz w:val="24"/>
            <w:szCs w:val="24"/>
            <w:lang w:val="en-US" w:eastAsia="zh-CN"/>
          </w:rPr>
          <w:t>文件，</w:t>
        </w:r>
      </w:ins>
      <w:ins w:id="1838" w:author="Janusio" w:date="2018-03-05T00:49:43Z">
        <w:r>
          <w:rPr>
            <w:rFonts w:hint="eastAsia" w:ascii="Times New Roman" w:hAnsi="Times New Roman"/>
            <w:sz w:val="24"/>
            <w:szCs w:val="24"/>
            <w:lang w:val="en-US" w:eastAsia="zh-CN"/>
          </w:rPr>
          <w:t>利用</w:t>
        </w:r>
      </w:ins>
      <w:ins w:id="1839" w:author="Janusio" w:date="2018-03-05T00:49:47Z">
        <w:r>
          <w:rPr>
            <w:rFonts w:hint="eastAsia" w:ascii="Times New Roman" w:hAnsi="Times New Roman"/>
            <w:sz w:val="24"/>
            <w:szCs w:val="24"/>
            <w:lang w:val="en-US" w:eastAsia="zh-CN"/>
          </w:rPr>
          <w:t>Linux</w:t>
        </w:r>
      </w:ins>
      <w:ins w:id="1840" w:author="Janusio" w:date="2018-03-05T00:49:48Z">
        <w:r>
          <w:rPr>
            <w:rFonts w:hint="eastAsia" w:ascii="Times New Roman" w:hAnsi="Times New Roman"/>
            <w:sz w:val="24"/>
            <w:szCs w:val="24"/>
            <w:lang w:val="en-US" w:eastAsia="zh-CN"/>
          </w:rPr>
          <w:t>的</w:t>
        </w:r>
      </w:ins>
      <w:ins w:id="1841" w:author="Janusio" w:date="2018-03-05T00:50:09Z">
        <w:r>
          <w:rPr>
            <w:rFonts w:hint="eastAsia" w:ascii="Times New Roman" w:hAnsi="Times New Roman"/>
            <w:sz w:val="24"/>
            <w:szCs w:val="24"/>
            <w:lang w:val="en-US" w:eastAsia="zh-CN"/>
          </w:rPr>
          <w:t>定时</w:t>
        </w:r>
      </w:ins>
      <w:ins w:id="1842" w:author="Janusio" w:date="2018-03-05T00:50:12Z">
        <w:r>
          <w:rPr>
            <w:rFonts w:hint="eastAsia" w:ascii="Times New Roman" w:hAnsi="Times New Roman"/>
            <w:sz w:val="24"/>
            <w:szCs w:val="24"/>
            <w:lang w:val="en-US" w:eastAsia="zh-CN"/>
          </w:rPr>
          <w:t>执行</w:t>
        </w:r>
      </w:ins>
      <w:ins w:id="1843" w:author="Janusio" w:date="2018-03-05T00:50:17Z">
        <w:r>
          <w:rPr>
            <w:rFonts w:hint="eastAsia" w:ascii="Times New Roman" w:hAnsi="Times New Roman"/>
            <w:sz w:val="24"/>
            <w:szCs w:val="24"/>
            <w:lang w:val="en-US" w:eastAsia="zh-CN"/>
          </w:rPr>
          <w:t>命令</w:t>
        </w:r>
      </w:ins>
      <w:ins w:id="1844" w:author="Janusio" w:date="2018-03-05T00:50:19Z">
        <w:r>
          <w:rPr>
            <w:rFonts w:hint="eastAsia" w:ascii="Times New Roman" w:hAnsi="Times New Roman"/>
            <w:sz w:val="24"/>
            <w:szCs w:val="24"/>
            <w:lang w:val="en-US" w:eastAsia="zh-CN"/>
          </w:rPr>
          <w:t>c</w:t>
        </w:r>
      </w:ins>
      <w:ins w:id="1845" w:author="Janusio" w:date="2018-03-05T00:50:24Z">
        <w:r>
          <w:rPr>
            <w:rFonts w:hint="eastAsia" w:ascii="Times New Roman" w:hAnsi="Times New Roman"/>
            <w:sz w:val="24"/>
            <w:szCs w:val="24"/>
            <w:lang w:val="en-US" w:eastAsia="zh-CN"/>
          </w:rPr>
          <w:t>ron</w:t>
        </w:r>
      </w:ins>
      <w:ins w:id="1846" w:author="Janusio" w:date="2018-03-05T00:49:03Z">
        <w:r>
          <w:rPr>
            <w:rFonts w:hint="eastAsia" w:ascii="Times New Roman" w:hAnsi="Times New Roman"/>
            <w:sz w:val="24"/>
            <w:szCs w:val="24"/>
            <w:lang w:val="en-US" w:eastAsia="zh-CN"/>
          </w:rPr>
          <w:t>分别</w:t>
        </w:r>
      </w:ins>
      <w:ins w:id="1847" w:author="Janusio" w:date="2018-03-05T00:49:05Z">
        <w:r>
          <w:rPr>
            <w:rFonts w:hint="eastAsia" w:ascii="Times New Roman" w:hAnsi="Times New Roman"/>
            <w:sz w:val="24"/>
            <w:szCs w:val="24"/>
            <w:lang w:val="en-US" w:eastAsia="zh-CN"/>
          </w:rPr>
          <w:t>定时</w:t>
        </w:r>
      </w:ins>
      <w:ins w:id="1848" w:author="Janusio" w:date="2018-03-05T00:49:20Z">
        <w:r>
          <w:rPr>
            <w:rFonts w:hint="eastAsia" w:ascii="Times New Roman" w:hAnsi="Times New Roman"/>
            <w:sz w:val="24"/>
            <w:szCs w:val="24"/>
            <w:lang w:val="en-US" w:eastAsia="zh-CN"/>
          </w:rPr>
          <w:t>更新</w:t>
        </w:r>
      </w:ins>
      <w:ins w:id="1849" w:author="Janusio" w:date="2018-03-05T00:49:23Z">
        <w:r>
          <w:rPr>
            <w:rFonts w:hint="eastAsia" w:ascii="Times New Roman" w:hAnsi="Times New Roman"/>
            <w:sz w:val="24"/>
            <w:szCs w:val="24"/>
            <w:lang w:val="en-US" w:eastAsia="zh-CN"/>
          </w:rPr>
          <w:t>新增</w:t>
        </w:r>
      </w:ins>
      <w:ins w:id="1850" w:author="Janusio" w:date="2018-03-05T00:49:28Z">
        <w:r>
          <w:rPr>
            <w:rFonts w:hint="eastAsia" w:ascii="Times New Roman" w:hAnsi="Times New Roman"/>
            <w:sz w:val="24"/>
            <w:szCs w:val="24"/>
            <w:lang w:val="en-US" w:eastAsia="zh-CN"/>
          </w:rPr>
          <w:t>虚拟机的</w:t>
        </w:r>
      </w:ins>
      <w:ins w:id="1851" w:author="Janusio" w:date="2018-03-05T00:49:32Z">
        <w:r>
          <w:rPr>
            <w:rFonts w:hint="eastAsia" w:ascii="Times New Roman" w:hAnsi="Times New Roman"/>
            <w:sz w:val="24"/>
            <w:szCs w:val="24"/>
            <w:lang w:val="en-US" w:eastAsia="zh-CN"/>
          </w:rPr>
          <w:t>hash</w:t>
        </w:r>
      </w:ins>
      <w:ins w:id="1852" w:author="Janusio" w:date="2018-03-05T00:49:34Z">
        <w:r>
          <w:rPr>
            <w:rFonts w:hint="eastAsia" w:ascii="Times New Roman" w:hAnsi="Times New Roman"/>
            <w:sz w:val="24"/>
            <w:szCs w:val="24"/>
            <w:lang w:val="en-US" w:eastAsia="zh-CN"/>
          </w:rPr>
          <w:t>值</w:t>
        </w:r>
      </w:ins>
      <w:ins w:id="1853" w:author="Janusio" w:date="2018-03-05T00:49:36Z">
        <w:r>
          <w:rPr>
            <w:rFonts w:hint="eastAsia" w:ascii="Times New Roman" w:hAnsi="Times New Roman"/>
            <w:sz w:val="24"/>
            <w:szCs w:val="24"/>
            <w:lang w:val="en-US" w:eastAsia="zh-CN"/>
          </w:rPr>
          <w:t>；</w:t>
        </w:r>
      </w:ins>
    </w:p>
    <w:p>
      <w:pPr>
        <w:pStyle w:val="23"/>
        <w:numPr>
          <w:ilvl w:val="0"/>
          <w:numId w:val="7"/>
          <w:ins w:id="1855" w:author="Janusio" w:date="2018-03-05T00:56:10Z"/>
        </w:numPr>
        <w:spacing w:line="360" w:lineRule="auto"/>
        <w:ind w:firstLine="420" w:firstLineChars="0"/>
        <w:rPr>
          <w:ins w:id="1856" w:author="Janusio" w:date="2018-03-05T01:03:46Z"/>
          <w:rFonts w:hint="eastAsia" w:ascii="Times New Roman" w:hAnsi="Times New Roman"/>
          <w:sz w:val="24"/>
          <w:szCs w:val="24"/>
          <w:lang w:val="en-US" w:eastAsia="zh-CN"/>
        </w:rPr>
        <w:pPrChange w:id="1854" w:author="Janusio" w:date="2018-03-05T00:56:10Z">
          <w:pPr>
            <w:pStyle w:val="23"/>
            <w:spacing w:line="360" w:lineRule="auto"/>
            <w:ind w:firstLine="420" w:firstLineChars="0"/>
          </w:pPr>
        </w:pPrChange>
      </w:pPr>
      <w:ins w:id="1857" w:author="Janusio" w:date="2018-03-05T00:53:59Z">
        <w:r>
          <w:rPr>
            <w:rFonts w:hint="eastAsia" w:ascii="Times New Roman" w:hAnsi="Times New Roman"/>
            <w:sz w:val="24"/>
            <w:szCs w:val="24"/>
            <w:lang w:val="en-US" w:eastAsia="zh-CN"/>
          </w:rPr>
          <w:t>在</w:t>
        </w:r>
      </w:ins>
      <w:ins w:id="1858" w:author="Janusio" w:date="2018-03-05T00:54:00Z">
        <w:r>
          <w:rPr>
            <w:rFonts w:hint="eastAsia" w:ascii="Times New Roman" w:hAnsi="Times New Roman"/>
            <w:sz w:val="24"/>
            <w:szCs w:val="24"/>
            <w:lang w:val="en-US" w:eastAsia="zh-CN"/>
          </w:rPr>
          <w:t>/e</w:t>
        </w:r>
      </w:ins>
      <w:ins w:id="1859" w:author="Janusio" w:date="2018-03-05T00:54:01Z">
        <w:r>
          <w:rPr>
            <w:rFonts w:hint="eastAsia" w:ascii="Times New Roman" w:hAnsi="Times New Roman"/>
            <w:sz w:val="24"/>
            <w:szCs w:val="24"/>
            <w:lang w:val="en-US" w:eastAsia="zh-CN"/>
          </w:rPr>
          <w:t>tc/</w:t>
        </w:r>
      </w:ins>
      <w:ins w:id="1860" w:author="Janusio" w:date="2018-03-05T00:54:03Z">
        <w:r>
          <w:rPr>
            <w:rFonts w:hint="eastAsia" w:ascii="Times New Roman" w:hAnsi="Times New Roman"/>
            <w:sz w:val="24"/>
            <w:szCs w:val="24"/>
            <w:lang w:val="en-US" w:eastAsia="zh-CN"/>
          </w:rPr>
          <w:t>tjp</w:t>
        </w:r>
      </w:ins>
      <w:ins w:id="1861" w:author="Janusio" w:date="2018-03-05T00:54:06Z">
        <w:r>
          <w:rPr>
            <w:rFonts w:hint="eastAsia" w:ascii="Times New Roman" w:hAnsi="Times New Roman"/>
            <w:sz w:val="24"/>
            <w:szCs w:val="24"/>
            <w:lang w:val="en-US" w:eastAsia="zh-CN"/>
          </w:rPr>
          <w:t>下</w:t>
        </w:r>
      </w:ins>
      <w:ins w:id="1862" w:author="Janusio" w:date="2018-03-05T00:54:14Z">
        <w:r>
          <w:rPr>
            <w:rFonts w:hint="eastAsia" w:ascii="Times New Roman" w:hAnsi="Times New Roman"/>
            <w:sz w:val="24"/>
            <w:szCs w:val="24"/>
            <w:lang w:val="en-US" w:eastAsia="zh-CN"/>
          </w:rPr>
          <w:t>增加</w:t>
        </w:r>
      </w:ins>
      <w:ins w:id="1863" w:author="Janusio" w:date="2018-03-05T00:54:16Z">
        <w:r>
          <w:rPr>
            <w:rFonts w:hint="eastAsia" w:ascii="Times New Roman" w:hAnsi="Times New Roman"/>
            <w:sz w:val="24"/>
            <w:szCs w:val="24"/>
            <w:lang w:val="en-US" w:eastAsia="zh-CN"/>
          </w:rPr>
          <w:t>tjp</w:t>
        </w:r>
      </w:ins>
      <w:ins w:id="1864" w:author="Janusio" w:date="2018-03-05T00:54:17Z">
        <w:r>
          <w:rPr>
            <w:rFonts w:hint="eastAsia" w:ascii="Times New Roman" w:hAnsi="Times New Roman"/>
            <w:sz w:val="24"/>
            <w:szCs w:val="24"/>
            <w:lang w:val="en-US" w:eastAsia="zh-CN"/>
          </w:rPr>
          <w:t>-</w:t>
        </w:r>
      </w:ins>
      <w:ins w:id="1865" w:author="Janusio" w:date="2018-03-05T00:54:22Z">
        <w:r>
          <w:rPr>
            <w:rFonts w:hint="eastAsia" w:ascii="Times New Roman" w:hAnsi="Times New Roman"/>
            <w:sz w:val="24"/>
            <w:szCs w:val="24"/>
            <w:lang w:val="en-US" w:eastAsia="zh-CN"/>
          </w:rPr>
          <w:t>xen</w:t>
        </w:r>
      </w:ins>
      <w:ins w:id="1866" w:author="Janusio" w:date="2018-03-05T00:54:25Z">
        <w:r>
          <w:rPr>
            <w:rFonts w:hint="eastAsia" w:ascii="Times New Roman" w:hAnsi="Times New Roman"/>
            <w:sz w:val="24"/>
            <w:szCs w:val="24"/>
            <w:lang w:val="en-US" w:eastAsia="zh-CN"/>
          </w:rPr>
          <w:t>-</w:t>
        </w:r>
      </w:ins>
      <w:ins w:id="1867" w:author="Janusio" w:date="2018-03-05T00:54:26Z">
        <w:r>
          <w:rPr>
            <w:rFonts w:hint="eastAsia" w:ascii="Times New Roman" w:hAnsi="Times New Roman"/>
            <w:sz w:val="24"/>
            <w:szCs w:val="24"/>
            <w:lang w:val="en-US" w:eastAsia="zh-CN"/>
          </w:rPr>
          <w:t>vm</w:t>
        </w:r>
      </w:ins>
      <w:ins w:id="1868" w:author="Janusio" w:date="2018-03-05T00:54:27Z">
        <w:r>
          <w:rPr>
            <w:rFonts w:hint="eastAsia" w:ascii="Times New Roman" w:hAnsi="Times New Roman"/>
            <w:sz w:val="24"/>
            <w:szCs w:val="24"/>
            <w:lang w:val="en-US" w:eastAsia="zh-CN"/>
          </w:rPr>
          <w:t>-</w:t>
        </w:r>
      </w:ins>
      <w:ins w:id="1869" w:author="Janusio" w:date="2018-03-05T00:54:29Z">
        <w:r>
          <w:rPr>
            <w:rFonts w:hint="eastAsia" w:ascii="Times New Roman" w:hAnsi="Times New Roman"/>
            <w:sz w:val="24"/>
            <w:szCs w:val="24"/>
            <w:lang w:val="en-US" w:eastAsia="zh-CN"/>
          </w:rPr>
          <w:t>vtpm</w:t>
        </w:r>
      </w:ins>
      <w:ins w:id="1870" w:author="Janusio" w:date="2018-03-05T00:54:30Z">
        <w:r>
          <w:rPr>
            <w:rFonts w:hint="eastAsia" w:ascii="Times New Roman" w:hAnsi="Times New Roman"/>
            <w:sz w:val="24"/>
            <w:szCs w:val="24"/>
            <w:lang w:val="en-US" w:eastAsia="zh-CN"/>
          </w:rPr>
          <w:t>-</w:t>
        </w:r>
      </w:ins>
      <w:ins w:id="1871" w:author="Janusio" w:date="2018-03-05T00:54:33Z">
        <w:r>
          <w:rPr>
            <w:rFonts w:hint="eastAsia" w:ascii="Times New Roman" w:hAnsi="Times New Roman"/>
            <w:sz w:val="24"/>
            <w:szCs w:val="24"/>
            <w:lang w:val="en-US" w:eastAsia="zh-CN"/>
          </w:rPr>
          <w:t>build</w:t>
        </w:r>
      </w:ins>
      <w:ins w:id="1872" w:author="Janusio" w:date="2018-03-05T00:54:37Z">
        <w:r>
          <w:rPr>
            <w:rFonts w:hint="eastAsia" w:ascii="Times New Roman" w:hAnsi="Times New Roman"/>
            <w:sz w:val="24"/>
            <w:szCs w:val="24"/>
            <w:lang w:val="en-US" w:eastAsia="zh-CN"/>
          </w:rPr>
          <w:t>-</w:t>
        </w:r>
      </w:ins>
      <w:ins w:id="1873" w:author="Janusio" w:date="2018-03-05T00:54:39Z">
        <w:r>
          <w:rPr>
            <w:rFonts w:hint="eastAsia" w:ascii="Times New Roman" w:hAnsi="Times New Roman"/>
            <w:sz w:val="24"/>
            <w:szCs w:val="24"/>
            <w:lang w:val="en-US" w:eastAsia="zh-CN"/>
          </w:rPr>
          <w:t>list</w:t>
        </w:r>
      </w:ins>
      <w:ins w:id="1874" w:author="Janusio" w:date="2018-03-05T00:54:49Z">
        <w:r>
          <w:rPr>
            <w:rFonts w:hint="eastAsia" w:ascii="Times New Roman" w:hAnsi="Times New Roman"/>
            <w:sz w:val="24"/>
            <w:szCs w:val="24"/>
            <w:lang w:val="en-US" w:eastAsia="zh-CN"/>
          </w:rPr>
          <w:t>文件</w:t>
        </w:r>
      </w:ins>
      <w:ins w:id="1875" w:author="Janusio" w:date="2018-03-05T00:54:41Z">
        <w:r>
          <w:rPr>
            <w:rFonts w:hint="eastAsia" w:ascii="Times New Roman" w:hAnsi="Times New Roman"/>
            <w:sz w:val="24"/>
            <w:szCs w:val="24"/>
            <w:lang w:val="en-US" w:eastAsia="zh-CN"/>
          </w:rPr>
          <w:t>，</w:t>
        </w:r>
      </w:ins>
      <w:ins w:id="1876" w:author="Janusio" w:date="2018-03-05T00:54:42Z">
        <w:r>
          <w:rPr>
            <w:rFonts w:hint="eastAsia" w:ascii="Times New Roman" w:hAnsi="Times New Roman"/>
            <w:sz w:val="24"/>
            <w:szCs w:val="24"/>
            <w:lang w:val="en-US" w:eastAsia="zh-CN"/>
          </w:rPr>
          <w:t>存储</w:t>
        </w:r>
      </w:ins>
      <w:ins w:id="1877" w:author="Janusio" w:date="2018-03-05T00:55:01Z">
        <w:r>
          <w:rPr>
            <w:rFonts w:hint="eastAsia" w:ascii="Times New Roman" w:hAnsi="Times New Roman"/>
            <w:sz w:val="24"/>
            <w:szCs w:val="24"/>
            <w:lang w:val="en-US" w:eastAsia="zh-CN"/>
          </w:rPr>
          <w:t>Xe</w:t>
        </w:r>
      </w:ins>
      <w:ins w:id="1878" w:author="Janusio" w:date="2018-03-05T00:55:08Z">
        <w:r>
          <w:rPr>
            <w:rFonts w:hint="eastAsia" w:ascii="Times New Roman" w:hAnsi="Times New Roman"/>
            <w:sz w:val="24"/>
            <w:szCs w:val="24"/>
            <w:lang w:val="en-US" w:eastAsia="zh-CN"/>
          </w:rPr>
          <w:t>n</w:t>
        </w:r>
      </w:ins>
      <w:ins w:id="1879" w:author="Janusio" w:date="2018-03-05T00:55:09Z">
        <w:r>
          <w:rPr>
            <w:rFonts w:hint="eastAsia" w:ascii="Times New Roman" w:hAnsi="Times New Roman"/>
            <w:sz w:val="24"/>
            <w:szCs w:val="24"/>
            <w:lang w:val="en-US" w:eastAsia="zh-CN"/>
          </w:rPr>
          <w:t>中</w:t>
        </w:r>
      </w:ins>
      <w:ins w:id="1880" w:author="Janusio" w:date="2018-03-05T00:55:12Z">
        <w:r>
          <w:rPr>
            <w:rFonts w:hint="eastAsia" w:ascii="Times New Roman" w:hAnsi="Times New Roman"/>
            <w:sz w:val="24"/>
            <w:szCs w:val="24"/>
            <w:lang w:val="en-US" w:eastAsia="zh-CN"/>
          </w:rPr>
          <w:t>对</w:t>
        </w:r>
      </w:ins>
      <w:ins w:id="1881" w:author="Janusio" w:date="2018-03-05T00:55:13Z">
        <w:r>
          <w:rPr>
            <w:rFonts w:hint="eastAsia" w:ascii="Times New Roman" w:hAnsi="Times New Roman"/>
            <w:sz w:val="24"/>
            <w:szCs w:val="24"/>
            <w:lang w:val="en-US" w:eastAsia="zh-CN"/>
          </w:rPr>
          <w:t>vm</w:t>
        </w:r>
      </w:ins>
      <w:ins w:id="1882" w:author="Janusio" w:date="2018-03-05T00:55:14Z">
        <w:r>
          <w:rPr>
            <w:rFonts w:hint="eastAsia" w:ascii="Times New Roman" w:hAnsi="Times New Roman"/>
            <w:sz w:val="24"/>
            <w:szCs w:val="24"/>
            <w:lang w:val="en-US" w:eastAsia="zh-CN"/>
          </w:rPr>
          <w:t>和</w:t>
        </w:r>
      </w:ins>
      <w:ins w:id="1883" w:author="Janusio" w:date="2018-03-05T00:55:16Z">
        <w:r>
          <w:rPr>
            <w:rFonts w:hint="eastAsia" w:ascii="Times New Roman" w:hAnsi="Times New Roman"/>
            <w:sz w:val="24"/>
            <w:szCs w:val="24"/>
            <w:lang w:val="en-US" w:eastAsia="zh-CN"/>
          </w:rPr>
          <w:t>vtpm</w:t>
        </w:r>
      </w:ins>
      <w:ins w:id="1884" w:author="Janusio" w:date="2018-03-05T00:55:22Z">
        <w:r>
          <w:rPr>
            <w:rFonts w:hint="eastAsia" w:ascii="Times New Roman" w:hAnsi="Times New Roman"/>
            <w:sz w:val="24"/>
            <w:szCs w:val="24"/>
            <w:lang w:val="en-US" w:eastAsia="zh-CN"/>
          </w:rPr>
          <w:t>启动</w:t>
        </w:r>
      </w:ins>
      <w:ins w:id="1885" w:author="Janusio" w:date="2018-03-05T00:55:29Z">
        <w:r>
          <w:rPr>
            <w:rFonts w:hint="eastAsia" w:ascii="Times New Roman" w:hAnsi="Times New Roman"/>
            <w:sz w:val="24"/>
            <w:szCs w:val="24"/>
            <w:lang w:val="en-US" w:eastAsia="zh-CN"/>
          </w:rPr>
          <w:t>核心</w:t>
        </w:r>
      </w:ins>
      <w:ins w:id="1886" w:author="Janusio" w:date="2018-03-05T00:55:31Z">
        <w:r>
          <w:rPr>
            <w:rFonts w:hint="eastAsia" w:ascii="Times New Roman" w:hAnsi="Times New Roman"/>
            <w:sz w:val="24"/>
            <w:szCs w:val="24"/>
            <w:lang w:val="en-US" w:eastAsia="zh-CN"/>
          </w:rPr>
          <w:t>组件</w:t>
        </w:r>
      </w:ins>
      <w:ins w:id="1887" w:author="Janusio" w:date="2018-03-05T00:55:32Z">
        <w:r>
          <w:rPr>
            <w:rFonts w:hint="eastAsia" w:ascii="Times New Roman" w:hAnsi="Times New Roman"/>
            <w:sz w:val="24"/>
            <w:szCs w:val="24"/>
            <w:lang w:val="en-US" w:eastAsia="zh-CN"/>
          </w:rPr>
          <w:t>的</w:t>
        </w:r>
      </w:ins>
      <w:ins w:id="1888" w:author="Janusio" w:date="2018-03-05T00:55:34Z">
        <w:r>
          <w:rPr>
            <w:rFonts w:hint="eastAsia" w:ascii="Times New Roman" w:hAnsi="Times New Roman"/>
            <w:sz w:val="24"/>
            <w:szCs w:val="24"/>
            <w:lang w:val="en-US" w:eastAsia="zh-CN"/>
          </w:rPr>
          <w:t>列表</w:t>
        </w:r>
      </w:ins>
      <w:ins w:id="1889" w:author="Janusio" w:date="2018-03-05T00:55:36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1891" w:author="Janusio" w:date="2018-03-05T00:56:10Z"/>
          <w:rFonts w:hint="eastAsia" w:ascii="Times New Roman" w:hAnsi="Times New Roman"/>
          <w:sz w:val="24"/>
          <w:szCs w:val="24"/>
          <w:lang w:val="en-US" w:eastAsia="zh-CN"/>
        </w:rPr>
        <w:pPrChange w:id="1890" w:author="Janusio" w:date="2018-03-05T01:05:06Z">
          <w:pPr>
            <w:pStyle w:val="23"/>
            <w:spacing w:line="360" w:lineRule="auto"/>
            <w:ind w:firstLine="420" w:firstLineChars="0"/>
          </w:pPr>
        </w:pPrChange>
      </w:pPr>
      <w:ins w:id="1892" w:author="Janusio" w:date="2018-03-05T01:03:48Z">
        <w:r>
          <w:rPr>
            <w:rFonts w:hint="eastAsia" w:ascii="Times New Roman" w:hAnsi="Times New Roman"/>
            <w:sz w:val="24"/>
            <w:szCs w:val="24"/>
            <w:lang w:val="en-US" w:eastAsia="zh-CN"/>
          </w:rPr>
          <w:t>最后</w:t>
        </w:r>
      </w:ins>
      <w:ins w:id="1893" w:author="Janusio" w:date="2018-03-05T01:03:49Z">
        <w:r>
          <w:rPr>
            <w:rFonts w:hint="eastAsia" w:ascii="Times New Roman" w:hAnsi="Times New Roman"/>
            <w:sz w:val="24"/>
            <w:szCs w:val="24"/>
            <w:lang w:val="en-US" w:eastAsia="zh-CN"/>
          </w:rPr>
          <w:t>，</w:t>
        </w:r>
      </w:ins>
      <w:ins w:id="1894" w:author="Janusio" w:date="2018-03-05T01:03:57Z">
        <w:r>
          <w:rPr>
            <w:rFonts w:hint="eastAsia" w:ascii="Times New Roman" w:hAnsi="Times New Roman"/>
            <w:sz w:val="24"/>
            <w:szCs w:val="24"/>
            <w:lang w:val="en-US" w:eastAsia="zh-CN"/>
          </w:rPr>
          <w:t>在/etc/tjp下增加tjp</w:t>
        </w:r>
      </w:ins>
      <w:ins w:id="1895" w:author="Janusio" w:date="2018-03-05T01:03:59Z">
        <w:r>
          <w:rPr>
            <w:rFonts w:hint="eastAsia" w:ascii="Times New Roman" w:hAnsi="Times New Roman"/>
            <w:sz w:val="24"/>
            <w:szCs w:val="24"/>
            <w:lang w:val="en-US" w:eastAsia="zh-CN"/>
          </w:rPr>
          <w:t>-</w:t>
        </w:r>
      </w:ins>
      <w:ins w:id="1896" w:author="Janusio" w:date="2018-03-05T01:04:09Z">
        <w:r>
          <w:rPr>
            <w:rFonts w:hint="eastAsia" w:ascii="Times New Roman" w:hAnsi="Times New Roman"/>
            <w:sz w:val="24"/>
            <w:szCs w:val="24"/>
            <w:lang w:val="en-US" w:eastAsia="zh-CN"/>
          </w:rPr>
          <w:t>update</w:t>
        </w:r>
      </w:ins>
      <w:ins w:id="1897" w:author="Janusio" w:date="2018-03-05T01:04:21Z">
        <w:r>
          <w:rPr>
            <w:rFonts w:hint="eastAsia" w:ascii="Times New Roman" w:hAnsi="Times New Roman"/>
            <w:sz w:val="24"/>
            <w:szCs w:val="24"/>
            <w:lang w:val="en-US" w:eastAsia="zh-CN"/>
          </w:rPr>
          <w:t>-</w:t>
        </w:r>
      </w:ins>
      <w:ins w:id="1898" w:author="Janusio" w:date="2018-03-05T01:04:23Z">
        <w:r>
          <w:rPr>
            <w:rFonts w:hint="eastAsia" w:ascii="Times New Roman" w:hAnsi="Times New Roman"/>
            <w:sz w:val="24"/>
            <w:szCs w:val="24"/>
            <w:lang w:val="en-US" w:eastAsia="zh-CN"/>
          </w:rPr>
          <w:t>os</w:t>
        </w:r>
      </w:ins>
      <w:ins w:id="1899" w:author="Janusio" w:date="2018-03-05T01:04:25Z">
        <w:r>
          <w:rPr>
            <w:rFonts w:hint="eastAsia" w:ascii="Times New Roman" w:hAnsi="Times New Roman"/>
            <w:sz w:val="24"/>
            <w:szCs w:val="24"/>
            <w:lang w:val="en-US" w:eastAsia="zh-CN"/>
          </w:rPr>
          <w:t>-</w:t>
        </w:r>
      </w:ins>
      <w:ins w:id="1900" w:author="Janusio" w:date="2018-03-05T01:04:27Z">
        <w:r>
          <w:rPr>
            <w:rFonts w:hint="eastAsia" w:ascii="Times New Roman" w:hAnsi="Times New Roman"/>
            <w:sz w:val="24"/>
            <w:szCs w:val="24"/>
            <w:lang w:val="en-US" w:eastAsia="zh-CN"/>
          </w:rPr>
          <w:t>hash</w:t>
        </w:r>
      </w:ins>
      <w:ins w:id="1901" w:author="Janusio" w:date="2018-03-05T01:04:33Z">
        <w:r>
          <w:rPr>
            <w:rFonts w:hint="eastAsia" w:ascii="Times New Roman" w:hAnsi="Times New Roman"/>
            <w:sz w:val="24"/>
            <w:szCs w:val="24"/>
            <w:lang w:val="en-US" w:eastAsia="zh-CN"/>
          </w:rPr>
          <w:t>.</w:t>
        </w:r>
      </w:ins>
      <w:ins w:id="1902" w:author="Janusio" w:date="2018-03-05T01:04:34Z">
        <w:r>
          <w:rPr>
            <w:rFonts w:hint="eastAsia" w:ascii="Times New Roman" w:hAnsi="Times New Roman"/>
            <w:sz w:val="24"/>
            <w:szCs w:val="24"/>
            <w:lang w:val="en-US" w:eastAsia="zh-CN"/>
          </w:rPr>
          <w:t>sh</w:t>
        </w:r>
      </w:ins>
      <w:ins w:id="1903" w:author="Janusio" w:date="2018-03-05T01:04:37Z">
        <w:r>
          <w:rPr>
            <w:rFonts w:hint="eastAsia" w:ascii="Times New Roman" w:hAnsi="Times New Roman"/>
            <w:sz w:val="24"/>
            <w:szCs w:val="24"/>
            <w:lang w:val="en-US" w:eastAsia="zh-CN"/>
          </w:rPr>
          <w:t>文件，</w:t>
        </w:r>
      </w:ins>
      <w:ins w:id="1904" w:author="Janusio" w:date="2018-03-05T01:04:41Z">
        <w:r>
          <w:rPr>
            <w:rFonts w:hint="eastAsia" w:ascii="Times New Roman" w:hAnsi="Times New Roman"/>
            <w:sz w:val="24"/>
            <w:szCs w:val="24"/>
            <w:lang w:val="en-US" w:eastAsia="zh-CN"/>
          </w:rPr>
          <w:t>更新</w:t>
        </w:r>
      </w:ins>
      <w:ins w:id="1905" w:author="Janusio" w:date="2018-03-05T01:04:42Z">
        <w:r>
          <w:rPr>
            <w:rFonts w:hint="eastAsia" w:ascii="Times New Roman" w:hAnsi="Times New Roman"/>
            <w:sz w:val="24"/>
            <w:szCs w:val="24"/>
            <w:lang w:val="en-US" w:eastAsia="zh-CN"/>
          </w:rPr>
          <w:t>最新</w:t>
        </w:r>
      </w:ins>
      <w:ins w:id="1906" w:author="Janusio" w:date="2018-03-05T01:04:43Z">
        <w:r>
          <w:rPr>
            <w:rFonts w:hint="eastAsia" w:ascii="Times New Roman" w:hAnsi="Times New Roman"/>
            <w:sz w:val="24"/>
            <w:szCs w:val="24"/>
            <w:lang w:val="en-US" w:eastAsia="zh-CN"/>
          </w:rPr>
          <w:t>的</w:t>
        </w:r>
      </w:ins>
      <w:ins w:id="1907" w:author="Janusio" w:date="2018-03-05T01:04:45Z">
        <w:r>
          <w:rPr>
            <w:rFonts w:hint="eastAsia" w:ascii="Times New Roman" w:hAnsi="Times New Roman"/>
            <w:sz w:val="24"/>
            <w:szCs w:val="24"/>
            <w:lang w:val="en-US" w:eastAsia="zh-CN"/>
          </w:rPr>
          <w:t>官网</w:t>
        </w:r>
      </w:ins>
      <w:ins w:id="1908" w:author="Janusio" w:date="2018-03-05T01:04:50Z">
        <w:r>
          <w:rPr>
            <w:rFonts w:hint="eastAsia" w:ascii="Times New Roman" w:hAnsi="Times New Roman"/>
            <w:sz w:val="24"/>
            <w:szCs w:val="24"/>
            <w:lang w:val="en-US" w:eastAsia="zh-CN"/>
          </w:rPr>
          <w:t>针对</w:t>
        </w:r>
      </w:ins>
      <w:ins w:id="1909" w:author="Janusio" w:date="2018-03-05T01:04:51Z">
        <w:r>
          <w:rPr>
            <w:rFonts w:hint="eastAsia" w:ascii="Times New Roman" w:hAnsi="Times New Roman"/>
            <w:sz w:val="24"/>
            <w:szCs w:val="24"/>
            <w:lang w:val="en-US" w:eastAsia="zh-CN"/>
          </w:rPr>
          <w:t>不同</w:t>
        </w:r>
      </w:ins>
      <w:ins w:id="1910" w:author="Janusio" w:date="2018-03-05T01:04:52Z">
        <w:r>
          <w:rPr>
            <w:rFonts w:hint="eastAsia" w:ascii="Times New Roman" w:hAnsi="Times New Roman"/>
            <w:sz w:val="24"/>
            <w:szCs w:val="24"/>
            <w:lang w:val="en-US" w:eastAsia="zh-CN"/>
          </w:rPr>
          <w:t>版本的</w:t>
        </w:r>
      </w:ins>
      <w:ins w:id="1911" w:author="Janusio" w:date="2018-03-05T01:04:57Z">
        <w:r>
          <w:rPr>
            <w:rFonts w:hint="eastAsia" w:ascii="Times New Roman" w:hAnsi="Times New Roman"/>
            <w:sz w:val="24"/>
            <w:szCs w:val="24"/>
            <w:lang w:val="en-US" w:eastAsia="zh-CN"/>
          </w:rPr>
          <w:t>OS</w:t>
        </w:r>
      </w:ins>
      <w:ins w:id="1912" w:author="Janusio" w:date="2018-03-05T01:04:58Z">
        <w:r>
          <w:rPr>
            <w:rFonts w:hint="eastAsia" w:ascii="Times New Roman" w:hAnsi="Times New Roman"/>
            <w:sz w:val="24"/>
            <w:szCs w:val="24"/>
            <w:lang w:val="en-US" w:eastAsia="zh-CN"/>
          </w:rPr>
          <w:t>的</w:t>
        </w:r>
      </w:ins>
      <w:ins w:id="1913" w:author="Janusio" w:date="2018-03-05T01:04:59Z">
        <w:r>
          <w:rPr>
            <w:rFonts w:hint="eastAsia" w:ascii="Times New Roman" w:hAnsi="Times New Roman"/>
            <w:sz w:val="24"/>
            <w:szCs w:val="24"/>
            <w:lang w:val="en-US" w:eastAsia="zh-CN"/>
          </w:rPr>
          <w:t>hash</w:t>
        </w:r>
      </w:ins>
      <w:ins w:id="1914" w:author="Janusio" w:date="2018-03-05T01:05:00Z">
        <w:r>
          <w:rPr>
            <w:rFonts w:hint="eastAsia" w:ascii="Times New Roman" w:hAnsi="Times New Roman"/>
            <w:sz w:val="24"/>
            <w:szCs w:val="24"/>
            <w:lang w:val="en-US" w:eastAsia="zh-CN"/>
          </w:rPr>
          <w:t>值</w:t>
        </w:r>
      </w:ins>
      <w:ins w:id="1915" w:author="Janusio" w:date="2018-03-05T01:05:01Z">
        <w:r>
          <w:rPr>
            <w:rFonts w:hint="eastAsia" w:ascii="Times New Roman" w:hAnsi="Times New Roman"/>
            <w:sz w:val="24"/>
            <w:szCs w:val="24"/>
            <w:lang w:val="en-US" w:eastAsia="zh-CN"/>
          </w:rPr>
          <w:t>。</w:t>
        </w:r>
      </w:ins>
    </w:p>
    <w:p>
      <w:pPr>
        <w:pStyle w:val="23"/>
        <w:spacing w:line="360" w:lineRule="auto"/>
        <w:ind w:firstLine="420" w:firstLineChars="0"/>
        <w:rPr>
          <w:ins w:id="1916" w:author="Janusio" w:date="2018-03-05T00:56:50Z"/>
          <w:rFonts w:hint="eastAsia" w:ascii="Times New Roman" w:hAnsi="Times New Roman" w:eastAsia="黑体"/>
          <w:b/>
          <w:sz w:val="24"/>
          <w:szCs w:val="24"/>
          <w:lang w:val="en-US" w:eastAsia="zh-CN"/>
        </w:rPr>
      </w:pPr>
      <w:ins w:id="1917" w:author="Janusio" w:date="2018-03-05T00:56:21Z">
        <w:r>
          <w:rPr>
            <w:rFonts w:hint="eastAsia" w:ascii="Times New Roman" w:hAnsi="Times New Roman"/>
            <w:sz w:val="24"/>
            <w:szCs w:val="24"/>
            <w:lang w:val="en-US" w:eastAsia="zh-CN"/>
          </w:rPr>
          <w:t>3.3.</w:t>
        </w:r>
      </w:ins>
      <w:ins w:id="1918" w:author="Janusio" w:date="2018-03-05T00:56:28Z">
        <w:r>
          <w:rPr>
            <w:rFonts w:hint="eastAsia" w:ascii="Times New Roman" w:hAnsi="Times New Roman"/>
            <w:sz w:val="24"/>
            <w:szCs w:val="24"/>
            <w:lang w:val="en-US" w:eastAsia="zh-CN"/>
          </w:rPr>
          <w:t>3</w:t>
        </w:r>
      </w:ins>
      <w:ins w:id="1919" w:author="Janusio" w:date="2018-03-05T00:56:21Z">
        <w:r>
          <w:rPr>
            <w:rFonts w:hint="eastAsia" w:ascii="Times New Roman" w:hAnsi="Times New Roman"/>
            <w:sz w:val="24"/>
            <w:szCs w:val="24"/>
            <w:lang w:val="en-US" w:eastAsia="zh-CN"/>
          </w:rPr>
          <w:t xml:space="preserve"> </w:t>
        </w:r>
      </w:ins>
      <w:ins w:id="1920" w:author="Janusio" w:date="2018-03-05T00:56:34Z">
        <w:r>
          <w:rPr>
            <w:rFonts w:hint="eastAsia" w:ascii="Times New Roman" w:hAnsi="Times New Roman" w:eastAsia="黑体"/>
            <w:b/>
            <w:sz w:val="24"/>
            <w:szCs w:val="24"/>
            <w:lang w:val="en-US" w:eastAsia="zh-CN"/>
          </w:rPr>
          <w:t xml:space="preserve">vTPM </w:t>
        </w:r>
      </w:ins>
      <w:ins w:id="1921" w:author="Janusio" w:date="2018-03-05T00:56:38Z">
        <w:r>
          <w:rPr>
            <w:rFonts w:hint="eastAsia" w:ascii="Times New Roman" w:hAnsi="Times New Roman" w:eastAsia="黑体"/>
            <w:b/>
            <w:sz w:val="24"/>
            <w:szCs w:val="24"/>
            <w:lang w:val="en-US" w:eastAsia="zh-CN"/>
          </w:rPr>
          <w:t>Manage</w:t>
        </w:r>
      </w:ins>
      <w:ins w:id="1922" w:author="Janusio" w:date="2018-03-05T00:56:39Z">
        <w:r>
          <w:rPr>
            <w:rFonts w:hint="eastAsia" w:ascii="Times New Roman" w:hAnsi="Times New Roman" w:eastAsia="黑体"/>
            <w:b/>
            <w:sz w:val="24"/>
            <w:szCs w:val="24"/>
            <w:lang w:val="en-US" w:eastAsia="zh-CN"/>
          </w:rPr>
          <w:t>r</w:t>
        </w:r>
      </w:ins>
      <w:ins w:id="1923" w:author="Janusio" w:date="2018-03-05T00:56:47Z">
        <w:r>
          <w:rPr>
            <w:rFonts w:hint="eastAsia" w:ascii="Times New Roman" w:hAnsi="Times New Roman" w:eastAsia="黑体"/>
            <w:b/>
            <w:sz w:val="24"/>
            <w:szCs w:val="24"/>
            <w:lang w:val="en-US" w:eastAsia="zh-CN"/>
          </w:rPr>
          <w:t>的</w:t>
        </w:r>
      </w:ins>
      <w:ins w:id="1924" w:author="Janusio" w:date="2018-03-05T00:56:48Z">
        <w:r>
          <w:rPr>
            <w:rFonts w:hint="eastAsia" w:ascii="Times New Roman" w:hAnsi="Times New Roman" w:eastAsia="黑体"/>
            <w:b/>
            <w:sz w:val="24"/>
            <w:szCs w:val="24"/>
            <w:lang w:val="en-US" w:eastAsia="zh-CN"/>
          </w:rPr>
          <w:t>实现</w:t>
        </w:r>
      </w:ins>
    </w:p>
    <w:p>
      <w:pPr>
        <w:pStyle w:val="23"/>
        <w:numPr>
          <w:ilvl w:val="-1"/>
          <w:numId w:val="0"/>
        </w:numPr>
        <w:spacing w:line="360" w:lineRule="auto"/>
        <w:ind w:firstLine="420" w:firstLineChars="0"/>
        <w:rPr>
          <w:ins w:id="1926" w:author="Janusio" w:date="2018-03-05T00:59:28Z"/>
          <w:rFonts w:hint="eastAsia" w:ascii="Times New Roman" w:hAnsi="Times New Roman"/>
          <w:sz w:val="24"/>
          <w:szCs w:val="24"/>
          <w:lang w:val="en-US" w:eastAsia="zh-CN"/>
        </w:rPr>
        <w:pPrChange w:id="1925" w:author="Janusio" w:date="2018-03-05T00:57:41Z">
          <w:pPr>
            <w:pStyle w:val="23"/>
            <w:spacing w:line="360" w:lineRule="auto"/>
            <w:ind w:firstLine="420" w:firstLineChars="0"/>
          </w:pPr>
        </w:pPrChange>
      </w:pPr>
      <w:ins w:id="1927" w:author="Janusio" w:date="2018-03-05T00:58:19Z">
        <w:r>
          <w:rPr>
            <w:rFonts w:hint="eastAsia" w:ascii="Times New Roman" w:hAnsi="Times New Roman"/>
            <w:sz w:val="24"/>
            <w:szCs w:val="24"/>
            <w:lang w:val="en-US" w:eastAsia="zh-CN"/>
          </w:rPr>
          <w:t>vTPM Manager</w:t>
        </w:r>
      </w:ins>
      <w:ins w:id="1928" w:author="Janusio" w:date="2018-03-05T00:58:25Z">
        <w:r>
          <w:rPr>
            <w:rFonts w:hint="eastAsia" w:ascii="Times New Roman" w:hAnsi="Times New Roman"/>
            <w:sz w:val="24"/>
            <w:szCs w:val="24"/>
            <w:lang w:val="en-US" w:eastAsia="zh-CN"/>
          </w:rPr>
          <w:t>在</w:t>
        </w:r>
      </w:ins>
      <w:ins w:id="1929" w:author="Janusio" w:date="2018-03-05T00:58:27Z">
        <w:r>
          <w:rPr>
            <w:rFonts w:hint="eastAsia" w:ascii="Times New Roman" w:hAnsi="Times New Roman"/>
            <w:sz w:val="24"/>
            <w:szCs w:val="24"/>
            <w:lang w:val="en-US" w:eastAsia="zh-CN"/>
          </w:rPr>
          <w:t>最新的</w:t>
        </w:r>
      </w:ins>
      <w:ins w:id="1930" w:author="Janusio" w:date="2018-03-05T00:58:29Z">
        <w:r>
          <w:rPr>
            <w:rFonts w:hint="eastAsia" w:ascii="Times New Roman" w:hAnsi="Times New Roman"/>
            <w:sz w:val="24"/>
            <w:szCs w:val="24"/>
            <w:lang w:val="en-US" w:eastAsia="zh-CN"/>
          </w:rPr>
          <w:t>Xen</w:t>
        </w:r>
      </w:ins>
      <w:ins w:id="1931" w:author="Janusio" w:date="2018-03-05T00:58:30Z">
        <w:r>
          <w:rPr>
            <w:rFonts w:hint="eastAsia" w:ascii="Times New Roman" w:hAnsi="Times New Roman"/>
            <w:sz w:val="24"/>
            <w:szCs w:val="24"/>
            <w:lang w:val="en-US" w:eastAsia="zh-CN"/>
          </w:rPr>
          <w:t>系统</w:t>
        </w:r>
      </w:ins>
      <w:ins w:id="1932" w:author="Janusio" w:date="2018-03-05T00:58:33Z">
        <w:r>
          <w:rPr>
            <w:rFonts w:hint="eastAsia" w:ascii="Times New Roman" w:hAnsi="Times New Roman"/>
            <w:sz w:val="24"/>
            <w:szCs w:val="24"/>
            <w:lang w:val="en-US" w:eastAsia="zh-CN"/>
          </w:rPr>
          <w:t>中，</w:t>
        </w:r>
      </w:ins>
      <w:ins w:id="1933" w:author="Janusio" w:date="2018-03-05T00:58:37Z">
        <w:r>
          <w:rPr>
            <w:rFonts w:hint="eastAsia" w:ascii="Times New Roman" w:hAnsi="Times New Roman"/>
            <w:sz w:val="24"/>
            <w:szCs w:val="24"/>
            <w:lang w:val="en-US" w:eastAsia="zh-CN"/>
          </w:rPr>
          <w:t>作为</w:t>
        </w:r>
      </w:ins>
      <w:ins w:id="1934" w:author="Janusio" w:date="2018-03-05T00:58:38Z">
        <w:r>
          <w:rPr>
            <w:rFonts w:hint="eastAsia" w:ascii="Times New Roman" w:hAnsi="Times New Roman"/>
            <w:sz w:val="24"/>
            <w:szCs w:val="24"/>
            <w:lang w:val="en-US" w:eastAsia="zh-CN"/>
          </w:rPr>
          <w:t>一个</w:t>
        </w:r>
      </w:ins>
      <w:ins w:id="1935" w:author="Janusio" w:date="2018-03-05T00:58:43Z">
        <w:r>
          <w:rPr>
            <w:rFonts w:hint="eastAsia" w:ascii="Times New Roman" w:hAnsi="Times New Roman"/>
            <w:sz w:val="24"/>
            <w:szCs w:val="24"/>
            <w:lang w:val="en-US" w:eastAsia="zh-CN"/>
          </w:rPr>
          <w:t>轻量级的</w:t>
        </w:r>
      </w:ins>
      <w:ins w:id="1936" w:author="Janusio" w:date="2018-03-05T00:58:46Z">
        <w:r>
          <w:rPr>
            <w:rFonts w:hint="eastAsia" w:ascii="Times New Roman" w:hAnsi="Times New Roman"/>
            <w:sz w:val="24"/>
            <w:szCs w:val="24"/>
            <w:lang w:val="en-US" w:eastAsia="zh-CN"/>
          </w:rPr>
          <w:t>虚拟域</w:t>
        </w:r>
      </w:ins>
      <w:ins w:id="1937" w:author="Janusio" w:date="2018-03-05T00:58:47Z">
        <w:r>
          <w:rPr>
            <w:rFonts w:hint="eastAsia" w:ascii="Times New Roman" w:hAnsi="Times New Roman"/>
            <w:sz w:val="24"/>
            <w:szCs w:val="24"/>
            <w:lang w:val="en-US" w:eastAsia="zh-CN"/>
          </w:rPr>
          <w:t>而存在</w:t>
        </w:r>
      </w:ins>
      <w:ins w:id="1938" w:author="Janusio" w:date="2018-03-05T00:58:48Z">
        <w:r>
          <w:rPr>
            <w:rFonts w:hint="eastAsia" w:ascii="Times New Roman" w:hAnsi="Times New Roman"/>
            <w:sz w:val="24"/>
            <w:szCs w:val="24"/>
            <w:lang w:val="en-US" w:eastAsia="zh-CN"/>
          </w:rPr>
          <w:t>，</w:t>
        </w:r>
      </w:ins>
      <w:ins w:id="1939" w:author="Janusio" w:date="2018-03-05T00:58:50Z">
        <w:r>
          <w:rPr>
            <w:rFonts w:hint="eastAsia" w:ascii="Times New Roman" w:hAnsi="Times New Roman"/>
            <w:sz w:val="24"/>
            <w:szCs w:val="24"/>
            <w:lang w:val="en-US" w:eastAsia="zh-CN"/>
          </w:rPr>
          <w:t>必须</w:t>
        </w:r>
      </w:ins>
      <w:ins w:id="1940" w:author="Janusio" w:date="2018-03-05T00:58:51Z">
        <w:r>
          <w:rPr>
            <w:rFonts w:hint="eastAsia" w:ascii="Times New Roman" w:hAnsi="Times New Roman"/>
            <w:sz w:val="24"/>
            <w:szCs w:val="24"/>
            <w:lang w:val="en-US" w:eastAsia="zh-CN"/>
          </w:rPr>
          <w:t>在</w:t>
        </w:r>
      </w:ins>
      <w:ins w:id="1941" w:author="Janusio" w:date="2018-03-05T00:58:54Z">
        <w:r>
          <w:rPr>
            <w:rFonts w:hint="eastAsia" w:ascii="Times New Roman" w:hAnsi="Times New Roman"/>
            <w:sz w:val="24"/>
            <w:szCs w:val="24"/>
            <w:lang w:val="en-US" w:eastAsia="zh-CN"/>
          </w:rPr>
          <w:t>Domain</w:t>
        </w:r>
      </w:ins>
      <w:ins w:id="1942" w:author="Janusio" w:date="2018-03-05T00:58:57Z">
        <w:r>
          <w:rPr>
            <w:rFonts w:hint="eastAsia" w:ascii="Times New Roman" w:hAnsi="Times New Roman"/>
            <w:sz w:val="24"/>
            <w:szCs w:val="24"/>
            <w:lang w:val="en-US" w:eastAsia="zh-CN"/>
          </w:rPr>
          <w:t>0</w:t>
        </w:r>
      </w:ins>
      <w:ins w:id="1943" w:author="Janusio" w:date="2018-03-05T00:58:59Z">
        <w:r>
          <w:rPr>
            <w:rFonts w:hint="eastAsia" w:ascii="Times New Roman" w:hAnsi="Times New Roman"/>
            <w:sz w:val="24"/>
            <w:szCs w:val="24"/>
            <w:lang w:val="en-US" w:eastAsia="zh-CN"/>
          </w:rPr>
          <w:t>其中</w:t>
        </w:r>
      </w:ins>
      <w:ins w:id="1944" w:author="Janusio" w:date="2018-03-05T00:59:00Z">
        <w:r>
          <w:rPr>
            <w:rFonts w:hint="eastAsia" w:ascii="Times New Roman" w:hAnsi="Times New Roman"/>
            <w:sz w:val="24"/>
            <w:szCs w:val="24"/>
            <w:lang w:val="en-US" w:eastAsia="zh-CN"/>
          </w:rPr>
          <w:t>之后</w:t>
        </w:r>
      </w:ins>
      <w:ins w:id="1945" w:author="Janusio" w:date="2018-03-05T00:59:01Z">
        <w:r>
          <w:rPr>
            <w:rFonts w:hint="eastAsia" w:ascii="Times New Roman" w:hAnsi="Times New Roman"/>
            <w:sz w:val="24"/>
            <w:szCs w:val="24"/>
            <w:lang w:val="en-US" w:eastAsia="zh-CN"/>
          </w:rPr>
          <w:t>，</w:t>
        </w:r>
      </w:ins>
      <w:ins w:id="1946" w:author="Janusio" w:date="2018-03-05T00:59:03Z">
        <w:r>
          <w:rPr>
            <w:rFonts w:hint="eastAsia" w:ascii="Times New Roman" w:hAnsi="Times New Roman"/>
            <w:sz w:val="24"/>
            <w:szCs w:val="24"/>
            <w:lang w:val="en-US" w:eastAsia="zh-CN"/>
          </w:rPr>
          <w:t>所有</w:t>
        </w:r>
      </w:ins>
      <w:ins w:id="1947" w:author="Janusio" w:date="2018-03-05T00:59:05Z">
        <w:r>
          <w:rPr>
            <w:rFonts w:hint="eastAsia" w:ascii="Times New Roman" w:hAnsi="Times New Roman"/>
            <w:sz w:val="24"/>
            <w:szCs w:val="24"/>
            <w:lang w:val="en-US" w:eastAsia="zh-CN"/>
          </w:rPr>
          <w:t>vm</w:t>
        </w:r>
      </w:ins>
      <w:ins w:id="1948" w:author="Janusio" w:date="2018-03-05T00:59:06Z">
        <w:r>
          <w:rPr>
            <w:rFonts w:hint="eastAsia" w:ascii="Times New Roman" w:hAnsi="Times New Roman"/>
            <w:sz w:val="24"/>
            <w:szCs w:val="24"/>
            <w:lang w:val="en-US" w:eastAsia="zh-CN"/>
          </w:rPr>
          <w:t>启动</w:t>
        </w:r>
      </w:ins>
      <w:ins w:id="1949" w:author="Janusio" w:date="2018-03-05T00:59:07Z">
        <w:r>
          <w:rPr>
            <w:rFonts w:hint="eastAsia" w:ascii="Times New Roman" w:hAnsi="Times New Roman"/>
            <w:sz w:val="24"/>
            <w:szCs w:val="24"/>
            <w:lang w:val="en-US" w:eastAsia="zh-CN"/>
          </w:rPr>
          <w:t>之前</w:t>
        </w:r>
      </w:ins>
      <w:ins w:id="1950" w:author="Janusio" w:date="2018-03-05T00:59:09Z">
        <w:r>
          <w:rPr>
            <w:rFonts w:hint="eastAsia" w:ascii="Times New Roman" w:hAnsi="Times New Roman"/>
            <w:sz w:val="24"/>
            <w:szCs w:val="24"/>
            <w:lang w:val="en-US" w:eastAsia="zh-CN"/>
          </w:rPr>
          <w:t>启动</w:t>
        </w:r>
      </w:ins>
      <w:ins w:id="1951" w:author="Janusio" w:date="2018-03-05T00:59:27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1953" w:author="Janusio" w:date="2018-03-05T00:58:10Z"/>
          <w:rFonts w:hint="eastAsia" w:ascii="Times New Roman" w:hAnsi="Times New Roman"/>
          <w:sz w:val="24"/>
          <w:szCs w:val="24"/>
          <w:lang w:val="en-US" w:eastAsia="zh-CN"/>
        </w:rPr>
        <w:pPrChange w:id="1952" w:author="Janusio" w:date="2018-03-05T00:57:41Z">
          <w:pPr>
            <w:pStyle w:val="23"/>
            <w:spacing w:line="360" w:lineRule="auto"/>
            <w:ind w:firstLine="420" w:firstLineChars="0"/>
          </w:pPr>
        </w:pPrChange>
      </w:pPr>
      <w:ins w:id="1954" w:author="Janusio" w:date="2018-03-05T00:59:29Z">
        <w:r>
          <w:rPr>
            <w:rFonts w:hint="eastAsia" w:ascii="Times New Roman" w:hAnsi="Times New Roman"/>
            <w:sz w:val="24"/>
            <w:szCs w:val="24"/>
            <w:lang w:val="en-US" w:eastAsia="zh-CN"/>
          </w:rPr>
          <w:t>在</w:t>
        </w:r>
      </w:ins>
      <w:ins w:id="1955" w:author="Janusio" w:date="2018-03-05T00:59:31Z">
        <w:r>
          <w:rPr>
            <w:rFonts w:hint="eastAsia" w:ascii="Times New Roman" w:hAnsi="Times New Roman"/>
            <w:sz w:val="24"/>
            <w:szCs w:val="24"/>
            <w:lang w:val="en-US" w:eastAsia="zh-CN"/>
          </w:rPr>
          <w:t>/</w:t>
        </w:r>
      </w:ins>
      <w:ins w:id="1956" w:author="Janusio" w:date="2018-03-05T00:59:32Z">
        <w:r>
          <w:rPr>
            <w:rFonts w:hint="eastAsia" w:ascii="Times New Roman" w:hAnsi="Times New Roman"/>
            <w:sz w:val="24"/>
            <w:szCs w:val="24"/>
            <w:lang w:val="en-US" w:eastAsia="zh-CN"/>
          </w:rPr>
          <w:t>etc</w:t>
        </w:r>
      </w:ins>
      <w:ins w:id="1957" w:author="Janusio" w:date="2018-03-05T00:59:34Z">
        <w:r>
          <w:rPr>
            <w:rFonts w:hint="eastAsia" w:ascii="Times New Roman" w:hAnsi="Times New Roman"/>
            <w:sz w:val="24"/>
            <w:szCs w:val="24"/>
            <w:lang w:val="en-US" w:eastAsia="zh-CN"/>
          </w:rPr>
          <w:t>/</w:t>
        </w:r>
      </w:ins>
      <w:ins w:id="1958" w:author="Janusio" w:date="2018-03-05T00:59:35Z">
        <w:r>
          <w:rPr>
            <w:rFonts w:hint="eastAsia" w:ascii="Times New Roman" w:hAnsi="Times New Roman"/>
            <w:sz w:val="24"/>
            <w:szCs w:val="24"/>
            <w:lang w:val="en-US" w:eastAsia="zh-CN"/>
          </w:rPr>
          <w:t>tjp</w:t>
        </w:r>
      </w:ins>
      <w:ins w:id="1959" w:author="Janusio" w:date="2018-03-05T00:59:42Z">
        <w:r>
          <w:rPr>
            <w:rFonts w:hint="eastAsia" w:ascii="Times New Roman" w:hAnsi="Times New Roman"/>
            <w:sz w:val="24"/>
            <w:szCs w:val="24"/>
            <w:lang w:val="en-US" w:eastAsia="zh-CN"/>
          </w:rPr>
          <w:t>下</w:t>
        </w:r>
      </w:ins>
      <w:ins w:id="1960" w:author="Janusio" w:date="2018-03-05T00:59:44Z">
        <w:r>
          <w:rPr>
            <w:rFonts w:hint="eastAsia" w:ascii="Times New Roman" w:hAnsi="Times New Roman"/>
            <w:sz w:val="24"/>
            <w:szCs w:val="24"/>
            <w:lang w:val="en-US" w:eastAsia="zh-CN"/>
          </w:rPr>
          <w:t>新增</w:t>
        </w:r>
      </w:ins>
      <w:ins w:id="1961" w:author="Janusio" w:date="2018-03-05T00:59:49Z">
        <w:r>
          <w:rPr>
            <w:rFonts w:hint="eastAsia" w:ascii="Times New Roman" w:hAnsi="Times New Roman"/>
            <w:sz w:val="24"/>
            <w:szCs w:val="24"/>
            <w:lang w:val="en-US" w:eastAsia="zh-CN"/>
          </w:rPr>
          <w:t>轻量级</w:t>
        </w:r>
      </w:ins>
      <w:ins w:id="1962" w:author="Janusio" w:date="2018-03-05T00:59:51Z">
        <w:r>
          <w:rPr>
            <w:rFonts w:hint="eastAsia" w:ascii="Times New Roman" w:hAnsi="Times New Roman"/>
            <w:sz w:val="24"/>
            <w:szCs w:val="24"/>
            <w:lang w:val="en-US" w:eastAsia="zh-CN"/>
          </w:rPr>
          <w:t>域</w:t>
        </w:r>
      </w:ins>
      <w:ins w:id="1963" w:author="Janusio" w:date="2018-03-05T00:59:55Z">
        <w:r>
          <w:rPr>
            <w:rFonts w:hint="eastAsia" w:ascii="Times New Roman" w:hAnsi="Times New Roman"/>
            <w:sz w:val="24"/>
            <w:szCs w:val="24"/>
            <w:lang w:val="en-US" w:eastAsia="zh-CN"/>
          </w:rPr>
          <w:t>vtpm</w:t>
        </w:r>
      </w:ins>
      <w:ins w:id="1964" w:author="Janusio" w:date="2018-03-05T01:00:04Z">
        <w:r>
          <w:rPr>
            <w:rFonts w:hint="eastAsia" w:ascii="Times New Roman" w:hAnsi="Times New Roman"/>
            <w:sz w:val="24"/>
            <w:szCs w:val="24"/>
            <w:lang w:val="en-US" w:eastAsia="zh-CN"/>
          </w:rPr>
          <w:t>m</w:t>
        </w:r>
      </w:ins>
      <w:ins w:id="1965" w:author="Janusio" w:date="2018-03-05T01:00:06Z">
        <w:r>
          <w:rPr>
            <w:rFonts w:hint="eastAsia" w:ascii="Times New Roman" w:hAnsi="Times New Roman"/>
            <w:sz w:val="24"/>
            <w:szCs w:val="24"/>
            <w:lang w:val="en-US" w:eastAsia="zh-CN"/>
          </w:rPr>
          <w:t>gr的</w:t>
        </w:r>
      </w:ins>
      <w:ins w:id="1966" w:author="Janusio" w:date="2018-03-05T01:00:11Z">
        <w:r>
          <w:rPr>
            <w:rFonts w:hint="eastAsia" w:ascii="Times New Roman" w:hAnsi="Times New Roman"/>
            <w:sz w:val="24"/>
            <w:szCs w:val="24"/>
            <w:lang w:val="en-US" w:eastAsia="zh-CN"/>
          </w:rPr>
          <w:t>开机</w:t>
        </w:r>
      </w:ins>
      <w:ins w:id="1967" w:author="Janusio" w:date="2018-03-05T01:00:12Z">
        <w:r>
          <w:rPr>
            <w:rFonts w:hint="eastAsia" w:ascii="Times New Roman" w:hAnsi="Times New Roman"/>
            <w:sz w:val="24"/>
            <w:szCs w:val="24"/>
            <w:lang w:val="en-US" w:eastAsia="zh-CN"/>
          </w:rPr>
          <w:t>启动</w:t>
        </w:r>
      </w:ins>
      <w:ins w:id="1968" w:author="Janusio" w:date="2018-03-05T01:00:14Z">
        <w:r>
          <w:rPr>
            <w:rFonts w:hint="eastAsia" w:ascii="Times New Roman" w:hAnsi="Times New Roman"/>
            <w:sz w:val="24"/>
            <w:szCs w:val="24"/>
            <w:lang w:val="en-US" w:eastAsia="zh-CN"/>
          </w:rPr>
          <w:t>脚本</w:t>
        </w:r>
      </w:ins>
      <w:ins w:id="1969" w:author="Janusio" w:date="2018-03-05T01:00:21Z">
        <w:r>
          <w:rPr>
            <w:rFonts w:hint="eastAsia" w:ascii="Times New Roman" w:hAnsi="Times New Roman"/>
            <w:sz w:val="24"/>
            <w:szCs w:val="24"/>
            <w:lang w:val="en-US" w:eastAsia="zh-CN"/>
          </w:rPr>
          <w:t>vtpmmgr</w:t>
        </w:r>
      </w:ins>
      <w:ins w:id="1970" w:author="Janusio" w:date="2018-03-05T01:00:25Z">
        <w:r>
          <w:rPr>
            <w:rFonts w:hint="eastAsia" w:ascii="Times New Roman" w:hAnsi="Times New Roman"/>
            <w:sz w:val="24"/>
            <w:szCs w:val="24"/>
            <w:lang w:val="en-US" w:eastAsia="zh-CN"/>
          </w:rPr>
          <w:t>-</w:t>
        </w:r>
      </w:ins>
      <w:ins w:id="1971" w:author="Janusio" w:date="2018-03-05T01:00:26Z">
        <w:r>
          <w:rPr>
            <w:rFonts w:hint="eastAsia" w:ascii="Times New Roman" w:hAnsi="Times New Roman"/>
            <w:sz w:val="24"/>
            <w:szCs w:val="24"/>
            <w:lang w:val="en-US" w:eastAsia="zh-CN"/>
          </w:rPr>
          <w:t>run</w:t>
        </w:r>
      </w:ins>
      <w:ins w:id="1972" w:author="Janusio" w:date="2018-03-05T01:00:28Z">
        <w:r>
          <w:rPr>
            <w:rFonts w:hint="eastAsia" w:ascii="Times New Roman" w:hAnsi="Times New Roman"/>
            <w:sz w:val="24"/>
            <w:szCs w:val="24"/>
            <w:lang w:val="en-US" w:eastAsia="zh-CN"/>
          </w:rPr>
          <w:t>.s</w:t>
        </w:r>
      </w:ins>
      <w:ins w:id="1973" w:author="Janusio" w:date="2018-03-05T01:00:29Z">
        <w:r>
          <w:rPr>
            <w:rFonts w:hint="eastAsia" w:ascii="Times New Roman" w:hAnsi="Times New Roman"/>
            <w:sz w:val="24"/>
            <w:szCs w:val="24"/>
            <w:lang w:val="en-US" w:eastAsia="zh-CN"/>
          </w:rPr>
          <w:t>h</w:t>
        </w:r>
      </w:ins>
      <w:ins w:id="1974" w:author="Janusio" w:date="2018-03-05T01:00:33Z">
        <w:r>
          <w:rPr>
            <w:rFonts w:hint="eastAsia" w:ascii="Times New Roman" w:hAnsi="Times New Roman"/>
            <w:sz w:val="24"/>
            <w:szCs w:val="24"/>
            <w:lang w:val="en-US" w:eastAsia="zh-CN"/>
          </w:rPr>
          <w:t>，</w:t>
        </w:r>
      </w:ins>
      <w:ins w:id="1975" w:author="Janusio" w:date="2018-03-05T01:00:35Z">
        <w:r>
          <w:rPr>
            <w:rFonts w:hint="eastAsia" w:ascii="Times New Roman" w:hAnsi="Times New Roman"/>
            <w:sz w:val="24"/>
            <w:szCs w:val="24"/>
            <w:lang w:val="en-US" w:eastAsia="zh-CN"/>
          </w:rPr>
          <w:t>vtpmmgr</w:t>
        </w:r>
      </w:ins>
      <w:ins w:id="1976" w:author="Janusio" w:date="2018-03-05T01:00:38Z">
        <w:r>
          <w:rPr>
            <w:rFonts w:hint="eastAsia" w:ascii="Times New Roman" w:hAnsi="Times New Roman"/>
            <w:sz w:val="24"/>
            <w:szCs w:val="24"/>
            <w:lang w:val="en-US" w:eastAsia="zh-CN"/>
          </w:rPr>
          <w:t>配置</w:t>
        </w:r>
      </w:ins>
      <w:ins w:id="1977" w:author="Janusio" w:date="2018-03-05T01:00:39Z">
        <w:r>
          <w:rPr>
            <w:rFonts w:hint="eastAsia" w:ascii="Times New Roman" w:hAnsi="Times New Roman"/>
            <w:sz w:val="24"/>
            <w:szCs w:val="24"/>
            <w:lang w:val="en-US" w:eastAsia="zh-CN"/>
          </w:rPr>
          <w:t>文件</w:t>
        </w:r>
      </w:ins>
      <w:ins w:id="1978" w:author="Janusio" w:date="2018-03-05T01:00:40Z">
        <w:r>
          <w:rPr>
            <w:rFonts w:hint="eastAsia" w:ascii="Times New Roman" w:hAnsi="Times New Roman"/>
            <w:sz w:val="24"/>
            <w:szCs w:val="24"/>
            <w:lang w:val="en-US" w:eastAsia="zh-CN"/>
          </w:rPr>
          <w:t>如下</w:t>
        </w:r>
      </w:ins>
      <w:ins w:id="1979" w:author="Janusio" w:date="2018-03-05T01:00:41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1981" w:author="Janusio" w:date="2018-03-05T00:57:48Z"/>
          <w:rFonts w:hint="eastAsia" w:ascii="Times New Roman" w:hAnsi="Times New Roman"/>
          <w:sz w:val="24"/>
          <w:szCs w:val="24"/>
          <w:lang w:val="en-US" w:eastAsia="zh-CN"/>
        </w:rPr>
        <w:pPrChange w:id="1980" w:author="Janusio" w:date="2018-03-05T00:57:41Z">
          <w:pPr>
            <w:pStyle w:val="23"/>
            <w:spacing w:line="360" w:lineRule="auto"/>
            <w:ind w:firstLine="420" w:firstLineChars="0"/>
          </w:pPr>
        </w:pPrChange>
      </w:pPr>
      <w:ins w:id="1982" w:author="Janusio" w:date="2018-03-05T00:57:42Z">
        <w:r>
          <w:rPr>
            <w:rFonts w:hint="eastAsia" w:ascii="Times New Roman" w:hAnsi="Times New Roman"/>
            <w:sz w:val="24"/>
            <w:szCs w:val="24"/>
            <w:lang w:val="en-US" w:eastAsia="zh-CN"/>
          </w:rPr>
          <w:t>配置</w:t>
        </w:r>
      </w:ins>
      <w:ins w:id="1983" w:author="Janusio" w:date="2018-03-05T00:57:44Z">
        <w:r>
          <w:rPr>
            <w:rFonts w:hint="eastAsia" w:ascii="Times New Roman" w:hAnsi="Times New Roman"/>
            <w:sz w:val="24"/>
            <w:szCs w:val="24"/>
            <w:lang w:val="en-US" w:eastAsia="zh-CN"/>
          </w:rPr>
          <w:t>文件</w:t>
        </w:r>
      </w:ins>
      <w:ins w:id="1984" w:author="Janusio" w:date="2018-03-05T00:57:45Z">
        <w:r>
          <w:rPr>
            <w:rFonts w:hint="eastAsia" w:ascii="Times New Roman" w:hAnsi="Times New Roman"/>
            <w:sz w:val="24"/>
            <w:szCs w:val="24"/>
            <w:lang w:val="en-US" w:eastAsia="zh-CN"/>
          </w:rPr>
          <w:t>如下</w:t>
        </w:r>
      </w:ins>
      <w:ins w:id="1985" w:author="Janusio" w:date="2018-03-05T00:57:46Z">
        <w:r>
          <w:rPr>
            <w:rFonts w:hint="eastAsia" w:ascii="Times New Roman" w:hAnsi="Times New Roman"/>
            <w:sz w:val="24"/>
            <w:szCs w:val="24"/>
            <w:lang w:val="en-US" w:eastAsia="zh-CN"/>
          </w:rPr>
          <w:t>：</w:t>
        </w:r>
      </w:ins>
    </w:p>
    <w:p>
      <w:pPr>
        <w:pStyle w:val="23"/>
        <w:spacing w:line="360" w:lineRule="auto"/>
        <w:ind w:firstLine="420" w:firstLineChars="0"/>
        <w:rPr>
          <w:ins w:id="1986" w:author="Janusio" w:date="2018-03-05T00:57:49Z"/>
          <w:rFonts w:hint="eastAsia" w:ascii="Times New Roman" w:hAnsi="Times New Roman"/>
          <w:sz w:val="24"/>
          <w:szCs w:val="24"/>
        </w:rPr>
      </w:pPr>
      <w:ins w:id="1987" w:author="Janusio" w:date="2018-03-05T00:57:49Z">
        <w:r>
          <w:rPr>
            <w:rFonts w:hint="eastAsia" w:ascii="Times New Roman" w:hAnsi="Times New Roman"/>
            <w:sz w:val="24"/>
            <w:szCs w:val="24"/>
          </w:rPr>
          <w:t>vtpmmgr.cfg</w:t>
        </w:r>
      </w:ins>
    </w:p>
    <w:p>
      <w:pPr>
        <w:pStyle w:val="23"/>
        <w:spacing w:line="360" w:lineRule="auto"/>
        <w:ind w:firstLine="420" w:firstLineChars="0"/>
        <w:rPr>
          <w:ins w:id="1988" w:author="Janusio" w:date="2018-03-05T00:57:49Z"/>
          <w:rFonts w:hint="eastAsia" w:ascii="Times New Roman" w:hAnsi="Times New Roman"/>
          <w:sz w:val="24"/>
          <w:szCs w:val="24"/>
        </w:rPr>
      </w:pPr>
      <w:ins w:id="1989" w:author="Janusio" w:date="2018-03-05T00:57:49Z">
        <w:r>
          <w:rPr>
            <w:rFonts w:hint="eastAsia" w:ascii="Times New Roman" w:hAnsi="Times New Roman"/>
            <w:sz w:val="24"/>
            <w:szCs w:val="24"/>
          </w:rPr>
          <w:t>name="vtpmmgr"</w:t>
        </w:r>
      </w:ins>
    </w:p>
    <w:p>
      <w:pPr>
        <w:pStyle w:val="23"/>
        <w:spacing w:line="360" w:lineRule="auto"/>
        <w:ind w:firstLine="420" w:firstLineChars="0"/>
        <w:rPr>
          <w:ins w:id="1990" w:author="Janusio" w:date="2018-03-05T00:57:49Z"/>
          <w:rFonts w:hint="eastAsia" w:ascii="Times New Roman" w:hAnsi="Times New Roman"/>
          <w:sz w:val="24"/>
          <w:szCs w:val="24"/>
        </w:rPr>
      </w:pPr>
      <w:ins w:id="1991" w:author="Janusio" w:date="2018-03-05T00:57:49Z">
        <w:r>
          <w:rPr>
            <w:rFonts w:hint="eastAsia" w:ascii="Times New Roman" w:hAnsi="Times New Roman"/>
            <w:sz w:val="24"/>
            <w:szCs w:val="24"/>
          </w:rPr>
          <w:t>Kernel="/usr/lib/xen/boot/vtpmmgr-stubdom.gz"</w:t>
        </w:r>
      </w:ins>
    </w:p>
    <w:p>
      <w:pPr>
        <w:pStyle w:val="23"/>
        <w:spacing w:line="360" w:lineRule="auto"/>
        <w:ind w:firstLine="420" w:firstLineChars="0"/>
        <w:rPr>
          <w:ins w:id="1992" w:author="Janusio" w:date="2018-03-05T00:57:49Z"/>
          <w:rFonts w:hint="eastAsia" w:ascii="Times New Roman" w:hAnsi="Times New Roman"/>
          <w:sz w:val="24"/>
          <w:szCs w:val="24"/>
        </w:rPr>
      </w:pPr>
      <w:ins w:id="1993" w:author="Janusio" w:date="2018-03-05T00:57:49Z">
        <w:r>
          <w:rPr>
            <w:rFonts w:hint="eastAsia" w:ascii="Times New Roman" w:hAnsi="Times New Roman"/>
            <w:sz w:val="24"/>
            <w:szCs w:val="24"/>
          </w:rPr>
          <w:t>extra="tpmlocality=2"</w:t>
        </w:r>
      </w:ins>
    </w:p>
    <w:p>
      <w:pPr>
        <w:pStyle w:val="23"/>
        <w:spacing w:line="360" w:lineRule="auto"/>
        <w:ind w:firstLine="420" w:firstLineChars="0"/>
        <w:rPr>
          <w:ins w:id="1994" w:author="Janusio" w:date="2018-03-05T00:57:49Z"/>
          <w:rFonts w:hint="eastAsia" w:ascii="Times New Roman" w:hAnsi="Times New Roman"/>
          <w:sz w:val="24"/>
          <w:szCs w:val="24"/>
        </w:rPr>
      </w:pPr>
      <w:ins w:id="1995" w:author="Janusio" w:date="2018-03-05T00:57:49Z">
        <w:r>
          <w:rPr>
            <w:rFonts w:hint="eastAsia" w:ascii="Times New Roman" w:hAnsi="Times New Roman"/>
            <w:sz w:val="24"/>
            <w:szCs w:val="24"/>
          </w:rPr>
          <w:t>memory=8</w:t>
        </w:r>
      </w:ins>
    </w:p>
    <w:p>
      <w:pPr>
        <w:pStyle w:val="23"/>
        <w:spacing w:line="360" w:lineRule="auto"/>
        <w:ind w:firstLine="420" w:firstLineChars="0"/>
        <w:rPr>
          <w:ins w:id="1996" w:author="Janusio" w:date="2018-03-05T00:57:49Z"/>
          <w:rFonts w:hint="eastAsia" w:ascii="Times New Roman" w:hAnsi="Times New Roman"/>
          <w:sz w:val="24"/>
          <w:szCs w:val="24"/>
        </w:rPr>
      </w:pPr>
      <w:ins w:id="1997" w:author="Janusio" w:date="2018-03-05T00:57:49Z">
        <w:r>
          <w:rPr>
            <w:rFonts w:hint="eastAsia" w:ascii="Times New Roman" w:hAnsi="Times New Roman"/>
            <w:sz w:val="24"/>
            <w:szCs w:val="24"/>
          </w:rPr>
          <w:t>disk=["file:file://root/xen-images/vtpmmgr-stubdom.img,hda,w"]</w:t>
        </w:r>
      </w:ins>
    </w:p>
    <w:p>
      <w:pPr>
        <w:pStyle w:val="23"/>
        <w:spacing w:line="360" w:lineRule="auto"/>
        <w:ind w:firstLine="420" w:firstLineChars="0"/>
        <w:rPr>
          <w:ins w:id="1998" w:author="Janusio" w:date="2018-03-05T00:57:49Z"/>
          <w:rFonts w:hint="eastAsia" w:ascii="Times New Roman" w:hAnsi="Times New Roman"/>
          <w:sz w:val="24"/>
          <w:szCs w:val="24"/>
        </w:rPr>
      </w:pPr>
      <w:ins w:id="1999" w:author="Janusio" w:date="2018-03-05T00:57:49Z">
        <w:r>
          <w:rPr>
            <w:rFonts w:hint="eastAsia" w:ascii="Times New Roman" w:hAnsi="Times New Roman"/>
            <w:sz w:val="24"/>
            <w:szCs w:val="24"/>
          </w:rPr>
          <w:t>iomem=["fed42,1"]</w:t>
        </w:r>
      </w:ins>
    </w:p>
    <w:p>
      <w:pPr>
        <w:pStyle w:val="23"/>
        <w:spacing w:line="360" w:lineRule="auto"/>
        <w:ind w:firstLine="420" w:firstLineChars="0"/>
        <w:rPr>
          <w:ins w:id="2000" w:author="Janusio" w:date="2018-03-05T00:57:49Z"/>
          <w:rFonts w:hint="eastAsia" w:ascii="Times New Roman" w:hAnsi="Times New Roman"/>
          <w:sz w:val="24"/>
          <w:szCs w:val="24"/>
        </w:rPr>
      </w:pPr>
      <w:ins w:id="2001" w:author="Janusio" w:date="2018-03-05T00:57:49Z">
        <w:r>
          <w:rPr>
            <w:rFonts w:hint="eastAsia" w:ascii="Times New Roman" w:hAnsi="Times New Roman"/>
            <w:sz w:val="24"/>
            <w:szCs w:val="24"/>
          </w:rPr>
          <w:t>……</w:t>
        </w:r>
      </w:ins>
    </w:p>
    <w:p>
      <w:pPr>
        <w:pStyle w:val="23"/>
        <w:spacing w:line="360" w:lineRule="auto"/>
        <w:ind w:firstLine="420" w:firstLineChars="0"/>
        <w:jc w:val="center"/>
        <w:rPr>
          <w:rFonts w:hint="eastAsia" w:ascii="Times New Roman" w:hAnsi="Times New Roman"/>
          <w:sz w:val="24"/>
          <w:szCs w:val="24"/>
        </w:rPr>
        <w:pPrChange w:id="2002" w:author="Janusio" w:date="2018-03-05T00:58:05Z">
          <w:pPr>
            <w:pStyle w:val="23"/>
            <w:spacing w:line="360" w:lineRule="auto"/>
            <w:ind w:firstLine="420" w:firstLineChars="0"/>
          </w:pPr>
        </w:pPrChange>
      </w:pPr>
      <w:ins w:id="2003" w:author="Janusio" w:date="2018-03-05T00:57:49Z">
        <w:r>
          <w:rPr>
            <w:rFonts w:hint="eastAsia" w:ascii="Times New Roman" w:hAnsi="Times New Roman"/>
            <w:sz w:val="22"/>
            <w:szCs w:val="22"/>
            <w:rPrChange w:id="2004" w:author="Janusio" w:date="2018-03-05T00:57:57Z">
              <w:rPr>
                <w:rFonts w:hint="eastAsia" w:ascii="Times New Roman" w:hAnsi="Times New Roman"/>
                <w:sz w:val="24"/>
                <w:szCs w:val="24"/>
              </w:rPr>
            </w:rPrChange>
          </w:rPr>
          <w:t>vTPMManager配置文件部分参数</w:t>
        </w:r>
      </w:ins>
      <w:del w:id="2005" w:author="Janusio" w:date="2018-03-05T00:31:54Z">
        <w:r>
          <w:rPr>
            <w:rFonts w:hint="eastAsia" w:ascii="Times New Roman" w:hAnsi="Times New Roman"/>
            <w:sz w:val="24"/>
            <w:szCs w:val="24"/>
          </w:rPr>
          <w:delText>×××××××××××××××××××××××</w:delText>
        </w:r>
      </w:del>
    </w:p>
    <w:p>
      <w:pPr>
        <w:pStyle w:val="23"/>
        <w:spacing w:line="360" w:lineRule="auto"/>
        <w:ind w:firstLine="420" w:firstLineChars="0"/>
        <w:rPr>
          <w:rFonts w:hint="eastAsia" w:ascii="Times New Roman" w:hAnsi="Times New Roman"/>
          <w:sz w:val="24"/>
          <w:szCs w:val="24"/>
        </w:rPr>
      </w:pP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基于Xen的TVP-QT实验</w:t>
      </w:r>
    </w:p>
    <w:p>
      <w:pPr>
        <w:pStyle w:val="23"/>
        <w:spacing w:line="360" w:lineRule="auto"/>
        <w:ind w:firstLine="420" w:firstLineChars="0"/>
        <w:rPr>
          <w:del w:id="2006" w:author="Janusio" w:date="2018-03-05T00:11:05Z"/>
          <w:rFonts w:hint="eastAsia" w:ascii="Times New Roman" w:hAnsi="Times New Roman"/>
          <w:sz w:val="24"/>
          <w:szCs w:val="24"/>
        </w:rPr>
      </w:pPr>
      <w:del w:id="2007" w:author="Janusio" w:date="2018-03-05T00:11:05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23"/>
        <w:spacing w:line="360" w:lineRule="auto"/>
        <w:ind w:firstLine="420" w:firstLineChars="0"/>
        <w:rPr>
          <w:del w:id="2008" w:author="Janusio" w:date="2018-03-05T00:10:58Z"/>
          <w:rFonts w:hint="eastAsia" w:ascii="Times New Roman" w:hAnsi="Times New Roman"/>
          <w:sz w:val="24"/>
          <w:szCs w:val="24"/>
        </w:rPr>
      </w:pPr>
      <w:del w:id="2009"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0"/>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3"/>
        <w:spacing w:line="360" w:lineRule="auto"/>
        <w:ind w:firstLine="420" w:firstLineChars="0"/>
        <w:rPr>
          <w:del w:id="2010" w:author="Janusio" w:date="2018-03-05T01:01:45Z"/>
          <w:rFonts w:hint="eastAsia" w:ascii="Times New Roman" w:hAnsi="Times New Roman"/>
          <w:sz w:val="24"/>
          <w:szCs w:val="24"/>
          <w:lang w:eastAsia="zh-CN"/>
        </w:rPr>
      </w:pPr>
      <w:del w:id="2011" w:author="Janusio" w:date="2018-03-05T01:01:45Z">
        <w:r>
          <w:rPr>
            <w:rFonts w:hint="eastAsia" w:ascii="Times New Roman" w:hAnsi="Times New Roman"/>
            <w:sz w:val="24"/>
            <w:szCs w:val="24"/>
          </w:rPr>
          <w:delText>图1</w:delText>
        </w:r>
      </w:del>
      <w:del w:id="2012" w:author="Janusio" w:date="2018-03-05T01:01:45Z">
        <w:r>
          <w:rPr>
            <w:rFonts w:hint="eastAsia" w:ascii="Times New Roman" w:hAnsi="Times New Roman"/>
            <w:sz w:val="24"/>
            <w:szCs w:val="24"/>
            <w:lang w:val="en-US" w:eastAsia="zh-CN"/>
          </w:rPr>
          <w:delText>1</w:delText>
        </w:r>
      </w:del>
      <w:del w:id="2013" w:author="Janusio" w:date="2018-03-05T01:01:45Z">
        <w:r>
          <w:rPr>
            <w:rFonts w:hint="eastAsia" w:ascii="Times New Roman" w:hAnsi="Times New Roman"/>
            <w:sz w:val="24"/>
            <w:szCs w:val="24"/>
          </w:rPr>
          <w:delText>为vTPMManager域配置文件</w:delText>
        </w:r>
      </w:del>
      <w:del w:id="2014" w:author="Janusio" w:date="2018-03-05T01:01:45Z">
        <w:r>
          <w:rPr>
            <w:rFonts w:hint="eastAsia" w:ascii="Times New Roman" w:hAnsi="Times New Roman"/>
            <w:sz w:val="24"/>
            <w:szCs w:val="24"/>
            <w:lang w:eastAsia="zh-CN"/>
          </w:rPr>
          <w:delText>：</w:delText>
        </w:r>
      </w:del>
    </w:p>
    <w:p>
      <w:pPr>
        <w:pStyle w:val="23"/>
        <w:spacing w:line="360" w:lineRule="auto"/>
        <w:ind w:firstLine="420" w:firstLineChars="0"/>
        <w:rPr>
          <w:del w:id="2015" w:author="Janusio" w:date="2018-03-05T00:57:21Z"/>
          <w:rFonts w:hint="eastAsia" w:ascii="Times New Roman" w:hAnsi="Times New Roman"/>
          <w:sz w:val="24"/>
          <w:szCs w:val="24"/>
        </w:rPr>
      </w:pPr>
      <w:del w:id="2016" w:author="Janusio" w:date="2018-03-05T00:57:21Z">
        <w:r>
          <w:rPr>
            <w:rFonts w:hint="eastAsia" w:ascii="Times New Roman" w:hAnsi="Times New Roman"/>
            <w:sz w:val="24"/>
            <w:szCs w:val="24"/>
          </w:rPr>
          <w:delText>vtpmmgr.cfg</w:delText>
        </w:r>
      </w:del>
    </w:p>
    <w:p>
      <w:pPr>
        <w:pStyle w:val="23"/>
        <w:spacing w:line="360" w:lineRule="auto"/>
        <w:ind w:firstLine="420" w:firstLineChars="0"/>
        <w:rPr>
          <w:del w:id="2017" w:author="Janusio" w:date="2018-03-05T00:57:21Z"/>
          <w:rFonts w:hint="eastAsia" w:ascii="Times New Roman" w:hAnsi="Times New Roman"/>
          <w:sz w:val="24"/>
          <w:szCs w:val="24"/>
        </w:rPr>
      </w:pPr>
      <w:del w:id="2018" w:author="Janusio" w:date="2018-03-05T00:57:21Z">
        <w:r>
          <w:rPr>
            <w:rFonts w:hint="eastAsia" w:ascii="Times New Roman" w:hAnsi="Times New Roman"/>
            <w:sz w:val="24"/>
            <w:szCs w:val="24"/>
          </w:rPr>
          <w:delText>name="vtpmmgr"</w:delText>
        </w:r>
      </w:del>
    </w:p>
    <w:p>
      <w:pPr>
        <w:pStyle w:val="23"/>
        <w:spacing w:line="360" w:lineRule="auto"/>
        <w:ind w:firstLine="420" w:firstLineChars="0"/>
        <w:rPr>
          <w:del w:id="2019" w:author="Janusio" w:date="2018-03-05T00:57:21Z"/>
          <w:rFonts w:hint="eastAsia" w:ascii="Times New Roman" w:hAnsi="Times New Roman"/>
          <w:sz w:val="24"/>
          <w:szCs w:val="24"/>
        </w:rPr>
      </w:pPr>
      <w:del w:id="2020" w:author="Janusio" w:date="2018-03-05T00:57:21Z">
        <w:r>
          <w:rPr>
            <w:rFonts w:hint="eastAsia" w:ascii="Times New Roman" w:hAnsi="Times New Roman"/>
            <w:sz w:val="24"/>
            <w:szCs w:val="24"/>
          </w:rPr>
          <w:delText>Kernel="/usr/lib/xen/boot/vtpmmgr-stubdom.gz"</w:delText>
        </w:r>
      </w:del>
    </w:p>
    <w:p>
      <w:pPr>
        <w:pStyle w:val="23"/>
        <w:spacing w:line="360" w:lineRule="auto"/>
        <w:ind w:firstLine="420" w:firstLineChars="0"/>
        <w:rPr>
          <w:del w:id="2021" w:author="Janusio" w:date="2018-03-05T00:57:21Z"/>
          <w:rFonts w:hint="eastAsia" w:ascii="Times New Roman" w:hAnsi="Times New Roman"/>
          <w:sz w:val="24"/>
          <w:szCs w:val="24"/>
        </w:rPr>
      </w:pPr>
      <w:del w:id="2022" w:author="Janusio" w:date="2018-03-05T00:57:21Z">
        <w:r>
          <w:rPr>
            <w:rFonts w:hint="eastAsia" w:ascii="Times New Roman" w:hAnsi="Times New Roman"/>
            <w:sz w:val="24"/>
            <w:szCs w:val="24"/>
          </w:rPr>
          <w:delText>extra="tpmlocality=2"</w:delText>
        </w:r>
      </w:del>
    </w:p>
    <w:p>
      <w:pPr>
        <w:pStyle w:val="23"/>
        <w:spacing w:line="360" w:lineRule="auto"/>
        <w:ind w:firstLine="420" w:firstLineChars="0"/>
        <w:rPr>
          <w:del w:id="2023" w:author="Janusio" w:date="2018-03-05T00:57:21Z"/>
          <w:rFonts w:hint="eastAsia" w:ascii="Times New Roman" w:hAnsi="Times New Roman"/>
          <w:sz w:val="24"/>
          <w:szCs w:val="24"/>
        </w:rPr>
      </w:pPr>
      <w:del w:id="2024" w:author="Janusio" w:date="2018-03-05T00:57:21Z">
        <w:r>
          <w:rPr>
            <w:rFonts w:hint="eastAsia" w:ascii="Times New Roman" w:hAnsi="Times New Roman"/>
            <w:sz w:val="24"/>
            <w:szCs w:val="24"/>
          </w:rPr>
          <w:delText>memory=8</w:delText>
        </w:r>
      </w:del>
    </w:p>
    <w:p>
      <w:pPr>
        <w:pStyle w:val="23"/>
        <w:spacing w:line="360" w:lineRule="auto"/>
        <w:ind w:firstLine="420" w:firstLineChars="0"/>
        <w:rPr>
          <w:del w:id="2025" w:author="Janusio" w:date="2018-03-05T00:57:21Z"/>
          <w:rFonts w:hint="eastAsia" w:ascii="Times New Roman" w:hAnsi="Times New Roman"/>
          <w:sz w:val="24"/>
          <w:szCs w:val="24"/>
        </w:rPr>
      </w:pPr>
      <w:del w:id="2026" w:author="Janusio" w:date="2018-03-05T00:57:21Z">
        <w:r>
          <w:rPr>
            <w:rFonts w:hint="eastAsia" w:ascii="Times New Roman" w:hAnsi="Times New Roman"/>
            <w:sz w:val="24"/>
            <w:szCs w:val="24"/>
          </w:rPr>
          <w:delText>disk=["file:file://root/xen-images/vtpmmgr-stubdom.img,hda,w"]</w:delText>
        </w:r>
      </w:del>
    </w:p>
    <w:p>
      <w:pPr>
        <w:pStyle w:val="23"/>
        <w:spacing w:line="360" w:lineRule="auto"/>
        <w:ind w:firstLine="420" w:firstLineChars="0"/>
        <w:rPr>
          <w:del w:id="2027" w:author="Janusio" w:date="2018-03-05T00:57:21Z"/>
          <w:rFonts w:hint="eastAsia" w:ascii="Times New Roman" w:hAnsi="Times New Roman"/>
          <w:sz w:val="24"/>
          <w:szCs w:val="24"/>
        </w:rPr>
      </w:pPr>
      <w:del w:id="2028" w:author="Janusio" w:date="2018-03-05T00:57:21Z">
        <w:r>
          <w:rPr>
            <w:rFonts w:hint="eastAsia" w:ascii="Times New Roman" w:hAnsi="Times New Roman"/>
            <w:sz w:val="24"/>
            <w:szCs w:val="24"/>
          </w:rPr>
          <w:delText>iomem=["fed42,1"]</w:delText>
        </w:r>
      </w:del>
    </w:p>
    <w:p>
      <w:pPr>
        <w:pStyle w:val="23"/>
        <w:spacing w:line="360" w:lineRule="auto"/>
        <w:ind w:firstLine="420" w:firstLineChars="0"/>
        <w:rPr>
          <w:del w:id="2029" w:author="Janusio" w:date="2018-03-05T00:57:21Z"/>
          <w:rFonts w:hint="eastAsia" w:ascii="Times New Roman" w:hAnsi="Times New Roman"/>
          <w:sz w:val="24"/>
          <w:szCs w:val="24"/>
        </w:rPr>
      </w:pPr>
      <w:del w:id="2030" w:author="Janusio" w:date="2018-03-05T00:57:21Z">
        <w:r>
          <w:rPr>
            <w:rFonts w:hint="eastAsia" w:ascii="Times New Roman" w:hAnsi="Times New Roman"/>
            <w:sz w:val="24"/>
            <w:szCs w:val="24"/>
          </w:rPr>
          <w:delText>……</w:delText>
        </w:r>
      </w:del>
    </w:p>
    <w:p>
      <w:pPr>
        <w:pStyle w:val="23"/>
        <w:spacing w:line="360" w:lineRule="auto"/>
        <w:ind w:firstLine="420" w:firstLineChars="0"/>
        <w:rPr>
          <w:del w:id="2031" w:author="Janusio" w:date="2018-03-05T00:57:21Z"/>
          <w:rFonts w:hint="eastAsia" w:ascii="Times New Roman" w:hAnsi="Times New Roman"/>
          <w:sz w:val="24"/>
          <w:szCs w:val="24"/>
        </w:rPr>
      </w:pPr>
      <w:del w:id="2032" w:author="Janusio" w:date="2018-03-05T00:57:21Z">
        <w:r>
          <w:rPr>
            <w:rFonts w:hint="eastAsia" w:ascii="Times New Roman" w:hAnsi="Times New Roman"/>
            <w:sz w:val="24"/>
            <w:szCs w:val="24"/>
            <w:lang w:val="en-US" w:eastAsia="zh-CN"/>
          </w:rPr>
          <w:delText xml:space="preserve"> </w:delText>
        </w:r>
      </w:del>
      <w:del w:id="2033" w:author="Janusio" w:date="2018-03-05T00:57:21Z">
        <w:r>
          <w:rPr>
            <w:rFonts w:hint="eastAsia" w:ascii="Times New Roman" w:hAnsi="Times New Roman"/>
            <w:sz w:val="24"/>
            <w:szCs w:val="24"/>
          </w:rPr>
          <w:delText>vTPMManager配置文件部分参数</w:delText>
        </w:r>
      </w:del>
    </w:p>
    <w:p>
      <w:pPr>
        <w:pStyle w:val="23"/>
        <w:spacing w:line="360" w:lineRule="auto"/>
        <w:ind w:firstLine="420" w:firstLineChars="0"/>
        <w:rPr>
          <w:del w:id="2034" w:author="Janusio" w:date="2018-03-05T00:57:21Z"/>
          <w:rFonts w:hint="eastAsia" w:ascii="Times New Roman" w:hAnsi="Times New Roman"/>
          <w:sz w:val="24"/>
          <w:szCs w:val="24"/>
        </w:rPr>
      </w:pPr>
      <w:del w:id="2035" w:author="Janusio" w:date="2018-03-05T00:57:21Z">
        <w:r>
          <w:rPr>
            <w:rFonts w:hint="eastAsia" w:ascii="Times New Roman" w:hAnsi="Times New Roman"/>
            <w:sz w:val="24"/>
            <w:szCs w:val="24"/>
            <w:lang w:val="en-US" w:eastAsia="zh-CN"/>
          </w:rPr>
          <w:delText xml:space="preserve">The Configure of Ubuntu </w:delText>
        </w:r>
      </w:del>
      <w:del w:id="2036" w:author="Janusio" w:date="2018-03-05T00:57:21Z">
        <w:r>
          <w:rPr>
            <w:rFonts w:hint="eastAsia" w:ascii="Times New Roman" w:hAnsi="Times New Roman"/>
            <w:sz w:val="24"/>
            <w:szCs w:val="24"/>
          </w:rPr>
          <w:delText>vTPMManager</w:delText>
        </w:r>
      </w:del>
      <w:del w:id="2037" w:author="Janusio" w:date="2018-03-05T00:57:21Z">
        <w:r>
          <w:rPr>
            <w:rFonts w:hint="eastAsia" w:ascii="Times New Roman" w:hAnsi="Times New Roman"/>
            <w:sz w:val="24"/>
            <w:szCs w:val="24"/>
            <w:lang w:val="en-US" w:eastAsia="zh-CN"/>
          </w:rPr>
          <w:delText xml:space="preserve"> </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23"/>
        <w:spacing w:line="360" w:lineRule="auto"/>
        <w:ind w:firstLine="420" w:firstLineChars="0"/>
        <w:rPr>
          <w:del w:id="2038" w:author="Janusio" w:date="2018-03-05T13:39:15Z"/>
          <w:rFonts w:hint="eastAsia" w:ascii="Times New Roman" w:hAnsi="Times New Roman"/>
          <w:sz w:val="24"/>
          <w:szCs w:val="24"/>
        </w:rPr>
      </w:pPr>
      <w:del w:id="2039" w:author="Janusio" w:date="2018-03-05T13:39:15Z">
        <w:r>
          <w:rPr>
            <w:rFonts w:hint="eastAsia" w:ascii="Times New Roman" w:hAnsi="Times New Roman"/>
            <w:sz w:val="24"/>
            <w:szCs w:val="24"/>
          </w:rPr>
          <w:delText>××××××××××××××××××××××××××××××××××××××××××××××××××××××××××××××××××××××××</w:delText>
        </w:r>
      </w:del>
    </w:p>
    <w:p>
      <w:pPr>
        <w:pStyle w:val="23"/>
        <w:numPr>
          <w:ilvl w:val="0"/>
          <w:numId w:val="8"/>
          <w:ins w:id="2041" w:author="Janusio" w:date="2018-03-05T13:39:29Z"/>
        </w:numPr>
        <w:spacing w:line="360" w:lineRule="auto"/>
        <w:ind w:firstLine="420" w:firstLineChars="0"/>
        <w:rPr>
          <w:ins w:id="2042" w:author="Janusio" w:date="2018-03-05T13:39:29Z"/>
          <w:rFonts w:hint="eastAsia" w:ascii="Times New Roman" w:hAnsi="Times New Roman"/>
          <w:sz w:val="24"/>
          <w:szCs w:val="24"/>
          <w:lang w:val="en-US" w:eastAsia="zh-CN"/>
        </w:rPr>
        <w:pPrChange w:id="2040" w:author="Janusio" w:date="2018-03-05T13:39:29Z">
          <w:pPr>
            <w:pStyle w:val="23"/>
            <w:spacing w:line="360" w:lineRule="auto"/>
            <w:ind w:firstLine="420" w:firstLineChars="0"/>
          </w:pPr>
        </w:pPrChange>
      </w:pPr>
      <w:del w:id="2043" w:author="Janusio" w:date="2018-03-05T01:02:39Z">
        <w:r>
          <w:rPr>
            <w:rFonts w:hint="eastAsia" w:ascii="Times New Roman" w:hAnsi="Times New Roman"/>
            <w:sz w:val="24"/>
            <w:szCs w:val="24"/>
            <w:lang w:eastAsia="zh-CN"/>
          </w:rPr>
          <w:delText>（</w:delText>
        </w:r>
      </w:del>
      <w:del w:id="2044" w:author="Janusio" w:date="2018-03-05T01:02:39Z">
        <w:r>
          <w:rPr>
            <w:rFonts w:hint="eastAsia" w:ascii="Times New Roman" w:hAnsi="Times New Roman"/>
            <w:sz w:val="24"/>
            <w:szCs w:val="24"/>
            <w:lang w:val="en-US" w:eastAsia="zh-CN"/>
          </w:rPr>
          <w:delText>1</w:delText>
        </w:r>
      </w:del>
      <w:del w:id="2045" w:author="Janusio" w:date="2018-03-05T01:02:39Z">
        <w:r>
          <w:rPr>
            <w:rFonts w:hint="eastAsia" w:ascii="Times New Roman" w:hAnsi="Times New Roman"/>
            <w:sz w:val="24"/>
            <w:szCs w:val="24"/>
            <w:lang w:eastAsia="zh-CN"/>
          </w:rPr>
          <w:delText>）</w:delText>
        </w:r>
      </w:del>
      <w:ins w:id="2046" w:author="Janusio" w:date="2018-03-05T01:02:23Z">
        <w:r>
          <w:rPr>
            <w:rFonts w:hint="eastAsia" w:ascii="Times New Roman" w:hAnsi="Times New Roman"/>
            <w:sz w:val="24"/>
            <w:szCs w:val="24"/>
            <w:lang w:val="en-US" w:eastAsia="zh-CN"/>
          </w:rPr>
          <w:t>vTPM</w:t>
        </w:r>
      </w:ins>
      <w:ins w:id="2047" w:author="Janusio" w:date="2018-03-05T01:02:24Z">
        <w:r>
          <w:rPr>
            <w:rFonts w:hint="eastAsia" w:ascii="Times New Roman" w:hAnsi="Times New Roman"/>
            <w:sz w:val="24"/>
            <w:szCs w:val="24"/>
            <w:lang w:val="en-US" w:eastAsia="zh-CN"/>
          </w:rPr>
          <w:t>功能</w:t>
        </w:r>
      </w:ins>
      <w:ins w:id="2048" w:author="Janusio" w:date="2018-03-05T01:02:26Z">
        <w:r>
          <w:rPr>
            <w:rFonts w:hint="eastAsia" w:ascii="Times New Roman" w:hAnsi="Times New Roman"/>
            <w:sz w:val="24"/>
            <w:szCs w:val="24"/>
            <w:lang w:val="en-US" w:eastAsia="zh-CN"/>
          </w:rPr>
          <w:t>试验</w:t>
        </w:r>
      </w:ins>
    </w:p>
    <w:p>
      <w:pPr>
        <w:pStyle w:val="23"/>
        <w:numPr>
          <w:ilvl w:val="-1"/>
          <w:numId w:val="0"/>
        </w:numPr>
        <w:spacing w:line="360" w:lineRule="auto"/>
        <w:ind w:firstLine="420" w:firstLineChars="0"/>
        <w:rPr>
          <w:ins w:id="2050" w:author="Janusio" w:date="2018-03-05T01:02:39Z"/>
          <w:rFonts w:hint="eastAsia" w:ascii="Times New Roman" w:hAnsi="Times New Roman"/>
          <w:sz w:val="24"/>
          <w:szCs w:val="24"/>
          <w:lang w:val="en-US" w:eastAsia="zh-CN"/>
        </w:rPr>
        <w:pPrChange w:id="2049" w:author="Janusio" w:date="2018-03-05T13:39:31Z">
          <w:pPr>
            <w:pStyle w:val="23"/>
            <w:spacing w:line="360" w:lineRule="auto"/>
            <w:ind w:firstLine="420" w:firstLineChars="0"/>
          </w:pPr>
        </w:pPrChange>
      </w:pPr>
    </w:p>
    <w:p>
      <w:pPr>
        <w:pStyle w:val="23"/>
        <w:numPr>
          <w:ilvl w:val="0"/>
          <w:numId w:val="8"/>
          <w:ins w:id="2052" w:author="Janusio" w:date="2018-03-05T13:39:34Z"/>
        </w:numPr>
        <w:spacing w:line="360" w:lineRule="auto"/>
        <w:ind w:firstLine="420" w:firstLineChars="0"/>
        <w:rPr>
          <w:ins w:id="2053" w:author="Janusio" w:date="2018-03-05T13:39:34Z"/>
          <w:rFonts w:hint="eastAsia" w:ascii="Times New Roman" w:hAnsi="Times New Roman"/>
          <w:sz w:val="24"/>
          <w:szCs w:val="24"/>
          <w:lang w:val="en-US" w:eastAsia="zh-CN"/>
        </w:rPr>
        <w:pPrChange w:id="2051" w:author="Janusio" w:date="2018-03-05T13:39:34Z">
          <w:pPr>
            <w:pStyle w:val="23"/>
            <w:spacing w:line="360" w:lineRule="auto"/>
            <w:ind w:firstLine="420" w:firstLineChars="0"/>
          </w:pPr>
        </w:pPrChange>
      </w:pPr>
      <w:ins w:id="2054" w:author="Janusio" w:date="2018-03-05T01:03:04Z">
        <w:r>
          <w:rPr>
            <w:rFonts w:hint="eastAsia" w:ascii="Times New Roman" w:hAnsi="Times New Roman"/>
            <w:sz w:val="24"/>
            <w:szCs w:val="24"/>
            <w:lang w:val="en-US" w:eastAsia="zh-CN"/>
          </w:rPr>
          <w:t>可信</w:t>
        </w:r>
      </w:ins>
      <w:ins w:id="2055" w:author="Janusio" w:date="2018-03-05T01:03:06Z">
        <w:r>
          <w:rPr>
            <w:rFonts w:hint="eastAsia" w:ascii="Times New Roman" w:hAnsi="Times New Roman"/>
            <w:sz w:val="24"/>
            <w:szCs w:val="24"/>
            <w:lang w:val="en-US" w:eastAsia="zh-CN"/>
          </w:rPr>
          <w:t>衔接点</w:t>
        </w:r>
      </w:ins>
    </w:p>
    <w:p>
      <w:pPr>
        <w:pStyle w:val="23"/>
        <w:numPr>
          <w:ilvl w:val="-1"/>
          <w:numId w:val="0"/>
        </w:numPr>
        <w:spacing w:line="360" w:lineRule="auto"/>
        <w:ind w:firstLine="420" w:firstLineChars="0"/>
        <w:rPr>
          <w:rFonts w:hint="eastAsia" w:ascii="Times New Roman" w:hAnsi="Times New Roman"/>
          <w:sz w:val="24"/>
          <w:szCs w:val="24"/>
          <w:lang w:val="en-US" w:eastAsia="zh-CN"/>
        </w:rPr>
        <w:pPrChange w:id="2056" w:author="Janusio" w:date="2018-03-05T13:39:36Z">
          <w:pPr>
            <w:pStyle w:val="23"/>
            <w:spacing w:line="360" w:lineRule="auto"/>
            <w:ind w:firstLine="420" w:firstLineChars="0"/>
          </w:pPr>
        </w:pPrChange>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3"/>
        <w:spacing w:line="360" w:lineRule="auto"/>
        <w:ind w:firstLine="420" w:firstLineChars="0"/>
        <w:rPr>
          <w:ins w:id="2057" w:author="Janusio" w:date="2018-03-05T01:06:22Z"/>
          <w:rFonts w:hint="eastAsia" w:ascii="Times New Roman" w:hAnsi="Times New Roman"/>
          <w:sz w:val="24"/>
          <w:szCs w:val="24"/>
          <w:lang w:val="en-US" w:eastAsia="zh-CN"/>
        </w:rPr>
      </w:pPr>
      <w:ins w:id="2058" w:author="Janusio" w:date="2018-03-05T01:05:31Z">
        <w:r>
          <w:rPr>
            <w:rFonts w:hint="eastAsia" w:ascii="Times New Roman" w:hAnsi="Times New Roman"/>
            <w:sz w:val="24"/>
            <w:szCs w:val="24"/>
            <w:lang w:eastAsia="zh-CN"/>
          </w:rPr>
          <w:t>（</w:t>
        </w:r>
      </w:ins>
      <w:ins w:id="2059" w:author="Janusio" w:date="2018-03-05T01:05:32Z">
        <w:r>
          <w:rPr>
            <w:rFonts w:hint="eastAsia" w:ascii="Times New Roman" w:hAnsi="Times New Roman"/>
            <w:sz w:val="24"/>
            <w:szCs w:val="24"/>
            <w:lang w:val="en-US" w:eastAsia="zh-CN"/>
          </w:rPr>
          <w:t>1</w:t>
        </w:r>
      </w:ins>
      <w:ins w:id="2060" w:author="Janusio" w:date="2018-03-05T01:05:31Z">
        <w:r>
          <w:rPr>
            <w:rFonts w:hint="eastAsia" w:ascii="Times New Roman" w:hAnsi="Times New Roman"/>
            <w:sz w:val="24"/>
            <w:szCs w:val="24"/>
            <w:lang w:eastAsia="zh-CN"/>
          </w:rPr>
          <w:t>）</w:t>
        </w:r>
      </w:ins>
      <w:ins w:id="2061" w:author="Janusio" w:date="2018-03-05T01:05:37Z">
        <w:r>
          <w:rPr>
            <w:rFonts w:hint="eastAsia" w:ascii="Times New Roman" w:hAnsi="Times New Roman"/>
            <w:sz w:val="24"/>
            <w:szCs w:val="24"/>
            <w:lang w:val="en-US" w:eastAsia="zh-CN"/>
          </w:rPr>
          <w:t>时间</w:t>
        </w:r>
      </w:ins>
      <w:ins w:id="2062" w:author="Janusio" w:date="2018-03-05T01:05:38Z">
        <w:r>
          <w:rPr>
            <w:rFonts w:hint="eastAsia" w:ascii="Times New Roman" w:hAnsi="Times New Roman"/>
            <w:sz w:val="24"/>
            <w:szCs w:val="24"/>
            <w:lang w:val="en-US" w:eastAsia="zh-CN"/>
          </w:rPr>
          <w:t>开销</w:t>
        </w:r>
      </w:ins>
    </w:p>
    <w:p>
      <w:pPr>
        <w:pStyle w:val="23"/>
        <w:spacing w:line="360" w:lineRule="auto"/>
        <w:ind w:firstLine="420" w:firstLineChars="0"/>
        <w:rPr>
          <w:ins w:id="2063" w:author="Janusio" w:date="2018-03-05T01:05:39Z"/>
          <w:rFonts w:hint="eastAsia" w:ascii="Times New Roman" w:hAnsi="Times New Roman"/>
          <w:sz w:val="24"/>
          <w:szCs w:val="24"/>
          <w:lang w:val="en-US" w:eastAsia="zh-CN"/>
        </w:rPr>
      </w:pPr>
    </w:p>
    <w:p>
      <w:pPr>
        <w:pStyle w:val="23"/>
        <w:spacing w:line="360" w:lineRule="auto"/>
        <w:ind w:firstLine="420" w:firstLineChars="0"/>
        <w:rPr>
          <w:ins w:id="2064" w:author="Janusio" w:date="2018-03-05T01:06:02Z"/>
          <w:rFonts w:hint="eastAsia" w:ascii="Times New Roman" w:hAnsi="Times New Roman"/>
          <w:sz w:val="24"/>
          <w:szCs w:val="24"/>
          <w:lang w:val="en-US" w:eastAsia="zh-CN"/>
        </w:rPr>
      </w:pPr>
      <w:ins w:id="2065" w:author="Janusio" w:date="2018-03-05T01:05:42Z">
        <w:r>
          <w:rPr>
            <w:rFonts w:hint="eastAsia" w:ascii="Times New Roman" w:hAnsi="Times New Roman"/>
            <w:sz w:val="24"/>
            <w:szCs w:val="24"/>
            <w:lang w:val="en-US" w:eastAsia="zh-CN"/>
          </w:rPr>
          <w:t>（</w:t>
        </w:r>
      </w:ins>
      <w:ins w:id="2066" w:author="Janusio" w:date="2018-03-05T01:05:43Z">
        <w:r>
          <w:rPr>
            <w:rFonts w:hint="eastAsia" w:ascii="Times New Roman" w:hAnsi="Times New Roman"/>
            <w:sz w:val="24"/>
            <w:szCs w:val="24"/>
            <w:lang w:val="en-US" w:eastAsia="zh-CN"/>
          </w:rPr>
          <w:t>2</w:t>
        </w:r>
      </w:ins>
      <w:ins w:id="2067" w:author="Janusio" w:date="2018-03-05T01:05:42Z">
        <w:r>
          <w:rPr>
            <w:rFonts w:hint="eastAsia" w:ascii="Times New Roman" w:hAnsi="Times New Roman"/>
            <w:sz w:val="24"/>
            <w:szCs w:val="24"/>
            <w:lang w:val="en-US" w:eastAsia="zh-CN"/>
          </w:rPr>
          <w:t>）</w:t>
        </w:r>
      </w:ins>
      <w:ins w:id="2068" w:author="Janusio" w:date="2018-03-05T01:06:00Z">
        <w:r>
          <w:rPr>
            <w:rFonts w:hint="eastAsia" w:ascii="Times New Roman" w:hAnsi="Times New Roman"/>
            <w:sz w:val="24"/>
            <w:szCs w:val="24"/>
            <w:lang w:val="en-US" w:eastAsia="zh-CN"/>
          </w:rPr>
          <w:t>IO</w:t>
        </w:r>
      </w:ins>
      <w:ins w:id="2069" w:author="Janusio" w:date="2018-03-05T01:06:01Z">
        <w:r>
          <w:rPr>
            <w:rFonts w:hint="eastAsia" w:ascii="Times New Roman" w:hAnsi="Times New Roman"/>
            <w:sz w:val="24"/>
            <w:szCs w:val="24"/>
            <w:lang w:val="en-US" w:eastAsia="zh-CN"/>
          </w:rPr>
          <w:t>测试</w:t>
        </w:r>
      </w:ins>
    </w:p>
    <w:p>
      <w:pPr>
        <w:pStyle w:val="23"/>
        <w:spacing w:line="360" w:lineRule="auto"/>
        <w:ind w:firstLine="420" w:firstLineChars="0"/>
        <w:rPr>
          <w:rFonts w:hint="eastAsia" w:ascii="Times New Roman" w:hAnsi="Times New Roman"/>
          <w:sz w:val="24"/>
          <w:szCs w:val="24"/>
        </w:rPr>
      </w:pPr>
      <w:del w:id="2070" w:author="Janusio" w:date="2018-03-05T01:06:40Z">
        <w:r>
          <w:rPr>
            <w:rFonts w:hint="eastAsia" w:ascii="Times New Roman" w:hAnsi="Times New Roman"/>
            <w:sz w:val="24"/>
            <w:szCs w:val="24"/>
          </w:rPr>
          <w:delText>×</w:delText>
        </w:r>
      </w:del>
      <w:ins w:id="2071" w:author="Janusio" w:date="2018-03-05T01:06:36Z">
        <w:r>
          <w:rPr>
            <w:rFonts w:hint="eastAsia" w:ascii="Times New Roman" w:hAnsi="Times New Roman"/>
            <w:sz w:val="24"/>
            <w:szCs w:val="24"/>
            <w:lang w:val="en-US" w:eastAsia="zh-CN"/>
          </w:rPr>
          <w:t>X</w:t>
        </w:r>
      </w:ins>
      <w:del w:id="2072" w:author="Janusio" w:date="2018-03-05T01:06:20Z">
        <w:r>
          <w:rPr>
            <w:rFonts w:hint="eastAsia" w:ascii="Times New Roman" w:hAnsi="Times New Roman"/>
            <w:sz w:val="24"/>
            <w:szCs w:val="24"/>
          </w:rPr>
          <w:delText>×××××××××××××××××××××××××××××××××××××××××××××××××××××××××××××××××××××××</w:delText>
        </w:r>
      </w:del>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ins w:id="2073" w:author="Janusio" w:date="2018-03-05T01:07:01Z"/>
          <w:rFonts w:hint="eastAsia" w:ascii="Times New Roman" w:hAnsi="Times New Roman"/>
          <w:sz w:val="24"/>
          <w:szCs w:val="24"/>
        </w:rPr>
      </w:pPr>
      <w:del w:id="2074" w:author="Janusio" w:date="2018-03-05T01:07:38Z">
        <w:r>
          <w:rPr>
            <w:rFonts w:hint="eastAsia" w:ascii="Times New Roman" w:hAnsi="Times New Roman"/>
            <w:sz w:val="24"/>
            <w:szCs w:val="24"/>
          </w:rPr>
          <w:delText>×</w:delText>
        </w:r>
      </w:del>
      <w:ins w:id="2075" w:author="Janusio" w:date="2018-03-05T01:07:06Z">
        <w:r>
          <w:rPr>
            <w:rFonts w:hint="eastAsia" w:ascii="Times New Roman" w:hAnsi="Times New Roman"/>
            <w:sz w:val="24"/>
            <w:szCs w:val="24"/>
            <w:lang w:val="en-US" w:eastAsia="zh-CN"/>
          </w:rPr>
          <w:t>本章</w:t>
        </w:r>
      </w:ins>
      <w:ins w:id="2076" w:author="Janusio" w:date="2018-03-05T01:07:15Z">
        <w:r>
          <w:rPr>
            <w:rFonts w:hint="eastAsia" w:ascii="Times New Roman" w:hAnsi="Times New Roman"/>
            <w:sz w:val="24"/>
            <w:szCs w:val="24"/>
            <w:lang w:val="en-US" w:eastAsia="zh-CN"/>
          </w:rPr>
          <w:t>通过对</w:t>
        </w:r>
      </w:ins>
      <w:ins w:id="2077" w:author="Janusio" w:date="2018-03-05T01:07:21Z">
        <w:r>
          <w:rPr>
            <w:rFonts w:hint="eastAsia" w:ascii="Times New Roman" w:hAnsi="Times New Roman"/>
            <w:sz w:val="24"/>
            <w:szCs w:val="24"/>
            <w:lang w:val="en-US" w:eastAsia="zh-CN"/>
          </w:rPr>
          <w:t>TVP-QT</w:t>
        </w:r>
      </w:ins>
      <w:ins w:id="2078" w:author="Janusio" w:date="2018-03-05T01:07:25Z">
        <w:r>
          <w:rPr>
            <w:rFonts w:hint="eastAsia" w:ascii="Times New Roman" w:hAnsi="Times New Roman"/>
            <w:sz w:val="24"/>
            <w:szCs w:val="24"/>
            <w:lang w:val="en-US" w:eastAsia="zh-CN"/>
          </w:rPr>
          <w:t>架构的</w:t>
        </w:r>
      </w:ins>
      <w:ins w:id="2079" w:author="Janusio" w:date="2018-03-05T01:07:29Z">
        <w:r>
          <w:rPr>
            <w:rFonts w:hint="eastAsia" w:ascii="Times New Roman" w:hAnsi="Times New Roman"/>
            <w:sz w:val="24"/>
            <w:szCs w:val="24"/>
            <w:lang w:val="en-US" w:eastAsia="zh-CN"/>
          </w:rPr>
          <w:t>描述</w:t>
        </w:r>
      </w:ins>
      <w:ins w:id="2080" w:author="Janusio" w:date="2018-03-05T01:07:35Z">
        <w:r>
          <w:rPr>
            <w:rFonts w:hint="eastAsia" w:ascii="Times New Roman" w:hAnsi="Times New Roman"/>
            <w:sz w:val="24"/>
            <w:szCs w:val="24"/>
            <w:lang w:val="en-US" w:eastAsia="zh-CN"/>
          </w:rPr>
          <w:t>以及</w:t>
        </w:r>
      </w:ins>
      <w:ins w:id="2081" w:author="Janusio" w:date="2018-03-05T01:07:36Z">
        <w:r>
          <w:rPr>
            <w:rFonts w:hint="eastAsia" w:ascii="Times New Roman" w:hAnsi="Times New Roman"/>
            <w:sz w:val="24"/>
            <w:szCs w:val="24"/>
            <w:lang w:val="en-US" w:eastAsia="zh-CN"/>
          </w:rPr>
          <w:t>实现。</w:t>
        </w:r>
      </w:ins>
    </w:p>
    <w:p>
      <w:pPr>
        <w:pStyle w:val="23"/>
        <w:spacing w:line="360" w:lineRule="auto"/>
        <w:ind w:firstLine="420" w:firstLineChars="0"/>
        <w:rPr>
          <w:del w:id="2082" w:author="Janusio" w:date="2018-03-05T01:07:41Z"/>
          <w:rFonts w:hint="eastAsia" w:ascii="Times New Roman" w:hAnsi="Times New Roman"/>
          <w:sz w:val="24"/>
          <w:szCs w:val="24"/>
        </w:rPr>
      </w:pPr>
      <w:del w:id="2083" w:author="Janusio" w:date="2018-03-05T01:07:41Z">
        <w:r>
          <w:rPr>
            <w:rFonts w:hint="eastAsia" w:ascii="Times New Roman" w:hAnsi="Times New Roman"/>
            <w:sz w:val="24"/>
            <w:szCs w:val="24"/>
          </w:rPr>
          <w:delText>×××××××××××××××××××××××××××××××××××××××××××××××××××××××××××××××××××××××</w:delText>
        </w:r>
      </w:del>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4</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具有瀑布特征的TVP-QT信任链模型</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TVP-QT信任链分析</w:t>
      </w:r>
    </w:p>
    <w:p>
      <w:pPr>
        <w:pStyle w:val="23"/>
        <w:ind w:firstLine="420" w:firstLineChars="0"/>
        <w:rPr>
          <w:del w:id="2084" w:author="Janusio" w:date="2018-03-05T01:07:46Z"/>
          <w:rFonts w:hint="eastAsia" w:ascii="Times New Roman" w:hAnsi="Times New Roman"/>
          <w:sz w:val="24"/>
          <w:szCs w:val="24"/>
        </w:rPr>
      </w:pPr>
      <w:del w:id="2085" w:author="Janusio" w:date="2018-03-05T01:07:46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Linux启动分析</w:t>
      </w:r>
    </w:p>
    <w:p>
      <w:pPr>
        <w:pStyle w:val="23"/>
        <w:spacing w:beforeLines="0" w:afterLines="0" w:line="360" w:lineRule="auto"/>
        <w:ind w:firstLine="420" w:firstLineChars="0"/>
        <w:rPr>
          <w:rFonts w:hint="eastAsia" w:ascii="Times New Roman" w:hAnsi="Times New Roman"/>
          <w:sz w:val="24"/>
          <w:szCs w:val="24"/>
        </w:rPr>
        <w:pPrChange w:id="2086" w:author="Janusio" w:date="2018-03-05T01:08:03Z">
          <w:pPr>
            <w:pStyle w:val="23"/>
            <w:ind w:firstLine="420" w:firstLineChars="0"/>
          </w:pPr>
        </w:pPrChange>
      </w:pPr>
      <w:del w:id="2087" w:author="Janusio" w:date="2018-03-05T01:07:52Z">
        <w:r>
          <w:rPr>
            <w:rFonts w:hint="eastAsia" w:ascii="Times New Roman" w:hAnsi="Times New Roman"/>
            <w:sz w:val="24"/>
            <w:szCs w:val="24"/>
          </w:rPr>
          <w:delText xml:space="preserve">×××××××××××××××××××××××××××××××××××××××××××××××××××××××××××××××××××××××××××××  </w:delText>
        </w:r>
      </w:del>
      <w:r>
        <w:rPr>
          <w:rFonts w:hint="eastAsia" w:ascii="Times New Roman" w:hAnsi="Times New Roman"/>
          <w:sz w:val="24"/>
          <w:szCs w:val="24"/>
        </w:rPr>
        <w:t>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t>
      </w:r>
    </w:p>
    <w:p>
      <w:pPr>
        <w:pStyle w:val="23"/>
        <w:spacing w:beforeLines="0" w:afterLines="0" w:line="360" w:lineRule="auto"/>
        <w:ind w:firstLine="420" w:firstLineChars="0"/>
        <w:rPr>
          <w:ins w:id="2089" w:author="Janusio" w:date="2018-03-05T01:08:06Z"/>
          <w:rFonts w:hint="eastAsia" w:ascii="Times New Roman" w:hAnsi="Times New Roman"/>
          <w:sz w:val="24"/>
          <w:szCs w:val="24"/>
        </w:rPr>
        <w:pPrChange w:id="2088" w:author="Janusio" w:date="2018-03-05T01:08:03Z">
          <w:pPr>
            <w:pStyle w:val="23"/>
            <w:ind w:firstLine="420" w:firstLineChars="0"/>
          </w:pPr>
        </w:pPrChange>
      </w:pPr>
      <w:r>
        <w:rPr>
          <w:rFonts w:hint="eastAsia" w:ascii="Times New Roman" w:hAnsi="Times New Roman"/>
          <w:sz w:val="24"/>
          <w:szCs w:val="24"/>
        </w:rPr>
        <w:t xml:space="preserve"> 可信计算平台上Linux的启动步骤如下:    </w:t>
      </w:r>
    </w:p>
    <w:p>
      <w:pPr>
        <w:pStyle w:val="23"/>
        <w:spacing w:beforeLines="0" w:afterLines="0" w:line="360" w:lineRule="auto"/>
        <w:ind w:firstLine="420" w:firstLineChars="0"/>
        <w:rPr>
          <w:ins w:id="2091" w:author="Janusio" w:date="2018-03-05T01:08:09Z"/>
          <w:rFonts w:hint="eastAsia" w:ascii="Times New Roman" w:hAnsi="Times New Roman"/>
          <w:sz w:val="24"/>
          <w:szCs w:val="24"/>
        </w:rPr>
        <w:pPrChange w:id="2090" w:author="Janusio" w:date="2018-03-05T01:08:03Z">
          <w:pPr>
            <w:pStyle w:val="23"/>
            <w:ind w:firstLine="420" w:firstLineChars="0"/>
          </w:pPr>
        </w:pPrChange>
      </w:pPr>
      <w:r>
        <w:rPr>
          <w:rFonts w:hint="eastAsia" w:ascii="Times New Roman" w:hAnsi="Times New Roman"/>
          <w:sz w:val="24"/>
          <w:szCs w:val="24"/>
        </w:rPr>
        <w:t xml:space="preserve">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w:t>
      </w:r>
    </w:p>
    <w:p>
      <w:pPr>
        <w:pStyle w:val="23"/>
        <w:spacing w:beforeLines="0" w:afterLines="0" w:line="360" w:lineRule="auto"/>
        <w:ind w:firstLine="420" w:firstLineChars="0"/>
        <w:rPr>
          <w:ins w:id="2093" w:author="Janusio" w:date="2018-03-05T01:08:11Z"/>
          <w:rFonts w:hint="eastAsia" w:ascii="Times New Roman" w:hAnsi="Times New Roman"/>
          <w:sz w:val="24"/>
          <w:szCs w:val="24"/>
        </w:rPr>
        <w:pPrChange w:id="2092" w:author="Janusio" w:date="2018-03-05T01:08:03Z">
          <w:pPr>
            <w:pStyle w:val="23"/>
            <w:ind w:firstLine="420" w:firstLineChars="0"/>
          </w:pPr>
        </w:pPrChange>
      </w:pPr>
      <w:r>
        <w:rPr>
          <w:rFonts w:hint="eastAsia" w:ascii="Times New Roman" w:hAnsi="Times New Roman"/>
          <w:sz w:val="24"/>
          <w:szCs w:val="24"/>
        </w:rPr>
        <w:t xml:space="preserve">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w:t>
      </w:r>
    </w:p>
    <w:p>
      <w:pPr>
        <w:pStyle w:val="23"/>
        <w:spacing w:beforeLines="0" w:afterLines="0" w:line="360" w:lineRule="auto"/>
        <w:ind w:firstLine="420" w:firstLineChars="0"/>
        <w:rPr>
          <w:rFonts w:hint="eastAsia" w:ascii="Times New Roman" w:hAnsi="Times New Roman"/>
          <w:sz w:val="24"/>
          <w:szCs w:val="24"/>
        </w:rPr>
        <w:pPrChange w:id="2094" w:author="Janusio" w:date="2018-03-05T01:08:03Z">
          <w:pPr>
            <w:pStyle w:val="23"/>
            <w:ind w:firstLine="420" w:firstLineChars="0"/>
          </w:pPr>
        </w:pPrChange>
      </w:pPr>
      <w:r>
        <w:rPr>
          <w:rFonts w:hint="eastAsia" w:ascii="Times New Roman" w:hAnsi="Times New Roman"/>
          <w:sz w:val="24"/>
          <w:szCs w:val="24"/>
        </w:rPr>
        <w:t>③BIOS把控制权转交给MBR o MBR将分析内部的磁盘分区表(Disk Partition TableDPT)，根据分区表信息来分析需要被度量的操作系统位于哪个磁盘的分区，并在这个分区的引导扇区的哪个地址，随后将控制权转交给引导扇区。</w:t>
      </w:r>
    </w:p>
    <w:p>
      <w:pPr>
        <w:pStyle w:val="23"/>
        <w:ind w:firstLine="420" w:firstLineChars="0"/>
        <w:rPr>
          <w:rFonts w:hint="eastAsia" w:ascii="Times New Roman" w:hAnsi="Times New Roman"/>
          <w:sz w:val="24"/>
          <w:szCs w:val="24"/>
        </w:rPr>
      </w:pPr>
      <w:r>
        <w:rPr>
          <w:rFonts w:hint="eastAsia" w:ascii="Times New Roman" w:hAnsi="Times New Roman"/>
          <w:sz w:val="24"/>
          <w:szCs w:val="24"/>
        </w:rPr>
        <w:t xml:space="preserve"> </w:t>
      </w:r>
    </w:p>
    <w:p>
      <w:pPr>
        <w:pStyle w:val="23"/>
        <w:ind w:firstLine="420" w:firstLineChars="0"/>
      </w:pPr>
      <w: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0"/>
                    <a:stretch>
                      <a:fillRect/>
                    </a:stretch>
                  </pic:blipFill>
                  <pic:spPr>
                    <a:xfrm>
                      <a:off x="0" y="0"/>
                      <a:ext cx="4390390" cy="3037840"/>
                    </a:xfrm>
                    <a:prstGeom prst="rect">
                      <a:avLst/>
                    </a:prstGeom>
                    <a:noFill/>
                    <a:ln w="9525">
                      <a:noFill/>
                    </a:ln>
                  </pic:spPr>
                </pic:pic>
              </a:graphicData>
            </a:graphic>
          </wp:inline>
        </w:drawing>
      </w:r>
    </w:p>
    <w:p>
      <w:pPr>
        <w:pStyle w:val="23"/>
        <w:spacing w:beforeLines="0" w:afterLines="0" w:line="360" w:lineRule="auto"/>
        <w:ind w:firstLine="420" w:firstLineChars="0"/>
        <w:rPr>
          <w:rFonts w:hint="eastAsia" w:ascii="Times New Roman" w:hAnsi="Times New Roman"/>
          <w:sz w:val="24"/>
          <w:szCs w:val="24"/>
          <w:lang w:val="en-US" w:eastAsia="zh-CN"/>
        </w:rPr>
        <w:pPrChange w:id="2095" w:author="Janusio" w:date="2018-03-05T01:08:31Z">
          <w:pPr>
            <w:pStyle w:val="23"/>
            <w:ind w:firstLine="420" w:firstLineChars="0"/>
          </w:pPr>
        </w:pPrChange>
      </w:pPr>
      <w:r>
        <w:rPr>
          <w:rFonts w:hint="eastAsia" w:ascii="Times New Roman" w:hAnsi="Times New Roman"/>
          <w:sz w:val="24"/>
          <w:szCs w:val="24"/>
        </w:rPr>
        <w:t>④引导扇区首先需要执行初始化工作，然后转交控制权给操作系统加载器OSLoader，并加载操作系统内核直到全部加载完成操作系统的核心内容。</w:t>
      </w:r>
      <w:del w:id="2096" w:author="Janusio" w:date="2018-03-05T01:08:20Z">
        <w:r>
          <w:rPr>
            <w:rFonts w:hint="eastAsia" w:ascii="Times New Roman" w:hAnsi="Times New Roman"/>
            <w:sz w:val="24"/>
            <w:szCs w:val="24"/>
          </w:rPr>
          <w:delText xml:space="preserve">    </w:delText>
        </w:r>
      </w:del>
      <w:r>
        <w:rPr>
          <w:rFonts w:hint="eastAsia" w:ascii="Times New Roman" w:hAnsi="Times New Roman"/>
          <w:sz w:val="24"/>
          <w:szCs w:val="24"/>
        </w:rPr>
        <w:t>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t>
      </w:r>
      <w:r>
        <w:rPr>
          <w:rFonts w:hint="eastAsia" w:ascii="Times New Roman" w:hAnsi="Times New Roman"/>
          <w:sz w:val="24"/>
          <w:szCs w:val="24"/>
          <w:lang w:val="en-US" w:eastAsia="zh-CN"/>
        </w:rPr>
        <w:t>保护模式。</w:t>
      </w:r>
    </w:p>
    <w:p>
      <w:pPr>
        <w:pStyle w:val="23"/>
        <w:spacing w:beforeLines="0" w:afterLines="0" w:line="360" w:lineRule="auto"/>
        <w:ind w:firstLine="420" w:firstLineChars="0"/>
        <w:rPr>
          <w:rFonts w:hint="eastAsia" w:ascii="Times New Roman" w:hAnsi="Times New Roman"/>
          <w:sz w:val="24"/>
          <w:szCs w:val="24"/>
          <w:lang w:val="en-US" w:eastAsia="zh-CN"/>
        </w:rPr>
        <w:pPrChange w:id="2097" w:author="Janusio" w:date="2018-03-05T01:08:31Z">
          <w:pPr>
            <w:pStyle w:val="23"/>
            <w:ind w:firstLine="420" w:firstLineChars="0"/>
          </w:pPr>
        </w:pPrChange>
      </w:pPr>
      <w:del w:id="2098" w:author="Janusio" w:date="2018-03-05T00:12:09Z">
        <w:r>
          <w:rPr>
            <w:rFonts w:hint="eastAsia" w:ascii="Times New Roman" w:hAnsi="Times New Roman"/>
            <w:sz w:val="24"/>
            <w:szCs w:val="24"/>
            <w:lang w:val="en-US" w:eastAsia="zh-CN"/>
          </w:rPr>
          <w:delText xml:space="preserve">    </w:delText>
        </w:r>
      </w:del>
      <w:r>
        <w:rPr>
          <w:rFonts w:hint="eastAsia" w:ascii="Times New Roman" w:hAnsi="Times New Roman"/>
          <w:sz w:val="24"/>
          <w:szCs w:val="24"/>
          <w:lang w:val="en-US" w:eastAsia="zh-CN"/>
        </w:rPr>
        <w:t>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t>
      </w:r>
    </w:p>
    <w:p>
      <w:pPr>
        <w:pStyle w:val="23"/>
        <w:spacing w:beforeLines="0" w:afterLines="0" w:line="360" w:lineRule="auto"/>
        <w:ind w:firstLine="420" w:firstLineChars="0"/>
        <w:rPr>
          <w:rFonts w:hint="eastAsia" w:ascii="Times New Roman" w:hAnsi="Times New Roman"/>
          <w:sz w:val="24"/>
          <w:szCs w:val="24"/>
          <w:lang w:val="en-US" w:eastAsia="zh-CN"/>
        </w:rPr>
        <w:pPrChange w:id="2099" w:author="Janusio" w:date="2018-03-05T01:08:31Z">
          <w:pPr>
            <w:pStyle w:val="23"/>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之后，由mingetty进行login操作。最后，当用户成功登录，在用户界面出现shell的时候，用户就可以使用操作系统了。linux启动流程如图3-12所示。</w:t>
      </w:r>
    </w:p>
    <w:p>
      <w:pPr>
        <w:pStyle w:val="23"/>
        <w:ind w:firstLine="420" w:firstLineChars="0"/>
        <w:rPr>
          <w:rFonts w:hint="eastAsia" w:ascii="Times New Roman" w:hAnsi="Times New Roman"/>
          <w:sz w:val="24"/>
          <w:szCs w:val="24"/>
          <w:lang w:val="en-US" w:eastAsia="zh-CN"/>
        </w:rPr>
      </w:pPr>
      <w: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5628640" cy="8218805"/>
                    </a:xfrm>
                    <a:prstGeom prst="rect">
                      <a:avLst/>
                    </a:prstGeom>
                    <a:noFill/>
                    <a:ln w="9525">
                      <a:noFill/>
                    </a:ln>
                  </pic:spPr>
                </pic:pic>
              </a:graphicData>
            </a:graphic>
          </wp:inline>
        </w:drawing>
      </w:r>
    </w:p>
    <w:p>
      <w:pPr>
        <w:pStyle w:val="23"/>
        <w:ind w:firstLine="420" w:firstLineChars="0"/>
        <w:rPr>
          <w:rFonts w:hint="eastAsia" w:ascii="Times New Roman" w:hAnsi="Times New Roman"/>
          <w:sz w:val="24"/>
          <w:szCs w:val="24"/>
          <w:lang w:val="en-US" w:eastAsia="zh-CN"/>
        </w:rPr>
      </w:pPr>
    </w:p>
    <w:p>
      <w:pPr>
        <w:pStyle w:val="23"/>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Linux启动可信度量因素及内容分析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在研究了Linux启动流程之后，还需要分析对Linux启动流程进行完整性度量时二虑的因素。主要为Linux启动过程的完整性。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单个组件的完整性:其目的主要是防止组件被破坏、感染病毒、植入木马等。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过程所需组件的完整性:在启动过程中所需要的组件不能缺失，而且不能被伪造，替换。典型的如LSM(Linux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ascii="Times New Roman" w:hAnsi="Times New Roman"/>
          <w:sz w:val="24"/>
          <w:szCs w:val="24"/>
          <w:lang w:val="en-US" w:eastAsia="zh-CN"/>
        </w:rPr>
        <w:t>保证</w:t>
      </w:r>
      <w:r>
        <w:rPr>
          <w:rFonts w:hint="eastAsia" w:ascii="Times New Roman" w:hAnsi="Times New Roman"/>
          <w:sz w:val="24"/>
          <w:szCs w:val="24"/>
        </w:rPr>
        <w:t>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分析了Linux启动过程和对启动过程进行完整性度量需要考虑的因素的基础上，就可以确定Linux启动流程需要进行完整性度量的内容了。    </w:t>
      </w:r>
    </w:p>
    <w:p>
      <w:pPr>
        <w:pStyle w:val="23"/>
        <w:numPr>
          <w:ilvl w:val="0"/>
          <w:numId w:val="9"/>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主引导扇区MBR。当BIOS自检完毕，在检aJ}}和重置平台的其他硬件设备之后，将会把控制权转交给MBR。在MBR中有预启动代码和磁盘分区表等一系列重要信息，所以需要对其加以保护。    </w:t>
      </w:r>
    </w:p>
    <w:p>
      <w:pPr>
        <w:pStyle w:val="23"/>
        <w:numPr>
          <w:ilvl w:val="0"/>
          <w:numId w:val="9"/>
        </w:numPr>
        <w:tabs>
          <w:tab w:val="clear" w:pos="312"/>
        </w:tabs>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 xml:space="preserve">Grub引导系统。Grub通常分为以下三个阶段。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stagel: stagel会被直接的写入MBR中，这样计算机设备在启动时一旦对硬件的安全性检测完毕以后就会将系统的控制权转到GRUB中。stage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stage2也是必须具有的，通常它存放在某个文件系统中。stage2是Grub的核心，基本上所有的Grub功能都是由stage2实现的。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stagel-5是可选的，它介于stage 1和stage2之间，当stagel不能够识别stage2所在的文件系统的时候，就会调用stagel-5来识别文件系统以便加载stage2 0</w:t>
      </w:r>
      <w:r>
        <w:rPr>
          <w:rFonts w:hint="eastAsia" w:ascii="Times New Roman" w:hAnsi="Times New Roman"/>
          <w:sz w:val="24"/>
          <w:szCs w:val="24"/>
          <w:lang w:eastAsia="zh-CN"/>
        </w:rPr>
        <w:t>。</w:t>
      </w:r>
      <w:r>
        <w:rPr>
          <w:rFonts w:hint="eastAsia" w:ascii="Times New Roman" w:hAnsi="Times New Roman"/>
          <w:sz w:val="24"/>
          <w:szCs w:val="24"/>
        </w:rPr>
        <w:t>因此，Grub的实际运行流程是stager stagel-5 (optional)一stage2。这三部分都要度</w:t>
      </w:r>
      <w:r>
        <w:rPr>
          <w:rFonts w:hint="eastAsia" w:ascii="Times New Roman" w:hAnsi="Times New Roman"/>
          <w:sz w:val="24"/>
          <w:szCs w:val="24"/>
          <w:lang w:val="en-US" w:eastAsia="zh-CN"/>
        </w:rPr>
        <w:t>量</w:t>
      </w:r>
      <w:r>
        <w:rPr>
          <w:rFonts w:hint="eastAsia" w:ascii="Times New Roman" w:hAnsi="Times New Roman"/>
          <w:sz w:val="24"/>
          <w:szCs w:val="24"/>
        </w:rPr>
        <w:t xml:space="preserve">。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(3)操作系统内核。内核的引导流程至少应包括两个内核启动的关键文件:initrd和vmlinuz。</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 xml:space="preserve">①initrd </w:t>
      </w:r>
      <w:r>
        <w:rPr>
          <w:rFonts w:hint="eastAsia" w:ascii="Times New Roman" w:hAnsi="Times New Roman"/>
          <w:sz w:val="24"/>
          <w:szCs w:val="24"/>
          <w:lang w:eastAsia="zh-CN"/>
        </w:rPr>
        <w:t>。</w:t>
      </w:r>
      <w:r>
        <w:rPr>
          <w:rFonts w:hint="eastAsia" w:ascii="Times New Roman" w:hAnsi="Times New Roman"/>
          <w:sz w:val="24"/>
          <w:szCs w:val="24"/>
        </w:rPr>
        <w:t>initrd是“initial ram disk”的简称。initrd是Linux在系统引导过程中使用的一个临时根文件系统，用来临时把硬件引导到实际内核vmilnuz能够接管并继续引导</w:t>
      </w:r>
      <w:r>
        <w:rPr>
          <w:rFonts w:hint="eastAsia" w:ascii="Times New Roman" w:hAnsi="Times New Roman"/>
          <w:sz w:val="24"/>
          <w:szCs w:val="24"/>
          <w:lang w:eastAsia="zh-CN"/>
        </w:rPr>
        <w: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sys等Linux启动时必需的目录。通常，Linux内核挂载真正的根文件系统是使用initrd来进行挂载的，挂载完成后把initrd从内存中卸载掉，因此，initrd是一个过渡性质的处理过程。</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②vmlinuz o 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    </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4</w:t>
      </w:r>
      <w:r>
        <w:rPr>
          <w:rFonts w:hint="eastAsia" w:ascii="Times New Roman" w:hAnsi="Times New Roman"/>
          <w:sz w:val="24"/>
          <w:szCs w:val="24"/>
          <w:lang w:eastAsia="zh-CN"/>
        </w:rPr>
        <w:t xml:space="preserve">）所有进程的起点init。它是系统中其它进程的起点，进程号是1 o       Linux执行init程序是在完成内核引导之后进行的。对于这一部分，除了要保证init文件本身的完整性以外，还要保证init所读取的一些配置文件(或脚本)的完整性，这包括//etc/ inittab ,/etc/rc. d/rc. sysinit和/etc/rc.d/rc等。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(5) mingetty。当init重新从rc返回获取控制权的时候，它将启动mingetty o  mingetty包括如下功能:打开终端，设置模式;输出登录界面和提示，接收用户名的输入;以用户名为login参数，加载login程序。    与此同时，与mingetty和login相关的登录配置文件的完整性也要得到保证，这包括/etc/nologin, /etc/securetty, /etc/passwd等。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 (6)与启动流程相关的其他文件。当用户成功登录，出现shell的时候，Linux的启动就可以认为结束，用户就可以使用操作系统了。在Linux启动的整个过程中，可能还</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有其他一些与启动流程相关的文件，例如用户使用的shell文件、内核符号表/boot/System.map和一些启动配置文件等，这是由启动流程、系统配置和用户自己定义的。</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(7)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3"/>
        <w:spacing w:line="360" w:lineRule="auto"/>
        <w:ind w:firstLine="420" w:firstLineChars="0"/>
        <w:rPr>
          <w:del w:id="2100" w:author="Janusio" w:date="2018-03-05T01:08:49Z"/>
          <w:rFonts w:hint="eastAsia" w:ascii="Times New Roman" w:hAnsi="Times New Roman"/>
          <w:sz w:val="24"/>
          <w:szCs w:val="24"/>
        </w:rPr>
      </w:pPr>
      <w:del w:id="2101" w:author="Janusio" w:date="2018-03-05T01:08:49Z">
        <w:r>
          <w:rPr>
            <w:rFonts w:hint="eastAsia" w:ascii="Times New Roman" w:hAnsi="Times New Roman"/>
            <w:sz w:val="24"/>
            <w:szCs w:val="24"/>
          </w:rPr>
          <w:delText>×××××××××××××××××××××××××××××××××××××××××××××××××××××××××××××</w:delText>
        </w:r>
      </w:del>
    </w:p>
    <w:p>
      <w:pPr>
        <w:pStyle w:val="23"/>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Linux虚拟机启动可信度量因素及内容分析</w:t>
      </w:r>
    </w:p>
    <w:p>
      <w:pPr>
        <w:pStyle w:val="23"/>
        <w:spacing w:line="360" w:lineRule="auto"/>
        <w:ind w:firstLine="420" w:firstLineChars="0"/>
        <w:rPr>
          <w:ins w:id="2102" w:author="Janusio" w:date="2018-03-05T13:47:04Z"/>
          <w:rFonts w:hint="eastAsia" w:ascii="Times New Roman" w:hAnsi="Times New Roman"/>
          <w:sz w:val="24"/>
          <w:szCs w:val="24"/>
          <w:lang w:val="en-US" w:eastAsia="zh-CN"/>
        </w:rPr>
      </w:pPr>
      <w:ins w:id="2103" w:author="Janusio" w:date="2018-03-05T13:40:07Z">
        <w:r>
          <w:rPr>
            <w:rFonts w:hint="eastAsia" w:ascii="Times New Roman" w:hAnsi="Times New Roman"/>
            <w:sz w:val="24"/>
            <w:szCs w:val="24"/>
            <w:lang w:val="en-US" w:eastAsia="zh-CN"/>
          </w:rPr>
          <w:t>虚拟机</w:t>
        </w:r>
      </w:ins>
      <w:ins w:id="2104" w:author="Janusio" w:date="2018-03-05T13:40:11Z">
        <w:r>
          <w:rPr>
            <w:rFonts w:hint="eastAsia" w:ascii="Times New Roman" w:hAnsi="Times New Roman"/>
            <w:sz w:val="24"/>
            <w:szCs w:val="24"/>
            <w:lang w:val="en-US" w:eastAsia="zh-CN"/>
          </w:rPr>
          <w:t>作为</w:t>
        </w:r>
      </w:ins>
      <w:del w:id="2105" w:author="Janusio" w:date="2018-03-05T13:45:53Z">
        <w:r>
          <w:rPr>
            <w:rFonts w:hint="eastAsia" w:ascii="Times New Roman" w:hAnsi="Times New Roman"/>
            <w:sz w:val="24"/>
            <w:szCs w:val="24"/>
          </w:rPr>
          <w:delText>×××××××××××</w:delText>
        </w:r>
      </w:del>
      <w:ins w:id="2106" w:author="Janusio" w:date="2018-03-05T13:45:54Z">
        <w:r>
          <w:rPr>
            <w:rFonts w:hint="eastAsia" w:ascii="Times New Roman" w:hAnsi="Times New Roman"/>
            <w:sz w:val="24"/>
            <w:szCs w:val="24"/>
            <w:lang w:val="en-US" w:eastAsia="zh-CN"/>
          </w:rPr>
          <w:t>被</w:t>
        </w:r>
      </w:ins>
      <w:ins w:id="2107" w:author="Janusio" w:date="2018-03-05T13:45:58Z">
        <w:r>
          <w:rPr>
            <w:rFonts w:hint="eastAsia" w:ascii="Times New Roman" w:hAnsi="Times New Roman"/>
            <w:sz w:val="24"/>
            <w:szCs w:val="24"/>
            <w:lang w:val="en-US" w:eastAsia="zh-CN"/>
          </w:rPr>
          <w:t>抽象出来的</w:t>
        </w:r>
      </w:ins>
      <w:ins w:id="2108" w:author="Janusio" w:date="2018-03-05T13:46:00Z">
        <w:r>
          <w:rPr>
            <w:rFonts w:hint="eastAsia" w:ascii="Times New Roman" w:hAnsi="Times New Roman"/>
            <w:sz w:val="24"/>
            <w:szCs w:val="24"/>
            <w:lang w:val="en-US" w:eastAsia="zh-CN"/>
          </w:rPr>
          <w:t>计算机</w:t>
        </w:r>
      </w:ins>
      <w:ins w:id="2109" w:author="Janusio" w:date="2018-03-05T13:46:03Z">
        <w:r>
          <w:rPr>
            <w:rFonts w:hint="eastAsia" w:ascii="Times New Roman" w:hAnsi="Times New Roman"/>
            <w:sz w:val="24"/>
            <w:szCs w:val="24"/>
            <w:lang w:val="en-US" w:eastAsia="zh-CN"/>
          </w:rPr>
          <w:t>机器，</w:t>
        </w:r>
      </w:ins>
      <w:ins w:id="2110" w:author="Janusio" w:date="2018-03-05T13:46:05Z">
        <w:r>
          <w:rPr>
            <w:rFonts w:hint="eastAsia" w:ascii="Times New Roman" w:hAnsi="Times New Roman"/>
            <w:sz w:val="24"/>
            <w:szCs w:val="24"/>
            <w:lang w:val="en-US" w:eastAsia="zh-CN"/>
          </w:rPr>
          <w:t>其</w:t>
        </w:r>
      </w:ins>
      <w:ins w:id="2111" w:author="Janusio" w:date="2018-03-05T13:46:07Z">
        <w:r>
          <w:rPr>
            <w:rFonts w:hint="eastAsia" w:ascii="Times New Roman" w:hAnsi="Times New Roman"/>
            <w:sz w:val="24"/>
            <w:szCs w:val="24"/>
            <w:lang w:val="en-US" w:eastAsia="zh-CN"/>
          </w:rPr>
          <w:t>启动</w:t>
        </w:r>
      </w:ins>
      <w:ins w:id="2112" w:author="Janusio" w:date="2018-03-05T13:46:09Z">
        <w:r>
          <w:rPr>
            <w:rFonts w:hint="eastAsia" w:ascii="Times New Roman" w:hAnsi="Times New Roman"/>
            <w:sz w:val="24"/>
            <w:szCs w:val="24"/>
            <w:lang w:val="en-US" w:eastAsia="zh-CN"/>
          </w:rPr>
          <w:t>过程</w:t>
        </w:r>
      </w:ins>
      <w:ins w:id="2113" w:author="Janusio" w:date="2018-03-05T13:46:10Z">
        <w:r>
          <w:rPr>
            <w:rFonts w:hint="eastAsia" w:ascii="Times New Roman" w:hAnsi="Times New Roman"/>
            <w:sz w:val="24"/>
            <w:szCs w:val="24"/>
            <w:lang w:val="en-US" w:eastAsia="zh-CN"/>
          </w:rPr>
          <w:t>中</w:t>
        </w:r>
      </w:ins>
      <w:ins w:id="2114" w:author="Janusio" w:date="2018-03-05T13:46:12Z">
        <w:r>
          <w:rPr>
            <w:rFonts w:hint="eastAsia" w:ascii="Times New Roman" w:hAnsi="Times New Roman"/>
            <w:sz w:val="24"/>
            <w:szCs w:val="24"/>
            <w:lang w:val="en-US" w:eastAsia="zh-CN"/>
          </w:rPr>
          <w:t>也需要</w:t>
        </w:r>
      </w:ins>
      <w:ins w:id="2115" w:author="Janusio" w:date="2018-03-05T13:46:14Z">
        <w:r>
          <w:rPr>
            <w:rFonts w:hint="eastAsia" w:ascii="Times New Roman" w:hAnsi="Times New Roman"/>
            <w:sz w:val="24"/>
            <w:szCs w:val="24"/>
            <w:lang w:val="en-US" w:eastAsia="zh-CN"/>
          </w:rPr>
          <w:t>具备</w:t>
        </w:r>
      </w:ins>
      <w:ins w:id="2116" w:author="Janusio" w:date="2018-03-05T13:46:16Z">
        <w:r>
          <w:rPr>
            <w:rFonts w:hint="eastAsia" w:ascii="Times New Roman" w:hAnsi="Times New Roman"/>
            <w:sz w:val="24"/>
            <w:szCs w:val="24"/>
            <w:lang w:val="en-US" w:eastAsia="zh-CN"/>
          </w:rPr>
          <w:t>真实</w:t>
        </w:r>
      </w:ins>
      <w:ins w:id="2117" w:author="Janusio" w:date="2018-03-05T13:46:17Z">
        <w:r>
          <w:rPr>
            <w:rFonts w:hint="eastAsia" w:ascii="Times New Roman" w:hAnsi="Times New Roman"/>
            <w:sz w:val="24"/>
            <w:szCs w:val="24"/>
            <w:lang w:val="en-US" w:eastAsia="zh-CN"/>
          </w:rPr>
          <w:t>机器</w:t>
        </w:r>
      </w:ins>
      <w:ins w:id="2118" w:author="Janusio" w:date="2018-03-05T13:46:19Z">
        <w:r>
          <w:rPr>
            <w:rFonts w:hint="eastAsia" w:ascii="Times New Roman" w:hAnsi="Times New Roman"/>
            <w:sz w:val="24"/>
            <w:szCs w:val="24"/>
            <w:lang w:val="en-US" w:eastAsia="zh-CN"/>
          </w:rPr>
          <w:t>中的</w:t>
        </w:r>
      </w:ins>
      <w:ins w:id="2119" w:author="Janusio" w:date="2018-03-05T13:46:20Z">
        <w:r>
          <w:rPr>
            <w:rFonts w:hint="eastAsia" w:ascii="Times New Roman" w:hAnsi="Times New Roman"/>
            <w:sz w:val="24"/>
            <w:szCs w:val="24"/>
            <w:lang w:val="en-US" w:eastAsia="zh-CN"/>
          </w:rPr>
          <w:t>启动</w:t>
        </w:r>
      </w:ins>
      <w:ins w:id="2120" w:author="Janusio" w:date="2018-03-05T13:46:22Z">
        <w:r>
          <w:rPr>
            <w:rFonts w:hint="eastAsia" w:ascii="Times New Roman" w:hAnsi="Times New Roman"/>
            <w:sz w:val="24"/>
            <w:szCs w:val="24"/>
            <w:lang w:val="en-US" w:eastAsia="zh-CN"/>
          </w:rPr>
          <w:t>顺序，</w:t>
        </w:r>
      </w:ins>
      <w:ins w:id="2121" w:author="Janusio" w:date="2018-03-05T13:46:25Z">
        <w:r>
          <w:rPr>
            <w:rFonts w:hint="eastAsia" w:ascii="Times New Roman" w:hAnsi="Times New Roman"/>
            <w:sz w:val="24"/>
            <w:szCs w:val="24"/>
            <w:lang w:val="en-US" w:eastAsia="zh-CN"/>
          </w:rPr>
          <w:t>不过</w:t>
        </w:r>
      </w:ins>
      <w:ins w:id="2122" w:author="Janusio" w:date="2018-03-05T13:46:27Z">
        <w:r>
          <w:rPr>
            <w:rFonts w:hint="eastAsia" w:ascii="Times New Roman" w:hAnsi="Times New Roman"/>
            <w:sz w:val="24"/>
            <w:szCs w:val="24"/>
            <w:lang w:val="en-US" w:eastAsia="zh-CN"/>
          </w:rPr>
          <w:t>其中</w:t>
        </w:r>
      </w:ins>
      <w:ins w:id="2123" w:author="Janusio" w:date="2018-03-05T13:46:28Z">
        <w:r>
          <w:rPr>
            <w:rFonts w:hint="eastAsia" w:ascii="Times New Roman" w:hAnsi="Times New Roman"/>
            <w:sz w:val="24"/>
            <w:szCs w:val="24"/>
            <w:lang w:val="en-US" w:eastAsia="zh-CN"/>
          </w:rPr>
          <w:t>的</w:t>
        </w:r>
      </w:ins>
      <w:ins w:id="2124" w:author="Janusio" w:date="2018-03-05T13:46:29Z">
        <w:r>
          <w:rPr>
            <w:rFonts w:hint="eastAsia" w:ascii="Times New Roman" w:hAnsi="Times New Roman"/>
            <w:sz w:val="24"/>
            <w:szCs w:val="24"/>
            <w:lang w:val="en-US" w:eastAsia="zh-CN"/>
          </w:rPr>
          <w:t>组件都是</w:t>
        </w:r>
      </w:ins>
      <w:ins w:id="2125" w:author="Janusio" w:date="2018-03-05T13:46:31Z">
        <w:r>
          <w:rPr>
            <w:rFonts w:hint="eastAsia" w:ascii="Times New Roman" w:hAnsi="Times New Roman"/>
            <w:sz w:val="24"/>
            <w:szCs w:val="24"/>
            <w:lang w:val="en-US" w:eastAsia="zh-CN"/>
          </w:rPr>
          <w:t>由</w:t>
        </w:r>
      </w:ins>
      <w:ins w:id="2126" w:author="Janusio" w:date="2018-03-05T13:46:32Z">
        <w:r>
          <w:rPr>
            <w:rFonts w:hint="eastAsia" w:ascii="Times New Roman" w:hAnsi="Times New Roman"/>
            <w:sz w:val="24"/>
            <w:szCs w:val="24"/>
            <w:lang w:val="en-US" w:eastAsia="zh-CN"/>
          </w:rPr>
          <w:t>VMM</w:t>
        </w:r>
      </w:ins>
      <w:ins w:id="2127" w:author="Janusio" w:date="2018-03-05T13:46:42Z">
        <w:r>
          <w:rPr>
            <w:rFonts w:hint="eastAsia" w:ascii="Times New Roman" w:hAnsi="Times New Roman"/>
            <w:sz w:val="24"/>
            <w:szCs w:val="24"/>
            <w:lang w:val="en-US" w:eastAsia="zh-CN"/>
          </w:rPr>
          <w:t>进行</w:t>
        </w:r>
      </w:ins>
      <w:ins w:id="2128" w:author="Janusio" w:date="2018-03-05T13:46:43Z">
        <w:r>
          <w:rPr>
            <w:rFonts w:hint="eastAsia" w:ascii="Times New Roman" w:hAnsi="Times New Roman"/>
            <w:sz w:val="24"/>
            <w:szCs w:val="24"/>
            <w:lang w:val="en-US" w:eastAsia="zh-CN"/>
          </w:rPr>
          <w:t>抽象</w:t>
        </w:r>
      </w:ins>
      <w:ins w:id="2129" w:author="Janusio" w:date="2018-03-05T13:46:45Z">
        <w:r>
          <w:rPr>
            <w:rFonts w:hint="eastAsia" w:ascii="Times New Roman" w:hAnsi="Times New Roman"/>
            <w:sz w:val="24"/>
            <w:szCs w:val="24"/>
            <w:lang w:val="en-US" w:eastAsia="zh-CN"/>
          </w:rPr>
          <w:t>和管理</w:t>
        </w:r>
      </w:ins>
      <w:ins w:id="2130" w:author="Janusio" w:date="2018-03-05T13:46:46Z">
        <w:r>
          <w:rPr>
            <w:rFonts w:hint="eastAsia" w:ascii="Times New Roman" w:hAnsi="Times New Roman"/>
            <w:sz w:val="24"/>
            <w:szCs w:val="24"/>
            <w:lang w:val="en-US" w:eastAsia="zh-CN"/>
          </w:rPr>
          <w:t>的</w:t>
        </w:r>
      </w:ins>
      <w:ins w:id="2131" w:author="Janusio" w:date="2018-03-05T13:46:49Z">
        <w:r>
          <w:rPr>
            <w:rFonts w:hint="eastAsia" w:ascii="Times New Roman" w:hAnsi="Times New Roman"/>
            <w:sz w:val="24"/>
            <w:szCs w:val="24"/>
            <w:lang w:val="en-US" w:eastAsia="zh-CN"/>
          </w:rPr>
          <w:t>，</w:t>
        </w:r>
      </w:ins>
      <w:ins w:id="2132" w:author="Janusio" w:date="2018-03-05T13:56:09Z">
        <w:r>
          <w:rPr>
            <w:rFonts w:hint="eastAsia" w:ascii="Times New Roman" w:hAnsi="Times New Roman"/>
            <w:sz w:val="24"/>
            <w:szCs w:val="24"/>
            <w:lang w:val="en-US" w:eastAsia="zh-CN"/>
          </w:rPr>
          <w:t>详细的</w:t>
        </w:r>
      </w:ins>
      <w:ins w:id="2133" w:author="Janusio" w:date="2018-03-05T13:56:10Z">
        <w:r>
          <w:rPr>
            <w:rFonts w:hint="eastAsia" w:ascii="Times New Roman" w:hAnsi="Times New Roman"/>
            <w:sz w:val="24"/>
            <w:szCs w:val="24"/>
            <w:lang w:val="en-US" w:eastAsia="zh-CN"/>
          </w:rPr>
          <w:t>过程</w:t>
        </w:r>
      </w:ins>
      <w:ins w:id="2134" w:author="Janusio" w:date="2018-03-05T13:56:13Z">
        <w:r>
          <w:rPr>
            <w:rFonts w:hint="eastAsia" w:ascii="Times New Roman" w:hAnsi="Times New Roman"/>
            <w:sz w:val="24"/>
            <w:szCs w:val="24"/>
            <w:lang w:val="en-US" w:eastAsia="zh-CN"/>
          </w:rPr>
          <w:t>类似</w:t>
        </w:r>
      </w:ins>
      <w:ins w:id="2135" w:author="Janusio" w:date="2018-03-05T13:56:15Z">
        <w:r>
          <w:rPr>
            <w:rFonts w:hint="eastAsia" w:ascii="Times New Roman" w:hAnsi="Times New Roman"/>
            <w:sz w:val="24"/>
            <w:szCs w:val="24"/>
            <w:lang w:val="en-US" w:eastAsia="zh-CN"/>
          </w:rPr>
          <w:t>真实的</w:t>
        </w:r>
      </w:ins>
      <w:ins w:id="2136" w:author="Janusio" w:date="2018-03-05T13:56:18Z">
        <w:r>
          <w:rPr>
            <w:rFonts w:hint="eastAsia" w:ascii="Times New Roman" w:hAnsi="Times New Roman"/>
            <w:sz w:val="24"/>
            <w:szCs w:val="24"/>
            <w:lang w:val="en-US" w:eastAsia="zh-CN"/>
          </w:rPr>
          <w:t>及其，</w:t>
        </w:r>
      </w:ins>
      <w:ins w:id="2137" w:author="Janusio" w:date="2018-03-05T13:56:27Z">
        <w:r>
          <w:rPr>
            <w:rFonts w:hint="eastAsia" w:ascii="Times New Roman" w:hAnsi="Times New Roman"/>
            <w:sz w:val="24"/>
            <w:szCs w:val="24"/>
            <w:lang w:val="en-US" w:eastAsia="zh-CN"/>
          </w:rPr>
          <w:t>本文对</w:t>
        </w:r>
      </w:ins>
      <w:ins w:id="2138" w:author="Janusio" w:date="2018-03-05T13:56:29Z">
        <w:r>
          <w:rPr>
            <w:rFonts w:hint="eastAsia" w:ascii="Times New Roman" w:hAnsi="Times New Roman"/>
            <w:sz w:val="24"/>
            <w:szCs w:val="24"/>
            <w:lang w:val="en-US" w:eastAsia="zh-CN"/>
          </w:rPr>
          <w:t>其中</w:t>
        </w:r>
      </w:ins>
      <w:ins w:id="2139" w:author="Janusio" w:date="2018-03-05T13:56:31Z">
        <w:r>
          <w:rPr>
            <w:rFonts w:hint="eastAsia" w:ascii="Times New Roman" w:hAnsi="Times New Roman"/>
            <w:sz w:val="24"/>
            <w:szCs w:val="24"/>
            <w:lang w:val="en-US" w:eastAsia="zh-CN"/>
          </w:rPr>
          <w:t>需要</w:t>
        </w:r>
      </w:ins>
      <w:ins w:id="2140" w:author="Janusio" w:date="2018-03-05T13:56:32Z">
        <w:r>
          <w:rPr>
            <w:rFonts w:hint="eastAsia" w:ascii="Times New Roman" w:hAnsi="Times New Roman"/>
            <w:sz w:val="24"/>
            <w:szCs w:val="24"/>
            <w:lang w:val="en-US" w:eastAsia="zh-CN"/>
          </w:rPr>
          <w:t>注意的</w:t>
        </w:r>
      </w:ins>
      <w:ins w:id="2141" w:author="Janusio" w:date="2018-03-05T13:56:33Z">
        <w:r>
          <w:rPr>
            <w:rFonts w:hint="eastAsia" w:ascii="Times New Roman" w:hAnsi="Times New Roman"/>
            <w:sz w:val="24"/>
            <w:szCs w:val="24"/>
            <w:lang w:val="en-US" w:eastAsia="zh-CN"/>
          </w:rPr>
          <w:t>部分</w:t>
        </w:r>
      </w:ins>
      <w:ins w:id="2142" w:author="Janusio" w:date="2018-03-05T13:56:34Z">
        <w:r>
          <w:rPr>
            <w:rFonts w:hint="eastAsia" w:ascii="Times New Roman" w:hAnsi="Times New Roman"/>
            <w:sz w:val="24"/>
            <w:szCs w:val="24"/>
            <w:lang w:val="en-US" w:eastAsia="zh-CN"/>
          </w:rPr>
          <w:t>进行</w:t>
        </w:r>
      </w:ins>
      <w:ins w:id="2143" w:author="Janusio" w:date="2018-03-05T13:56:36Z">
        <w:r>
          <w:rPr>
            <w:rFonts w:hint="eastAsia" w:ascii="Times New Roman" w:hAnsi="Times New Roman"/>
            <w:sz w:val="24"/>
            <w:szCs w:val="24"/>
            <w:lang w:val="en-US" w:eastAsia="zh-CN"/>
          </w:rPr>
          <w:t>说明</w:t>
        </w:r>
      </w:ins>
      <w:ins w:id="2144" w:author="Janusio" w:date="2018-03-05T13:56:37Z">
        <w:r>
          <w:rPr>
            <w:rFonts w:hint="eastAsia" w:ascii="Times New Roman" w:hAnsi="Times New Roman"/>
            <w:sz w:val="24"/>
            <w:szCs w:val="24"/>
            <w:lang w:val="en-US" w:eastAsia="zh-CN"/>
          </w:rPr>
          <w:t>，</w:t>
        </w:r>
      </w:ins>
      <w:ins w:id="2145" w:author="Janusio" w:date="2018-03-05T13:56:38Z">
        <w:r>
          <w:rPr>
            <w:rFonts w:hint="eastAsia" w:ascii="Times New Roman" w:hAnsi="Times New Roman"/>
            <w:sz w:val="24"/>
            <w:szCs w:val="24"/>
            <w:lang w:val="en-US" w:eastAsia="zh-CN"/>
          </w:rPr>
          <w:t>如下</w:t>
        </w:r>
      </w:ins>
      <w:ins w:id="2146" w:author="Janusio" w:date="2018-03-05T13:47:04Z">
        <w:r>
          <w:rPr>
            <w:rFonts w:hint="eastAsia" w:ascii="Times New Roman" w:hAnsi="Times New Roman"/>
            <w:sz w:val="24"/>
            <w:szCs w:val="24"/>
            <w:lang w:val="en-US" w:eastAsia="zh-CN"/>
          </w:rPr>
          <w:t>：</w:t>
        </w:r>
      </w:ins>
    </w:p>
    <w:p>
      <w:pPr>
        <w:pStyle w:val="23"/>
        <w:numPr>
          <w:ilvl w:val="0"/>
          <w:numId w:val="10"/>
          <w:ins w:id="2148" w:author="Janusio" w:date="2018-03-05T13:47:23Z"/>
        </w:numPr>
        <w:spacing w:line="360" w:lineRule="auto"/>
        <w:ind w:firstLine="420" w:firstLineChars="0"/>
        <w:rPr>
          <w:ins w:id="2149" w:author="Janusio" w:date="2018-03-05T13:47:23Z"/>
          <w:rFonts w:hint="eastAsia" w:ascii="Times New Roman" w:hAnsi="Times New Roman"/>
          <w:sz w:val="24"/>
          <w:szCs w:val="24"/>
          <w:lang w:val="en-US" w:eastAsia="zh-CN"/>
        </w:rPr>
        <w:pPrChange w:id="2147" w:author="Janusio" w:date="2018-03-05T13:47:23Z">
          <w:pPr>
            <w:pStyle w:val="23"/>
            <w:spacing w:line="360" w:lineRule="auto"/>
            <w:ind w:firstLine="420" w:firstLineChars="0"/>
          </w:pPr>
        </w:pPrChange>
      </w:pPr>
      <w:ins w:id="2150" w:author="Janusio" w:date="2018-03-05T13:47:36Z">
        <w:r>
          <w:rPr>
            <w:rFonts w:hint="eastAsia" w:ascii="Times New Roman" w:hAnsi="Times New Roman"/>
            <w:sz w:val="24"/>
            <w:szCs w:val="24"/>
            <w:lang w:val="en-US" w:eastAsia="zh-CN"/>
          </w:rPr>
          <w:t>BIOS</w:t>
        </w:r>
      </w:ins>
      <w:ins w:id="2151" w:author="Janusio" w:date="2018-03-05T13:55:53Z">
        <w:r>
          <w:rPr>
            <w:rFonts w:hint="eastAsia" w:ascii="Times New Roman" w:hAnsi="Times New Roman"/>
            <w:sz w:val="24"/>
            <w:szCs w:val="24"/>
            <w:lang w:val="en-US" w:eastAsia="zh-CN"/>
          </w:rPr>
          <w:t>和</w:t>
        </w:r>
      </w:ins>
      <w:ins w:id="2152" w:author="Janusio" w:date="2018-03-05T13:47:38Z">
        <w:r>
          <w:rPr>
            <w:rFonts w:hint="eastAsia" w:ascii="Times New Roman" w:hAnsi="Times New Roman"/>
            <w:sz w:val="24"/>
            <w:szCs w:val="24"/>
            <w:lang w:val="en-US" w:eastAsia="zh-CN"/>
          </w:rPr>
          <w:t>b</w:t>
        </w:r>
      </w:ins>
      <w:ins w:id="2153" w:author="Janusio" w:date="2018-03-05T13:47:15Z">
        <w:r>
          <w:rPr>
            <w:rFonts w:hint="eastAsia" w:ascii="Times New Roman" w:hAnsi="Times New Roman"/>
            <w:sz w:val="24"/>
            <w:szCs w:val="24"/>
            <w:lang w:val="en-US" w:eastAsia="zh-CN"/>
          </w:rPr>
          <w:t>ootLoader</w:t>
        </w:r>
      </w:ins>
    </w:p>
    <w:p>
      <w:pPr>
        <w:pStyle w:val="23"/>
        <w:numPr>
          <w:ilvl w:val="-1"/>
          <w:numId w:val="0"/>
        </w:numPr>
        <w:spacing w:line="360" w:lineRule="auto"/>
        <w:ind w:firstLine="420" w:firstLineChars="0"/>
        <w:rPr>
          <w:ins w:id="2155" w:author="Janusio" w:date="2018-03-05T13:48:47Z"/>
          <w:rFonts w:hint="eastAsia" w:ascii="Times New Roman" w:hAnsi="Times New Roman"/>
          <w:sz w:val="24"/>
          <w:szCs w:val="24"/>
          <w:lang w:val="en-US" w:eastAsia="zh-CN"/>
        </w:rPr>
        <w:pPrChange w:id="2154" w:author="Janusio" w:date="2018-03-05T13:47:24Z">
          <w:pPr>
            <w:pStyle w:val="23"/>
            <w:spacing w:line="360" w:lineRule="auto"/>
            <w:ind w:firstLine="420" w:firstLineChars="0"/>
          </w:pPr>
        </w:pPrChange>
      </w:pPr>
      <w:ins w:id="2156" w:author="Janusio" w:date="2018-03-05T13:47:26Z">
        <w:r>
          <w:rPr>
            <w:rFonts w:hint="eastAsia" w:ascii="Times New Roman" w:hAnsi="Times New Roman"/>
            <w:sz w:val="24"/>
            <w:szCs w:val="24"/>
            <w:lang w:val="en-US" w:eastAsia="zh-CN"/>
          </w:rPr>
          <w:t>全虚拟化</w:t>
        </w:r>
      </w:ins>
      <w:ins w:id="2157" w:author="Janusio" w:date="2018-03-05T13:47:27Z">
        <w:r>
          <w:rPr>
            <w:rFonts w:hint="eastAsia" w:ascii="Times New Roman" w:hAnsi="Times New Roman"/>
            <w:sz w:val="24"/>
            <w:szCs w:val="24"/>
            <w:lang w:val="en-US" w:eastAsia="zh-CN"/>
          </w:rPr>
          <w:t>中的</w:t>
        </w:r>
      </w:ins>
      <w:ins w:id="2158" w:author="Janusio" w:date="2018-03-05T13:47:48Z">
        <w:r>
          <w:rPr>
            <w:rFonts w:hint="eastAsia" w:ascii="Times New Roman" w:hAnsi="Times New Roman"/>
            <w:sz w:val="24"/>
            <w:szCs w:val="24"/>
            <w:lang w:val="en-US" w:eastAsia="zh-CN"/>
          </w:rPr>
          <w:t>b</w:t>
        </w:r>
      </w:ins>
      <w:ins w:id="2159" w:author="Janusio" w:date="2018-03-05T13:47:42Z">
        <w:r>
          <w:rPr>
            <w:rFonts w:hint="eastAsia" w:ascii="Times New Roman" w:hAnsi="Times New Roman"/>
            <w:sz w:val="24"/>
            <w:szCs w:val="24"/>
            <w:lang w:val="en-US" w:eastAsia="zh-CN"/>
          </w:rPr>
          <w:t>ootLoader</w:t>
        </w:r>
      </w:ins>
      <w:ins w:id="2160" w:author="Janusio" w:date="2018-03-05T13:47:51Z">
        <w:r>
          <w:rPr>
            <w:rFonts w:hint="eastAsia" w:ascii="Times New Roman" w:hAnsi="Times New Roman"/>
            <w:sz w:val="24"/>
            <w:szCs w:val="24"/>
            <w:lang w:val="en-US" w:eastAsia="zh-CN"/>
          </w:rPr>
          <w:t>模拟了</w:t>
        </w:r>
      </w:ins>
      <w:ins w:id="2161" w:author="Janusio" w:date="2018-03-05T13:47:55Z">
        <w:r>
          <w:rPr>
            <w:rFonts w:hint="eastAsia" w:ascii="Times New Roman" w:hAnsi="Times New Roman"/>
            <w:sz w:val="24"/>
            <w:szCs w:val="24"/>
            <w:lang w:val="en-US" w:eastAsia="zh-CN"/>
          </w:rPr>
          <w:t>BIOS</w:t>
        </w:r>
      </w:ins>
      <w:ins w:id="2162" w:author="Janusio" w:date="2018-03-05T13:47:57Z">
        <w:r>
          <w:rPr>
            <w:rFonts w:hint="eastAsia" w:ascii="Times New Roman" w:hAnsi="Times New Roman"/>
            <w:sz w:val="24"/>
            <w:szCs w:val="24"/>
            <w:lang w:val="en-US" w:eastAsia="zh-CN"/>
          </w:rPr>
          <w:t>，</w:t>
        </w:r>
      </w:ins>
      <w:ins w:id="2163"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3"/>
        <w:numPr>
          <w:ilvl w:val="-1"/>
          <w:numId w:val="0"/>
        </w:numPr>
        <w:spacing w:line="360" w:lineRule="auto"/>
        <w:ind w:firstLine="420" w:firstLineChars="0"/>
        <w:rPr>
          <w:ins w:id="2165" w:author="Janusio" w:date="2018-03-05T13:48:52Z"/>
          <w:rFonts w:hint="eastAsia" w:ascii="Times New Roman" w:hAnsi="Times New Roman"/>
          <w:sz w:val="24"/>
          <w:szCs w:val="24"/>
          <w:lang w:val="en-US" w:eastAsia="zh-CN"/>
        </w:rPr>
        <w:pPrChange w:id="2164" w:author="Janusio" w:date="2018-03-05T13:47:24Z">
          <w:pPr>
            <w:pStyle w:val="23"/>
            <w:spacing w:line="360" w:lineRule="auto"/>
            <w:ind w:firstLine="420" w:firstLineChars="0"/>
          </w:pPr>
        </w:pPrChange>
      </w:pPr>
      <w:ins w:id="2166" w:author="Janusio" w:date="2018-03-05T13:48:49Z">
        <w:r>
          <w:rPr>
            <w:rFonts w:hint="eastAsia" w:ascii="Times New Roman" w:hAnsi="Times New Roman"/>
            <w:sz w:val="24"/>
            <w:szCs w:val="24"/>
            <w:lang w:val="en-US" w:eastAsia="zh-CN"/>
          </w:rPr>
          <w:t>具体</w:t>
        </w:r>
      </w:ins>
      <w:ins w:id="2167" w:author="Janusio" w:date="2018-03-05T13:48:50Z">
        <w:r>
          <w:rPr>
            <w:rFonts w:hint="eastAsia" w:ascii="Times New Roman" w:hAnsi="Times New Roman"/>
            <w:sz w:val="24"/>
            <w:szCs w:val="24"/>
            <w:lang w:val="en-US" w:eastAsia="zh-CN"/>
          </w:rPr>
          <w:t>配置</w:t>
        </w:r>
      </w:ins>
      <w:ins w:id="2168" w:author="Janusio" w:date="2018-03-05T13:48:51Z">
        <w:r>
          <w:rPr>
            <w:rFonts w:hint="eastAsia" w:ascii="Times New Roman" w:hAnsi="Times New Roman"/>
            <w:sz w:val="24"/>
            <w:szCs w:val="24"/>
            <w:lang w:val="en-US" w:eastAsia="zh-CN"/>
          </w:rPr>
          <w:t>如下</w:t>
        </w:r>
      </w:ins>
      <w:ins w:id="2169" w:author="Janusio" w:date="2018-03-05T13:48:52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2171" w:author="Janusio" w:date="2018-03-05T13:49:12Z"/>
          <w:rFonts w:hint="eastAsia" w:ascii="Times New Roman" w:hAnsi="Times New Roman"/>
          <w:sz w:val="22"/>
          <w:szCs w:val="22"/>
          <w:lang w:val="en-US" w:eastAsia="zh-CN"/>
        </w:rPr>
        <w:pPrChange w:id="2170" w:author="Janusio" w:date="2018-03-05T13:47:24Z">
          <w:pPr>
            <w:pStyle w:val="23"/>
            <w:spacing w:line="360" w:lineRule="auto"/>
            <w:ind w:firstLine="420" w:firstLineChars="0"/>
          </w:pPr>
        </w:pPrChange>
      </w:pPr>
      <w:ins w:id="2172" w:author="Janusio" w:date="2018-03-05T13:48:56Z">
        <w:r>
          <w:rPr>
            <w:rFonts w:hint="eastAsia" w:ascii="Times New Roman" w:hAnsi="Times New Roman"/>
            <w:sz w:val="24"/>
            <w:szCs w:val="24"/>
            <w:lang w:val="en-US" w:eastAsia="zh-CN"/>
          </w:rPr>
          <w:t xml:space="preserve">  </w:t>
        </w:r>
      </w:ins>
      <w:ins w:id="2173" w:author="Janusio" w:date="2018-03-05T13:48:56Z">
        <w:r>
          <w:rPr>
            <w:rFonts w:hint="eastAsia" w:ascii="Times New Roman" w:hAnsi="Times New Roman"/>
            <w:sz w:val="22"/>
            <w:szCs w:val="22"/>
            <w:lang w:val="en-US" w:eastAsia="zh-CN"/>
            <w:rPrChange w:id="2174" w:author="Janusio" w:date="2018-03-05T13:49:06Z">
              <w:rPr>
                <w:rFonts w:hint="eastAsia" w:ascii="Times New Roman" w:hAnsi="Times New Roman"/>
                <w:sz w:val="24"/>
                <w:szCs w:val="24"/>
                <w:lang w:val="en-US" w:eastAsia="zh-CN"/>
              </w:rPr>
            </w:rPrChange>
          </w:rPr>
          <w:t>&lt;os&gt; </w:t>
        </w:r>
      </w:ins>
      <w:ins w:id="2175" w:author="Janusio" w:date="2018-03-05T13:48:56Z">
        <w:r>
          <w:rPr>
            <w:rFonts w:hint="eastAsia" w:ascii="Times New Roman" w:hAnsi="Times New Roman"/>
            <w:sz w:val="22"/>
            <w:szCs w:val="22"/>
            <w:lang w:val="en-US" w:eastAsia="zh-CN"/>
            <w:rPrChange w:id="2176" w:author="Janusio" w:date="2018-03-05T13:49:06Z">
              <w:rPr>
                <w:rFonts w:hint="eastAsia" w:ascii="Times New Roman" w:hAnsi="Times New Roman"/>
                <w:sz w:val="24"/>
                <w:szCs w:val="24"/>
                <w:lang w:val="en-US" w:eastAsia="zh-CN"/>
              </w:rPr>
            </w:rPrChange>
          </w:rPr>
          <w:br w:type="textWrapping"/>
        </w:r>
      </w:ins>
      <w:ins w:id="2177" w:author="Janusio" w:date="2018-03-05T13:48:56Z">
        <w:r>
          <w:rPr>
            <w:rFonts w:hint="eastAsia" w:ascii="Times New Roman" w:hAnsi="Times New Roman"/>
            <w:sz w:val="22"/>
            <w:szCs w:val="22"/>
            <w:lang w:val="en-US" w:eastAsia="zh-CN"/>
            <w:rPrChange w:id="2178" w:author="Janusio" w:date="2018-03-05T13:49:06Z">
              <w:rPr>
                <w:rFonts w:hint="eastAsia" w:ascii="Times New Roman" w:hAnsi="Times New Roman"/>
                <w:sz w:val="24"/>
                <w:szCs w:val="24"/>
                <w:lang w:val="en-US" w:eastAsia="zh-CN"/>
              </w:rPr>
            </w:rPrChange>
          </w:rPr>
          <w:t>    &lt;type&gt;hvm&lt;/type&gt; </w:t>
        </w:r>
      </w:ins>
      <w:ins w:id="2179" w:author="Janusio" w:date="2018-03-05T13:48:56Z">
        <w:r>
          <w:rPr>
            <w:rFonts w:hint="eastAsia" w:ascii="Times New Roman" w:hAnsi="Times New Roman"/>
            <w:sz w:val="22"/>
            <w:szCs w:val="22"/>
            <w:lang w:val="en-US" w:eastAsia="zh-CN"/>
            <w:rPrChange w:id="2180" w:author="Janusio" w:date="2018-03-05T13:49:06Z">
              <w:rPr>
                <w:rFonts w:hint="eastAsia" w:ascii="Times New Roman" w:hAnsi="Times New Roman"/>
                <w:sz w:val="24"/>
                <w:szCs w:val="24"/>
                <w:lang w:val="en-US" w:eastAsia="zh-CN"/>
              </w:rPr>
            </w:rPrChange>
          </w:rPr>
          <w:br w:type="textWrapping"/>
        </w:r>
      </w:ins>
      <w:ins w:id="2181" w:author="Janusio" w:date="2018-03-05T13:48:56Z">
        <w:r>
          <w:rPr>
            <w:rFonts w:hint="eastAsia" w:ascii="Times New Roman" w:hAnsi="Times New Roman"/>
            <w:sz w:val="22"/>
            <w:szCs w:val="22"/>
            <w:lang w:val="en-US" w:eastAsia="zh-CN"/>
            <w:rPrChange w:id="2182" w:author="Janusio" w:date="2018-03-05T13:49:06Z">
              <w:rPr>
                <w:rFonts w:hint="eastAsia" w:ascii="Times New Roman" w:hAnsi="Times New Roman"/>
                <w:sz w:val="24"/>
                <w:szCs w:val="24"/>
                <w:lang w:val="en-US" w:eastAsia="zh-CN"/>
              </w:rPr>
            </w:rPrChange>
          </w:rPr>
          <w:t>    &lt;loader&gt;/usr/lib/xen/boot/hvmloader&lt;/loader&gt; </w:t>
        </w:r>
      </w:ins>
      <w:ins w:id="2183" w:author="Janusio" w:date="2018-03-05T13:48:56Z">
        <w:r>
          <w:rPr>
            <w:rFonts w:hint="eastAsia" w:ascii="Times New Roman" w:hAnsi="Times New Roman"/>
            <w:sz w:val="22"/>
            <w:szCs w:val="22"/>
            <w:lang w:val="en-US" w:eastAsia="zh-CN"/>
            <w:rPrChange w:id="2184" w:author="Janusio" w:date="2018-03-05T13:49:06Z">
              <w:rPr>
                <w:rFonts w:hint="eastAsia" w:ascii="Times New Roman" w:hAnsi="Times New Roman"/>
                <w:sz w:val="24"/>
                <w:szCs w:val="24"/>
                <w:lang w:val="en-US" w:eastAsia="zh-CN"/>
              </w:rPr>
            </w:rPrChange>
          </w:rPr>
          <w:br w:type="textWrapping"/>
        </w:r>
      </w:ins>
      <w:ins w:id="2185" w:author="Janusio" w:date="2018-03-05T13:48:56Z">
        <w:r>
          <w:rPr>
            <w:rFonts w:hint="eastAsia" w:ascii="Times New Roman" w:hAnsi="Times New Roman"/>
            <w:sz w:val="22"/>
            <w:szCs w:val="22"/>
            <w:lang w:val="en-US" w:eastAsia="zh-CN"/>
            <w:rPrChange w:id="2186" w:author="Janusio" w:date="2018-03-05T13:49:06Z">
              <w:rPr>
                <w:rFonts w:hint="eastAsia" w:ascii="Times New Roman" w:hAnsi="Times New Roman"/>
                <w:sz w:val="24"/>
                <w:szCs w:val="24"/>
                <w:lang w:val="en-US" w:eastAsia="zh-CN"/>
              </w:rPr>
            </w:rPrChange>
          </w:rPr>
          <w:t>    &lt;boot dev='hd'/&gt; </w:t>
        </w:r>
      </w:ins>
      <w:ins w:id="2187" w:author="Janusio" w:date="2018-03-05T13:48:56Z">
        <w:r>
          <w:rPr>
            <w:rFonts w:hint="eastAsia" w:ascii="Times New Roman" w:hAnsi="Times New Roman"/>
            <w:sz w:val="22"/>
            <w:szCs w:val="22"/>
            <w:lang w:val="en-US" w:eastAsia="zh-CN"/>
            <w:rPrChange w:id="2188" w:author="Janusio" w:date="2018-03-05T13:49:06Z">
              <w:rPr>
                <w:rFonts w:hint="eastAsia" w:ascii="Times New Roman" w:hAnsi="Times New Roman"/>
                <w:sz w:val="24"/>
                <w:szCs w:val="24"/>
                <w:lang w:val="en-US" w:eastAsia="zh-CN"/>
              </w:rPr>
            </w:rPrChange>
          </w:rPr>
          <w:br w:type="textWrapping"/>
        </w:r>
      </w:ins>
      <w:ins w:id="2189" w:author="Janusio" w:date="2018-03-05T13:48:56Z">
        <w:r>
          <w:rPr>
            <w:rFonts w:hint="eastAsia" w:ascii="Times New Roman" w:hAnsi="Times New Roman"/>
            <w:sz w:val="22"/>
            <w:szCs w:val="22"/>
            <w:lang w:val="en-US" w:eastAsia="zh-CN"/>
            <w:rPrChange w:id="2190" w:author="Janusio" w:date="2018-03-05T13:49:06Z">
              <w:rPr>
                <w:rFonts w:hint="eastAsia" w:ascii="Times New Roman" w:hAnsi="Times New Roman"/>
                <w:sz w:val="24"/>
                <w:szCs w:val="24"/>
                <w:lang w:val="en-US" w:eastAsia="zh-CN"/>
              </w:rPr>
            </w:rPrChange>
          </w:rPr>
          <w:t>    &lt;boot dev='cdrom'/&gt; </w:t>
        </w:r>
      </w:ins>
      <w:ins w:id="2191" w:author="Janusio" w:date="2018-03-05T13:48:56Z">
        <w:r>
          <w:rPr>
            <w:rFonts w:hint="eastAsia" w:ascii="Times New Roman" w:hAnsi="Times New Roman"/>
            <w:sz w:val="22"/>
            <w:szCs w:val="22"/>
            <w:lang w:val="en-US" w:eastAsia="zh-CN"/>
            <w:rPrChange w:id="2192" w:author="Janusio" w:date="2018-03-05T13:49:06Z">
              <w:rPr>
                <w:rFonts w:hint="eastAsia" w:ascii="Times New Roman" w:hAnsi="Times New Roman"/>
                <w:sz w:val="24"/>
                <w:szCs w:val="24"/>
                <w:lang w:val="en-US" w:eastAsia="zh-CN"/>
              </w:rPr>
            </w:rPrChange>
          </w:rPr>
          <w:br w:type="textWrapping"/>
        </w:r>
      </w:ins>
      <w:ins w:id="2193" w:author="Janusio" w:date="2018-03-05T13:48:56Z">
        <w:r>
          <w:rPr>
            <w:rFonts w:hint="eastAsia" w:ascii="Times New Roman" w:hAnsi="Times New Roman"/>
            <w:sz w:val="22"/>
            <w:szCs w:val="22"/>
            <w:lang w:val="en-US" w:eastAsia="zh-CN"/>
            <w:rPrChange w:id="2194" w:author="Janusio" w:date="2018-03-05T13:49:06Z">
              <w:rPr>
                <w:rFonts w:hint="eastAsia" w:ascii="Times New Roman" w:hAnsi="Times New Roman"/>
                <w:sz w:val="24"/>
                <w:szCs w:val="24"/>
                <w:lang w:val="en-US" w:eastAsia="zh-CN"/>
              </w:rPr>
            </w:rPrChange>
          </w:rPr>
          <w:t>    &lt;bootmenu enable='yes'/&gt; </w:t>
        </w:r>
      </w:ins>
      <w:ins w:id="2195" w:author="Janusio" w:date="2018-03-05T13:48:56Z">
        <w:r>
          <w:rPr>
            <w:rFonts w:hint="eastAsia" w:ascii="Times New Roman" w:hAnsi="Times New Roman"/>
            <w:sz w:val="22"/>
            <w:szCs w:val="22"/>
            <w:lang w:val="en-US" w:eastAsia="zh-CN"/>
            <w:rPrChange w:id="2196" w:author="Janusio" w:date="2018-03-05T13:49:06Z">
              <w:rPr>
                <w:rFonts w:hint="eastAsia" w:ascii="Times New Roman" w:hAnsi="Times New Roman"/>
                <w:sz w:val="24"/>
                <w:szCs w:val="24"/>
                <w:lang w:val="en-US" w:eastAsia="zh-CN"/>
              </w:rPr>
            </w:rPrChange>
          </w:rPr>
          <w:br w:type="textWrapping"/>
        </w:r>
      </w:ins>
      <w:ins w:id="2197" w:author="Janusio" w:date="2018-03-05T13:48:56Z">
        <w:r>
          <w:rPr>
            <w:rFonts w:hint="eastAsia" w:ascii="Times New Roman" w:hAnsi="Times New Roman"/>
            <w:sz w:val="22"/>
            <w:szCs w:val="22"/>
            <w:lang w:val="en-US" w:eastAsia="zh-CN"/>
            <w:rPrChange w:id="2198" w:author="Janusio" w:date="2018-03-05T13:49:06Z">
              <w:rPr>
                <w:rFonts w:hint="eastAsia" w:ascii="Times New Roman" w:hAnsi="Times New Roman"/>
                <w:sz w:val="24"/>
                <w:szCs w:val="24"/>
                <w:lang w:val="en-US" w:eastAsia="zh-CN"/>
              </w:rPr>
            </w:rPrChange>
          </w:rPr>
          <w:t>    &lt;smbios mode='sysinfo'/&gt; </w:t>
        </w:r>
      </w:ins>
      <w:ins w:id="2199" w:author="Janusio" w:date="2018-03-05T13:48:56Z">
        <w:r>
          <w:rPr>
            <w:rFonts w:hint="eastAsia" w:ascii="Times New Roman" w:hAnsi="Times New Roman"/>
            <w:sz w:val="22"/>
            <w:szCs w:val="22"/>
            <w:lang w:val="en-US" w:eastAsia="zh-CN"/>
            <w:rPrChange w:id="2200" w:author="Janusio" w:date="2018-03-05T13:49:06Z">
              <w:rPr>
                <w:rFonts w:hint="eastAsia" w:ascii="Times New Roman" w:hAnsi="Times New Roman"/>
                <w:sz w:val="24"/>
                <w:szCs w:val="24"/>
                <w:lang w:val="en-US" w:eastAsia="zh-CN"/>
              </w:rPr>
            </w:rPrChange>
          </w:rPr>
          <w:br w:type="textWrapping"/>
        </w:r>
      </w:ins>
      <w:ins w:id="2201" w:author="Janusio" w:date="2018-03-05T13:48:56Z">
        <w:r>
          <w:rPr>
            <w:rFonts w:hint="eastAsia" w:ascii="Times New Roman" w:hAnsi="Times New Roman"/>
            <w:sz w:val="22"/>
            <w:szCs w:val="22"/>
            <w:lang w:val="en-US" w:eastAsia="zh-CN"/>
            <w:rPrChange w:id="2202" w:author="Janusio" w:date="2018-03-05T13:49:06Z">
              <w:rPr>
                <w:rFonts w:hint="eastAsia" w:ascii="Times New Roman" w:hAnsi="Times New Roman"/>
                <w:sz w:val="24"/>
                <w:szCs w:val="24"/>
                <w:lang w:val="en-US" w:eastAsia="zh-CN"/>
              </w:rPr>
            </w:rPrChange>
          </w:rPr>
          <w:t>  &lt;/os&gt; </w:t>
        </w:r>
      </w:ins>
      <w:ins w:id="2203" w:author="Janusio" w:date="2018-03-05T13:48:56Z">
        <w:r>
          <w:rPr>
            <w:rFonts w:hint="eastAsia" w:ascii="Times New Roman" w:hAnsi="Times New Roman"/>
            <w:sz w:val="22"/>
            <w:szCs w:val="22"/>
            <w:lang w:val="en-US" w:eastAsia="zh-CN"/>
            <w:rPrChange w:id="2204" w:author="Janusio" w:date="2018-03-05T13:49:06Z">
              <w:rPr>
                <w:rFonts w:hint="eastAsia" w:ascii="Times New Roman" w:hAnsi="Times New Roman"/>
                <w:sz w:val="24"/>
                <w:szCs w:val="24"/>
                <w:lang w:val="en-US" w:eastAsia="zh-CN"/>
              </w:rPr>
            </w:rPrChange>
          </w:rPr>
          <w:br w:type="textWrapping"/>
        </w:r>
      </w:ins>
      <w:ins w:id="2205" w:author="Janusio" w:date="2018-03-05T13:48:56Z">
        <w:r>
          <w:rPr>
            <w:rFonts w:hint="eastAsia" w:ascii="Times New Roman" w:hAnsi="Times New Roman"/>
            <w:sz w:val="22"/>
            <w:szCs w:val="22"/>
            <w:lang w:val="en-US" w:eastAsia="zh-CN"/>
            <w:rPrChange w:id="2206" w:author="Janusio" w:date="2018-03-05T13:49:06Z">
              <w:rPr>
                <w:rFonts w:hint="eastAsia" w:ascii="Times New Roman" w:hAnsi="Times New Roman"/>
                <w:sz w:val="24"/>
                <w:szCs w:val="24"/>
                <w:lang w:val="en-US" w:eastAsia="zh-CN"/>
              </w:rPr>
            </w:rPrChange>
          </w:rPr>
          <w:t>  ... </w:t>
        </w:r>
      </w:ins>
    </w:p>
    <w:p>
      <w:pPr>
        <w:pStyle w:val="23"/>
        <w:numPr>
          <w:ilvl w:val="-1"/>
          <w:numId w:val="0"/>
        </w:numPr>
        <w:spacing w:beforeLines="0" w:afterLines="0" w:line="360" w:lineRule="auto"/>
        <w:ind w:firstLine="420" w:firstLineChars="0"/>
        <w:rPr>
          <w:ins w:id="2208" w:author="Janusio" w:date="2018-03-05T13:51:13Z"/>
          <w:rFonts w:hint="default" w:ascii="Times New Roman" w:hAnsi="Times New Roman" w:cs="Times New Roman"/>
          <w:sz w:val="24"/>
          <w:szCs w:val="24"/>
          <w:lang w:val="en-US" w:eastAsia="zh-CN"/>
          <w:rPrChange w:id="2209" w:author="Janusio" w:date="2018-03-05T13:52:07Z">
            <w:rPr>
              <w:ins w:id="2210" w:author="Janusio" w:date="2018-03-05T13:51:13Z"/>
              <w:rFonts w:hint="eastAsia" w:ascii="Times New Roman" w:hAnsi="Times New Roman"/>
              <w:sz w:val="22"/>
              <w:szCs w:val="22"/>
              <w:lang w:val="en-US" w:eastAsia="zh-CN"/>
            </w:rPr>
          </w:rPrChange>
        </w:rPr>
        <w:pPrChange w:id="2207" w:author="Janusio" w:date="2018-03-05T13:52:02Z">
          <w:pPr>
            <w:pStyle w:val="23"/>
            <w:spacing w:line="360" w:lineRule="auto"/>
            <w:ind w:firstLine="420" w:firstLineChars="0"/>
          </w:pPr>
        </w:pPrChange>
      </w:pPr>
      <w:ins w:id="2211" w:author="Janusio" w:date="2018-03-05T13:50:06Z">
        <w:r>
          <w:rPr>
            <w:rFonts w:hint="eastAsia" w:asciiTheme="minorEastAsia" w:hAnsiTheme="minorEastAsia" w:cstheme="minorEastAsia"/>
            <w:sz w:val="24"/>
            <w:szCs w:val="24"/>
            <w:lang w:val="en-US" w:eastAsia="zh-CN"/>
            <w:rPrChange w:id="2212" w:author="Janusio" w:date="2018-03-05T13:51:59Z">
              <w:rPr>
                <w:rFonts w:hint="eastAsia" w:ascii="Times New Roman" w:hAnsi="Times New Roman"/>
                <w:sz w:val="22"/>
                <w:szCs w:val="22"/>
                <w:lang w:val="en-US" w:eastAsia="zh-CN"/>
              </w:rPr>
            </w:rPrChange>
          </w:rPr>
          <w:t>半虚拟化</w:t>
        </w:r>
      </w:ins>
      <w:ins w:id="2213" w:author="Janusio" w:date="2018-03-05T13:50:08Z">
        <w:r>
          <w:rPr>
            <w:rFonts w:hint="eastAsia" w:asciiTheme="minorEastAsia" w:hAnsiTheme="minorEastAsia" w:cstheme="minorEastAsia"/>
            <w:sz w:val="24"/>
            <w:szCs w:val="24"/>
            <w:lang w:val="en-US" w:eastAsia="zh-CN"/>
            <w:rPrChange w:id="2214" w:author="Janusio" w:date="2018-03-05T13:51:59Z">
              <w:rPr>
                <w:rFonts w:hint="eastAsia" w:ascii="Times New Roman" w:hAnsi="Times New Roman"/>
                <w:sz w:val="22"/>
                <w:szCs w:val="22"/>
                <w:lang w:val="en-US" w:eastAsia="zh-CN"/>
              </w:rPr>
            </w:rPrChange>
          </w:rPr>
          <w:t>中的</w:t>
        </w:r>
      </w:ins>
      <w:ins w:id="2215" w:author="Janusio" w:date="2018-03-05T13:50:17Z">
        <w:r>
          <w:rPr>
            <w:rFonts w:hint="eastAsia" w:asciiTheme="minorEastAsia" w:hAnsiTheme="minorEastAsia" w:cstheme="minorEastAsia"/>
            <w:sz w:val="24"/>
            <w:szCs w:val="24"/>
            <w:lang w:val="en-US" w:eastAsia="zh-CN"/>
            <w:rPrChange w:id="2216" w:author="Janusio" w:date="2018-03-05T13:51:59Z">
              <w:rPr>
                <w:rFonts w:hint="eastAsia" w:ascii="Times New Roman" w:hAnsi="Times New Roman"/>
                <w:sz w:val="22"/>
                <w:szCs w:val="22"/>
                <w:lang w:val="en-US" w:eastAsia="zh-CN"/>
              </w:rPr>
            </w:rPrChange>
          </w:rPr>
          <w:t>Host bootloader</w:t>
        </w:r>
      </w:ins>
      <w:ins w:id="2217" w:author="Janusio" w:date="2018-03-05T13:50:41Z">
        <w:r>
          <w:rPr>
            <w:rFonts w:hint="eastAsia" w:asciiTheme="minorEastAsia" w:hAnsiTheme="minorEastAsia" w:cstheme="minorEastAsia"/>
            <w:sz w:val="24"/>
            <w:szCs w:val="24"/>
            <w:lang w:val="en-US" w:eastAsia="zh-CN"/>
            <w:rPrChange w:id="2218" w:author="Janusio" w:date="2018-03-05T13:51:59Z">
              <w:rPr>
                <w:rFonts w:hint="eastAsia" w:ascii="Times New Roman" w:hAnsi="Times New Roman"/>
                <w:sz w:val="22"/>
                <w:szCs w:val="22"/>
                <w:lang w:val="en-US" w:eastAsia="zh-CN"/>
              </w:rPr>
            </w:rPrChange>
          </w:rPr>
          <w:t>，</w:t>
        </w:r>
      </w:ins>
      <w:ins w:id="2219" w:author="Janusio" w:date="2018-03-05T13:50:45Z">
        <w:r>
          <w:rPr>
            <w:rFonts w:hint="eastAsia" w:asciiTheme="minorEastAsia" w:hAnsiTheme="minorEastAsia" w:cstheme="minorEastAsia"/>
            <w:sz w:val="24"/>
            <w:szCs w:val="24"/>
            <w:lang w:val="en-US" w:eastAsia="zh-CN"/>
            <w:rPrChange w:id="2220"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2221" w:author="Janusio" w:date="2018-03-05T13:50:45Z">
        <w:r>
          <w:rPr>
            <w:rFonts w:hint="default" w:ascii="Times New Roman" w:hAnsi="Times New Roman" w:cs="Times New Roman"/>
            <w:sz w:val="24"/>
            <w:szCs w:val="24"/>
            <w:lang w:val="en-US" w:eastAsia="zh-CN"/>
            <w:rPrChange w:id="2222" w:author="Janusio" w:date="2018-03-05T13:52:07Z">
              <w:rPr>
                <w:rFonts w:hint="eastAsia" w:ascii="Times New Roman" w:hAnsi="Times New Roman"/>
                <w:sz w:val="22"/>
                <w:szCs w:val="22"/>
                <w:lang w:val="en-US" w:eastAsia="zh-CN"/>
              </w:rPr>
            </w:rPrChange>
          </w:rPr>
          <w:t>核的界面。 一个例子是Xen与pygrub。</w:t>
        </w:r>
      </w:ins>
    </w:p>
    <w:p>
      <w:pPr>
        <w:pStyle w:val="23"/>
        <w:numPr>
          <w:ilvl w:val="-1"/>
          <w:numId w:val="0"/>
        </w:numPr>
        <w:spacing w:beforeLines="0" w:afterLines="0" w:line="360" w:lineRule="auto"/>
        <w:ind w:firstLine="420" w:firstLineChars="0"/>
        <w:rPr>
          <w:ins w:id="2224" w:author="Janusio" w:date="2018-03-05T13:51:19Z"/>
          <w:rFonts w:hint="default" w:ascii="Times New Roman" w:hAnsi="Times New Roman" w:cs="Times New Roman"/>
          <w:sz w:val="24"/>
          <w:szCs w:val="24"/>
          <w:lang w:val="en-US" w:eastAsia="zh-CN"/>
          <w:rPrChange w:id="2225" w:author="Janusio" w:date="2018-03-05T13:52:07Z">
            <w:rPr>
              <w:ins w:id="2226" w:author="Janusio" w:date="2018-03-05T13:51:19Z"/>
              <w:rFonts w:hint="eastAsia" w:ascii="Times New Roman" w:hAnsi="Times New Roman"/>
              <w:sz w:val="22"/>
              <w:szCs w:val="22"/>
              <w:lang w:val="en-US" w:eastAsia="zh-CN"/>
            </w:rPr>
          </w:rPrChange>
        </w:rPr>
        <w:pPrChange w:id="2223" w:author="Janusio" w:date="2018-03-05T13:52:02Z">
          <w:pPr>
            <w:pStyle w:val="23"/>
            <w:spacing w:line="360" w:lineRule="auto"/>
            <w:ind w:firstLine="420" w:firstLineChars="0"/>
          </w:pPr>
        </w:pPrChange>
      </w:pPr>
      <w:ins w:id="2227" w:author="Janusio" w:date="2018-03-05T13:51:17Z">
        <w:r>
          <w:rPr>
            <w:rFonts w:hint="default" w:ascii="Times New Roman" w:hAnsi="Times New Roman" w:cs="Times New Roman"/>
            <w:sz w:val="24"/>
            <w:szCs w:val="24"/>
            <w:lang w:val="en-US" w:eastAsia="zh-CN"/>
            <w:rPrChange w:id="2228" w:author="Janusio" w:date="2018-03-05T13:52:07Z">
              <w:rPr>
                <w:rFonts w:hint="eastAsia" w:ascii="Times New Roman" w:hAnsi="Times New Roman"/>
                <w:sz w:val="22"/>
                <w:szCs w:val="22"/>
                <w:lang w:val="en-US" w:eastAsia="zh-CN"/>
              </w:rPr>
            </w:rPrChange>
          </w:rPr>
          <w:t>配置</w:t>
        </w:r>
      </w:ins>
      <w:ins w:id="2229" w:author="Janusio" w:date="2018-03-05T13:51:18Z">
        <w:r>
          <w:rPr>
            <w:rFonts w:hint="default" w:ascii="Times New Roman" w:hAnsi="Times New Roman" w:cs="Times New Roman"/>
            <w:sz w:val="24"/>
            <w:szCs w:val="24"/>
            <w:lang w:val="en-US" w:eastAsia="zh-CN"/>
            <w:rPrChange w:id="2230" w:author="Janusio" w:date="2018-03-05T13:52:07Z">
              <w:rPr>
                <w:rFonts w:hint="eastAsia" w:ascii="Times New Roman" w:hAnsi="Times New Roman"/>
                <w:sz w:val="22"/>
                <w:szCs w:val="22"/>
                <w:lang w:val="en-US" w:eastAsia="zh-CN"/>
              </w:rPr>
            </w:rPrChange>
          </w:rPr>
          <w:t>如下</w:t>
        </w:r>
      </w:ins>
      <w:ins w:id="2231" w:author="Janusio" w:date="2018-03-05T13:51:19Z">
        <w:r>
          <w:rPr>
            <w:rFonts w:hint="default" w:ascii="Times New Roman" w:hAnsi="Times New Roman" w:cs="Times New Roman"/>
            <w:sz w:val="24"/>
            <w:szCs w:val="24"/>
            <w:lang w:val="en-US" w:eastAsia="zh-CN"/>
            <w:rPrChange w:id="2232" w:author="Janusio" w:date="2018-03-05T13:52:07Z">
              <w:rPr>
                <w:rFonts w:hint="eastAsia" w:ascii="Times New Roman" w:hAnsi="Times New Roman"/>
                <w:sz w:val="22"/>
                <w:szCs w:val="22"/>
                <w:lang w:val="en-US" w:eastAsia="zh-CN"/>
              </w:rPr>
            </w:rPrChange>
          </w:rPr>
          <w:t>;</w:t>
        </w:r>
      </w:ins>
    </w:p>
    <w:p>
      <w:pPr>
        <w:pStyle w:val="23"/>
        <w:numPr>
          <w:ilvl w:val="-1"/>
          <w:numId w:val="0"/>
        </w:numPr>
        <w:spacing w:beforeLines="0" w:afterLines="0" w:line="360" w:lineRule="auto"/>
        <w:ind w:firstLine="420" w:firstLineChars="0"/>
        <w:rPr>
          <w:ins w:id="2234" w:author="Janusio" w:date="2018-03-05T13:51:21Z"/>
          <w:rFonts w:hint="default" w:ascii="Times New Roman" w:hAnsi="Times New Roman" w:cs="Times New Roman" w:eastAsiaTheme="minorEastAsia"/>
          <w:b w:val="0"/>
          <w:i w:val="0"/>
          <w:caps w:val="0"/>
          <w:color w:val="4B4B4B"/>
          <w:spacing w:val="0"/>
          <w:sz w:val="24"/>
          <w:szCs w:val="24"/>
          <w:shd w:val="clear" w:fill="FFFFFF"/>
          <w:rPrChange w:id="2235" w:author="Janusio" w:date="2018-03-05T13:52:07Z">
            <w:rPr>
              <w:ins w:id="2236" w:author="Janusio" w:date="2018-03-05T13:51:21Z"/>
              <w:rFonts w:hint="default" w:ascii="Verdana" w:hAnsi="Verdana" w:eastAsia="宋体" w:cs="Verdana"/>
              <w:b w:val="0"/>
              <w:i w:val="0"/>
              <w:caps w:val="0"/>
              <w:color w:val="4B4B4B"/>
              <w:spacing w:val="0"/>
              <w:sz w:val="19"/>
              <w:szCs w:val="19"/>
              <w:shd w:val="clear" w:fill="FFFFFF"/>
            </w:rPr>
          </w:rPrChange>
        </w:rPr>
        <w:pPrChange w:id="2233" w:author="Janusio" w:date="2018-03-05T13:52:02Z">
          <w:pPr>
            <w:pStyle w:val="23"/>
            <w:spacing w:line="360" w:lineRule="auto"/>
            <w:ind w:firstLine="420" w:firstLineChars="0"/>
          </w:pPr>
        </w:pPrChange>
      </w:pPr>
      <w:ins w:id="223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38" w:author="Janusio" w:date="2018-03-05T13:52:07Z">
              <w:rPr>
                <w:rFonts w:ascii="Verdana" w:hAnsi="Verdana" w:eastAsia="宋体" w:cs="Verdana"/>
                <w:b w:val="0"/>
                <w:i w:val="0"/>
                <w:caps w:val="0"/>
                <w:color w:val="4B4B4B"/>
                <w:spacing w:val="0"/>
                <w:sz w:val="19"/>
                <w:szCs w:val="19"/>
                <w:shd w:val="clear" w:fill="FFFFFF"/>
              </w:rPr>
            </w:rPrChange>
          </w:rPr>
          <w:t>...</w:t>
        </w:r>
      </w:ins>
      <w:ins w:id="223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40" w:author="Janusio" w:date="2018-03-05T13:52:07Z">
              <w:rPr>
                <w:rFonts w:hint="default" w:ascii="Verdana" w:hAnsi="Verdana" w:eastAsia="宋体" w:cs="Verdana"/>
                <w:b w:val="0"/>
                <w:i w:val="0"/>
                <w:caps w:val="0"/>
                <w:color w:val="4B4B4B"/>
                <w:spacing w:val="0"/>
                <w:sz w:val="19"/>
                <w:szCs w:val="19"/>
                <w:shd w:val="clear" w:fill="FFFFFF"/>
              </w:rPr>
            </w:rPrChange>
          </w:rPr>
          <w:t> </w:t>
        </w:r>
      </w:ins>
      <w:ins w:id="224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42"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224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44" w:author="Janusio" w:date="2018-03-05T13:52:07Z">
              <w:rPr>
                <w:rFonts w:hint="default" w:ascii="Verdana" w:hAnsi="Verdana" w:eastAsia="宋体" w:cs="Verdana"/>
                <w:b w:val="0"/>
                <w:i w:val="0"/>
                <w:caps w:val="0"/>
                <w:color w:val="4B4B4B"/>
                <w:spacing w:val="0"/>
                <w:sz w:val="19"/>
                <w:szCs w:val="19"/>
                <w:shd w:val="clear" w:fill="FFFFFF"/>
              </w:rPr>
            </w:rPrChange>
          </w:rPr>
          <w:t>  </w:t>
        </w:r>
      </w:ins>
      <w:ins w:id="2245"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2246"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2247"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2248"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224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50"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225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52"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225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2254"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3"/>
        <w:numPr>
          <w:ilvl w:val="-1"/>
          <w:numId w:val="0"/>
        </w:numPr>
        <w:spacing w:beforeLines="0" w:afterLines="0" w:line="360" w:lineRule="auto"/>
        <w:ind w:firstLine="420" w:firstLineChars="0"/>
        <w:rPr>
          <w:ins w:id="2256"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2255" w:author="Janusio" w:date="2018-03-05T13:52:02Z">
          <w:pPr>
            <w:pStyle w:val="23"/>
            <w:spacing w:line="360" w:lineRule="auto"/>
            <w:ind w:firstLine="420" w:firstLineChars="0"/>
          </w:pPr>
        </w:pPrChange>
      </w:pPr>
      <w:ins w:id="2257" w:author="Janusio" w:date="2018-03-05T13:51:42Z">
        <w:r>
          <w:rPr>
            <w:rFonts w:hint="default" w:ascii="Times New Roman" w:hAnsi="Times New Roman" w:cs="Times New Roman" w:eastAsiaTheme="minorEastAsia"/>
            <w:color w:val="4B4B4B"/>
            <w:sz w:val="24"/>
            <w:szCs w:val="24"/>
            <w:shd w:val="clear" w:fill="FFFFFF"/>
            <w:lang w:val="en-US" w:eastAsia="zh-CN"/>
            <w:rPrChange w:id="2258" w:author="Janusio" w:date="2018-03-05T13:52:07Z">
              <w:rPr>
                <w:rFonts w:hint="eastAsia" w:ascii="Verdana" w:hAnsi="Verdana" w:eastAsia="宋体" w:cs="Verdana"/>
                <w:color w:val="4B4B4B"/>
                <w:sz w:val="19"/>
                <w:szCs w:val="19"/>
                <w:shd w:val="clear" w:fill="FFFFFF"/>
                <w:lang w:val="en-US" w:eastAsia="zh-CN"/>
              </w:rPr>
            </w:rPrChange>
          </w:rPr>
          <w:t>并且</w:t>
        </w:r>
      </w:ins>
      <w:ins w:id="2259" w:author="Janusio" w:date="2018-03-05T13:51:43Z">
        <w:r>
          <w:rPr>
            <w:rFonts w:hint="default" w:ascii="Times New Roman" w:hAnsi="Times New Roman" w:cs="Times New Roman" w:eastAsiaTheme="minorEastAsia"/>
            <w:color w:val="4B4B4B"/>
            <w:sz w:val="24"/>
            <w:szCs w:val="24"/>
            <w:shd w:val="clear" w:fill="FFFFFF"/>
            <w:lang w:val="en-US" w:eastAsia="zh-CN"/>
            <w:rPrChange w:id="2260" w:author="Janusio" w:date="2018-03-05T13:52:07Z">
              <w:rPr>
                <w:rFonts w:hint="eastAsia" w:ascii="Verdana" w:hAnsi="Verdana" w:eastAsia="宋体" w:cs="Verdana"/>
                <w:color w:val="4B4B4B"/>
                <w:sz w:val="19"/>
                <w:szCs w:val="19"/>
                <w:shd w:val="clear" w:fill="FFFFFF"/>
                <w:lang w:val="en-US" w:eastAsia="zh-CN"/>
              </w:rPr>
            </w:rPrChange>
          </w:rPr>
          <w:t>存在</w:t>
        </w:r>
      </w:ins>
      <w:ins w:id="2261"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2262"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2263"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2264"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2265"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2266"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2267"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2268"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3"/>
        <w:numPr>
          <w:ilvl w:val="-1"/>
          <w:numId w:val="0"/>
        </w:numPr>
        <w:spacing w:beforeLines="0" w:afterLines="0" w:line="360" w:lineRule="auto"/>
        <w:ind w:firstLine="420" w:firstLineChars="0"/>
        <w:rPr>
          <w:ins w:id="2270"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2269" w:author="Janusio" w:date="2018-03-05T13:52:02Z">
          <w:pPr>
            <w:pStyle w:val="23"/>
            <w:spacing w:line="360" w:lineRule="auto"/>
            <w:ind w:firstLine="420" w:firstLineChars="0"/>
          </w:pPr>
        </w:pPrChange>
      </w:pPr>
      <w:ins w:id="2271"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2272"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3"/>
        <w:numPr>
          <w:ilvl w:val="-1"/>
          <w:numId w:val="0"/>
        </w:numPr>
        <w:spacing w:beforeLines="0" w:afterLines="0" w:line="360" w:lineRule="auto"/>
        <w:ind w:firstLine="420" w:firstLineChars="0"/>
        <w:rPr>
          <w:ins w:id="2274" w:author="Janusio" w:date="2018-03-05T13:53:30Z"/>
          <w:rStyle w:val="16"/>
          <w:rFonts w:hint="default" w:ascii="Times New Roman" w:hAnsi="Times New Roman" w:cs="Times New Roman"/>
          <w:b w:val="0"/>
          <w:bCs/>
          <w:color w:val="4B4B4B"/>
          <w:sz w:val="24"/>
          <w:szCs w:val="24"/>
          <w:shd w:val="clear" w:fill="FFFFFF"/>
        </w:rPr>
        <w:pPrChange w:id="2273" w:author="Janusio" w:date="2018-03-05T13:52:02Z">
          <w:pPr>
            <w:pStyle w:val="23"/>
            <w:spacing w:line="360" w:lineRule="auto"/>
            <w:ind w:firstLine="420" w:firstLineChars="0"/>
          </w:pPr>
        </w:pPrChange>
      </w:pPr>
      <w:ins w:id="2275" w:author="Janusio" w:date="2018-03-05T13:53:29Z">
        <w:r>
          <w:rPr>
            <w:rStyle w:val="16"/>
            <w:rFonts w:hint="default" w:ascii="Times New Roman" w:hAnsi="Times New Roman" w:cs="Times New Roman"/>
            <w:b w:val="0"/>
            <w:bCs/>
            <w:color w:val="4B4B4B"/>
            <w:sz w:val="24"/>
            <w:szCs w:val="24"/>
            <w:shd w:val="clear" w:fill="FFFFFF"/>
          </w:rPr>
          <w:t>  ... </w:t>
        </w:r>
      </w:ins>
      <w:ins w:id="2276" w:author="Janusio" w:date="2018-03-05T13:53:29Z">
        <w:r>
          <w:rPr>
            <w:rStyle w:val="16"/>
            <w:rFonts w:hint="default" w:ascii="Times New Roman" w:hAnsi="Times New Roman" w:cs="Times New Roman"/>
            <w:b w:val="0"/>
            <w:bCs/>
            <w:color w:val="4B4B4B"/>
            <w:sz w:val="24"/>
            <w:szCs w:val="24"/>
            <w:shd w:val="clear" w:fill="FFFFFF"/>
          </w:rPr>
          <w:br w:type="textWrapping"/>
        </w:r>
      </w:ins>
      <w:ins w:id="2277" w:author="Janusio" w:date="2018-03-05T13:53:29Z">
        <w:r>
          <w:rPr>
            <w:rStyle w:val="16"/>
            <w:rFonts w:hint="default" w:ascii="Times New Roman" w:hAnsi="Times New Roman" w:cs="Times New Roman"/>
            <w:b w:val="0"/>
            <w:bCs/>
            <w:color w:val="4B4B4B"/>
            <w:sz w:val="24"/>
            <w:szCs w:val="24"/>
            <w:shd w:val="clear" w:fill="FFFFFF"/>
          </w:rPr>
          <w:t>  &lt;os&gt; </w:t>
        </w:r>
      </w:ins>
      <w:ins w:id="2278" w:author="Janusio" w:date="2018-03-05T13:53:29Z">
        <w:r>
          <w:rPr>
            <w:rStyle w:val="16"/>
            <w:rFonts w:hint="default" w:ascii="Times New Roman" w:hAnsi="Times New Roman" w:cs="Times New Roman"/>
            <w:b w:val="0"/>
            <w:bCs/>
            <w:color w:val="4B4B4B"/>
            <w:sz w:val="24"/>
            <w:szCs w:val="24"/>
            <w:shd w:val="clear" w:fill="FFFFFF"/>
          </w:rPr>
          <w:br w:type="textWrapping"/>
        </w:r>
      </w:ins>
      <w:ins w:id="2279" w:author="Janusio" w:date="2018-03-05T13:53:29Z">
        <w:r>
          <w:rPr>
            <w:rStyle w:val="16"/>
            <w:rFonts w:hint="default" w:ascii="Times New Roman" w:hAnsi="Times New Roman" w:cs="Times New Roman"/>
            <w:b w:val="0"/>
            <w:bCs/>
            <w:color w:val="4B4B4B"/>
            <w:sz w:val="24"/>
            <w:szCs w:val="24"/>
            <w:shd w:val="clear" w:fill="FFFFFF"/>
          </w:rPr>
          <w:t>    &lt;type&gt;hvm&lt;/type&gt; </w:t>
        </w:r>
      </w:ins>
      <w:ins w:id="2280" w:author="Janusio" w:date="2018-03-05T13:53:29Z">
        <w:r>
          <w:rPr>
            <w:rStyle w:val="16"/>
            <w:rFonts w:hint="default" w:ascii="Times New Roman" w:hAnsi="Times New Roman" w:cs="Times New Roman"/>
            <w:b w:val="0"/>
            <w:bCs/>
            <w:color w:val="4B4B4B"/>
            <w:sz w:val="24"/>
            <w:szCs w:val="24"/>
            <w:shd w:val="clear" w:fill="FFFFFF"/>
          </w:rPr>
          <w:br w:type="textWrapping"/>
        </w:r>
      </w:ins>
      <w:ins w:id="2281"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2282" w:author="Janusio" w:date="2018-03-05T13:53:29Z">
        <w:r>
          <w:rPr>
            <w:rStyle w:val="16"/>
            <w:rFonts w:hint="default" w:ascii="Times New Roman" w:hAnsi="Times New Roman" w:cs="Times New Roman"/>
            <w:b w:val="0"/>
            <w:bCs/>
            <w:color w:val="4B4B4B"/>
            <w:sz w:val="24"/>
            <w:szCs w:val="24"/>
            <w:shd w:val="clear" w:fill="FFFFFF"/>
          </w:rPr>
          <w:br w:type="textWrapping"/>
        </w:r>
      </w:ins>
      <w:ins w:id="2283"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2284" w:author="Janusio" w:date="2018-03-05T13:53:29Z">
        <w:r>
          <w:rPr>
            <w:rStyle w:val="16"/>
            <w:rFonts w:hint="default" w:ascii="Times New Roman" w:hAnsi="Times New Roman" w:cs="Times New Roman"/>
            <w:b w:val="0"/>
            <w:bCs/>
            <w:color w:val="4B4B4B"/>
            <w:sz w:val="24"/>
            <w:szCs w:val="24"/>
            <w:shd w:val="clear" w:fill="FFFFFF"/>
          </w:rPr>
          <w:br w:type="textWrapping"/>
        </w:r>
      </w:ins>
      <w:ins w:id="2285"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2286" w:author="Janusio" w:date="2018-03-05T13:53:29Z">
        <w:r>
          <w:rPr>
            <w:rStyle w:val="16"/>
            <w:rFonts w:hint="default" w:ascii="Times New Roman" w:hAnsi="Times New Roman" w:cs="Times New Roman"/>
            <w:b w:val="0"/>
            <w:bCs/>
            <w:color w:val="4B4B4B"/>
            <w:sz w:val="24"/>
            <w:szCs w:val="24"/>
            <w:shd w:val="clear" w:fill="FFFFFF"/>
          </w:rPr>
          <w:br w:type="textWrapping"/>
        </w:r>
      </w:ins>
      <w:ins w:id="2287"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2288" w:author="Janusio" w:date="2018-03-05T13:53:29Z">
        <w:r>
          <w:rPr>
            <w:rStyle w:val="16"/>
            <w:rFonts w:hint="default" w:ascii="Times New Roman" w:hAnsi="Times New Roman" w:cs="Times New Roman"/>
            <w:b w:val="0"/>
            <w:bCs/>
            <w:color w:val="4B4B4B"/>
            <w:sz w:val="24"/>
            <w:szCs w:val="24"/>
            <w:shd w:val="clear" w:fill="FFFFFF"/>
          </w:rPr>
          <w:fldChar w:fldCharType="begin"/>
        </w:r>
      </w:ins>
      <w:ins w:id="2289"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2290" w:author="Janusio" w:date="2018-03-05T13:53:29Z">
        <w:r>
          <w:rPr>
            <w:rStyle w:val="16"/>
            <w:rFonts w:hint="default" w:ascii="Times New Roman" w:hAnsi="Times New Roman" w:cs="Times New Roman"/>
            <w:b w:val="0"/>
            <w:bCs/>
            <w:color w:val="4B4B4B"/>
            <w:sz w:val="24"/>
            <w:szCs w:val="24"/>
            <w:shd w:val="clear" w:fill="FFFFFF"/>
          </w:rPr>
          <w:fldChar w:fldCharType="separate"/>
        </w:r>
      </w:ins>
      <w:ins w:id="2291" w:author="Janusio" w:date="2018-03-05T13:53:29Z">
        <w:r>
          <w:rPr>
            <w:rStyle w:val="16"/>
            <w:rFonts w:hint="default" w:ascii="Times New Roman" w:hAnsi="Times New Roman" w:cs="Times New Roman"/>
            <w:b w:val="0"/>
            <w:bCs/>
            <w:color w:val="4B4B4B"/>
            <w:sz w:val="24"/>
            <w:szCs w:val="24"/>
            <w:shd w:val="clear" w:fill="FFFFFF"/>
          </w:rPr>
          <w:t>http://example.com/f8-i386/os/</w:t>
        </w:r>
      </w:ins>
      <w:ins w:id="2292" w:author="Janusio" w:date="2018-03-05T13:53:29Z">
        <w:r>
          <w:rPr>
            <w:rStyle w:val="16"/>
            <w:rFonts w:hint="default" w:ascii="Times New Roman" w:hAnsi="Times New Roman" w:cs="Times New Roman"/>
            <w:b w:val="0"/>
            <w:bCs/>
            <w:color w:val="4B4B4B"/>
            <w:sz w:val="24"/>
            <w:szCs w:val="24"/>
            <w:shd w:val="clear" w:fill="FFFFFF"/>
          </w:rPr>
          <w:fldChar w:fldCharType="end"/>
        </w:r>
      </w:ins>
      <w:ins w:id="2293" w:author="Janusio" w:date="2018-03-05T13:53:29Z">
        <w:r>
          <w:rPr>
            <w:rStyle w:val="16"/>
            <w:rFonts w:hint="default" w:ascii="Times New Roman" w:hAnsi="Times New Roman" w:cs="Times New Roman"/>
            <w:b w:val="0"/>
            <w:bCs/>
            <w:color w:val="4B4B4B"/>
            <w:sz w:val="24"/>
            <w:szCs w:val="24"/>
            <w:shd w:val="clear" w:fill="FFFFFF"/>
          </w:rPr>
          <w:t>&lt;/cmdline&gt; </w:t>
        </w:r>
      </w:ins>
      <w:ins w:id="2294" w:author="Janusio" w:date="2018-03-05T13:53:29Z">
        <w:r>
          <w:rPr>
            <w:rStyle w:val="16"/>
            <w:rFonts w:hint="default" w:ascii="Times New Roman" w:hAnsi="Times New Roman" w:cs="Times New Roman"/>
            <w:b w:val="0"/>
            <w:bCs/>
            <w:color w:val="4B4B4B"/>
            <w:sz w:val="24"/>
            <w:szCs w:val="24"/>
            <w:shd w:val="clear" w:fill="FFFFFF"/>
          </w:rPr>
          <w:br w:type="textWrapping"/>
        </w:r>
      </w:ins>
      <w:ins w:id="2295" w:author="Janusio" w:date="2018-03-05T13:53:29Z">
        <w:r>
          <w:rPr>
            <w:rStyle w:val="16"/>
            <w:rFonts w:hint="default" w:ascii="Times New Roman" w:hAnsi="Times New Roman" w:cs="Times New Roman"/>
            <w:b w:val="0"/>
            <w:bCs/>
            <w:color w:val="4B4B4B"/>
            <w:sz w:val="24"/>
            <w:szCs w:val="24"/>
            <w:shd w:val="clear" w:fill="FFFFFF"/>
          </w:rPr>
          <w:t>  &lt;/os&gt; </w:t>
        </w:r>
      </w:ins>
      <w:ins w:id="2296" w:author="Janusio" w:date="2018-03-05T13:53:29Z">
        <w:r>
          <w:rPr>
            <w:rStyle w:val="16"/>
            <w:rFonts w:hint="default" w:ascii="Times New Roman" w:hAnsi="Times New Roman" w:cs="Times New Roman"/>
            <w:b w:val="0"/>
            <w:bCs/>
            <w:color w:val="4B4B4B"/>
            <w:sz w:val="24"/>
            <w:szCs w:val="24"/>
            <w:shd w:val="clear" w:fill="FFFFFF"/>
          </w:rPr>
          <w:br w:type="textWrapping"/>
        </w:r>
      </w:ins>
      <w:ins w:id="2297" w:author="Janusio" w:date="2018-03-05T13:53:29Z">
        <w:r>
          <w:rPr>
            <w:rStyle w:val="16"/>
            <w:rFonts w:hint="default" w:ascii="Times New Roman" w:hAnsi="Times New Roman" w:cs="Times New Roman"/>
            <w:b w:val="0"/>
            <w:bCs/>
            <w:color w:val="4B4B4B"/>
            <w:sz w:val="24"/>
            <w:szCs w:val="24"/>
            <w:shd w:val="clear" w:fill="FFFFFF"/>
          </w:rPr>
          <w:t>  ... </w:t>
        </w:r>
      </w:ins>
    </w:p>
    <w:p>
      <w:pPr>
        <w:pStyle w:val="23"/>
        <w:numPr>
          <w:ilvl w:val="0"/>
          <w:numId w:val="10"/>
          <w:ins w:id="2299" w:author="Janusio" w:date="2018-03-05T13:54:23Z"/>
        </w:numPr>
        <w:spacing w:beforeLines="0" w:afterLines="0" w:line="360" w:lineRule="auto"/>
        <w:ind w:firstLine="420" w:firstLineChars="0"/>
        <w:rPr>
          <w:ins w:id="2300" w:author="Janusio" w:date="2018-03-05T13:54:23Z"/>
          <w:rStyle w:val="16"/>
          <w:rFonts w:hint="eastAsia" w:ascii="Times New Roman" w:hAnsi="Times New Roman" w:cs="Times New Roman"/>
          <w:b w:val="0"/>
          <w:bCs/>
          <w:color w:val="4B4B4B"/>
          <w:sz w:val="24"/>
          <w:szCs w:val="24"/>
          <w:shd w:val="clear" w:fill="FFFFFF"/>
          <w:lang w:val="en-US" w:eastAsia="zh-CN"/>
        </w:rPr>
        <w:pPrChange w:id="2298" w:author="Janusio" w:date="2018-03-05T13:54:23Z">
          <w:pPr>
            <w:pStyle w:val="23"/>
            <w:spacing w:line="360" w:lineRule="auto"/>
            <w:ind w:firstLine="420" w:firstLineChars="0"/>
          </w:pPr>
        </w:pPrChange>
      </w:pPr>
      <w:ins w:id="2301"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2302"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2303"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2304"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2305"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3"/>
        <w:numPr>
          <w:ilvl w:val="-1"/>
          <w:numId w:val="0"/>
        </w:numPr>
        <w:spacing w:beforeLines="0" w:afterLines="0" w:line="360" w:lineRule="auto"/>
        <w:ind w:firstLine="420" w:firstLineChars="0"/>
        <w:rPr>
          <w:ins w:id="2307" w:author="Janusio" w:date="2018-03-05T13:58:11Z"/>
          <w:rStyle w:val="16"/>
          <w:rFonts w:hint="eastAsia" w:ascii="Times New Roman" w:hAnsi="Times New Roman" w:cs="Times New Roman"/>
          <w:b w:val="0"/>
          <w:bCs/>
          <w:color w:val="4B4B4B"/>
          <w:sz w:val="24"/>
          <w:szCs w:val="24"/>
          <w:shd w:val="clear" w:fill="FFFFFF"/>
          <w:lang w:val="en-US" w:eastAsia="zh-CN"/>
        </w:rPr>
        <w:pPrChange w:id="2306" w:author="Janusio" w:date="2018-03-05T13:54:25Z">
          <w:pPr>
            <w:pStyle w:val="23"/>
            <w:spacing w:line="360" w:lineRule="auto"/>
            <w:ind w:firstLine="420" w:firstLineChars="0"/>
          </w:pPr>
        </w:pPrChange>
      </w:pPr>
      <w:ins w:id="2308"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2309"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2310"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2311"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2312"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2313"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2314"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2315"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2316"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2317"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2318"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2319"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2320"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2321"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2322"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2323"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2324"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2325"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2326"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2327"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2328"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2329"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2330"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2331"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2332"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2333"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2334"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2335"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2336"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2337"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3"/>
        <w:numPr>
          <w:ilvl w:val="0"/>
          <w:numId w:val="10"/>
          <w:ins w:id="2339" w:author="Janusio" w:date="2018-03-05T13:58:15Z"/>
        </w:numPr>
        <w:spacing w:beforeLines="0" w:afterLines="0" w:line="360" w:lineRule="auto"/>
        <w:ind w:firstLine="420" w:firstLineChars="0"/>
        <w:rPr>
          <w:ins w:id="2340" w:author="Janusio" w:date="2018-03-05T13:58:15Z"/>
          <w:rStyle w:val="16"/>
          <w:rFonts w:hint="eastAsia" w:ascii="Times New Roman" w:hAnsi="Times New Roman" w:cs="Times New Roman"/>
          <w:b w:val="0"/>
          <w:bCs/>
          <w:color w:val="4B4B4B"/>
          <w:sz w:val="24"/>
          <w:szCs w:val="24"/>
          <w:shd w:val="clear" w:fill="FFFFFF"/>
          <w:lang w:val="en-US" w:eastAsia="zh-CN"/>
        </w:rPr>
        <w:pPrChange w:id="2338" w:author="Janusio" w:date="2018-03-05T13:58:15Z">
          <w:pPr>
            <w:pStyle w:val="23"/>
            <w:spacing w:line="360" w:lineRule="auto"/>
            <w:ind w:firstLine="420" w:firstLineChars="0"/>
          </w:pPr>
        </w:pPrChange>
      </w:pPr>
      <w:ins w:id="2341"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2342"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2343"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2344"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3"/>
        <w:numPr>
          <w:ilvl w:val="-1"/>
          <w:numId w:val="0"/>
        </w:numPr>
        <w:spacing w:beforeLines="0" w:afterLines="0" w:line="360" w:lineRule="auto"/>
        <w:ind w:firstLine="420" w:firstLineChars="0"/>
        <w:rPr>
          <w:ins w:id="2346" w:author="Janusio" w:date="2018-03-05T14:42:42Z"/>
          <w:rStyle w:val="16"/>
          <w:rFonts w:ascii="Times New Roman" w:hAnsi="Times New Roman" w:cs="Times New Roman"/>
          <w:b w:val="0"/>
          <w:bCs w:val="0"/>
          <w:color w:val="4B4B4B"/>
          <w:sz w:val="24"/>
          <w:szCs w:val="24"/>
          <w:shd w:val="clear" w:fill="FFFFFF"/>
        </w:rPr>
        <w:pPrChange w:id="2345" w:author="Janusio" w:date="2018-03-05T13:58:16Z">
          <w:pPr>
            <w:pStyle w:val="23"/>
            <w:spacing w:line="360" w:lineRule="auto"/>
            <w:ind w:firstLine="420" w:firstLineChars="0"/>
          </w:pPr>
        </w:pPrChange>
      </w:pPr>
      <w:ins w:id="2347" w:author="Janusio" w:date="2018-03-05T13:59:52Z">
        <w:r>
          <w:rPr>
            <w:rStyle w:val="16"/>
            <w:rFonts w:hint="eastAsia" w:ascii="Times New Roman" w:hAnsi="Times New Roman" w:cs="Times New Roman"/>
            <w:b w:val="0"/>
            <w:bCs w:val="0"/>
            <w:color w:val="4B4B4B"/>
            <w:sz w:val="24"/>
            <w:szCs w:val="24"/>
            <w:shd w:val="clear" w:fill="FFFFFF"/>
            <w:rPrChange w:id="2348"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2349" w:author="Janusio" w:date="2018-03-05T13:59:52Z">
        <w:r>
          <w:rPr>
            <w:rStyle w:val="16"/>
            <w:rFonts w:hint="eastAsia" w:ascii="Times New Roman" w:hAnsi="Times New Roman" w:cs="Times New Roman"/>
            <w:b w:val="0"/>
            <w:bCs w:val="0"/>
            <w:color w:val="4B4B4B"/>
            <w:sz w:val="24"/>
            <w:szCs w:val="24"/>
            <w:shd w:val="clear" w:fill="FFFFFF"/>
            <w:rPrChange w:id="2350" w:author="Janusio" w:date="2018-03-05T13:59:59Z">
              <w:rPr>
                <w:rFonts w:hint="eastAsia"/>
              </w:rPr>
            </w:rPrChange>
          </w:rPr>
          <w:t>正因为Qemu是纯软件实现的，所有的指令都要经Qemu过一手，性能非常低，所以，在生产环境中，大多数的做法都是配合</w:t>
        </w:r>
      </w:ins>
      <w:ins w:id="2351"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2352"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2353" w:author="Janusio" w:date="2018-03-05T13:59:52Z">
        <w:r>
          <w:rPr>
            <w:rStyle w:val="16"/>
            <w:rFonts w:hint="eastAsia" w:ascii="Times New Roman" w:hAnsi="Times New Roman" w:cs="Times New Roman"/>
            <w:b w:val="0"/>
            <w:bCs w:val="0"/>
            <w:color w:val="4B4B4B"/>
            <w:sz w:val="24"/>
            <w:szCs w:val="24"/>
            <w:shd w:val="clear" w:fill="FFFFFF"/>
            <w:rPrChange w:id="2354" w:author="Janusio" w:date="2018-03-05T13:59:59Z">
              <w:rPr>
                <w:rFonts w:hint="eastAsia"/>
              </w:rPr>
            </w:rPrChange>
          </w:rPr>
          <w:t>来完成虚拟化工作，因为</w:t>
        </w:r>
      </w:ins>
      <w:ins w:id="2355"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2356"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2357" w:author="Janusio" w:date="2018-03-05T13:59:52Z">
        <w:r>
          <w:rPr>
            <w:rStyle w:val="16"/>
            <w:rFonts w:hint="eastAsia" w:ascii="Times New Roman" w:hAnsi="Times New Roman" w:cs="Times New Roman"/>
            <w:b w:val="0"/>
            <w:bCs w:val="0"/>
            <w:color w:val="4B4B4B"/>
            <w:sz w:val="24"/>
            <w:szCs w:val="24"/>
            <w:shd w:val="clear" w:fill="FFFFFF"/>
            <w:rPrChange w:id="2358"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3"/>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2360" w:author="Janusio" w:date="2018-03-05T13:52:07Z">
            <w:rPr>
              <w:rFonts w:hint="eastAsia" w:ascii="Times New Roman" w:hAnsi="Times New Roman"/>
              <w:sz w:val="24"/>
              <w:szCs w:val="24"/>
              <w:lang w:val="en-US" w:eastAsia="zh-CN"/>
            </w:rPr>
          </w:rPrChange>
        </w:rPr>
        <w:pPrChange w:id="2359" w:author="Janusio" w:date="2018-03-05T13:58:16Z">
          <w:pPr>
            <w:pStyle w:val="23"/>
            <w:spacing w:line="360" w:lineRule="auto"/>
            <w:ind w:firstLine="420" w:firstLineChars="0"/>
          </w:pPr>
        </w:pPrChange>
      </w:pPr>
      <w:ins w:id="2361"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2362"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2363"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2364"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2365"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2366"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2367"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2368"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2369"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2370"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2371"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2372"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2373"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2374"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2375"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2376"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2377"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2378"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2379"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2380"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2381"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2382"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2383"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2384"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2385"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2386"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2387"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2388"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2389"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2390"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2391"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2392"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2393"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2394"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2395"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2396"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2397"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2398"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2399"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2400"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TVP-QT信任链分析</w:t>
      </w:r>
    </w:p>
    <w:p>
      <w:pPr>
        <w:pStyle w:val="23"/>
        <w:spacing w:line="360" w:lineRule="auto"/>
        <w:ind w:firstLine="420" w:firstLineChars="0"/>
        <w:rPr>
          <w:ins w:id="2401" w:author="Janusio" w:date="2018-03-05T15:58:29Z"/>
          <w:rFonts w:hint="eastAsia" w:ascii="Times New Roman" w:hAnsi="Times New Roman"/>
          <w:sz w:val="24"/>
          <w:szCs w:val="24"/>
          <w:lang w:val="en-US" w:eastAsia="zh-CN"/>
        </w:rPr>
      </w:pPr>
      <w:ins w:id="2402"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2403" w:author="Janusio" w:date="2018-03-05T15:58:30Z">
        <w:r>
          <w:rPr>
            <w:rFonts w:hint="eastAsia" w:ascii="Times New Roman" w:hAnsi="Times New Roman"/>
            <w:sz w:val="24"/>
            <w:szCs w:val="24"/>
            <w:lang w:val="en-US" w:eastAsia="zh-CN"/>
          </w:rPr>
          <w:t>[19]</w:t>
        </w:r>
      </w:ins>
      <w:ins w:id="2404" w:author="Janusio" w:date="2018-03-05T15:58:30Z">
        <w:r>
          <w:rPr>
            <w:rFonts w:hint="eastAsia" w:ascii="Times New Roman" w:hAnsi="Times New Roman"/>
            <w:sz w:val="24"/>
            <w:szCs w:val="24"/>
          </w:rPr>
          <w:t>。</w:t>
        </w:r>
      </w:ins>
      <w:ins w:id="2405"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2406" w:author="Janusio" w:date="2018-03-05T15:58:30Z">
        <w:r>
          <w:rPr>
            <w:rFonts w:hint="eastAsia" w:ascii="Times New Roman" w:hAnsi="Times New Roman"/>
            <w:sz w:val="24"/>
            <w:szCs w:val="24"/>
          </w:rPr>
          <w:t>这与可信计算最初构建信任环境的思想并不一致</w:t>
        </w:r>
      </w:ins>
      <w:ins w:id="2407" w:author="Janusio" w:date="2018-03-05T15:58:30Z">
        <w:r>
          <w:rPr>
            <w:rFonts w:hint="eastAsia" w:ascii="Times New Roman" w:hAnsi="Times New Roman"/>
            <w:sz w:val="24"/>
            <w:szCs w:val="24"/>
            <w:lang w:val="en-US" w:eastAsia="zh-CN"/>
          </w:rPr>
          <w:t>[19]</w:t>
        </w:r>
      </w:ins>
      <w:ins w:id="2408"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2409" w:author="Janusio" w:date="2018-03-05T15:58:30Z">
        <w:r>
          <w:rPr>
            <w:rFonts w:hint="eastAsia" w:ascii="Times New Roman" w:hAnsi="Times New Roman"/>
            <w:sz w:val="24"/>
            <w:szCs w:val="24"/>
            <w:lang w:val="en-US" w:eastAsia="zh-CN"/>
          </w:rPr>
          <w:t>[19]</w:t>
        </w:r>
      </w:ins>
      <w:ins w:id="2410" w:author="Janusio" w:date="2018-03-05T15:58:30Z">
        <w:r>
          <w:rPr>
            <w:rFonts w:hint="eastAsia" w:ascii="Times New Roman" w:hAnsi="Times New Roman"/>
            <w:sz w:val="24"/>
            <w:szCs w:val="24"/>
          </w:rPr>
          <w:t>。</w:t>
        </w:r>
      </w:ins>
    </w:p>
    <w:p>
      <w:pPr>
        <w:pStyle w:val="23"/>
        <w:spacing w:line="360" w:lineRule="auto"/>
        <w:ind w:firstLine="420" w:firstLineChars="0"/>
        <w:rPr>
          <w:ins w:id="2411" w:author="Janusio" w:date="2018-03-05T15:40:46Z"/>
          <w:rFonts w:hint="eastAsia" w:ascii="Times New Roman" w:hAnsi="Times New Roman"/>
          <w:sz w:val="24"/>
          <w:szCs w:val="24"/>
          <w:lang w:val="en-US" w:eastAsia="zh-CN"/>
        </w:rPr>
      </w:pPr>
      <w:ins w:id="2412" w:author="Janusio" w:date="2018-03-05T15:35:18Z">
        <w:r>
          <w:rPr>
            <w:rFonts w:hint="eastAsia" w:ascii="Times New Roman" w:hAnsi="Times New Roman"/>
            <w:sz w:val="24"/>
            <w:szCs w:val="24"/>
            <w:lang w:val="en-US" w:eastAsia="zh-CN"/>
          </w:rPr>
          <w:t>由</w:t>
        </w:r>
      </w:ins>
      <w:ins w:id="2413" w:author="Janusio" w:date="2018-03-05T15:35:20Z">
        <w:r>
          <w:rPr>
            <w:rFonts w:hint="eastAsia" w:ascii="Times New Roman" w:hAnsi="Times New Roman"/>
            <w:sz w:val="24"/>
            <w:szCs w:val="24"/>
            <w:lang w:val="en-US" w:eastAsia="zh-CN"/>
          </w:rPr>
          <w:t>本文</w:t>
        </w:r>
      </w:ins>
      <w:ins w:id="2414" w:author="Janusio" w:date="2018-03-05T15:35:21Z">
        <w:r>
          <w:rPr>
            <w:rFonts w:hint="eastAsia" w:ascii="Times New Roman" w:hAnsi="Times New Roman"/>
            <w:sz w:val="24"/>
            <w:szCs w:val="24"/>
            <w:lang w:val="en-US" w:eastAsia="zh-CN"/>
          </w:rPr>
          <w:t>第</w:t>
        </w:r>
      </w:ins>
      <w:ins w:id="2415" w:author="Janusio" w:date="2018-03-05T15:35:25Z">
        <w:r>
          <w:rPr>
            <w:rFonts w:hint="eastAsia" w:ascii="Times New Roman" w:hAnsi="Times New Roman"/>
            <w:sz w:val="24"/>
            <w:szCs w:val="24"/>
            <w:lang w:val="en-US" w:eastAsia="zh-CN"/>
          </w:rPr>
          <w:t>3</w:t>
        </w:r>
      </w:ins>
      <w:ins w:id="2416" w:author="Janusio" w:date="2018-03-05T15:35:21Z">
        <w:r>
          <w:rPr>
            <w:rFonts w:hint="eastAsia" w:ascii="Times New Roman" w:hAnsi="Times New Roman"/>
            <w:sz w:val="24"/>
            <w:szCs w:val="24"/>
            <w:lang w:val="en-US" w:eastAsia="zh-CN"/>
          </w:rPr>
          <w:t>节</w:t>
        </w:r>
      </w:ins>
      <w:ins w:id="2417" w:author="Janusio" w:date="2018-03-05T15:35:22Z">
        <w:r>
          <w:rPr>
            <w:rFonts w:hint="eastAsia" w:ascii="Times New Roman" w:hAnsi="Times New Roman"/>
            <w:sz w:val="24"/>
            <w:szCs w:val="24"/>
            <w:lang w:val="en-US" w:eastAsia="zh-CN"/>
          </w:rPr>
          <w:t>可知，</w:t>
        </w:r>
      </w:ins>
      <w:ins w:id="2418" w:author="Janusio" w:date="2018-03-05T15:35:29Z">
        <w:r>
          <w:rPr>
            <w:rFonts w:hint="eastAsia" w:ascii="Times New Roman" w:hAnsi="Times New Roman"/>
            <w:sz w:val="24"/>
            <w:szCs w:val="24"/>
            <w:lang w:val="en-US" w:eastAsia="zh-CN"/>
          </w:rPr>
          <w:t>TVP</w:t>
        </w:r>
      </w:ins>
      <w:ins w:id="2419" w:author="Janusio" w:date="2018-03-05T15:35:30Z">
        <w:r>
          <w:rPr>
            <w:rFonts w:hint="eastAsia" w:ascii="Times New Roman" w:hAnsi="Times New Roman"/>
            <w:sz w:val="24"/>
            <w:szCs w:val="24"/>
            <w:lang w:val="en-US" w:eastAsia="zh-CN"/>
          </w:rPr>
          <w:t>-Q</w:t>
        </w:r>
      </w:ins>
      <w:ins w:id="2420" w:author="Janusio" w:date="2018-03-05T15:35:31Z">
        <w:r>
          <w:rPr>
            <w:rFonts w:hint="eastAsia" w:ascii="Times New Roman" w:hAnsi="Times New Roman"/>
            <w:sz w:val="24"/>
            <w:szCs w:val="24"/>
            <w:lang w:val="en-US" w:eastAsia="zh-CN"/>
          </w:rPr>
          <w:t>T</w:t>
        </w:r>
      </w:ins>
      <w:ins w:id="2421" w:author="Janusio" w:date="2018-03-05T15:35:35Z">
        <w:r>
          <w:rPr>
            <w:rFonts w:hint="eastAsia" w:ascii="Times New Roman" w:hAnsi="Times New Roman"/>
            <w:sz w:val="24"/>
            <w:szCs w:val="24"/>
            <w:lang w:val="en-US" w:eastAsia="zh-CN"/>
          </w:rPr>
          <w:t>分为</w:t>
        </w:r>
      </w:ins>
      <w:ins w:id="2422" w:author="Janusio" w:date="2018-03-05T15:35:36Z">
        <w:r>
          <w:rPr>
            <w:rFonts w:hint="eastAsia" w:ascii="Times New Roman" w:hAnsi="Times New Roman"/>
            <w:sz w:val="24"/>
            <w:szCs w:val="24"/>
            <w:lang w:val="en-US" w:eastAsia="zh-CN"/>
          </w:rPr>
          <w:t>包括</w:t>
        </w:r>
      </w:ins>
      <w:ins w:id="2423" w:author="Janusio" w:date="2018-03-05T15:36:01Z">
        <w:r>
          <w:rPr>
            <w:rFonts w:hint="eastAsia" w:ascii="Times New Roman" w:hAnsi="Times New Roman"/>
            <w:sz w:val="24"/>
            <w:szCs w:val="24"/>
            <w:lang w:val="en-US" w:eastAsia="zh-CN"/>
          </w:rPr>
          <w:t>硬件</w:t>
        </w:r>
      </w:ins>
      <w:ins w:id="2424" w:author="Janusio" w:date="2018-03-05T15:36:03Z">
        <w:r>
          <w:rPr>
            <w:rFonts w:hint="eastAsia" w:ascii="Times New Roman" w:hAnsi="Times New Roman"/>
            <w:sz w:val="24"/>
            <w:szCs w:val="24"/>
            <w:lang w:val="en-US" w:eastAsia="zh-CN"/>
          </w:rPr>
          <w:t>TPM</w:t>
        </w:r>
      </w:ins>
      <w:ins w:id="2425" w:author="Janusio" w:date="2018-03-05T15:36:04Z">
        <w:r>
          <w:rPr>
            <w:rFonts w:hint="eastAsia" w:ascii="Times New Roman" w:hAnsi="Times New Roman"/>
            <w:sz w:val="24"/>
            <w:szCs w:val="24"/>
            <w:lang w:val="en-US" w:eastAsia="zh-CN"/>
          </w:rPr>
          <w:t>、</w:t>
        </w:r>
      </w:ins>
      <w:ins w:id="2426" w:author="Janusio" w:date="2018-03-05T15:35:38Z">
        <w:r>
          <w:rPr>
            <w:rFonts w:hint="eastAsia" w:ascii="Times New Roman" w:hAnsi="Times New Roman"/>
            <w:sz w:val="24"/>
            <w:szCs w:val="24"/>
            <w:lang w:val="en-US" w:eastAsia="zh-CN"/>
          </w:rPr>
          <w:t>TCB</w:t>
        </w:r>
      </w:ins>
      <w:ins w:id="2427" w:author="Janusio" w:date="2018-03-05T15:36:06Z">
        <w:r>
          <w:rPr>
            <w:rFonts w:hint="eastAsia" w:ascii="Times New Roman" w:hAnsi="Times New Roman"/>
            <w:sz w:val="24"/>
            <w:szCs w:val="24"/>
            <w:lang w:val="en-US" w:eastAsia="zh-CN"/>
          </w:rPr>
          <w:t>、</w:t>
        </w:r>
      </w:ins>
      <w:ins w:id="2428" w:author="Janusio" w:date="2018-03-05T15:36:21Z">
        <w:r>
          <w:rPr>
            <w:rFonts w:hint="eastAsia" w:ascii="Times New Roman" w:hAnsi="Times New Roman"/>
            <w:sz w:val="24"/>
            <w:szCs w:val="24"/>
            <w:lang w:val="en-US" w:eastAsia="zh-CN"/>
          </w:rPr>
          <w:t>v</w:t>
        </w:r>
      </w:ins>
      <w:ins w:id="2429" w:author="Janusio" w:date="2018-03-05T15:36:17Z">
        <w:r>
          <w:rPr>
            <w:rFonts w:hint="eastAsia" w:ascii="Times New Roman" w:hAnsi="Times New Roman"/>
            <w:sz w:val="24"/>
            <w:szCs w:val="24"/>
            <w:lang w:val="en-US" w:eastAsia="zh-CN"/>
          </w:rPr>
          <w:t>RT</w:t>
        </w:r>
      </w:ins>
      <w:ins w:id="2430" w:author="Janusio" w:date="2018-03-05T15:36:25Z">
        <w:r>
          <w:rPr>
            <w:rFonts w:hint="eastAsia" w:ascii="Times New Roman" w:hAnsi="Times New Roman"/>
            <w:sz w:val="24"/>
            <w:szCs w:val="24"/>
            <w:lang w:val="en-US" w:eastAsia="zh-CN"/>
          </w:rPr>
          <w:t>等</w:t>
        </w:r>
      </w:ins>
      <w:ins w:id="2431" w:author="Janusio" w:date="2018-03-05T15:36:27Z">
        <w:r>
          <w:rPr>
            <w:rFonts w:hint="eastAsia" w:ascii="Times New Roman" w:hAnsi="Times New Roman"/>
            <w:sz w:val="24"/>
            <w:szCs w:val="24"/>
            <w:lang w:val="en-US" w:eastAsia="zh-CN"/>
          </w:rPr>
          <w:t>五个部分</w:t>
        </w:r>
      </w:ins>
      <w:ins w:id="2432" w:author="Janusio" w:date="2018-03-05T15:36:28Z">
        <w:r>
          <w:rPr>
            <w:rFonts w:hint="eastAsia" w:ascii="Times New Roman" w:hAnsi="Times New Roman"/>
            <w:sz w:val="24"/>
            <w:szCs w:val="24"/>
            <w:lang w:val="en-US" w:eastAsia="zh-CN"/>
          </w:rPr>
          <w:t>，</w:t>
        </w:r>
      </w:ins>
      <w:ins w:id="2433" w:author="Janusio" w:date="2018-03-05T15:36:42Z">
        <w:r>
          <w:rPr>
            <w:rFonts w:hint="eastAsia" w:ascii="Times New Roman" w:hAnsi="Times New Roman"/>
            <w:sz w:val="24"/>
            <w:szCs w:val="24"/>
            <w:lang w:val="en-US" w:eastAsia="zh-CN"/>
          </w:rPr>
          <w:t>其中</w:t>
        </w:r>
      </w:ins>
      <w:ins w:id="2434" w:author="Janusio" w:date="2018-03-05T15:36:44Z">
        <w:r>
          <w:rPr>
            <w:rFonts w:hint="eastAsia" w:ascii="Times New Roman" w:hAnsi="Times New Roman"/>
            <w:sz w:val="24"/>
            <w:szCs w:val="24"/>
            <w:lang w:val="en-US" w:eastAsia="zh-CN"/>
          </w:rPr>
          <w:t>CRTM</w:t>
        </w:r>
      </w:ins>
      <w:ins w:id="2435" w:author="Janusio" w:date="2018-03-05T15:36:48Z">
        <w:r>
          <w:rPr>
            <w:rFonts w:hint="eastAsia" w:ascii="Times New Roman" w:hAnsi="Times New Roman"/>
            <w:sz w:val="24"/>
            <w:szCs w:val="24"/>
            <w:lang w:val="en-US" w:eastAsia="zh-CN"/>
          </w:rPr>
          <w:t>作为</w:t>
        </w:r>
      </w:ins>
      <w:ins w:id="2436" w:author="Janusio" w:date="2018-03-05T15:36:50Z">
        <w:r>
          <w:rPr>
            <w:rFonts w:hint="eastAsia" w:ascii="Times New Roman" w:hAnsi="Times New Roman"/>
            <w:sz w:val="24"/>
            <w:szCs w:val="24"/>
            <w:lang w:val="en-US" w:eastAsia="zh-CN"/>
          </w:rPr>
          <w:t>TVP-QT</w:t>
        </w:r>
      </w:ins>
      <w:ins w:id="2437" w:author="Janusio" w:date="2018-03-05T15:36:55Z">
        <w:r>
          <w:rPr>
            <w:rFonts w:hint="eastAsia" w:ascii="Times New Roman" w:hAnsi="Times New Roman"/>
            <w:sz w:val="24"/>
            <w:szCs w:val="24"/>
            <w:lang w:val="en-US" w:eastAsia="zh-CN"/>
          </w:rPr>
          <w:t>最开始运行</w:t>
        </w:r>
      </w:ins>
      <w:ins w:id="2438" w:author="Janusio" w:date="2018-03-05T15:36:56Z">
        <w:r>
          <w:rPr>
            <w:rFonts w:hint="eastAsia" w:ascii="Times New Roman" w:hAnsi="Times New Roman"/>
            <w:sz w:val="24"/>
            <w:szCs w:val="24"/>
            <w:lang w:val="en-US" w:eastAsia="zh-CN"/>
          </w:rPr>
          <w:t>的</w:t>
        </w:r>
      </w:ins>
      <w:ins w:id="2439" w:author="Janusio" w:date="2018-03-05T15:36:58Z">
        <w:r>
          <w:rPr>
            <w:rFonts w:hint="eastAsia" w:ascii="Times New Roman" w:hAnsi="Times New Roman"/>
            <w:sz w:val="24"/>
            <w:szCs w:val="24"/>
            <w:lang w:val="en-US" w:eastAsia="zh-CN"/>
          </w:rPr>
          <w:t>一段代码</w:t>
        </w:r>
      </w:ins>
      <w:ins w:id="2440" w:author="Janusio" w:date="2018-03-05T15:37:14Z">
        <w:r>
          <w:rPr>
            <w:rFonts w:hint="eastAsia" w:ascii="Times New Roman" w:hAnsi="Times New Roman"/>
            <w:sz w:val="24"/>
            <w:szCs w:val="24"/>
            <w:lang w:val="en-US" w:eastAsia="zh-CN"/>
          </w:rPr>
          <w:t>，</w:t>
        </w:r>
      </w:ins>
      <w:ins w:id="2441" w:author="Janusio" w:date="2018-03-05T15:37:19Z">
        <w:r>
          <w:rPr>
            <w:rFonts w:hint="eastAsia" w:ascii="Times New Roman" w:hAnsi="Times New Roman"/>
            <w:sz w:val="24"/>
            <w:szCs w:val="24"/>
            <w:lang w:val="en-US" w:eastAsia="zh-CN"/>
          </w:rPr>
          <w:t>并</w:t>
        </w:r>
      </w:ins>
      <w:ins w:id="2442" w:author="Janusio" w:date="2018-03-05T15:37:20Z">
        <w:r>
          <w:rPr>
            <w:rFonts w:hint="eastAsia" w:ascii="Times New Roman" w:hAnsi="Times New Roman"/>
            <w:sz w:val="24"/>
            <w:szCs w:val="24"/>
            <w:lang w:val="en-US" w:eastAsia="zh-CN"/>
          </w:rPr>
          <w:t>依次</w:t>
        </w:r>
      </w:ins>
      <w:ins w:id="2443" w:author="Janusio" w:date="2018-03-05T15:37:22Z">
        <w:r>
          <w:rPr>
            <w:rFonts w:hint="eastAsia" w:ascii="Times New Roman" w:hAnsi="Times New Roman"/>
            <w:sz w:val="24"/>
            <w:szCs w:val="24"/>
            <w:lang w:val="en-US" w:eastAsia="zh-CN"/>
          </w:rPr>
          <w:t>为</w:t>
        </w:r>
      </w:ins>
      <w:ins w:id="2444" w:author="Janusio" w:date="2018-03-05T15:37:26Z">
        <w:r>
          <w:rPr>
            <w:rFonts w:hint="eastAsia" w:ascii="Times New Roman" w:hAnsi="Times New Roman"/>
            <w:sz w:val="24"/>
            <w:szCs w:val="24"/>
            <w:lang w:val="en-US" w:eastAsia="zh-CN"/>
          </w:rPr>
          <w:t>起始</w:t>
        </w:r>
      </w:ins>
      <w:ins w:id="2445" w:author="Janusio" w:date="2018-03-05T15:37:27Z">
        <w:r>
          <w:rPr>
            <w:rFonts w:hint="eastAsia" w:ascii="Times New Roman" w:hAnsi="Times New Roman"/>
            <w:sz w:val="24"/>
            <w:szCs w:val="24"/>
            <w:lang w:val="en-US" w:eastAsia="zh-CN"/>
          </w:rPr>
          <w:t>对</w:t>
        </w:r>
      </w:ins>
      <w:ins w:id="2446" w:author="Janusio" w:date="2018-03-05T15:37:29Z">
        <w:r>
          <w:rPr>
            <w:rFonts w:hint="eastAsia" w:ascii="Times New Roman" w:hAnsi="Times New Roman"/>
            <w:sz w:val="24"/>
            <w:szCs w:val="24"/>
            <w:lang w:val="en-US" w:eastAsia="zh-CN"/>
          </w:rPr>
          <w:t>整个</w:t>
        </w:r>
      </w:ins>
      <w:ins w:id="2447" w:author="Janusio" w:date="2018-03-05T15:37:35Z">
        <w:r>
          <w:rPr>
            <w:rFonts w:hint="eastAsia" w:ascii="Times New Roman" w:hAnsi="Times New Roman"/>
            <w:sz w:val="24"/>
            <w:szCs w:val="24"/>
            <w:lang w:val="en-US" w:eastAsia="zh-CN"/>
          </w:rPr>
          <w:t>TVP-QT</w:t>
        </w:r>
      </w:ins>
      <w:ins w:id="2448" w:author="Janusio" w:date="2018-03-05T15:37:36Z">
        <w:r>
          <w:rPr>
            <w:rFonts w:hint="eastAsia" w:ascii="Times New Roman" w:hAnsi="Times New Roman"/>
            <w:sz w:val="24"/>
            <w:szCs w:val="24"/>
            <w:lang w:val="en-US" w:eastAsia="zh-CN"/>
          </w:rPr>
          <w:t>进行</w:t>
        </w:r>
      </w:ins>
      <w:ins w:id="2449" w:author="Janusio" w:date="2018-03-05T15:37:37Z">
        <w:r>
          <w:rPr>
            <w:rFonts w:hint="eastAsia" w:ascii="Times New Roman" w:hAnsi="Times New Roman"/>
            <w:sz w:val="24"/>
            <w:szCs w:val="24"/>
            <w:lang w:val="en-US" w:eastAsia="zh-CN"/>
          </w:rPr>
          <w:t>构建</w:t>
        </w:r>
      </w:ins>
      <w:ins w:id="2450" w:author="Janusio" w:date="2018-03-05T15:37:43Z">
        <w:r>
          <w:rPr>
            <w:rFonts w:hint="eastAsia" w:ascii="Times New Roman" w:hAnsi="Times New Roman"/>
            <w:sz w:val="24"/>
            <w:szCs w:val="24"/>
            <w:lang w:val="en-US" w:eastAsia="zh-CN"/>
          </w:rPr>
          <w:t>。</w:t>
        </w:r>
      </w:ins>
      <w:ins w:id="2451" w:author="Janusio" w:date="2018-03-05T15:37:51Z">
        <w:r>
          <w:rPr>
            <w:rFonts w:hint="eastAsia" w:ascii="Times New Roman" w:hAnsi="Times New Roman"/>
            <w:sz w:val="24"/>
            <w:szCs w:val="24"/>
            <w:lang w:val="en-US" w:eastAsia="zh-CN"/>
          </w:rPr>
          <w:t>由</w:t>
        </w:r>
      </w:ins>
      <w:ins w:id="2452" w:author="Janusio" w:date="2018-03-05T15:37:53Z">
        <w:r>
          <w:rPr>
            <w:rFonts w:hint="eastAsia" w:ascii="Times New Roman" w:hAnsi="Times New Roman"/>
            <w:sz w:val="24"/>
            <w:szCs w:val="24"/>
            <w:lang w:val="en-US" w:eastAsia="zh-CN"/>
          </w:rPr>
          <w:t>上</w:t>
        </w:r>
      </w:ins>
      <w:ins w:id="2453" w:author="Janusio" w:date="2018-03-05T15:37:55Z">
        <w:r>
          <w:rPr>
            <w:rFonts w:hint="eastAsia" w:ascii="Times New Roman" w:hAnsi="Times New Roman"/>
            <w:sz w:val="24"/>
            <w:szCs w:val="24"/>
            <w:lang w:val="en-US" w:eastAsia="zh-CN"/>
          </w:rPr>
          <w:t>一</w:t>
        </w:r>
      </w:ins>
      <w:ins w:id="2454" w:author="Janusio" w:date="2018-03-05T15:37:56Z">
        <w:r>
          <w:rPr>
            <w:rFonts w:hint="eastAsia" w:ascii="Times New Roman" w:hAnsi="Times New Roman"/>
            <w:sz w:val="24"/>
            <w:szCs w:val="24"/>
            <w:lang w:val="en-US" w:eastAsia="zh-CN"/>
          </w:rPr>
          <w:t>小节</w:t>
        </w:r>
      </w:ins>
      <w:ins w:id="2455" w:author="Janusio" w:date="2018-03-05T15:37:57Z">
        <w:r>
          <w:rPr>
            <w:rFonts w:hint="eastAsia" w:ascii="Times New Roman" w:hAnsi="Times New Roman"/>
            <w:sz w:val="24"/>
            <w:szCs w:val="24"/>
            <w:lang w:val="en-US" w:eastAsia="zh-CN"/>
          </w:rPr>
          <w:t>对</w:t>
        </w:r>
      </w:ins>
      <w:ins w:id="2456" w:author="Janusio" w:date="2018-03-05T15:37:59Z">
        <w:r>
          <w:rPr>
            <w:rFonts w:hint="eastAsia" w:ascii="Times New Roman" w:hAnsi="Times New Roman"/>
            <w:sz w:val="24"/>
            <w:szCs w:val="24"/>
            <w:lang w:val="en-US" w:eastAsia="zh-CN"/>
          </w:rPr>
          <w:t>Linux</w:t>
        </w:r>
      </w:ins>
      <w:ins w:id="2457" w:author="Janusio" w:date="2018-03-05T15:38:00Z">
        <w:r>
          <w:rPr>
            <w:rFonts w:hint="eastAsia" w:ascii="Times New Roman" w:hAnsi="Times New Roman"/>
            <w:sz w:val="24"/>
            <w:szCs w:val="24"/>
            <w:lang w:val="en-US" w:eastAsia="zh-CN"/>
          </w:rPr>
          <w:t>启动</w:t>
        </w:r>
      </w:ins>
      <w:ins w:id="2458" w:author="Janusio" w:date="2018-03-05T15:38:01Z">
        <w:r>
          <w:rPr>
            <w:rFonts w:hint="eastAsia" w:ascii="Times New Roman" w:hAnsi="Times New Roman"/>
            <w:sz w:val="24"/>
            <w:szCs w:val="24"/>
            <w:lang w:val="en-US" w:eastAsia="zh-CN"/>
          </w:rPr>
          <w:t>过程</w:t>
        </w:r>
      </w:ins>
      <w:ins w:id="2459" w:author="Janusio" w:date="2018-03-05T15:38:40Z">
        <w:r>
          <w:rPr>
            <w:rFonts w:hint="eastAsia" w:ascii="Times New Roman" w:hAnsi="Times New Roman"/>
            <w:sz w:val="24"/>
            <w:szCs w:val="24"/>
            <w:lang w:val="en-US" w:eastAsia="zh-CN"/>
          </w:rPr>
          <w:t>的</w:t>
        </w:r>
      </w:ins>
      <w:ins w:id="2460" w:author="Janusio" w:date="2018-03-05T15:38:42Z">
        <w:r>
          <w:rPr>
            <w:rFonts w:hint="eastAsia" w:ascii="Times New Roman" w:hAnsi="Times New Roman"/>
            <w:sz w:val="24"/>
            <w:szCs w:val="24"/>
            <w:lang w:val="en-US" w:eastAsia="zh-CN"/>
          </w:rPr>
          <w:t>分析</w:t>
        </w:r>
      </w:ins>
      <w:ins w:id="2461" w:author="Janusio" w:date="2018-03-05T15:38:02Z">
        <w:r>
          <w:rPr>
            <w:rFonts w:hint="eastAsia" w:ascii="Times New Roman" w:hAnsi="Times New Roman"/>
            <w:sz w:val="24"/>
            <w:szCs w:val="24"/>
            <w:lang w:val="en-US" w:eastAsia="zh-CN"/>
          </w:rPr>
          <w:t>可知，</w:t>
        </w:r>
      </w:ins>
      <w:ins w:id="2462" w:author="Janusio" w:date="2018-03-05T15:38:07Z">
        <w:r>
          <w:rPr>
            <w:rFonts w:hint="eastAsia" w:ascii="Times New Roman" w:hAnsi="Times New Roman"/>
            <w:sz w:val="24"/>
            <w:szCs w:val="24"/>
            <w:lang w:val="en-US" w:eastAsia="zh-CN"/>
          </w:rPr>
          <w:t>TVP-QT</w:t>
        </w:r>
      </w:ins>
      <w:ins w:id="2463" w:author="Janusio" w:date="2018-03-05T15:38:08Z">
        <w:r>
          <w:rPr>
            <w:rFonts w:hint="eastAsia" w:ascii="Times New Roman" w:hAnsi="Times New Roman"/>
            <w:sz w:val="24"/>
            <w:szCs w:val="24"/>
            <w:lang w:val="en-US" w:eastAsia="zh-CN"/>
          </w:rPr>
          <w:t>的</w:t>
        </w:r>
      </w:ins>
      <w:ins w:id="2464" w:author="Janusio" w:date="2018-03-05T15:38:10Z">
        <w:r>
          <w:rPr>
            <w:rFonts w:hint="eastAsia" w:ascii="Times New Roman" w:hAnsi="Times New Roman"/>
            <w:sz w:val="24"/>
            <w:szCs w:val="24"/>
            <w:lang w:val="en-US" w:eastAsia="zh-CN"/>
          </w:rPr>
          <w:t>信任链</w:t>
        </w:r>
      </w:ins>
      <w:ins w:id="2465" w:author="Janusio" w:date="2018-03-05T15:38:11Z">
        <w:r>
          <w:rPr>
            <w:rFonts w:hint="eastAsia" w:ascii="Times New Roman" w:hAnsi="Times New Roman"/>
            <w:sz w:val="24"/>
            <w:szCs w:val="24"/>
            <w:lang w:val="en-US" w:eastAsia="zh-CN"/>
          </w:rPr>
          <w:t>构建</w:t>
        </w:r>
      </w:ins>
      <w:ins w:id="2466" w:author="Janusio" w:date="2018-03-05T15:38:12Z">
        <w:r>
          <w:rPr>
            <w:rFonts w:hint="eastAsia" w:ascii="Times New Roman" w:hAnsi="Times New Roman"/>
            <w:sz w:val="24"/>
            <w:szCs w:val="24"/>
            <w:lang w:val="en-US" w:eastAsia="zh-CN"/>
          </w:rPr>
          <w:t>应该</w:t>
        </w:r>
      </w:ins>
      <w:ins w:id="2467" w:author="Janusio" w:date="2018-03-05T15:38:13Z">
        <w:r>
          <w:rPr>
            <w:rFonts w:hint="eastAsia" w:ascii="Times New Roman" w:hAnsi="Times New Roman"/>
            <w:sz w:val="24"/>
            <w:szCs w:val="24"/>
            <w:lang w:val="en-US" w:eastAsia="zh-CN"/>
          </w:rPr>
          <w:t>包括</w:t>
        </w:r>
      </w:ins>
      <w:ins w:id="2468" w:author="Janusio" w:date="2018-03-05T15:38:24Z">
        <w:r>
          <w:rPr>
            <w:rFonts w:hint="eastAsia" w:ascii="Times New Roman" w:hAnsi="Times New Roman"/>
            <w:sz w:val="24"/>
            <w:szCs w:val="24"/>
            <w:lang w:val="en-US" w:eastAsia="zh-CN"/>
          </w:rPr>
          <w:t>CRTM</w:t>
        </w:r>
      </w:ins>
      <w:ins w:id="2469" w:author="Janusio" w:date="2018-03-05T15:38:25Z">
        <w:r>
          <w:rPr>
            <w:rFonts w:hint="eastAsia" w:ascii="Times New Roman" w:hAnsi="Times New Roman"/>
            <w:sz w:val="24"/>
            <w:szCs w:val="24"/>
            <w:lang w:val="en-US" w:eastAsia="zh-CN"/>
          </w:rPr>
          <w:t>、</w:t>
        </w:r>
      </w:ins>
      <w:ins w:id="2470" w:author="Janusio" w:date="2018-03-05T15:38:27Z">
        <w:r>
          <w:rPr>
            <w:rFonts w:hint="eastAsia" w:ascii="Times New Roman" w:hAnsi="Times New Roman"/>
            <w:sz w:val="24"/>
            <w:szCs w:val="24"/>
            <w:lang w:val="en-US" w:eastAsia="zh-CN"/>
          </w:rPr>
          <w:t>VMM</w:t>
        </w:r>
      </w:ins>
      <w:ins w:id="2471" w:author="Janusio" w:date="2018-03-05T15:38:28Z">
        <w:r>
          <w:rPr>
            <w:rFonts w:hint="eastAsia" w:ascii="Times New Roman" w:hAnsi="Times New Roman"/>
            <w:sz w:val="24"/>
            <w:szCs w:val="24"/>
            <w:lang w:val="en-US" w:eastAsia="zh-CN"/>
          </w:rPr>
          <w:t>、</w:t>
        </w:r>
      </w:ins>
      <w:ins w:id="2472" w:author="Janusio" w:date="2018-03-05T15:38:29Z">
        <w:r>
          <w:rPr>
            <w:rFonts w:hint="eastAsia" w:ascii="Times New Roman" w:hAnsi="Times New Roman"/>
            <w:sz w:val="24"/>
            <w:szCs w:val="24"/>
            <w:lang w:val="en-US" w:eastAsia="zh-CN"/>
          </w:rPr>
          <w:t>OS</w:t>
        </w:r>
      </w:ins>
      <w:ins w:id="2473" w:author="Janusio" w:date="2018-03-05T15:38:30Z">
        <w:r>
          <w:rPr>
            <w:rFonts w:hint="eastAsia" w:ascii="Times New Roman" w:hAnsi="Times New Roman"/>
            <w:sz w:val="24"/>
            <w:szCs w:val="24"/>
            <w:lang w:val="en-US" w:eastAsia="zh-CN"/>
          </w:rPr>
          <w:t>等</w:t>
        </w:r>
      </w:ins>
      <w:ins w:id="2474" w:author="Janusio" w:date="2018-03-05T15:38:31Z">
        <w:r>
          <w:rPr>
            <w:rFonts w:hint="eastAsia" w:ascii="Times New Roman" w:hAnsi="Times New Roman"/>
            <w:sz w:val="24"/>
            <w:szCs w:val="24"/>
            <w:lang w:val="en-US" w:eastAsia="zh-CN"/>
          </w:rPr>
          <w:t>组件，</w:t>
        </w:r>
      </w:ins>
      <w:ins w:id="2475" w:author="Janusio" w:date="2018-03-05T15:38:33Z">
        <w:r>
          <w:rPr>
            <w:rFonts w:hint="eastAsia" w:ascii="Times New Roman" w:hAnsi="Times New Roman"/>
            <w:sz w:val="24"/>
            <w:szCs w:val="24"/>
            <w:lang w:val="en-US" w:eastAsia="zh-CN"/>
          </w:rPr>
          <w:t>而</w:t>
        </w:r>
      </w:ins>
      <w:ins w:id="2476" w:author="Janusio" w:date="2018-03-05T15:38:35Z">
        <w:r>
          <w:rPr>
            <w:rFonts w:hint="eastAsia" w:ascii="Times New Roman" w:hAnsi="Times New Roman"/>
            <w:sz w:val="24"/>
            <w:szCs w:val="24"/>
            <w:lang w:val="en-US" w:eastAsia="zh-CN"/>
          </w:rPr>
          <w:t>对</w:t>
        </w:r>
      </w:ins>
      <w:ins w:id="2477" w:author="Janusio" w:date="2018-03-05T15:38:36Z">
        <w:r>
          <w:rPr>
            <w:rFonts w:hint="eastAsia" w:ascii="Times New Roman" w:hAnsi="Times New Roman"/>
            <w:sz w:val="24"/>
            <w:szCs w:val="24"/>
            <w:lang w:val="en-US" w:eastAsia="zh-CN"/>
          </w:rPr>
          <w:t>虚拟机</w:t>
        </w:r>
      </w:ins>
      <w:ins w:id="2478" w:author="Janusio" w:date="2018-03-05T15:38:37Z">
        <w:r>
          <w:rPr>
            <w:rFonts w:hint="eastAsia" w:ascii="Times New Roman" w:hAnsi="Times New Roman"/>
            <w:sz w:val="24"/>
            <w:szCs w:val="24"/>
            <w:lang w:val="en-US" w:eastAsia="zh-CN"/>
          </w:rPr>
          <w:t>启动</w:t>
        </w:r>
      </w:ins>
      <w:ins w:id="2479" w:author="Janusio" w:date="2018-03-05T15:38:38Z">
        <w:r>
          <w:rPr>
            <w:rFonts w:hint="eastAsia" w:ascii="Times New Roman" w:hAnsi="Times New Roman"/>
            <w:sz w:val="24"/>
            <w:szCs w:val="24"/>
            <w:lang w:val="en-US" w:eastAsia="zh-CN"/>
          </w:rPr>
          <w:t>过程</w:t>
        </w:r>
      </w:ins>
      <w:ins w:id="2480" w:author="Janusio" w:date="2018-03-05T15:38:44Z">
        <w:r>
          <w:rPr>
            <w:rFonts w:hint="eastAsia" w:ascii="Times New Roman" w:hAnsi="Times New Roman"/>
            <w:sz w:val="24"/>
            <w:szCs w:val="24"/>
            <w:lang w:val="en-US" w:eastAsia="zh-CN"/>
          </w:rPr>
          <w:t>的</w:t>
        </w:r>
      </w:ins>
      <w:ins w:id="2481" w:author="Janusio" w:date="2018-03-05T15:38:45Z">
        <w:r>
          <w:rPr>
            <w:rFonts w:hint="eastAsia" w:ascii="Times New Roman" w:hAnsi="Times New Roman"/>
            <w:sz w:val="24"/>
            <w:szCs w:val="24"/>
            <w:lang w:val="en-US" w:eastAsia="zh-CN"/>
          </w:rPr>
          <w:t>分析</w:t>
        </w:r>
      </w:ins>
      <w:ins w:id="2482" w:author="Janusio" w:date="2018-03-05T15:38:46Z">
        <w:r>
          <w:rPr>
            <w:rFonts w:hint="eastAsia" w:ascii="Times New Roman" w:hAnsi="Times New Roman"/>
            <w:sz w:val="24"/>
            <w:szCs w:val="24"/>
            <w:lang w:val="en-US" w:eastAsia="zh-CN"/>
          </w:rPr>
          <w:t>可知，</w:t>
        </w:r>
      </w:ins>
      <w:ins w:id="2483" w:author="Janusio" w:date="2018-03-05T15:38:49Z">
        <w:r>
          <w:rPr>
            <w:rFonts w:hint="eastAsia" w:ascii="Times New Roman" w:hAnsi="Times New Roman"/>
            <w:sz w:val="24"/>
            <w:szCs w:val="24"/>
            <w:lang w:val="en-US" w:eastAsia="zh-CN"/>
          </w:rPr>
          <w:t>TVP-QT</w:t>
        </w:r>
      </w:ins>
      <w:ins w:id="2484" w:author="Janusio" w:date="2018-03-05T15:38:50Z">
        <w:r>
          <w:rPr>
            <w:rFonts w:hint="eastAsia" w:ascii="Times New Roman" w:hAnsi="Times New Roman"/>
            <w:sz w:val="24"/>
            <w:szCs w:val="24"/>
            <w:lang w:val="en-US" w:eastAsia="zh-CN"/>
          </w:rPr>
          <w:t>在</w:t>
        </w:r>
      </w:ins>
      <w:ins w:id="2485" w:author="Janusio" w:date="2018-03-05T15:38:52Z">
        <w:r>
          <w:rPr>
            <w:rFonts w:hint="eastAsia" w:ascii="Times New Roman" w:hAnsi="Times New Roman"/>
            <w:sz w:val="24"/>
            <w:szCs w:val="24"/>
            <w:lang w:val="en-US" w:eastAsia="zh-CN"/>
          </w:rPr>
          <w:t>虚拟机</w:t>
        </w:r>
      </w:ins>
      <w:ins w:id="2486" w:author="Janusio" w:date="2018-03-05T15:38:53Z">
        <w:r>
          <w:rPr>
            <w:rFonts w:hint="eastAsia" w:ascii="Times New Roman" w:hAnsi="Times New Roman"/>
            <w:sz w:val="24"/>
            <w:szCs w:val="24"/>
            <w:lang w:val="en-US" w:eastAsia="zh-CN"/>
          </w:rPr>
          <w:t>部分的</w:t>
        </w:r>
      </w:ins>
      <w:ins w:id="2487" w:author="Janusio" w:date="2018-03-05T15:39:01Z">
        <w:r>
          <w:rPr>
            <w:rFonts w:hint="eastAsia" w:ascii="Times New Roman" w:hAnsi="Times New Roman"/>
            <w:sz w:val="24"/>
            <w:szCs w:val="24"/>
            <w:lang w:val="en-US" w:eastAsia="zh-CN"/>
          </w:rPr>
          <w:t>信任链</w:t>
        </w:r>
      </w:ins>
      <w:ins w:id="2488" w:author="Janusio" w:date="2018-03-05T15:39:02Z">
        <w:r>
          <w:rPr>
            <w:rFonts w:hint="eastAsia" w:ascii="Times New Roman" w:hAnsi="Times New Roman"/>
            <w:sz w:val="24"/>
            <w:szCs w:val="24"/>
            <w:lang w:val="en-US" w:eastAsia="zh-CN"/>
          </w:rPr>
          <w:t>构建</w:t>
        </w:r>
      </w:ins>
      <w:ins w:id="2489" w:author="Janusio" w:date="2018-03-05T15:39:03Z">
        <w:r>
          <w:rPr>
            <w:rFonts w:hint="eastAsia" w:ascii="Times New Roman" w:hAnsi="Times New Roman"/>
            <w:sz w:val="24"/>
            <w:szCs w:val="24"/>
            <w:lang w:val="en-US" w:eastAsia="zh-CN"/>
          </w:rPr>
          <w:t>应该</w:t>
        </w:r>
      </w:ins>
      <w:ins w:id="2490" w:author="Janusio" w:date="2018-03-05T15:39:05Z">
        <w:r>
          <w:rPr>
            <w:rFonts w:hint="eastAsia" w:ascii="Times New Roman" w:hAnsi="Times New Roman"/>
            <w:sz w:val="24"/>
            <w:szCs w:val="24"/>
            <w:lang w:val="en-US" w:eastAsia="zh-CN"/>
          </w:rPr>
          <w:t>包括</w:t>
        </w:r>
      </w:ins>
      <w:ins w:id="2491" w:author="Janusio" w:date="2018-03-05T15:39:31Z">
        <w:r>
          <w:rPr>
            <w:rFonts w:hint="eastAsia" w:ascii="Times New Roman" w:hAnsi="Times New Roman"/>
            <w:sz w:val="24"/>
            <w:szCs w:val="24"/>
            <w:lang w:val="en-US" w:eastAsia="zh-CN"/>
          </w:rPr>
          <w:t>虚拟机的</w:t>
        </w:r>
      </w:ins>
      <w:ins w:id="2492" w:author="Janusio" w:date="2018-03-05T15:39:33Z">
        <w:r>
          <w:rPr>
            <w:rFonts w:hint="eastAsia" w:ascii="Times New Roman" w:hAnsi="Times New Roman"/>
            <w:sz w:val="24"/>
            <w:szCs w:val="24"/>
            <w:lang w:val="en-US" w:eastAsia="zh-CN"/>
          </w:rPr>
          <w:t>BIOS</w:t>
        </w:r>
      </w:ins>
      <w:ins w:id="2493" w:author="Janusio" w:date="2018-03-05T15:39:42Z">
        <w:r>
          <w:rPr>
            <w:rFonts w:hint="eastAsia" w:ascii="Times New Roman" w:hAnsi="Times New Roman"/>
            <w:sz w:val="24"/>
            <w:szCs w:val="24"/>
            <w:lang w:val="en-US" w:eastAsia="zh-CN"/>
          </w:rPr>
          <w:t>、</w:t>
        </w:r>
      </w:ins>
      <w:ins w:id="2494" w:author="Janusio" w:date="2018-03-05T15:39:46Z">
        <w:r>
          <w:rPr>
            <w:rFonts w:hint="eastAsia" w:ascii="Times New Roman" w:hAnsi="Times New Roman"/>
            <w:sz w:val="24"/>
            <w:szCs w:val="24"/>
            <w:lang w:val="en-US" w:eastAsia="zh-CN"/>
          </w:rPr>
          <w:t>OSLoader、</w:t>
        </w:r>
      </w:ins>
      <w:ins w:id="2495" w:author="Janusio" w:date="2018-03-05T15:39:48Z">
        <w:r>
          <w:rPr>
            <w:rFonts w:hint="eastAsia" w:ascii="Times New Roman" w:hAnsi="Times New Roman"/>
            <w:sz w:val="24"/>
            <w:szCs w:val="24"/>
            <w:lang w:val="en-US" w:eastAsia="zh-CN"/>
          </w:rPr>
          <w:t>OS</w:t>
        </w:r>
      </w:ins>
      <w:ins w:id="2496" w:author="Janusio" w:date="2018-03-05T15:39:51Z">
        <w:r>
          <w:rPr>
            <w:rFonts w:hint="eastAsia" w:ascii="Times New Roman" w:hAnsi="Times New Roman"/>
            <w:sz w:val="24"/>
            <w:szCs w:val="24"/>
            <w:lang w:val="en-US" w:eastAsia="zh-CN"/>
          </w:rPr>
          <w:t>等部分。</w:t>
        </w:r>
      </w:ins>
      <w:ins w:id="2497" w:author="Janusio" w:date="2018-03-05T15:40:07Z">
        <w:r>
          <w:rPr>
            <w:rFonts w:hint="eastAsia" w:ascii="Times New Roman" w:hAnsi="Times New Roman"/>
            <w:sz w:val="24"/>
            <w:szCs w:val="24"/>
            <w:lang w:val="en-US" w:eastAsia="zh-CN"/>
          </w:rPr>
          <w:t>这与</w:t>
        </w:r>
      </w:ins>
      <w:ins w:id="2498" w:author="Janusio" w:date="2018-03-05T15:40:11Z">
        <w:r>
          <w:rPr>
            <w:rFonts w:hint="eastAsia" w:ascii="Times New Roman" w:hAnsi="Times New Roman"/>
            <w:sz w:val="24"/>
            <w:szCs w:val="24"/>
            <w:lang w:val="en-US" w:eastAsia="zh-CN"/>
          </w:rPr>
          <w:t>传统的</w:t>
        </w:r>
      </w:ins>
      <w:ins w:id="2499" w:author="Janusio" w:date="2018-03-05T15:40:18Z">
        <w:r>
          <w:rPr>
            <w:rFonts w:hint="eastAsia" w:ascii="Times New Roman" w:hAnsi="Times New Roman"/>
            <w:sz w:val="24"/>
            <w:szCs w:val="24"/>
            <w:lang w:val="en-US" w:eastAsia="zh-CN"/>
          </w:rPr>
          <w:t>信任链</w:t>
        </w:r>
      </w:ins>
      <w:ins w:id="2500" w:author="Janusio" w:date="2018-03-05T15:40:21Z">
        <w:r>
          <w:rPr>
            <w:rFonts w:hint="eastAsia" w:ascii="Times New Roman" w:hAnsi="Times New Roman"/>
            <w:sz w:val="24"/>
            <w:szCs w:val="24"/>
            <w:lang w:val="en-US" w:eastAsia="zh-CN"/>
          </w:rPr>
          <w:t>构建</w:t>
        </w:r>
      </w:ins>
      <w:ins w:id="2501" w:author="Janusio" w:date="2018-03-05T15:40:23Z">
        <w:r>
          <w:rPr>
            <w:rFonts w:hint="eastAsia" w:ascii="Times New Roman" w:hAnsi="Times New Roman"/>
            <w:sz w:val="24"/>
            <w:szCs w:val="24"/>
            <w:lang w:val="en-US" w:eastAsia="zh-CN"/>
          </w:rPr>
          <w:t>方式</w:t>
        </w:r>
      </w:ins>
      <w:ins w:id="2502" w:author="Janusio" w:date="2018-03-05T15:40:25Z">
        <w:r>
          <w:rPr>
            <w:rFonts w:hint="eastAsia" w:ascii="Times New Roman" w:hAnsi="Times New Roman"/>
            <w:sz w:val="24"/>
            <w:szCs w:val="24"/>
            <w:lang w:val="en-US" w:eastAsia="zh-CN"/>
          </w:rPr>
          <w:t>大致</w:t>
        </w:r>
      </w:ins>
      <w:ins w:id="2503" w:author="Janusio" w:date="2018-03-05T15:40:26Z">
        <w:r>
          <w:rPr>
            <w:rFonts w:hint="eastAsia" w:ascii="Times New Roman" w:hAnsi="Times New Roman"/>
            <w:sz w:val="24"/>
            <w:szCs w:val="24"/>
            <w:lang w:val="en-US" w:eastAsia="zh-CN"/>
          </w:rPr>
          <w:t>相同。</w:t>
        </w:r>
      </w:ins>
      <w:ins w:id="2504" w:author="Janusio" w:date="2018-03-05T15:40:29Z">
        <w:r>
          <w:rPr>
            <w:rFonts w:hint="eastAsia" w:ascii="Times New Roman" w:hAnsi="Times New Roman"/>
            <w:sz w:val="24"/>
            <w:szCs w:val="24"/>
            <w:lang w:val="en-US" w:eastAsia="zh-CN"/>
          </w:rPr>
          <w:t>下面</w:t>
        </w:r>
      </w:ins>
      <w:ins w:id="2505" w:author="Janusio" w:date="2018-03-05T15:40:30Z">
        <w:r>
          <w:rPr>
            <w:rFonts w:hint="eastAsia" w:ascii="Times New Roman" w:hAnsi="Times New Roman"/>
            <w:sz w:val="24"/>
            <w:szCs w:val="24"/>
            <w:lang w:val="en-US" w:eastAsia="zh-CN"/>
          </w:rPr>
          <w:t>主要分析</w:t>
        </w:r>
      </w:ins>
      <w:ins w:id="2506" w:author="Janusio" w:date="2018-03-05T15:40:34Z">
        <w:r>
          <w:rPr>
            <w:rFonts w:hint="eastAsia" w:ascii="Times New Roman" w:hAnsi="Times New Roman"/>
            <w:sz w:val="24"/>
            <w:szCs w:val="24"/>
            <w:lang w:val="en-US" w:eastAsia="zh-CN"/>
          </w:rPr>
          <w:t>TVP-QT</w:t>
        </w:r>
      </w:ins>
      <w:ins w:id="2507" w:author="Janusio" w:date="2018-03-05T15:40:35Z">
        <w:r>
          <w:rPr>
            <w:rFonts w:hint="eastAsia" w:ascii="Times New Roman" w:hAnsi="Times New Roman"/>
            <w:sz w:val="24"/>
            <w:szCs w:val="24"/>
            <w:lang w:val="en-US" w:eastAsia="zh-CN"/>
          </w:rPr>
          <w:t>中</w:t>
        </w:r>
      </w:ins>
      <w:ins w:id="2508" w:author="Janusio" w:date="2018-03-05T15:40:36Z">
        <w:r>
          <w:rPr>
            <w:rFonts w:hint="eastAsia" w:ascii="Times New Roman" w:hAnsi="Times New Roman"/>
            <w:sz w:val="24"/>
            <w:szCs w:val="24"/>
            <w:lang w:val="en-US" w:eastAsia="zh-CN"/>
          </w:rPr>
          <w:t>可信</w:t>
        </w:r>
      </w:ins>
      <w:ins w:id="2509" w:author="Janusio" w:date="2018-03-05T15:40:38Z">
        <w:r>
          <w:rPr>
            <w:rFonts w:hint="eastAsia" w:ascii="Times New Roman" w:hAnsi="Times New Roman"/>
            <w:sz w:val="24"/>
            <w:szCs w:val="24"/>
            <w:lang w:val="en-US" w:eastAsia="zh-CN"/>
          </w:rPr>
          <w:t>衔接点的</w:t>
        </w:r>
      </w:ins>
      <w:ins w:id="2510" w:author="Janusio" w:date="2018-03-05T15:40:42Z">
        <w:r>
          <w:rPr>
            <w:rFonts w:hint="eastAsia" w:ascii="Times New Roman" w:hAnsi="Times New Roman"/>
            <w:sz w:val="24"/>
            <w:szCs w:val="24"/>
            <w:lang w:val="en-US" w:eastAsia="zh-CN"/>
          </w:rPr>
          <w:t>信任链</w:t>
        </w:r>
      </w:ins>
      <w:ins w:id="2511" w:author="Janusio" w:date="2018-03-05T15:40:43Z">
        <w:r>
          <w:rPr>
            <w:rFonts w:hint="eastAsia" w:ascii="Times New Roman" w:hAnsi="Times New Roman"/>
            <w:sz w:val="24"/>
            <w:szCs w:val="24"/>
            <w:lang w:val="en-US" w:eastAsia="zh-CN"/>
          </w:rPr>
          <w:t>构建</w:t>
        </w:r>
      </w:ins>
      <w:ins w:id="2512" w:author="Janusio" w:date="2018-03-05T15:40:44Z">
        <w:r>
          <w:rPr>
            <w:rFonts w:hint="eastAsia" w:ascii="Times New Roman" w:hAnsi="Times New Roman"/>
            <w:sz w:val="24"/>
            <w:szCs w:val="24"/>
            <w:lang w:val="en-US" w:eastAsia="zh-CN"/>
          </w:rPr>
          <w:t>机制</w:t>
        </w:r>
      </w:ins>
      <w:ins w:id="2513" w:author="Janusio" w:date="2018-03-05T15:40:45Z">
        <w:r>
          <w:rPr>
            <w:rFonts w:hint="eastAsia" w:ascii="Times New Roman" w:hAnsi="Times New Roman"/>
            <w:sz w:val="24"/>
            <w:szCs w:val="24"/>
            <w:lang w:val="en-US" w:eastAsia="zh-CN"/>
          </w:rPr>
          <w:t>。</w:t>
        </w:r>
      </w:ins>
    </w:p>
    <w:p>
      <w:pPr>
        <w:pStyle w:val="23"/>
        <w:spacing w:line="360" w:lineRule="auto"/>
        <w:ind w:firstLine="420" w:firstLineChars="0"/>
        <w:rPr>
          <w:ins w:id="2514" w:author="Janusio" w:date="2018-03-05T15:34:26Z"/>
          <w:rFonts w:hint="eastAsia" w:ascii="Times New Roman" w:hAnsi="Times New Roman"/>
          <w:sz w:val="24"/>
          <w:szCs w:val="24"/>
          <w:lang w:val="en-US" w:eastAsia="zh-CN"/>
        </w:rPr>
      </w:pPr>
      <w:ins w:id="2515" w:author="Janusio" w:date="2018-03-05T15:40:56Z">
        <w:r>
          <w:rPr>
            <w:rFonts w:hint="eastAsia" w:ascii="Times New Roman" w:hAnsi="Times New Roman"/>
            <w:sz w:val="24"/>
            <w:szCs w:val="24"/>
            <w:lang w:val="en-US" w:eastAsia="zh-CN"/>
          </w:rPr>
          <w:t>（1）</w:t>
        </w:r>
      </w:ins>
      <w:ins w:id="2516" w:author="Janusio" w:date="2018-03-05T15:41:10Z">
        <w:r>
          <w:rPr>
            <w:rFonts w:hint="eastAsia" w:ascii="Times New Roman" w:hAnsi="Times New Roman"/>
            <w:sz w:val="24"/>
            <w:szCs w:val="24"/>
            <w:lang w:val="en-US" w:eastAsia="zh-CN"/>
          </w:rPr>
          <w:t>TJP的</w:t>
        </w:r>
      </w:ins>
      <w:ins w:id="2517" w:author="Janusio" w:date="2018-03-05T15:41:11Z">
        <w:r>
          <w:rPr>
            <w:rFonts w:hint="eastAsia" w:ascii="Times New Roman" w:hAnsi="Times New Roman"/>
            <w:sz w:val="24"/>
            <w:szCs w:val="24"/>
            <w:lang w:val="en-US" w:eastAsia="zh-CN"/>
          </w:rPr>
          <w:t>静态</w:t>
        </w:r>
      </w:ins>
      <w:ins w:id="2518" w:author="Janusio" w:date="2018-03-05T15:41:12Z">
        <w:r>
          <w:rPr>
            <w:rFonts w:hint="eastAsia" w:ascii="Times New Roman" w:hAnsi="Times New Roman"/>
            <w:sz w:val="24"/>
            <w:szCs w:val="24"/>
            <w:lang w:val="en-US" w:eastAsia="zh-CN"/>
          </w:rPr>
          <w:t>度量</w:t>
        </w:r>
      </w:ins>
    </w:p>
    <w:p>
      <w:pPr>
        <w:pStyle w:val="23"/>
        <w:spacing w:line="360" w:lineRule="auto"/>
        <w:ind w:firstLine="420" w:firstLineChars="0"/>
        <w:rPr>
          <w:ins w:id="2519" w:author="Janusio" w:date="2018-03-05T15:49:16Z"/>
          <w:rFonts w:hint="eastAsia" w:ascii="Times New Roman" w:hAnsi="Times New Roman"/>
          <w:sz w:val="24"/>
          <w:szCs w:val="24"/>
          <w:lang w:val="en-US" w:eastAsia="zh-CN"/>
        </w:rPr>
      </w:pPr>
      <w:ins w:id="2520" w:author="Janusio" w:date="2018-03-05T15:47:35Z">
        <w:r>
          <w:rPr>
            <w:rFonts w:hint="eastAsia" w:ascii="Times New Roman" w:hAnsi="Times New Roman"/>
            <w:sz w:val="24"/>
            <w:szCs w:val="24"/>
            <w:lang w:val="en-US" w:eastAsia="zh-CN"/>
          </w:rPr>
          <w:t>TJP</w:t>
        </w:r>
      </w:ins>
      <w:ins w:id="2521" w:author="Janusio" w:date="2018-03-05T15:47:36Z">
        <w:r>
          <w:rPr>
            <w:rFonts w:hint="eastAsia" w:ascii="Times New Roman" w:hAnsi="Times New Roman"/>
            <w:sz w:val="24"/>
            <w:szCs w:val="24"/>
            <w:lang w:val="en-US" w:eastAsia="zh-CN"/>
          </w:rPr>
          <w:t>作为</w:t>
        </w:r>
      </w:ins>
      <w:ins w:id="2522" w:author="Janusio" w:date="2018-03-05T15:47:40Z">
        <w:r>
          <w:rPr>
            <w:rFonts w:hint="eastAsia" w:ascii="Times New Roman" w:hAnsi="Times New Roman"/>
            <w:sz w:val="24"/>
            <w:szCs w:val="24"/>
            <w:lang w:val="en-US" w:eastAsia="zh-CN"/>
          </w:rPr>
          <w:t>TVP-QT</w:t>
        </w:r>
      </w:ins>
      <w:ins w:id="2523" w:author="Janusio" w:date="2018-03-05T15:47:41Z">
        <w:r>
          <w:rPr>
            <w:rFonts w:hint="eastAsia" w:ascii="Times New Roman" w:hAnsi="Times New Roman"/>
            <w:sz w:val="24"/>
            <w:szCs w:val="24"/>
            <w:lang w:val="en-US" w:eastAsia="zh-CN"/>
          </w:rPr>
          <w:t>中</w:t>
        </w:r>
      </w:ins>
      <w:ins w:id="2524" w:author="Janusio" w:date="2018-03-05T15:47:42Z">
        <w:r>
          <w:rPr>
            <w:rFonts w:hint="eastAsia" w:ascii="Times New Roman" w:hAnsi="Times New Roman"/>
            <w:sz w:val="24"/>
            <w:szCs w:val="24"/>
            <w:lang w:val="en-US" w:eastAsia="zh-CN"/>
          </w:rPr>
          <w:t>衔接</w:t>
        </w:r>
      </w:ins>
      <w:ins w:id="2525" w:author="Janusio" w:date="2018-03-05T15:47:46Z">
        <w:r>
          <w:rPr>
            <w:rFonts w:hint="eastAsia" w:ascii="Times New Roman" w:hAnsi="Times New Roman"/>
            <w:sz w:val="24"/>
            <w:szCs w:val="24"/>
            <w:lang w:val="en-US" w:eastAsia="zh-CN"/>
          </w:rPr>
          <w:t>云计算</w:t>
        </w:r>
      </w:ins>
      <w:ins w:id="2526" w:author="Janusio" w:date="2018-03-05T15:47:47Z">
        <w:r>
          <w:rPr>
            <w:rFonts w:hint="eastAsia" w:ascii="Times New Roman" w:hAnsi="Times New Roman"/>
            <w:sz w:val="24"/>
            <w:szCs w:val="24"/>
            <w:lang w:val="en-US" w:eastAsia="zh-CN"/>
          </w:rPr>
          <w:t>平台</w:t>
        </w:r>
      </w:ins>
      <w:ins w:id="2527" w:author="Janusio" w:date="2018-03-05T15:47:53Z">
        <w:r>
          <w:rPr>
            <w:rFonts w:hint="eastAsia" w:ascii="Times New Roman" w:hAnsi="Times New Roman"/>
            <w:sz w:val="24"/>
            <w:szCs w:val="24"/>
            <w:lang w:val="en-US" w:eastAsia="zh-CN"/>
          </w:rPr>
          <w:t>物理服务器</w:t>
        </w:r>
      </w:ins>
      <w:ins w:id="2528" w:author="Janusio" w:date="2018-03-05T15:47:47Z">
        <w:r>
          <w:rPr>
            <w:rFonts w:hint="eastAsia" w:ascii="Times New Roman" w:hAnsi="Times New Roman"/>
            <w:sz w:val="24"/>
            <w:szCs w:val="24"/>
            <w:lang w:val="en-US" w:eastAsia="zh-CN"/>
          </w:rPr>
          <w:t>和</w:t>
        </w:r>
      </w:ins>
      <w:ins w:id="2529" w:author="Janusio" w:date="2018-03-05T15:47:50Z">
        <w:r>
          <w:rPr>
            <w:rFonts w:hint="eastAsia" w:ascii="Times New Roman" w:hAnsi="Times New Roman"/>
            <w:sz w:val="24"/>
            <w:szCs w:val="24"/>
            <w:lang w:val="en-US" w:eastAsia="zh-CN"/>
          </w:rPr>
          <w:t>虚拟机</w:t>
        </w:r>
      </w:ins>
      <w:ins w:id="2530" w:author="Janusio" w:date="2018-03-05T15:47:55Z">
        <w:r>
          <w:rPr>
            <w:rFonts w:hint="eastAsia" w:ascii="Times New Roman" w:hAnsi="Times New Roman"/>
            <w:sz w:val="24"/>
            <w:szCs w:val="24"/>
            <w:lang w:val="en-US" w:eastAsia="zh-CN"/>
          </w:rPr>
          <w:t>的</w:t>
        </w:r>
      </w:ins>
      <w:ins w:id="2531" w:author="Janusio" w:date="2018-03-05T15:47:57Z">
        <w:r>
          <w:rPr>
            <w:rFonts w:hint="eastAsia" w:ascii="Times New Roman" w:hAnsi="Times New Roman"/>
            <w:sz w:val="24"/>
            <w:szCs w:val="24"/>
            <w:lang w:val="en-US" w:eastAsia="zh-CN"/>
          </w:rPr>
          <w:t>重要</w:t>
        </w:r>
      </w:ins>
      <w:ins w:id="2532" w:author="Janusio" w:date="2018-03-05T15:47:58Z">
        <w:r>
          <w:rPr>
            <w:rFonts w:hint="eastAsia" w:ascii="Times New Roman" w:hAnsi="Times New Roman"/>
            <w:sz w:val="24"/>
            <w:szCs w:val="24"/>
            <w:lang w:val="en-US" w:eastAsia="zh-CN"/>
          </w:rPr>
          <w:t>部分，</w:t>
        </w:r>
      </w:ins>
      <w:ins w:id="2533" w:author="Janusio" w:date="2018-03-05T15:48:00Z">
        <w:r>
          <w:rPr>
            <w:rFonts w:hint="eastAsia" w:ascii="Times New Roman" w:hAnsi="Times New Roman"/>
            <w:sz w:val="24"/>
            <w:szCs w:val="24"/>
            <w:lang w:val="en-US" w:eastAsia="zh-CN"/>
          </w:rPr>
          <w:t>根据</w:t>
        </w:r>
      </w:ins>
      <w:ins w:id="2534" w:author="Janusio" w:date="2018-03-05T15:48:12Z">
        <w:r>
          <w:rPr>
            <w:rFonts w:hint="eastAsia" w:ascii="Times New Roman" w:hAnsi="Times New Roman"/>
            <w:sz w:val="24"/>
            <w:szCs w:val="24"/>
            <w:lang w:val="en-US" w:eastAsia="zh-CN"/>
          </w:rPr>
          <w:t>云计算</w:t>
        </w:r>
      </w:ins>
      <w:ins w:id="2535" w:author="Janusio" w:date="2018-03-05T15:48:13Z">
        <w:r>
          <w:rPr>
            <w:rFonts w:hint="eastAsia" w:ascii="Times New Roman" w:hAnsi="Times New Roman"/>
            <w:sz w:val="24"/>
            <w:szCs w:val="24"/>
            <w:lang w:val="en-US" w:eastAsia="zh-CN"/>
          </w:rPr>
          <w:t>平台</w:t>
        </w:r>
      </w:ins>
      <w:ins w:id="2536" w:author="Janusio" w:date="2018-03-05T15:48:14Z">
        <w:r>
          <w:rPr>
            <w:rFonts w:hint="eastAsia" w:ascii="Times New Roman" w:hAnsi="Times New Roman"/>
            <w:sz w:val="24"/>
            <w:szCs w:val="24"/>
            <w:lang w:val="en-US" w:eastAsia="zh-CN"/>
          </w:rPr>
          <w:t>模块</w:t>
        </w:r>
      </w:ins>
      <w:ins w:id="2537" w:author="Janusio" w:date="2018-03-05T15:48:15Z">
        <w:r>
          <w:rPr>
            <w:rFonts w:hint="eastAsia" w:ascii="Times New Roman" w:hAnsi="Times New Roman"/>
            <w:sz w:val="24"/>
            <w:szCs w:val="24"/>
            <w:lang w:val="en-US" w:eastAsia="zh-CN"/>
          </w:rPr>
          <w:t>的</w:t>
        </w:r>
      </w:ins>
      <w:ins w:id="2538" w:author="Janusio" w:date="2018-03-05T15:48:16Z">
        <w:r>
          <w:rPr>
            <w:rFonts w:hint="eastAsia" w:ascii="Times New Roman" w:hAnsi="Times New Roman"/>
            <w:sz w:val="24"/>
            <w:szCs w:val="24"/>
            <w:lang w:val="en-US" w:eastAsia="zh-CN"/>
          </w:rPr>
          <w:t>启动</w:t>
        </w:r>
      </w:ins>
      <w:ins w:id="2539" w:author="Janusio" w:date="2018-03-05T15:48:18Z">
        <w:r>
          <w:rPr>
            <w:rFonts w:hint="eastAsia" w:ascii="Times New Roman" w:hAnsi="Times New Roman"/>
            <w:sz w:val="24"/>
            <w:szCs w:val="24"/>
            <w:lang w:val="en-US" w:eastAsia="zh-CN"/>
          </w:rPr>
          <w:t>方式</w:t>
        </w:r>
      </w:ins>
      <w:ins w:id="2540" w:author="Janusio" w:date="2018-03-05T15:48:19Z">
        <w:r>
          <w:rPr>
            <w:rFonts w:hint="eastAsia" w:ascii="Times New Roman" w:hAnsi="Times New Roman"/>
            <w:sz w:val="24"/>
            <w:szCs w:val="24"/>
            <w:lang w:val="en-US" w:eastAsia="zh-CN"/>
          </w:rPr>
          <w:t>和</w:t>
        </w:r>
      </w:ins>
      <w:ins w:id="2541" w:author="Janusio" w:date="2018-03-05T15:48:31Z">
        <w:r>
          <w:rPr>
            <w:rFonts w:hint="eastAsia" w:ascii="Times New Roman" w:hAnsi="Times New Roman"/>
            <w:sz w:val="24"/>
            <w:szCs w:val="24"/>
            <w:lang w:val="en-US" w:eastAsia="zh-CN"/>
          </w:rPr>
          <w:t>可信</w:t>
        </w:r>
      </w:ins>
      <w:ins w:id="2542" w:author="Janusio" w:date="2018-03-05T15:48:32Z">
        <w:r>
          <w:rPr>
            <w:rFonts w:hint="eastAsia" w:ascii="Times New Roman" w:hAnsi="Times New Roman"/>
            <w:sz w:val="24"/>
            <w:szCs w:val="24"/>
            <w:lang w:val="en-US" w:eastAsia="zh-CN"/>
          </w:rPr>
          <w:t>计算</w:t>
        </w:r>
      </w:ins>
      <w:ins w:id="2543" w:author="Janusio" w:date="2018-03-05T15:48:33Z">
        <w:r>
          <w:rPr>
            <w:rFonts w:hint="eastAsia" w:ascii="Times New Roman" w:hAnsi="Times New Roman"/>
            <w:sz w:val="24"/>
            <w:szCs w:val="24"/>
            <w:lang w:val="en-US" w:eastAsia="zh-CN"/>
          </w:rPr>
          <w:t>中</w:t>
        </w:r>
      </w:ins>
      <w:ins w:id="2544" w:author="Janusio" w:date="2018-03-05T15:48:34Z">
        <w:r>
          <w:rPr>
            <w:rFonts w:hint="eastAsia" w:ascii="Times New Roman" w:hAnsi="Times New Roman"/>
            <w:sz w:val="24"/>
            <w:szCs w:val="24"/>
            <w:lang w:val="en-US" w:eastAsia="zh-CN"/>
          </w:rPr>
          <w:t>静态</w:t>
        </w:r>
      </w:ins>
      <w:ins w:id="2545" w:author="Janusio" w:date="2018-03-05T15:48:35Z">
        <w:r>
          <w:rPr>
            <w:rFonts w:hint="eastAsia" w:ascii="Times New Roman" w:hAnsi="Times New Roman"/>
            <w:sz w:val="24"/>
            <w:szCs w:val="24"/>
            <w:lang w:val="en-US" w:eastAsia="zh-CN"/>
          </w:rPr>
          <w:t>度量和</w:t>
        </w:r>
      </w:ins>
      <w:ins w:id="2546" w:author="Janusio" w:date="2018-03-05T15:48:37Z">
        <w:r>
          <w:rPr>
            <w:rFonts w:hint="eastAsia" w:ascii="Times New Roman" w:hAnsi="Times New Roman"/>
            <w:sz w:val="24"/>
            <w:szCs w:val="24"/>
            <w:lang w:val="en-US" w:eastAsia="zh-CN"/>
          </w:rPr>
          <w:t>动态</w:t>
        </w:r>
      </w:ins>
      <w:ins w:id="2547" w:author="Janusio" w:date="2018-03-05T15:48:38Z">
        <w:r>
          <w:rPr>
            <w:rFonts w:hint="eastAsia" w:ascii="Times New Roman" w:hAnsi="Times New Roman"/>
            <w:sz w:val="24"/>
            <w:szCs w:val="24"/>
            <w:lang w:val="en-US" w:eastAsia="zh-CN"/>
          </w:rPr>
          <w:t>度量</w:t>
        </w:r>
      </w:ins>
      <w:ins w:id="2548" w:author="Janusio" w:date="2018-03-05T15:48:39Z">
        <w:r>
          <w:rPr>
            <w:rFonts w:hint="eastAsia" w:ascii="Times New Roman" w:hAnsi="Times New Roman"/>
            <w:sz w:val="24"/>
            <w:szCs w:val="24"/>
            <w:lang w:val="en-US" w:eastAsia="zh-CN"/>
          </w:rPr>
          <w:t>方式</w:t>
        </w:r>
      </w:ins>
      <w:ins w:id="2549" w:author="Janusio" w:date="2018-03-05T15:48:58Z">
        <w:r>
          <w:rPr>
            <w:rFonts w:hint="eastAsia" w:ascii="Times New Roman" w:hAnsi="Times New Roman"/>
            <w:sz w:val="24"/>
            <w:szCs w:val="24"/>
            <w:lang w:val="en-US" w:eastAsia="zh-CN"/>
          </w:rPr>
          <w:t>也有</w:t>
        </w:r>
      </w:ins>
      <w:ins w:id="2550" w:author="Janusio" w:date="2018-03-05T15:48:59Z">
        <w:r>
          <w:rPr>
            <w:rFonts w:hint="eastAsia" w:ascii="Times New Roman" w:hAnsi="Times New Roman"/>
            <w:sz w:val="24"/>
            <w:szCs w:val="24"/>
            <w:lang w:val="en-US" w:eastAsia="zh-CN"/>
          </w:rPr>
          <w:t>静态</w:t>
        </w:r>
      </w:ins>
      <w:ins w:id="2551" w:author="Janusio" w:date="2018-03-05T15:49:01Z">
        <w:r>
          <w:rPr>
            <w:rFonts w:hint="eastAsia" w:ascii="Times New Roman" w:hAnsi="Times New Roman"/>
            <w:sz w:val="24"/>
            <w:szCs w:val="24"/>
            <w:lang w:val="en-US" w:eastAsia="zh-CN"/>
          </w:rPr>
          <w:t>度量</w:t>
        </w:r>
      </w:ins>
      <w:ins w:id="2552" w:author="Janusio" w:date="2018-03-05T15:49:02Z">
        <w:r>
          <w:rPr>
            <w:rFonts w:hint="eastAsia" w:ascii="Times New Roman" w:hAnsi="Times New Roman"/>
            <w:sz w:val="24"/>
            <w:szCs w:val="24"/>
            <w:lang w:val="en-US" w:eastAsia="zh-CN"/>
          </w:rPr>
          <w:t>和</w:t>
        </w:r>
      </w:ins>
      <w:ins w:id="2553" w:author="Janusio" w:date="2018-03-05T15:49:05Z">
        <w:r>
          <w:rPr>
            <w:rFonts w:hint="eastAsia" w:ascii="Times New Roman" w:hAnsi="Times New Roman"/>
            <w:sz w:val="24"/>
            <w:szCs w:val="24"/>
            <w:lang w:val="en-US" w:eastAsia="zh-CN"/>
          </w:rPr>
          <w:t>静态</w:t>
        </w:r>
      </w:ins>
      <w:ins w:id="2554" w:author="Janusio" w:date="2018-03-05T15:49:08Z">
        <w:r>
          <w:rPr>
            <w:rFonts w:hint="eastAsia" w:ascii="Times New Roman" w:hAnsi="Times New Roman"/>
            <w:sz w:val="24"/>
            <w:szCs w:val="24"/>
            <w:lang w:val="en-US" w:eastAsia="zh-CN"/>
          </w:rPr>
          <w:t>度量</w:t>
        </w:r>
      </w:ins>
      <w:ins w:id="2555" w:author="Janusio" w:date="2018-03-05T15:49:12Z">
        <w:r>
          <w:rPr>
            <w:rFonts w:hint="eastAsia" w:ascii="Times New Roman" w:hAnsi="Times New Roman"/>
            <w:sz w:val="24"/>
            <w:szCs w:val="24"/>
            <w:lang w:val="en-US" w:eastAsia="zh-CN"/>
          </w:rPr>
          <w:t>两种</w:t>
        </w:r>
      </w:ins>
      <w:ins w:id="2556" w:author="Janusio" w:date="2018-03-05T15:49:14Z">
        <w:r>
          <w:rPr>
            <w:rFonts w:hint="eastAsia" w:ascii="Times New Roman" w:hAnsi="Times New Roman"/>
            <w:sz w:val="24"/>
            <w:szCs w:val="24"/>
            <w:lang w:val="en-US" w:eastAsia="zh-CN"/>
          </w:rPr>
          <w:t>方式。</w:t>
        </w:r>
      </w:ins>
    </w:p>
    <w:p>
      <w:pPr>
        <w:pStyle w:val="23"/>
        <w:spacing w:line="360" w:lineRule="auto"/>
        <w:ind w:firstLine="420" w:firstLineChars="0"/>
        <w:rPr>
          <w:ins w:id="2557" w:author="Janusio" w:date="2018-03-05T15:47:32Z"/>
          <w:rFonts w:hint="eastAsia" w:ascii="Times New Roman" w:hAnsi="Times New Roman"/>
          <w:sz w:val="24"/>
          <w:szCs w:val="24"/>
          <w:lang w:val="en-US" w:eastAsia="zh-CN"/>
        </w:rPr>
      </w:pPr>
      <w:ins w:id="2558" w:author="Janusio" w:date="2018-03-05T15:49:17Z">
        <w:r>
          <w:rPr>
            <w:rFonts w:hint="eastAsia" w:ascii="Times New Roman" w:hAnsi="Times New Roman"/>
            <w:sz w:val="24"/>
            <w:szCs w:val="24"/>
            <w:lang w:val="en-US" w:eastAsia="zh-CN"/>
          </w:rPr>
          <w:t>其中</w:t>
        </w:r>
      </w:ins>
      <w:ins w:id="2559" w:author="Janusio" w:date="2018-03-05T15:49:19Z">
        <w:r>
          <w:rPr>
            <w:rFonts w:hint="eastAsia" w:ascii="Times New Roman" w:hAnsi="Times New Roman"/>
            <w:sz w:val="24"/>
            <w:szCs w:val="24"/>
            <w:lang w:val="en-US" w:eastAsia="zh-CN"/>
          </w:rPr>
          <w:t>TJP的</w:t>
        </w:r>
      </w:ins>
      <w:ins w:id="2560" w:author="Janusio" w:date="2018-03-05T15:49:22Z">
        <w:r>
          <w:rPr>
            <w:rFonts w:hint="eastAsia" w:ascii="Times New Roman" w:hAnsi="Times New Roman"/>
            <w:sz w:val="24"/>
            <w:szCs w:val="24"/>
            <w:lang w:val="en-US" w:eastAsia="zh-CN"/>
          </w:rPr>
          <w:t>静态度量</w:t>
        </w:r>
      </w:ins>
      <w:ins w:id="2561" w:author="Janusio" w:date="2018-03-05T15:49:24Z">
        <w:r>
          <w:rPr>
            <w:rFonts w:hint="eastAsia" w:ascii="Times New Roman" w:hAnsi="Times New Roman"/>
            <w:sz w:val="24"/>
            <w:szCs w:val="24"/>
            <w:lang w:val="en-US" w:eastAsia="zh-CN"/>
          </w:rPr>
          <w:t>在</w:t>
        </w:r>
      </w:ins>
      <w:ins w:id="2562" w:author="Janusio" w:date="2018-03-05T15:49:26Z">
        <w:r>
          <w:rPr>
            <w:rFonts w:hint="eastAsia" w:ascii="Times New Roman" w:hAnsi="Times New Roman"/>
            <w:sz w:val="24"/>
            <w:szCs w:val="24"/>
            <w:lang w:val="en-US" w:eastAsia="zh-CN"/>
          </w:rPr>
          <w:t>云计算</w:t>
        </w:r>
      </w:ins>
      <w:ins w:id="2563" w:author="Janusio" w:date="2018-03-05T15:49:28Z">
        <w:r>
          <w:rPr>
            <w:rFonts w:hint="eastAsia" w:ascii="Times New Roman" w:hAnsi="Times New Roman"/>
            <w:sz w:val="24"/>
            <w:szCs w:val="24"/>
            <w:lang w:val="en-US" w:eastAsia="zh-CN"/>
          </w:rPr>
          <w:t>平台</w:t>
        </w:r>
      </w:ins>
      <w:ins w:id="2564" w:author="Janusio" w:date="2018-03-05T15:49:29Z">
        <w:r>
          <w:rPr>
            <w:rFonts w:hint="eastAsia" w:ascii="Times New Roman" w:hAnsi="Times New Roman"/>
            <w:sz w:val="24"/>
            <w:szCs w:val="24"/>
            <w:lang w:val="en-US" w:eastAsia="zh-CN"/>
          </w:rPr>
          <w:t>进行</w:t>
        </w:r>
      </w:ins>
      <w:ins w:id="2565" w:author="Janusio" w:date="2018-03-05T15:49:35Z">
        <w:r>
          <w:rPr>
            <w:rFonts w:hint="eastAsia" w:ascii="Times New Roman" w:hAnsi="Times New Roman"/>
            <w:sz w:val="24"/>
            <w:szCs w:val="24"/>
            <w:lang w:val="en-US" w:eastAsia="zh-CN"/>
          </w:rPr>
          <w:t>加电</w:t>
        </w:r>
      </w:ins>
      <w:ins w:id="2566" w:author="Janusio" w:date="2018-03-05T15:49:37Z">
        <w:r>
          <w:rPr>
            <w:rFonts w:hint="eastAsia" w:ascii="Times New Roman" w:hAnsi="Times New Roman"/>
            <w:sz w:val="24"/>
            <w:szCs w:val="24"/>
            <w:lang w:val="en-US" w:eastAsia="zh-CN"/>
          </w:rPr>
          <w:t>引导</w:t>
        </w:r>
      </w:ins>
      <w:ins w:id="2567" w:author="Janusio" w:date="2018-03-05T15:49:38Z">
        <w:r>
          <w:rPr>
            <w:rFonts w:hint="eastAsia" w:ascii="Times New Roman" w:hAnsi="Times New Roman"/>
            <w:sz w:val="24"/>
            <w:szCs w:val="24"/>
            <w:lang w:val="en-US" w:eastAsia="zh-CN"/>
          </w:rPr>
          <w:t>启动</w:t>
        </w:r>
      </w:ins>
      <w:ins w:id="2568" w:author="Janusio" w:date="2018-03-05T15:49:39Z">
        <w:r>
          <w:rPr>
            <w:rFonts w:hint="eastAsia" w:ascii="Times New Roman" w:hAnsi="Times New Roman"/>
            <w:sz w:val="24"/>
            <w:szCs w:val="24"/>
            <w:lang w:val="en-US" w:eastAsia="zh-CN"/>
          </w:rPr>
          <w:t>后，</w:t>
        </w:r>
      </w:ins>
      <w:ins w:id="2569" w:author="Janusio" w:date="2018-03-05T15:49:41Z">
        <w:r>
          <w:rPr>
            <w:rFonts w:hint="eastAsia" w:ascii="Times New Roman" w:hAnsi="Times New Roman"/>
            <w:sz w:val="24"/>
            <w:szCs w:val="24"/>
            <w:lang w:val="en-US" w:eastAsia="zh-CN"/>
          </w:rPr>
          <w:t>经过</w:t>
        </w:r>
      </w:ins>
      <w:ins w:id="2570" w:author="Janusio" w:date="2018-03-05T15:49:43Z">
        <w:r>
          <w:rPr>
            <w:rFonts w:hint="eastAsia" w:ascii="Times New Roman" w:hAnsi="Times New Roman"/>
            <w:sz w:val="24"/>
            <w:szCs w:val="24"/>
            <w:lang w:val="en-US" w:eastAsia="zh-CN"/>
          </w:rPr>
          <w:t>逐级</w:t>
        </w:r>
      </w:ins>
      <w:ins w:id="2571" w:author="Janusio" w:date="2018-03-05T15:49:44Z">
        <w:r>
          <w:rPr>
            <w:rFonts w:hint="eastAsia" w:ascii="Times New Roman" w:hAnsi="Times New Roman"/>
            <w:sz w:val="24"/>
            <w:szCs w:val="24"/>
            <w:lang w:val="en-US" w:eastAsia="zh-CN"/>
          </w:rPr>
          <w:t>度量</w:t>
        </w:r>
      </w:ins>
      <w:ins w:id="2572" w:author="Janusio" w:date="2018-03-05T15:49:48Z">
        <w:r>
          <w:rPr>
            <w:rFonts w:hint="eastAsia" w:ascii="Times New Roman" w:hAnsi="Times New Roman"/>
            <w:sz w:val="24"/>
            <w:szCs w:val="24"/>
            <w:lang w:val="en-US" w:eastAsia="zh-CN"/>
          </w:rPr>
          <w:t>对</w:t>
        </w:r>
      </w:ins>
      <w:ins w:id="2573" w:author="Janusio" w:date="2018-03-05T15:49:51Z">
        <w:r>
          <w:rPr>
            <w:rFonts w:hint="eastAsia" w:ascii="Times New Roman" w:hAnsi="Times New Roman"/>
            <w:sz w:val="24"/>
            <w:szCs w:val="24"/>
            <w:lang w:val="en-US" w:eastAsia="zh-CN"/>
          </w:rPr>
          <w:t>OS</w:t>
        </w:r>
      </w:ins>
      <w:ins w:id="2574" w:author="Janusio" w:date="2018-03-05T15:49:52Z">
        <w:r>
          <w:rPr>
            <w:rFonts w:hint="eastAsia" w:ascii="Times New Roman" w:hAnsi="Times New Roman"/>
            <w:sz w:val="24"/>
            <w:szCs w:val="24"/>
            <w:lang w:val="en-US" w:eastAsia="zh-CN"/>
          </w:rPr>
          <w:t>度量</w:t>
        </w:r>
      </w:ins>
      <w:ins w:id="2575" w:author="Janusio" w:date="2018-03-05T15:49:53Z">
        <w:r>
          <w:rPr>
            <w:rFonts w:hint="eastAsia" w:ascii="Times New Roman" w:hAnsi="Times New Roman"/>
            <w:sz w:val="24"/>
            <w:szCs w:val="24"/>
            <w:lang w:val="en-US" w:eastAsia="zh-CN"/>
          </w:rPr>
          <w:t>之后</w:t>
        </w:r>
      </w:ins>
      <w:ins w:id="2576" w:author="Janusio" w:date="2018-03-05T15:50:09Z">
        <w:r>
          <w:rPr>
            <w:rFonts w:hint="eastAsia" w:ascii="Times New Roman" w:hAnsi="Times New Roman"/>
            <w:sz w:val="24"/>
            <w:szCs w:val="24"/>
            <w:lang w:val="en-US" w:eastAsia="zh-CN"/>
          </w:rPr>
          <w:t>进行的</w:t>
        </w:r>
      </w:ins>
      <w:ins w:id="2577" w:author="Janusio" w:date="2018-03-05T15:50:13Z">
        <w:r>
          <w:rPr>
            <w:rFonts w:hint="eastAsia" w:ascii="Times New Roman" w:hAnsi="Times New Roman"/>
            <w:sz w:val="24"/>
            <w:szCs w:val="24"/>
            <w:lang w:val="en-US" w:eastAsia="zh-CN"/>
          </w:rPr>
          <w:t>。</w:t>
        </w:r>
      </w:ins>
      <w:ins w:id="2578" w:author="Janusio" w:date="2018-03-05T15:50:25Z">
        <w:r>
          <w:rPr>
            <w:rFonts w:hint="eastAsia" w:ascii="Times New Roman" w:hAnsi="Times New Roman"/>
            <w:sz w:val="24"/>
            <w:szCs w:val="24"/>
            <w:lang w:val="en-US" w:eastAsia="zh-CN"/>
          </w:rPr>
          <w:t>TJP</w:t>
        </w:r>
      </w:ins>
      <w:ins w:id="2579" w:author="Janusio" w:date="2018-03-05T15:50:26Z">
        <w:r>
          <w:rPr>
            <w:rFonts w:hint="eastAsia" w:ascii="Times New Roman" w:hAnsi="Times New Roman"/>
            <w:sz w:val="24"/>
            <w:szCs w:val="24"/>
            <w:lang w:val="en-US" w:eastAsia="zh-CN"/>
          </w:rPr>
          <w:t>的</w:t>
        </w:r>
      </w:ins>
      <w:ins w:id="2580" w:author="Janusio" w:date="2018-03-05T15:50:27Z">
        <w:r>
          <w:rPr>
            <w:rFonts w:hint="eastAsia" w:ascii="Times New Roman" w:hAnsi="Times New Roman"/>
            <w:sz w:val="24"/>
            <w:szCs w:val="24"/>
            <w:lang w:val="en-US" w:eastAsia="zh-CN"/>
          </w:rPr>
          <w:t>静态</w:t>
        </w:r>
      </w:ins>
      <w:ins w:id="2581" w:author="Janusio" w:date="2018-03-05T15:50:28Z">
        <w:r>
          <w:rPr>
            <w:rFonts w:hint="eastAsia" w:ascii="Times New Roman" w:hAnsi="Times New Roman"/>
            <w:sz w:val="24"/>
            <w:szCs w:val="24"/>
            <w:lang w:val="en-US" w:eastAsia="zh-CN"/>
          </w:rPr>
          <w:t>度量</w:t>
        </w:r>
      </w:ins>
      <w:ins w:id="2582" w:author="Janusio" w:date="2018-03-05T15:50:30Z">
        <w:r>
          <w:rPr>
            <w:rFonts w:hint="eastAsia" w:ascii="Times New Roman" w:hAnsi="Times New Roman"/>
            <w:sz w:val="24"/>
            <w:szCs w:val="24"/>
            <w:lang w:val="en-US" w:eastAsia="zh-CN"/>
          </w:rPr>
          <w:t>保证</w:t>
        </w:r>
      </w:ins>
      <w:ins w:id="2583" w:author="Janusio" w:date="2018-03-05T15:50:31Z">
        <w:r>
          <w:rPr>
            <w:rFonts w:hint="eastAsia" w:ascii="Times New Roman" w:hAnsi="Times New Roman"/>
            <w:sz w:val="24"/>
            <w:szCs w:val="24"/>
            <w:lang w:val="en-US" w:eastAsia="zh-CN"/>
          </w:rPr>
          <w:t>了</w:t>
        </w:r>
      </w:ins>
      <w:ins w:id="2584" w:author="Janusio" w:date="2018-03-05T15:50:32Z">
        <w:r>
          <w:rPr>
            <w:rFonts w:hint="eastAsia" w:ascii="Times New Roman" w:hAnsi="Times New Roman"/>
            <w:sz w:val="24"/>
            <w:szCs w:val="24"/>
            <w:lang w:val="en-US" w:eastAsia="zh-CN"/>
          </w:rPr>
          <w:t>虚拟机</w:t>
        </w:r>
      </w:ins>
      <w:ins w:id="2585" w:author="Janusio" w:date="2018-03-05T15:50:33Z">
        <w:r>
          <w:rPr>
            <w:rFonts w:hint="eastAsia" w:ascii="Times New Roman" w:hAnsi="Times New Roman"/>
            <w:sz w:val="24"/>
            <w:szCs w:val="24"/>
            <w:lang w:val="en-US" w:eastAsia="zh-CN"/>
          </w:rPr>
          <w:t>启动</w:t>
        </w:r>
      </w:ins>
      <w:ins w:id="2586" w:author="Janusio" w:date="2018-03-05T15:50:34Z">
        <w:r>
          <w:rPr>
            <w:rFonts w:hint="eastAsia" w:ascii="Times New Roman" w:hAnsi="Times New Roman"/>
            <w:sz w:val="24"/>
            <w:szCs w:val="24"/>
            <w:lang w:val="en-US" w:eastAsia="zh-CN"/>
          </w:rPr>
          <w:t>之前</w:t>
        </w:r>
      </w:ins>
      <w:ins w:id="2587" w:author="Janusio" w:date="2018-03-05T15:50:38Z">
        <w:r>
          <w:rPr>
            <w:rFonts w:hint="eastAsia" w:ascii="Times New Roman" w:hAnsi="Times New Roman"/>
            <w:sz w:val="24"/>
            <w:szCs w:val="24"/>
            <w:lang w:val="en-US" w:eastAsia="zh-CN"/>
          </w:rPr>
          <w:t>的</w:t>
        </w:r>
      </w:ins>
      <w:ins w:id="2588" w:author="Janusio" w:date="2018-03-05T15:50:47Z">
        <w:r>
          <w:rPr>
            <w:rFonts w:hint="eastAsia" w:ascii="Times New Roman" w:hAnsi="Times New Roman"/>
            <w:sz w:val="24"/>
            <w:szCs w:val="24"/>
            <w:lang w:val="en-US" w:eastAsia="zh-CN"/>
          </w:rPr>
          <w:t>虚拟机</w:t>
        </w:r>
      </w:ins>
      <w:ins w:id="2589" w:author="Janusio" w:date="2018-03-05T15:50:48Z">
        <w:r>
          <w:rPr>
            <w:rFonts w:hint="eastAsia" w:ascii="Times New Roman" w:hAnsi="Times New Roman"/>
            <w:sz w:val="24"/>
            <w:szCs w:val="24"/>
            <w:lang w:val="en-US" w:eastAsia="zh-CN"/>
          </w:rPr>
          <w:t>启动</w:t>
        </w:r>
      </w:ins>
      <w:ins w:id="2590" w:author="Janusio" w:date="2018-03-05T15:50:49Z">
        <w:r>
          <w:rPr>
            <w:rFonts w:hint="eastAsia" w:ascii="Times New Roman" w:hAnsi="Times New Roman"/>
            <w:sz w:val="24"/>
            <w:szCs w:val="24"/>
            <w:lang w:val="en-US" w:eastAsia="zh-CN"/>
          </w:rPr>
          <w:t>、</w:t>
        </w:r>
      </w:ins>
      <w:ins w:id="2591" w:author="Janusio" w:date="2018-03-05T15:50:54Z">
        <w:r>
          <w:rPr>
            <w:rFonts w:hint="eastAsia" w:ascii="Times New Roman" w:hAnsi="Times New Roman"/>
            <w:sz w:val="24"/>
            <w:szCs w:val="24"/>
            <w:lang w:val="en-US" w:eastAsia="zh-CN"/>
          </w:rPr>
          <w:t>vTPM</w:t>
        </w:r>
      </w:ins>
      <w:ins w:id="2592" w:author="Janusio" w:date="2018-03-05T15:50:55Z">
        <w:r>
          <w:rPr>
            <w:rFonts w:hint="eastAsia" w:ascii="Times New Roman" w:hAnsi="Times New Roman"/>
            <w:sz w:val="24"/>
            <w:szCs w:val="24"/>
            <w:lang w:val="en-US" w:eastAsia="zh-CN"/>
          </w:rPr>
          <w:t>启动</w:t>
        </w:r>
      </w:ins>
      <w:ins w:id="2593" w:author="Janusio" w:date="2018-03-05T15:51:01Z">
        <w:r>
          <w:rPr>
            <w:rFonts w:hint="eastAsia" w:ascii="Times New Roman" w:hAnsi="Times New Roman"/>
            <w:sz w:val="24"/>
            <w:szCs w:val="24"/>
            <w:lang w:val="en-US" w:eastAsia="zh-CN"/>
          </w:rPr>
          <w:t>以及</w:t>
        </w:r>
      </w:ins>
      <w:ins w:id="2594" w:author="Janusio" w:date="2018-03-05T15:51:04Z">
        <w:r>
          <w:rPr>
            <w:rFonts w:hint="eastAsia" w:ascii="Times New Roman" w:hAnsi="Times New Roman"/>
            <w:sz w:val="24"/>
            <w:szCs w:val="24"/>
            <w:lang w:val="en-US" w:eastAsia="zh-CN"/>
          </w:rPr>
          <w:t>VM-vTPM</w:t>
        </w:r>
      </w:ins>
      <w:ins w:id="2595" w:author="Janusio" w:date="2018-03-05T15:51:06Z">
        <w:r>
          <w:rPr>
            <w:rFonts w:hint="eastAsia" w:ascii="Times New Roman" w:hAnsi="Times New Roman"/>
            <w:sz w:val="24"/>
            <w:szCs w:val="24"/>
            <w:lang w:val="en-US" w:eastAsia="zh-CN"/>
          </w:rPr>
          <w:t>绑定</w:t>
        </w:r>
      </w:ins>
      <w:ins w:id="2596" w:author="Janusio" w:date="2018-03-05T15:51:08Z">
        <w:r>
          <w:rPr>
            <w:rFonts w:hint="eastAsia" w:ascii="Times New Roman" w:hAnsi="Times New Roman"/>
            <w:sz w:val="24"/>
            <w:szCs w:val="24"/>
            <w:lang w:val="en-US" w:eastAsia="zh-CN"/>
          </w:rPr>
          <w:t>是</w:t>
        </w:r>
      </w:ins>
      <w:ins w:id="2597" w:author="Janusio" w:date="2018-03-05T15:51:09Z">
        <w:r>
          <w:rPr>
            <w:rFonts w:hint="eastAsia" w:ascii="Times New Roman" w:hAnsi="Times New Roman"/>
            <w:sz w:val="24"/>
            <w:szCs w:val="24"/>
            <w:lang w:val="en-US" w:eastAsia="zh-CN"/>
          </w:rPr>
          <w:t>得到</w:t>
        </w:r>
      </w:ins>
      <w:ins w:id="2598" w:author="Janusio" w:date="2018-03-05T15:51:17Z">
        <w:r>
          <w:rPr>
            <w:rFonts w:hint="eastAsia" w:ascii="Times New Roman" w:hAnsi="Times New Roman"/>
            <w:sz w:val="24"/>
            <w:szCs w:val="24"/>
            <w:lang w:val="en-US" w:eastAsia="zh-CN"/>
          </w:rPr>
          <w:t>信任</w:t>
        </w:r>
      </w:ins>
      <w:ins w:id="2599" w:author="Janusio" w:date="2018-03-05T15:51:18Z">
        <w:r>
          <w:rPr>
            <w:rFonts w:hint="eastAsia" w:ascii="Times New Roman" w:hAnsi="Times New Roman"/>
            <w:sz w:val="24"/>
            <w:szCs w:val="24"/>
            <w:lang w:val="en-US" w:eastAsia="zh-CN"/>
          </w:rPr>
          <w:t>扩展的</w:t>
        </w:r>
      </w:ins>
      <w:ins w:id="2600" w:author="Janusio" w:date="2018-03-05T15:51:25Z">
        <w:r>
          <w:rPr>
            <w:rFonts w:hint="eastAsia" w:ascii="Times New Roman" w:hAnsi="Times New Roman"/>
            <w:sz w:val="24"/>
            <w:szCs w:val="24"/>
            <w:lang w:val="en-US" w:eastAsia="zh-CN"/>
          </w:rPr>
          <w:t>，</w:t>
        </w:r>
      </w:ins>
      <w:ins w:id="2601" w:author="Janusio" w:date="2018-03-05T15:51:40Z">
        <w:r>
          <w:rPr>
            <w:rFonts w:hint="eastAsia" w:ascii="Times New Roman" w:hAnsi="Times New Roman"/>
            <w:sz w:val="24"/>
            <w:szCs w:val="24"/>
            <w:lang w:val="en-US" w:eastAsia="zh-CN"/>
          </w:rPr>
          <w:t>和</w:t>
        </w:r>
      </w:ins>
      <w:ins w:id="2602" w:author="Janusio" w:date="2018-03-05T15:51:42Z">
        <w:r>
          <w:rPr>
            <w:rFonts w:hint="eastAsia" w:ascii="Times New Roman" w:hAnsi="Times New Roman"/>
            <w:sz w:val="24"/>
            <w:szCs w:val="24"/>
            <w:lang w:val="en-US" w:eastAsia="zh-CN"/>
          </w:rPr>
          <w:t>vTPM</w:t>
        </w:r>
      </w:ins>
      <w:ins w:id="2603" w:author="Janusio" w:date="2018-03-05T15:51:44Z">
        <w:r>
          <w:rPr>
            <w:rFonts w:hint="eastAsia" w:ascii="Times New Roman" w:hAnsi="Times New Roman"/>
            <w:sz w:val="24"/>
            <w:szCs w:val="24"/>
            <w:lang w:val="en-US" w:eastAsia="zh-CN"/>
          </w:rPr>
          <w:t>一起</w:t>
        </w:r>
      </w:ins>
      <w:ins w:id="2604" w:author="Janusio" w:date="2018-03-05T15:51:32Z">
        <w:r>
          <w:rPr>
            <w:rFonts w:hint="eastAsia" w:ascii="Times New Roman" w:hAnsi="Times New Roman"/>
            <w:sz w:val="24"/>
            <w:szCs w:val="24"/>
            <w:lang w:val="en-US" w:eastAsia="zh-CN"/>
          </w:rPr>
          <w:t>作为</w:t>
        </w:r>
      </w:ins>
      <w:ins w:id="2605" w:author="Janusio" w:date="2018-03-05T15:51:34Z">
        <w:r>
          <w:rPr>
            <w:rFonts w:hint="eastAsia" w:ascii="Times New Roman" w:hAnsi="Times New Roman"/>
            <w:sz w:val="24"/>
            <w:szCs w:val="24"/>
            <w:lang w:val="en-US" w:eastAsia="zh-CN"/>
          </w:rPr>
          <w:t>虚拟机</w:t>
        </w:r>
      </w:ins>
      <w:ins w:id="2606" w:author="Janusio" w:date="2018-03-05T15:51:35Z">
        <w:r>
          <w:rPr>
            <w:rFonts w:hint="eastAsia" w:ascii="Times New Roman" w:hAnsi="Times New Roman"/>
            <w:sz w:val="24"/>
            <w:szCs w:val="24"/>
            <w:lang w:val="en-US" w:eastAsia="zh-CN"/>
          </w:rPr>
          <w:t>启动</w:t>
        </w:r>
      </w:ins>
      <w:ins w:id="2607" w:author="Janusio" w:date="2018-03-05T15:51:47Z">
        <w:r>
          <w:rPr>
            <w:rFonts w:hint="eastAsia" w:ascii="Times New Roman" w:hAnsi="Times New Roman"/>
            <w:sz w:val="24"/>
            <w:szCs w:val="24"/>
            <w:lang w:val="en-US" w:eastAsia="zh-CN"/>
          </w:rPr>
          <w:t>的</w:t>
        </w:r>
      </w:ins>
      <w:ins w:id="2608" w:author="Janusio" w:date="2018-03-05T15:52:05Z">
        <w:r>
          <w:rPr>
            <w:rFonts w:hint="eastAsia" w:ascii="Times New Roman" w:hAnsi="Times New Roman"/>
            <w:sz w:val="24"/>
            <w:szCs w:val="24"/>
            <w:lang w:val="en-US" w:eastAsia="zh-CN"/>
          </w:rPr>
          <w:t>v</w:t>
        </w:r>
      </w:ins>
      <w:ins w:id="2609" w:author="Janusio" w:date="2018-03-05T15:51:53Z">
        <w:r>
          <w:rPr>
            <w:rFonts w:hint="eastAsia" w:ascii="Times New Roman" w:hAnsi="Times New Roman"/>
            <w:sz w:val="24"/>
            <w:szCs w:val="24"/>
            <w:lang w:val="en-US" w:eastAsia="zh-CN"/>
          </w:rPr>
          <w:t>RT</w:t>
        </w:r>
      </w:ins>
      <w:ins w:id="2610" w:author="Janusio" w:date="2018-03-05T15:51:55Z">
        <w:r>
          <w:rPr>
            <w:rFonts w:hint="eastAsia" w:ascii="Times New Roman" w:hAnsi="Times New Roman"/>
            <w:sz w:val="24"/>
            <w:szCs w:val="24"/>
            <w:lang w:val="en-US" w:eastAsia="zh-CN"/>
          </w:rPr>
          <w:t>。</w:t>
        </w:r>
      </w:ins>
      <w:ins w:id="2611" w:author="Janusio" w:date="2018-03-05T15:52:12Z">
        <w:r>
          <w:rPr>
            <w:rFonts w:hint="eastAsia" w:ascii="Times New Roman" w:hAnsi="Times New Roman"/>
            <w:sz w:val="24"/>
            <w:szCs w:val="24"/>
            <w:lang w:val="en-US" w:eastAsia="zh-CN"/>
          </w:rPr>
          <w:t>如果</w:t>
        </w:r>
      </w:ins>
      <w:ins w:id="2612" w:author="Janusio" w:date="2018-03-05T15:52:13Z">
        <w:r>
          <w:rPr>
            <w:rFonts w:hint="eastAsia" w:ascii="Times New Roman" w:hAnsi="Times New Roman"/>
            <w:sz w:val="24"/>
            <w:szCs w:val="24"/>
            <w:lang w:val="en-US" w:eastAsia="zh-CN"/>
          </w:rPr>
          <w:t>单单</w:t>
        </w:r>
      </w:ins>
      <w:ins w:id="2613" w:author="Janusio" w:date="2018-03-05T15:52:14Z">
        <w:r>
          <w:rPr>
            <w:rFonts w:hint="eastAsia" w:ascii="Times New Roman" w:hAnsi="Times New Roman"/>
            <w:sz w:val="24"/>
            <w:szCs w:val="24"/>
            <w:lang w:val="en-US" w:eastAsia="zh-CN"/>
          </w:rPr>
          <w:t>使用</w:t>
        </w:r>
      </w:ins>
      <w:ins w:id="2614" w:author="Janusio" w:date="2018-03-05T15:52:16Z">
        <w:r>
          <w:rPr>
            <w:rFonts w:hint="eastAsia" w:ascii="Times New Roman" w:hAnsi="Times New Roman"/>
            <w:sz w:val="24"/>
            <w:szCs w:val="24"/>
            <w:lang w:val="en-US" w:eastAsia="zh-CN"/>
          </w:rPr>
          <w:t>vTPM</w:t>
        </w:r>
      </w:ins>
      <w:ins w:id="2615" w:author="Janusio" w:date="2018-03-05T15:52:19Z">
        <w:r>
          <w:rPr>
            <w:rFonts w:hint="eastAsia" w:ascii="Times New Roman" w:hAnsi="Times New Roman"/>
            <w:sz w:val="24"/>
            <w:szCs w:val="24"/>
            <w:lang w:val="en-US" w:eastAsia="zh-CN"/>
          </w:rPr>
          <w:t>作为</w:t>
        </w:r>
      </w:ins>
      <w:ins w:id="2616" w:author="Janusio" w:date="2018-03-05T15:52:25Z">
        <w:r>
          <w:rPr>
            <w:rFonts w:hint="eastAsia" w:ascii="Times New Roman" w:hAnsi="Times New Roman"/>
            <w:sz w:val="24"/>
            <w:szCs w:val="24"/>
            <w:lang w:val="en-US" w:eastAsia="zh-CN"/>
          </w:rPr>
          <w:t>虚拟机的</w:t>
        </w:r>
      </w:ins>
      <w:ins w:id="2617" w:author="Janusio" w:date="2018-03-05T15:52:30Z">
        <w:r>
          <w:rPr>
            <w:rFonts w:hint="eastAsia" w:ascii="Times New Roman" w:hAnsi="Times New Roman"/>
            <w:sz w:val="24"/>
            <w:szCs w:val="24"/>
            <w:lang w:val="en-US" w:eastAsia="zh-CN"/>
          </w:rPr>
          <w:t>v</w:t>
        </w:r>
      </w:ins>
      <w:ins w:id="2618" w:author="Janusio" w:date="2018-03-05T15:52:27Z">
        <w:r>
          <w:rPr>
            <w:rFonts w:hint="eastAsia" w:ascii="Times New Roman" w:hAnsi="Times New Roman"/>
            <w:sz w:val="24"/>
            <w:szCs w:val="24"/>
            <w:lang w:val="en-US" w:eastAsia="zh-CN"/>
          </w:rPr>
          <w:t>RT</w:t>
        </w:r>
      </w:ins>
      <w:ins w:id="2619" w:author="Janusio" w:date="2018-03-05T15:52:31Z">
        <w:r>
          <w:rPr>
            <w:rFonts w:hint="eastAsia" w:ascii="Times New Roman" w:hAnsi="Times New Roman"/>
            <w:sz w:val="24"/>
            <w:szCs w:val="24"/>
            <w:lang w:val="en-US" w:eastAsia="zh-CN"/>
          </w:rPr>
          <w:t>，</w:t>
        </w:r>
      </w:ins>
      <w:ins w:id="2620" w:author="Janusio" w:date="2018-03-05T15:52:34Z">
        <w:r>
          <w:rPr>
            <w:rFonts w:hint="eastAsia" w:ascii="Times New Roman" w:hAnsi="Times New Roman"/>
            <w:sz w:val="24"/>
            <w:szCs w:val="24"/>
            <w:lang w:val="en-US" w:eastAsia="zh-CN"/>
          </w:rPr>
          <w:t>则</w:t>
        </w:r>
      </w:ins>
      <w:ins w:id="2621" w:author="Janusio" w:date="2018-03-05T15:52:35Z">
        <w:r>
          <w:rPr>
            <w:rFonts w:hint="eastAsia" w:ascii="Times New Roman" w:hAnsi="Times New Roman"/>
            <w:sz w:val="24"/>
            <w:szCs w:val="24"/>
            <w:lang w:val="en-US" w:eastAsia="zh-CN"/>
          </w:rPr>
          <w:t>无法</w:t>
        </w:r>
      </w:ins>
      <w:ins w:id="2622" w:author="Janusio" w:date="2018-03-05T15:52:37Z">
        <w:r>
          <w:rPr>
            <w:rFonts w:hint="eastAsia" w:ascii="Times New Roman" w:hAnsi="Times New Roman"/>
            <w:sz w:val="24"/>
            <w:szCs w:val="24"/>
            <w:lang w:val="en-US" w:eastAsia="zh-CN"/>
          </w:rPr>
          <w:t>判断</w:t>
        </w:r>
      </w:ins>
      <w:ins w:id="2623" w:author="Janusio" w:date="2018-03-05T15:52:38Z">
        <w:r>
          <w:rPr>
            <w:rFonts w:hint="eastAsia" w:ascii="Times New Roman" w:hAnsi="Times New Roman"/>
            <w:sz w:val="24"/>
            <w:szCs w:val="24"/>
            <w:lang w:val="en-US" w:eastAsia="zh-CN"/>
          </w:rPr>
          <w:t>虚拟机</w:t>
        </w:r>
      </w:ins>
      <w:ins w:id="2624" w:author="Janusio" w:date="2018-03-05T15:52:39Z">
        <w:r>
          <w:rPr>
            <w:rFonts w:hint="eastAsia" w:ascii="Times New Roman" w:hAnsi="Times New Roman"/>
            <w:sz w:val="24"/>
            <w:szCs w:val="24"/>
            <w:lang w:val="en-US" w:eastAsia="zh-CN"/>
          </w:rPr>
          <w:t>启动</w:t>
        </w:r>
      </w:ins>
      <w:ins w:id="2625" w:author="Janusio" w:date="2018-03-05T15:52:41Z">
        <w:r>
          <w:rPr>
            <w:rFonts w:hint="eastAsia" w:ascii="Times New Roman" w:hAnsi="Times New Roman"/>
            <w:sz w:val="24"/>
            <w:szCs w:val="24"/>
            <w:lang w:val="en-US" w:eastAsia="zh-CN"/>
          </w:rPr>
          <w:t>时的</w:t>
        </w:r>
      </w:ins>
      <w:ins w:id="2626" w:author="Janusio" w:date="2018-03-05T15:52:47Z">
        <w:r>
          <w:rPr>
            <w:rFonts w:hint="eastAsia" w:ascii="Times New Roman" w:hAnsi="Times New Roman"/>
            <w:sz w:val="24"/>
            <w:szCs w:val="24"/>
            <w:lang w:val="en-US" w:eastAsia="zh-CN"/>
          </w:rPr>
          <w:t>v</w:t>
        </w:r>
      </w:ins>
      <w:ins w:id="2627" w:author="Janusio" w:date="2018-03-05T15:52:58Z">
        <w:r>
          <w:rPr>
            <w:rFonts w:hint="eastAsia" w:ascii="Times New Roman" w:hAnsi="Times New Roman"/>
            <w:sz w:val="24"/>
            <w:szCs w:val="24"/>
            <w:lang w:val="en-US" w:eastAsia="zh-CN"/>
          </w:rPr>
          <w:t>TPM</w:t>
        </w:r>
      </w:ins>
      <w:ins w:id="2628" w:author="Janusio" w:date="2018-03-05T15:52:48Z">
        <w:r>
          <w:rPr>
            <w:rFonts w:hint="eastAsia" w:ascii="Times New Roman" w:hAnsi="Times New Roman"/>
            <w:sz w:val="24"/>
            <w:szCs w:val="24"/>
            <w:lang w:val="en-US" w:eastAsia="zh-CN"/>
          </w:rPr>
          <w:t>是</w:t>
        </w:r>
      </w:ins>
      <w:ins w:id="2629" w:author="Janusio" w:date="2018-03-05T15:52:49Z">
        <w:r>
          <w:rPr>
            <w:rFonts w:hint="eastAsia" w:ascii="Times New Roman" w:hAnsi="Times New Roman"/>
            <w:sz w:val="24"/>
            <w:szCs w:val="24"/>
            <w:lang w:val="en-US" w:eastAsia="zh-CN"/>
          </w:rPr>
          <w:t>预期</w:t>
        </w:r>
      </w:ins>
      <w:ins w:id="2630" w:author="Janusio" w:date="2018-03-05T15:53:02Z">
        <w:r>
          <w:rPr>
            <w:rFonts w:hint="eastAsia" w:ascii="Times New Roman" w:hAnsi="Times New Roman"/>
            <w:sz w:val="24"/>
            <w:szCs w:val="24"/>
            <w:lang w:val="en-US" w:eastAsia="zh-CN"/>
          </w:rPr>
          <w:t>经过</w:t>
        </w:r>
      </w:ins>
      <w:ins w:id="2631" w:author="Janusio" w:date="2018-03-05T15:53:03Z">
        <w:r>
          <w:rPr>
            <w:rFonts w:hint="eastAsia" w:ascii="Times New Roman" w:hAnsi="Times New Roman"/>
            <w:sz w:val="24"/>
            <w:szCs w:val="24"/>
            <w:lang w:val="en-US" w:eastAsia="zh-CN"/>
          </w:rPr>
          <w:t>VMM</w:t>
        </w:r>
      </w:ins>
      <w:ins w:id="2632" w:author="Janusio" w:date="2018-03-05T15:53:05Z">
        <w:r>
          <w:rPr>
            <w:rFonts w:hint="eastAsia" w:ascii="Times New Roman" w:hAnsi="Times New Roman"/>
            <w:sz w:val="24"/>
            <w:szCs w:val="24"/>
            <w:lang w:val="en-US" w:eastAsia="zh-CN"/>
          </w:rPr>
          <w:t>对</w:t>
        </w:r>
      </w:ins>
      <w:ins w:id="2633" w:author="Janusio" w:date="2018-03-05T15:53:06Z">
        <w:r>
          <w:rPr>
            <w:rFonts w:hint="eastAsia" w:ascii="Times New Roman" w:hAnsi="Times New Roman"/>
            <w:sz w:val="24"/>
            <w:szCs w:val="24"/>
            <w:lang w:val="en-US" w:eastAsia="zh-CN"/>
          </w:rPr>
          <w:t>其</w:t>
        </w:r>
      </w:ins>
      <w:ins w:id="2634" w:author="Janusio" w:date="2018-03-05T15:53:08Z">
        <w:r>
          <w:rPr>
            <w:rFonts w:hint="eastAsia" w:ascii="Times New Roman" w:hAnsi="Times New Roman"/>
            <w:sz w:val="24"/>
            <w:szCs w:val="24"/>
            <w:lang w:val="en-US" w:eastAsia="zh-CN"/>
          </w:rPr>
          <w:t>绑定</w:t>
        </w:r>
      </w:ins>
      <w:ins w:id="2635" w:author="Janusio" w:date="2018-03-05T15:52:53Z">
        <w:r>
          <w:rPr>
            <w:rFonts w:hint="eastAsia" w:ascii="Times New Roman" w:hAnsi="Times New Roman"/>
            <w:sz w:val="24"/>
            <w:szCs w:val="24"/>
            <w:lang w:val="en-US" w:eastAsia="zh-CN"/>
          </w:rPr>
          <w:t>vTPM</w:t>
        </w:r>
      </w:ins>
      <w:ins w:id="2636" w:author="Janusio" w:date="2018-03-05T15:53:19Z">
        <w:r>
          <w:rPr>
            <w:rFonts w:hint="eastAsia" w:ascii="Times New Roman" w:hAnsi="Times New Roman"/>
            <w:sz w:val="24"/>
            <w:szCs w:val="24"/>
            <w:lang w:val="en-US" w:eastAsia="zh-CN"/>
          </w:rPr>
          <w:t>。</w:t>
        </w:r>
      </w:ins>
      <w:ins w:id="2637" w:author="Janusio" w:date="2018-03-05T15:53:23Z">
        <w:r>
          <w:rPr>
            <w:rFonts w:hint="eastAsia" w:ascii="Times New Roman" w:hAnsi="Times New Roman"/>
            <w:sz w:val="24"/>
            <w:szCs w:val="24"/>
            <w:lang w:val="en-US" w:eastAsia="zh-CN"/>
          </w:rPr>
          <w:t>TJP</w:t>
        </w:r>
      </w:ins>
      <w:ins w:id="2638" w:author="Janusio" w:date="2018-03-05T15:53:25Z">
        <w:r>
          <w:rPr>
            <w:rFonts w:hint="eastAsia" w:ascii="Times New Roman" w:hAnsi="Times New Roman"/>
            <w:sz w:val="24"/>
            <w:szCs w:val="24"/>
            <w:lang w:val="en-US" w:eastAsia="zh-CN"/>
          </w:rPr>
          <w:t>静态</w:t>
        </w:r>
      </w:ins>
      <w:ins w:id="2639" w:author="Janusio" w:date="2018-03-05T15:53:26Z">
        <w:r>
          <w:rPr>
            <w:rFonts w:hint="eastAsia" w:ascii="Times New Roman" w:hAnsi="Times New Roman"/>
            <w:sz w:val="24"/>
            <w:szCs w:val="24"/>
            <w:lang w:val="en-US" w:eastAsia="zh-CN"/>
          </w:rPr>
          <w:t>度量</w:t>
        </w:r>
      </w:ins>
      <w:ins w:id="2640" w:author="Janusio" w:date="2018-03-05T15:53:35Z">
        <w:r>
          <w:rPr>
            <w:rFonts w:hint="eastAsia" w:ascii="Times New Roman" w:hAnsi="Times New Roman"/>
            <w:sz w:val="24"/>
            <w:szCs w:val="24"/>
            <w:lang w:val="en-US" w:eastAsia="zh-CN"/>
          </w:rPr>
          <w:t>的</w:t>
        </w:r>
      </w:ins>
      <w:ins w:id="2641" w:author="Janusio" w:date="2018-03-05T15:53:38Z">
        <w:r>
          <w:rPr>
            <w:rFonts w:hint="eastAsia" w:ascii="Times New Roman" w:hAnsi="Times New Roman"/>
            <w:sz w:val="24"/>
            <w:szCs w:val="24"/>
            <w:lang w:val="en-US" w:eastAsia="zh-CN"/>
          </w:rPr>
          <w:t>度量值</w:t>
        </w:r>
      </w:ins>
      <w:ins w:id="2642" w:author="Janusio" w:date="2018-03-05T15:53:46Z">
        <w:r>
          <w:rPr>
            <w:rFonts w:hint="eastAsia" w:ascii="Times New Roman" w:hAnsi="Times New Roman"/>
            <w:sz w:val="24"/>
            <w:szCs w:val="24"/>
            <w:lang w:val="en-US" w:eastAsia="zh-CN"/>
          </w:rPr>
          <w:t>经过</w:t>
        </w:r>
      </w:ins>
      <w:ins w:id="2643" w:author="Janusio" w:date="2018-03-05T15:53:49Z">
        <w:r>
          <w:rPr>
            <w:rFonts w:hint="eastAsia" w:ascii="Times New Roman" w:hAnsi="Times New Roman"/>
            <w:sz w:val="24"/>
            <w:szCs w:val="24"/>
            <w:lang w:val="en-US" w:eastAsia="zh-CN"/>
          </w:rPr>
          <w:t>完整性</w:t>
        </w:r>
      </w:ins>
      <w:ins w:id="2644" w:author="Janusio" w:date="2018-03-05T15:53:50Z">
        <w:r>
          <w:rPr>
            <w:rFonts w:hint="eastAsia" w:ascii="Times New Roman" w:hAnsi="Times New Roman"/>
            <w:sz w:val="24"/>
            <w:szCs w:val="24"/>
            <w:lang w:val="en-US" w:eastAsia="zh-CN"/>
          </w:rPr>
          <w:t>度量</w:t>
        </w:r>
      </w:ins>
      <w:ins w:id="2645" w:author="Janusio" w:date="2018-03-05T15:53:51Z">
        <w:r>
          <w:rPr>
            <w:rFonts w:hint="eastAsia" w:ascii="Times New Roman" w:hAnsi="Times New Roman"/>
            <w:sz w:val="24"/>
            <w:szCs w:val="24"/>
            <w:lang w:val="en-US" w:eastAsia="zh-CN"/>
          </w:rPr>
          <w:t>之后</w:t>
        </w:r>
      </w:ins>
      <w:ins w:id="2646" w:author="Janusio" w:date="2018-03-05T15:53:52Z">
        <w:r>
          <w:rPr>
            <w:rFonts w:hint="eastAsia" w:ascii="Times New Roman" w:hAnsi="Times New Roman"/>
            <w:sz w:val="24"/>
            <w:szCs w:val="24"/>
            <w:lang w:val="en-US" w:eastAsia="zh-CN"/>
          </w:rPr>
          <w:t>存入</w:t>
        </w:r>
      </w:ins>
      <w:ins w:id="2647" w:author="Janusio" w:date="2018-03-05T15:53:54Z">
        <w:r>
          <w:rPr>
            <w:rFonts w:hint="eastAsia" w:ascii="Times New Roman" w:hAnsi="Times New Roman"/>
            <w:sz w:val="24"/>
            <w:szCs w:val="24"/>
            <w:lang w:val="en-US" w:eastAsia="zh-CN"/>
          </w:rPr>
          <w:t>PCR</w:t>
        </w:r>
      </w:ins>
      <w:ins w:id="2648" w:author="Janusio" w:date="2018-03-05T15:53:55Z">
        <w:r>
          <w:rPr>
            <w:rFonts w:hint="eastAsia" w:ascii="Times New Roman" w:hAnsi="Times New Roman"/>
            <w:sz w:val="24"/>
            <w:szCs w:val="24"/>
            <w:lang w:val="en-US" w:eastAsia="zh-CN"/>
          </w:rPr>
          <w:t>作为</w:t>
        </w:r>
      </w:ins>
      <w:ins w:id="2649" w:author="Janusio" w:date="2018-03-05T15:53:58Z">
        <w:r>
          <w:rPr>
            <w:rFonts w:hint="eastAsia" w:ascii="Times New Roman" w:hAnsi="Times New Roman"/>
            <w:sz w:val="24"/>
            <w:szCs w:val="24"/>
            <w:lang w:val="en-US" w:eastAsia="zh-CN"/>
          </w:rPr>
          <w:t>虚拟机</w:t>
        </w:r>
      </w:ins>
      <w:ins w:id="2650" w:author="Janusio" w:date="2018-03-05T15:53:59Z">
        <w:r>
          <w:rPr>
            <w:rFonts w:hint="eastAsia" w:ascii="Times New Roman" w:hAnsi="Times New Roman"/>
            <w:sz w:val="24"/>
            <w:szCs w:val="24"/>
            <w:lang w:val="en-US" w:eastAsia="zh-CN"/>
          </w:rPr>
          <w:t>启动</w:t>
        </w:r>
      </w:ins>
      <w:ins w:id="2651" w:author="Janusio" w:date="2018-03-05T15:54:13Z">
        <w:r>
          <w:rPr>
            <w:rFonts w:hint="eastAsia" w:ascii="Times New Roman" w:hAnsi="Times New Roman"/>
            <w:sz w:val="24"/>
            <w:szCs w:val="24"/>
            <w:lang w:val="en-US" w:eastAsia="zh-CN"/>
          </w:rPr>
          <w:t>进行</w:t>
        </w:r>
      </w:ins>
      <w:ins w:id="2652" w:author="Janusio" w:date="2018-03-05T15:54:15Z">
        <w:r>
          <w:rPr>
            <w:rFonts w:hint="eastAsia" w:ascii="Times New Roman" w:hAnsi="Times New Roman"/>
            <w:sz w:val="24"/>
            <w:szCs w:val="24"/>
            <w:lang w:val="en-US" w:eastAsia="zh-CN"/>
          </w:rPr>
          <w:t>动态度量</w:t>
        </w:r>
      </w:ins>
      <w:ins w:id="2653" w:author="Janusio" w:date="2018-03-05T15:54:16Z">
        <w:r>
          <w:rPr>
            <w:rFonts w:hint="eastAsia" w:ascii="Times New Roman" w:hAnsi="Times New Roman"/>
            <w:sz w:val="24"/>
            <w:szCs w:val="24"/>
            <w:lang w:val="en-US" w:eastAsia="zh-CN"/>
          </w:rPr>
          <w:t>的</w:t>
        </w:r>
      </w:ins>
      <w:ins w:id="2654" w:author="Janusio" w:date="2018-03-05T15:54:34Z">
        <w:r>
          <w:rPr>
            <w:rFonts w:hint="eastAsia" w:ascii="Times New Roman" w:hAnsi="Times New Roman"/>
            <w:sz w:val="24"/>
            <w:szCs w:val="24"/>
            <w:lang w:val="en-US" w:eastAsia="zh-CN"/>
          </w:rPr>
          <w:t>基准值</w:t>
        </w:r>
      </w:ins>
      <w:ins w:id="2655" w:author="Janusio" w:date="2018-03-05T15:54:26Z">
        <w:r>
          <w:rPr>
            <w:rFonts w:hint="eastAsia" w:ascii="Times New Roman" w:hAnsi="Times New Roman"/>
            <w:sz w:val="24"/>
            <w:szCs w:val="24"/>
            <w:lang w:val="en-US" w:eastAsia="zh-CN"/>
          </w:rPr>
          <w:t>。</w:t>
        </w:r>
      </w:ins>
    </w:p>
    <w:p>
      <w:pPr>
        <w:pStyle w:val="23"/>
        <w:spacing w:line="360" w:lineRule="auto"/>
        <w:ind w:firstLine="420" w:firstLineChars="0"/>
        <w:rPr>
          <w:ins w:id="2656" w:author="Janusio" w:date="2018-03-05T15:41:20Z"/>
          <w:rFonts w:hint="eastAsia" w:ascii="Times New Roman" w:hAnsi="Times New Roman"/>
          <w:sz w:val="24"/>
          <w:szCs w:val="24"/>
          <w:lang w:val="en-US" w:eastAsia="zh-CN"/>
        </w:rPr>
      </w:pPr>
      <w:del w:id="2657" w:author="Janusio" w:date="2018-03-05T15:54:40Z">
        <w:r>
          <w:rPr>
            <w:rFonts w:hint="eastAsia" w:ascii="Times New Roman" w:hAnsi="Times New Roman"/>
            <w:sz w:val="24"/>
            <w:szCs w:val="24"/>
          </w:rPr>
          <w:delText>××××××××××××××××××××××××××××××××××××××××××××××××××××××××××××××××××××××××</w:delText>
        </w:r>
      </w:del>
      <w:ins w:id="2658" w:author="Janusio" w:date="2018-03-05T15:41:20Z">
        <w:r>
          <w:rPr>
            <w:rFonts w:hint="eastAsia" w:ascii="Times New Roman" w:hAnsi="Times New Roman"/>
            <w:sz w:val="24"/>
            <w:szCs w:val="24"/>
            <w:lang w:val="en-US" w:eastAsia="zh-CN"/>
          </w:rPr>
          <w:t>（</w:t>
        </w:r>
      </w:ins>
      <w:ins w:id="2659" w:author="Janusio" w:date="2018-03-05T15:41:23Z">
        <w:r>
          <w:rPr>
            <w:rFonts w:hint="eastAsia" w:ascii="Times New Roman" w:hAnsi="Times New Roman"/>
            <w:sz w:val="24"/>
            <w:szCs w:val="24"/>
            <w:lang w:val="en-US" w:eastAsia="zh-CN"/>
          </w:rPr>
          <w:t>2</w:t>
        </w:r>
      </w:ins>
      <w:ins w:id="2660" w:author="Janusio" w:date="2018-03-05T15:41:20Z">
        <w:r>
          <w:rPr>
            <w:rFonts w:hint="eastAsia" w:ascii="Times New Roman" w:hAnsi="Times New Roman"/>
            <w:sz w:val="24"/>
            <w:szCs w:val="24"/>
            <w:lang w:val="en-US" w:eastAsia="zh-CN"/>
          </w:rPr>
          <w:t>）TJP的</w:t>
        </w:r>
      </w:ins>
      <w:ins w:id="2661" w:author="Janusio" w:date="2018-03-05T15:41:27Z">
        <w:r>
          <w:rPr>
            <w:rFonts w:hint="eastAsia" w:ascii="Times New Roman" w:hAnsi="Times New Roman"/>
            <w:sz w:val="24"/>
            <w:szCs w:val="24"/>
            <w:lang w:val="en-US" w:eastAsia="zh-CN"/>
          </w:rPr>
          <w:t>动态</w:t>
        </w:r>
      </w:ins>
      <w:ins w:id="2662" w:author="Janusio" w:date="2018-03-05T15:41:20Z">
        <w:r>
          <w:rPr>
            <w:rFonts w:hint="eastAsia" w:ascii="Times New Roman" w:hAnsi="Times New Roman"/>
            <w:sz w:val="24"/>
            <w:szCs w:val="24"/>
            <w:lang w:val="en-US" w:eastAsia="zh-CN"/>
          </w:rPr>
          <w:t>度量</w:t>
        </w:r>
      </w:ins>
    </w:p>
    <w:p>
      <w:pPr>
        <w:pStyle w:val="23"/>
        <w:spacing w:line="360" w:lineRule="auto"/>
        <w:ind w:firstLine="420" w:firstLineChars="0"/>
        <w:rPr>
          <w:rFonts w:hint="eastAsia" w:ascii="Times New Roman" w:hAnsi="Times New Roman"/>
          <w:sz w:val="24"/>
          <w:szCs w:val="24"/>
          <w:lang w:val="en-US" w:eastAsia="zh-CN"/>
        </w:rPr>
      </w:pPr>
      <w:ins w:id="2663" w:author="Janusio" w:date="2018-03-05T15:54:44Z">
        <w:r>
          <w:rPr>
            <w:rFonts w:hint="eastAsia" w:ascii="Times New Roman" w:hAnsi="Times New Roman"/>
            <w:sz w:val="24"/>
            <w:szCs w:val="24"/>
            <w:lang w:val="en-US" w:eastAsia="zh-CN"/>
          </w:rPr>
          <w:t>在</w:t>
        </w:r>
      </w:ins>
      <w:ins w:id="2664" w:author="Janusio" w:date="2018-03-05T15:54:45Z">
        <w:r>
          <w:rPr>
            <w:rFonts w:hint="eastAsia" w:ascii="Times New Roman" w:hAnsi="Times New Roman"/>
            <w:sz w:val="24"/>
            <w:szCs w:val="24"/>
            <w:lang w:val="en-US" w:eastAsia="zh-CN"/>
          </w:rPr>
          <w:t>对</w:t>
        </w:r>
      </w:ins>
      <w:ins w:id="2665" w:author="Janusio" w:date="2018-03-05T15:54:52Z">
        <w:r>
          <w:rPr>
            <w:rFonts w:hint="eastAsia" w:ascii="Times New Roman" w:hAnsi="Times New Roman"/>
            <w:sz w:val="24"/>
            <w:szCs w:val="24"/>
            <w:lang w:val="en-US" w:eastAsia="zh-CN"/>
          </w:rPr>
          <w:t>物理服务器</w:t>
        </w:r>
      </w:ins>
      <w:ins w:id="2666" w:author="Janusio" w:date="2018-03-05T15:54:53Z">
        <w:r>
          <w:rPr>
            <w:rFonts w:hint="eastAsia" w:ascii="Times New Roman" w:hAnsi="Times New Roman"/>
            <w:sz w:val="24"/>
            <w:szCs w:val="24"/>
            <w:lang w:val="en-US" w:eastAsia="zh-CN"/>
          </w:rPr>
          <w:t>进行</w:t>
        </w:r>
      </w:ins>
      <w:ins w:id="2667" w:author="Janusio" w:date="2018-03-05T15:54:54Z">
        <w:r>
          <w:rPr>
            <w:rFonts w:hint="eastAsia" w:ascii="Times New Roman" w:hAnsi="Times New Roman"/>
            <w:sz w:val="24"/>
            <w:szCs w:val="24"/>
            <w:lang w:val="en-US" w:eastAsia="zh-CN"/>
          </w:rPr>
          <w:t>静态</w:t>
        </w:r>
      </w:ins>
      <w:ins w:id="2668" w:author="Janusio" w:date="2018-03-05T15:54:55Z">
        <w:r>
          <w:rPr>
            <w:rFonts w:hint="eastAsia" w:ascii="Times New Roman" w:hAnsi="Times New Roman"/>
            <w:sz w:val="24"/>
            <w:szCs w:val="24"/>
            <w:lang w:val="en-US" w:eastAsia="zh-CN"/>
          </w:rPr>
          <w:t>度量</w:t>
        </w:r>
      </w:ins>
      <w:ins w:id="2669" w:author="Janusio" w:date="2018-03-05T15:54:56Z">
        <w:r>
          <w:rPr>
            <w:rFonts w:hint="eastAsia" w:ascii="Times New Roman" w:hAnsi="Times New Roman"/>
            <w:sz w:val="24"/>
            <w:szCs w:val="24"/>
            <w:lang w:val="en-US" w:eastAsia="zh-CN"/>
          </w:rPr>
          <w:t>之后，</w:t>
        </w:r>
      </w:ins>
      <w:ins w:id="2670" w:author="Janusio" w:date="2018-03-05T15:55:10Z">
        <w:r>
          <w:rPr>
            <w:rFonts w:hint="eastAsia" w:ascii="Times New Roman" w:hAnsi="Times New Roman"/>
            <w:sz w:val="24"/>
            <w:szCs w:val="24"/>
            <w:lang w:val="en-US" w:eastAsia="zh-CN"/>
          </w:rPr>
          <w:t>信任</w:t>
        </w:r>
      </w:ins>
      <w:ins w:id="2671" w:author="Janusio" w:date="2018-03-05T15:55:13Z">
        <w:r>
          <w:rPr>
            <w:rFonts w:hint="eastAsia" w:ascii="Times New Roman" w:hAnsi="Times New Roman"/>
            <w:sz w:val="24"/>
            <w:szCs w:val="24"/>
            <w:lang w:val="en-US" w:eastAsia="zh-CN"/>
          </w:rPr>
          <w:t>扩展到</w:t>
        </w:r>
      </w:ins>
      <w:ins w:id="2672" w:author="Janusio" w:date="2018-03-05T15:55:17Z">
        <w:r>
          <w:rPr>
            <w:rFonts w:hint="eastAsia" w:ascii="Times New Roman" w:hAnsi="Times New Roman"/>
            <w:sz w:val="24"/>
            <w:szCs w:val="24"/>
            <w:lang w:val="en-US" w:eastAsia="zh-CN"/>
          </w:rPr>
          <w:t>TJP</w:t>
        </w:r>
      </w:ins>
      <w:ins w:id="2673" w:author="Janusio" w:date="2018-03-05T15:55:26Z">
        <w:r>
          <w:rPr>
            <w:rFonts w:hint="eastAsia" w:ascii="Times New Roman" w:hAnsi="Times New Roman"/>
            <w:sz w:val="24"/>
            <w:szCs w:val="24"/>
            <w:lang w:val="en-US" w:eastAsia="zh-CN"/>
          </w:rPr>
          <w:t>，</w:t>
        </w:r>
      </w:ins>
      <w:ins w:id="2674" w:author="Janusio" w:date="2018-03-05T15:55:28Z">
        <w:r>
          <w:rPr>
            <w:rFonts w:hint="eastAsia" w:ascii="Times New Roman" w:hAnsi="Times New Roman"/>
            <w:sz w:val="24"/>
            <w:szCs w:val="24"/>
            <w:lang w:val="en-US" w:eastAsia="zh-CN"/>
          </w:rPr>
          <w:t>如果</w:t>
        </w:r>
      </w:ins>
      <w:ins w:id="2675" w:author="Janusio" w:date="2018-03-05T15:55:33Z">
        <w:r>
          <w:rPr>
            <w:rFonts w:hint="eastAsia" w:ascii="Times New Roman" w:hAnsi="Times New Roman"/>
            <w:sz w:val="24"/>
            <w:szCs w:val="24"/>
            <w:lang w:val="en-US" w:eastAsia="zh-CN"/>
          </w:rPr>
          <w:t>此时</w:t>
        </w:r>
      </w:ins>
      <w:ins w:id="2676" w:author="Janusio" w:date="2018-03-05T15:55:40Z">
        <w:r>
          <w:rPr>
            <w:rFonts w:hint="eastAsia" w:ascii="Times New Roman" w:hAnsi="Times New Roman"/>
            <w:sz w:val="24"/>
            <w:szCs w:val="24"/>
            <w:lang w:val="en-US" w:eastAsia="zh-CN"/>
          </w:rPr>
          <w:t>针对</w:t>
        </w:r>
      </w:ins>
      <w:ins w:id="2677" w:author="Janusio" w:date="2018-03-05T15:55:42Z">
        <w:r>
          <w:rPr>
            <w:rFonts w:hint="eastAsia" w:ascii="Times New Roman" w:hAnsi="Times New Roman"/>
            <w:sz w:val="24"/>
            <w:szCs w:val="24"/>
            <w:lang w:val="en-US" w:eastAsia="zh-CN"/>
          </w:rPr>
          <w:t>随时启动</w:t>
        </w:r>
      </w:ins>
      <w:ins w:id="2678" w:author="Janusio" w:date="2018-03-05T15:55:43Z">
        <w:r>
          <w:rPr>
            <w:rFonts w:hint="eastAsia" w:ascii="Times New Roman" w:hAnsi="Times New Roman"/>
            <w:sz w:val="24"/>
            <w:szCs w:val="24"/>
            <w:lang w:val="en-US" w:eastAsia="zh-CN"/>
          </w:rPr>
          <w:t>的</w:t>
        </w:r>
      </w:ins>
      <w:ins w:id="2679" w:author="Janusio" w:date="2018-03-05T15:55:45Z">
        <w:r>
          <w:rPr>
            <w:rFonts w:hint="eastAsia" w:ascii="Times New Roman" w:hAnsi="Times New Roman"/>
            <w:sz w:val="24"/>
            <w:szCs w:val="24"/>
            <w:lang w:val="en-US" w:eastAsia="zh-CN"/>
          </w:rPr>
          <w:t>虚拟机</w:t>
        </w:r>
      </w:ins>
      <w:ins w:id="2680" w:author="Janusio" w:date="2018-03-05T15:55:46Z">
        <w:r>
          <w:rPr>
            <w:rFonts w:hint="eastAsia" w:ascii="Times New Roman" w:hAnsi="Times New Roman"/>
            <w:sz w:val="24"/>
            <w:szCs w:val="24"/>
            <w:lang w:val="en-US" w:eastAsia="zh-CN"/>
          </w:rPr>
          <w:t>，</w:t>
        </w:r>
      </w:ins>
      <w:ins w:id="2681" w:author="Janusio" w:date="2018-03-05T15:55:47Z">
        <w:r>
          <w:rPr>
            <w:rFonts w:hint="eastAsia" w:ascii="Times New Roman" w:hAnsi="Times New Roman"/>
            <w:sz w:val="24"/>
            <w:szCs w:val="24"/>
            <w:lang w:val="en-US" w:eastAsia="zh-CN"/>
          </w:rPr>
          <w:t>则</w:t>
        </w:r>
      </w:ins>
      <w:ins w:id="2682" w:author="Janusio" w:date="2018-03-05T15:55:48Z">
        <w:r>
          <w:rPr>
            <w:rFonts w:hint="eastAsia" w:ascii="Times New Roman" w:hAnsi="Times New Roman"/>
            <w:sz w:val="24"/>
            <w:szCs w:val="24"/>
            <w:lang w:val="en-US" w:eastAsia="zh-CN"/>
          </w:rPr>
          <w:t>必须</w:t>
        </w:r>
      </w:ins>
      <w:ins w:id="2683" w:author="Janusio" w:date="2018-03-05T15:55:49Z">
        <w:r>
          <w:rPr>
            <w:rFonts w:hint="eastAsia" w:ascii="Times New Roman" w:hAnsi="Times New Roman"/>
            <w:sz w:val="24"/>
            <w:szCs w:val="24"/>
            <w:lang w:val="en-US" w:eastAsia="zh-CN"/>
          </w:rPr>
          <w:t>使用</w:t>
        </w:r>
      </w:ins>
      <w:ins w:id="2684" w:author="Janusio" w:date="2018-03-05T15:55:50Z">
        <w:r>
          <w:rPr>
            <w:rFonts w:hint="eastAsia" w:ascii="Times New Roman" w:hAnsi="Times New Roman"/>
            <w:sz w:val="24"/>
            <w:szCs w:val="24"/>
            <w:lang w:val="en-US" w:eastAsia="zh-CN"/>
          </w:rPr>
          <w:t>动态</w:t>
        </w:r>
      </w:ins>
      <w:ins w:id="2685" w:author="Janusio" w:date="2018-03-05T15:55:51Z">
        <w:r>
          <w:rPr>
            <w:rFonts w:hint="eastAsia" w:ascii="Times New Roman" w:hAnsi="Times New Roman"/>
            <w:sz w:val="24"/>
            <w:szCs w:val="24"/>
            <w:lang w:val="en-US" w:eastAsia="zh-CN"/>
          </w:rPr>
          <w:t>度量</w:t>
        </w:r>
      </w:ins>
      <w:ins w:id="2686" w:author="Janusio" w:date="2018-03-05T15:55:52Z">
        <w:r>
          <w:rPr>
            <w:rFonts w:hint="eastAsia" w:ascii="Times New Roman" w:hAnsi="Times New Roman"/>
            <w:sz w:val="24"/>
            <w:szCs w:val="24"/>
            <w:lang w:val="en-US" w:eastAsia="zh-CN"/>
          </w:rPr>
          <w:t>技术</w:t>
        </w:r>
      </w:ins>
      <w:ins w:id="2687" w:author="Janusio" w:date="2018-03-05T15:56:27Z">
        <w:r>
          <w:rPr>
            <w:rFonts w:hint="eastAsia" w:ascii="Times New Roman" w:hAnsi="Times New Roman"/>
            <w:sz w:val="24"/>
            <w:szCs w:val="24"/>
            <w:lang w:val="en-US" w:eastAsia="zh-CN"/>
          </w:rPr>
          <w:t>（</w:t>
        </w:r>
      </w:ins>
      <w:ins w:id="2688" w:author="Janusio" w:date="2018-03-05T15:56:30Z">
        <w:r>
          <w:rPr>
            <w:rFonts w:hint="eastAsia" w:ascii="Times New Roman" w:hAnsi="Times New Roman"/>
            <w:sz w:val="24"/>
            <w:szCs w:val="24"/>
            <w:lang w:val="en-US" w:eastAsia="zh-CN"/>
          </w:rPr>
          <w:t>DRTM</w:t>
        </w:r>
      </w:ins>
      <w:ins w:id="2689" w:author="Janusio" w:date="2018-03-05T15:56:27Z">
        <w:r>
          <w:rPr>
            <w:rFonts w:hint="eastAsia" w:ascii="Times New Roman" w:hAnsi="Times New Roman"/>
            <w:sz w:val="24"/>
            <w:szCs w:val="24"/>
            <w:lang w:val="en-US" w:eastAsia="zh-CN"/>
          </w:rPr>
          <w:t>）</w:t>
        </w:r>
      </w:ins>
      <w:ins w:id="2690" w:author="Janusio" w:date="2018-03-05T15:55:54Z">
        <w:r>
          <w:rPr>
            <w:rFonts w:hint="eastAsia" w:ascii="Times New Roman" w:hAnsi="Times New Roman"/>
            <w:sz w:val="24"/>
            <w:szCs w:val="24"/>
            <w:lang w:val="en-US" w:eastAsia="zh-CN"/>
          </w:rPr>
          <w:t>。</w:t>
        </w:r>
      </w:ins>
      <w:ins w:id="2691" w:author="Janusio" w:date="2018-03-05T15:56:02Z">
        <w:r>
          <w:rPr>
            <w:rFonts w:hint="eastAsia" w:ascii="Times New Roman" w:hAnsi="Times New Roman"/>
            <w:sz w:val="24"/>
            <w:szCs w:val="24"/>
            <w:lang w:val="en-US" w:eastAsia="zh-CN"/>
          </w:rPr>
          <w:t>TJP和</w:t>
        </w:r>
      </w:ins>
      <w:ins w:id="2692" w:author="Janusio" w:date="2018-03-05T15:56:06Z">
        <w:r>
          <w:rPr>
            <w:rFonts w:hint="eastAsia" w:ascii="Times New Roman" w:hAnsi="Times New Roman"/>
            <w:sz w:val="24"/>
            <w:szCs w:val="24"/>
            <w:lang w:val="en-US" w:eastAsia="zh-CN"/>
          </w:rPr>
          <w:t>虚拟机的</w:t>
        </w:r>
      </w:ins>
      <w:ins w:id="2693" w:author="Janusio" w:date="2018-03-05T15:56:08Z">
        <w:r>
          <w:rPr>
            <w:rFonts w:hint="eastAsia" w:ascii="Times New Roman" w:hAnsi="Times New Roman"/>
            <w:sz w:val="24"/>
            <w:szCs w:val="24"/>
            <w:lang w:val="en-US" w:eastAsia="zh-CN"/>
          </w:rPr>
          <w:t>vTPM</w:t>
        </w:r>
      </w:ins>
      <w:ins w:id="2694" w:author="Janusio" w:date="2018-03-05T15:56:10Z">
        <w:r>
          <w:rPr>
            <w:rFonts w:hint="eastAsia" w:ascii="Times New Roman" w:hAnsi="Times New Roman"/>
            <w:sz w:val="24"/>
            <w:szCs w:val="24"/>
            <w:lang w:val="en-US" w:eastAsia="zh-CN"/>
          </w:rPr>
          <w:t>作为</w:t>
        </w:r>
      </w:ins>
      <w:ins w:id="2695" w:author="Janusio" w:date="2018-03-05T15:56:12Z">
        <w:r>
          <w:rPr>
            <w:rFonts w:hint="eastAsia" w:ascii="Times New Roman" w:hAnsi="Times New Roman"/>
            <w:sz w:val="24"/>
            <w:szCs w:val="24"/>
            <w:lang w:val="en-US" w:eastAsia="zh-CN"/>
          </w:rPr>
          <w:t>虚拟机</w:t>
        </w:r>
      </w:ins>
      <w:ins w:id="2696" w:author="Janusio" w:date="2018-03-05T15:56:13Z">
        <w:r>
          <w:rPr>
            <w:rFonts w:hint="eastAsia" w:ascii="Times New Roman" w:hAnsi="Times New Roman"/>
            <w:sz w:val="24"/>
            <w:szCs w:val="24"/>
            <w:lang w:val="en-US" w:eastAsia="zh-CN"/>
          </w:rPr>
          <w:t>启动</w:t>
        </w:r>
      </w:ins>
      <w:ins w:id="2697" w:author="Janusio" w:date="2018-03-05T15:56:15Z">
        <w:r>
          <w:rPr>
            <w:rFonts w:hint="eastAsia" w:ascii="Times New Roman" w:hAnsi="Times New Roman"/>
            <w:sz w:val="24"/>
            <w:szCs w:val="24"/>
            <w:lang w:val="en-US" w:eastAsia="zh-CN"/>
          </w:rPr>
          <w:t>的</w:t>
        </w:r>
      </w:ins>
      <w:ins w:id="2698" w:author="Janusio" w:date="2018-03-05T15:56:20Z">
        <w:r>
          <w:rPr>
            <w:rFonts w:hint="eastAsia" w:ascii="Times New Roman" w:hAnsi="Times New Roman"/>
            <w:sz w:val="24"/>
            <w:szCs w:val="24"/>
            <w:lang w:val="en-US" w:eastAsia="zh-CN"/>
          </w:rPr>
          <w:t>v</w:t>
        </w:r>
      </w:ins>
      <w:ins w:id="2699" w:author="Janusio" w:date="2018-03-05T15:56:17Z">
        <w:r>
          <w:rPr>
            <w:rFonts w:hint="eastAsia" w:ascii="Times New Roman" w:hAnsi="Times New Roman"/>
            <w:sz w:val="24"/>
            <w:szCs w:val="24"/>
            <w:lang w:val="en-US" w:eastAsia="zh-CN"/>
          </w:rPr>
          <w:t>RT</w:t>
        </w:r>
      </w:ins>
      <w:ins w:id="2700" w:author="Janusio" w:date="2018-03-05T15:56:34Z">
        <w:r>
          <w:rPr>
            <w:rFonts w:hint="eastAsia" w:ascii="Times New Roman" w:hAnsi="Times New Roman"/>
            <w:sz w:val="24"/>
            <w:szCs w:val="24"/>
            <w:lang w:val="en-US" w:eastAsia="zh-CN"/>
          </w:rPr>
          <w:t>，</w:t>
        </w:r>
      </w:ins>
      <w:ins w:id="2701" w:author="Janusio" w:date="2018-03-05T15:56:59Z">
        <w:r>
          <w:rPr>
            <w:rFonts w:hint="eastAsia" w:ascii="Times New Roman" w:hAnsi="Times New Roman"/>
            <w:sz w:val="24"/>
            <w:szCs w:val="24"/>
            <w:lang w:val="en-US" w:eastAsia="zh-CN"/>
          </w:rPr>
          <w:t>对</w:t>
        </w:r>
      </w:ins>
      <w:ins w:id="2702" w:author="Janusio" w:date="2018-03-05T15:57:01Z">
        <w:r>
          <w:rPr>
            <w:rFonts w:hint="eastAsia" w:ascii="Times New Roman" w:hAnsi="Times New Roman"/>
            <w:sz w:val="24"/>
            <w:szCs w:val="24"/>
            <w:lang w:val="en-US" w:eastAsia="zh-CN"/>
          </w:rPr>
          <w:t>虚拟机</w:t>
        </w:r>
      </w:ins>
      <w:ins w:id="2703" w:author="Janusio" w:date="2018-03-05T15:57:02Z">
        <w:r>
          <w:rPr>
            <w:rFonts w:hint="eastAsia" w:ascii="Times New Roman" w:hAnsi="Times New Roman"/>
            <w:sz w:val="24"/>
            <w:szCs w:val="24"/>
            <w:lang w:val="en-US" w:eastAsia="zh-CN"/>
          </w:rPr>
          <w:t>启动</w:t>
        </w:r>
      </w:ins>
      <w:ins w:id="2704" w:author="Janusio" w:date="2018-03-05T15:57:05Z">
        <w:r>
          <w:rPr>
            <w:rFonts w:hint="eastAsia" w:ascii="Times New Roman" w:hAnsi="Times New Roman"/>
            <w:sz w:val="24"/>
            <w:szCs w:val="24"/>
            <w:lang w:val="en-US" w:eastAsia="zh-CN"/>
          </w:rPr>
          <w:t>开始的</w:t>
        </w:r>
      </w:ins>
      <w:ins w:id="2705" w:author="Janusio" w:date="2018-03-05T15:57:07Z">
        <w:r>
          <w:rPr>
            <w:rFonts w:hint="eastAsia" w:ascii="Times New Roman" w:hAnsi="Times New Roman"/>
            <w:sz w:val="24"/>
            <w:szCs w:val="24"/>
            <w:lang w:val="en-US" w:eastAsia="zh-CN"/>
          </w:rPr>
          <w:t>初始</w:t>
        </w:r>
      </w:ins>
      <w:ins w:id="2706" w:author="Janusio" w:date="2018-03-05T15:57:09Z">
        <w:r>
          <w:rPr>
            <w:rFonts w:hint="eastAsia" w:ascii="Times New Roman" w:hAnsi="Times New Roman"/>
            <w:sz w:val="24"/>
            <w:szCs w:val="24"/>
            <w:lang w:val="en-US" w:eastAsia="zh-CN"/>
          </w:rPr>
          <w:t>程序</w:t>
        </w:r>
      </w:ins>
      <w:ins w:id="2707" w:author="Janusio" w:date="2018-03-05T15:57:11Z">
        <w:r>
          <w:rPr>
            <w:rFonts w:hint="eastAsia" w:ascii="Times New Roman" w:hAnsi="Times New Roman"/>
            <w:sz w:val="24"/>
            <w:szCs w:val="24"/>
            <w:lang w:val="en-US" w:eastAsia="zh-CN"/>
          </w:rPr>
          <w:t>进行</w:t>
        </w:r>
      </w:ins>
      <w:ins w:id="2708" w:author="Janusio" w:date="2018-03-05T15:57:13Z">
        <w:r>
          <w:rPr>
            <w:rFonts w:hint="eastAsia" w:ascii="Times New Roman" w:hAnsi="Times New Roman"/>
            <w:sz w:val="24"/>
            <w:szCs w:val="24"/>
            <w:lang w:val="en-US" w:eastAsia="zh-CN"/>
          </w:rPr>
          <w:t>信任</w:t>
        </w:r>
      </w:ins>
      <w:ins w:id="2709" w:author="Janusio" w:date="2018-03-05T15:57:15Z">
        <w:r>
          <w:rPr>
            <w:rFonts w:hint="eastAsia" w:ascii="Times New Roman" w:hAnsi="Times New Roman"/>
            <w:sz w:val="24"/>
            <w:szCs w:val="24"/>
            <w:lang w:val="en-US" w:eastAsia="zh-CN"/>
          </w:rPr>
          <w:t>扩展</w:t>
        </w:r>
      </w:ins>
      <w:ins w:id="2710" w:author="Janusio" w:date="2018-03-05T15:57:16Z">
        <w:r>
          <w:rPr>
            <w:rFonts w:hint="eastAsia" w:ascii="Times New Roman" w:hAnsi="Times New Roman"/>
            <w:sz w:val="24"/>
            <w:szCs w:val="24"/>
            <w:lang w:val="en-US" w:eastAsia="zh-CN"/>
          </w:rPr>
          <w:t>，</w:t>
        </w:r>
      </w:ins>
      <w:ins w:id="2711" w:author="Janusio" w:date="2018-03-05T15:57:17Z">
        <w:r>
          <w:rPr>
            <w:rFonts w:hint="eastAsia" w:ascii="Times New Roman" w:hAnsi="Times New Roman"/>
            <w:sz w:val="24"/>
            <w:szCs w:val="24"/>
            <w:lang w:val="en-US" w:eastAsia="zh-CN"/>
          </w:rPr>
          <w:t>然后</w:t>
        </w:r>
      </w:ins>
      <w:ins w:id="2712" w:author="Janusio" w:date="2018-03-05T15:57:18Z">
        <w:r>
          <w:rPr>
            <w:rFonts w:hint="eastAsia" w:ascii="Times New Roman" w:hAnsi="Times New Roman"/>
            <w:sz w:val="24"/>
            <w:szCs w:val="24"/>
            <w:lang w:val="en-US" w:eastAsia="zh-CN"/>
          </w:rPr>
          <w:t>依次</w:t>
        </w:r>
      </w:ins>
      <w:ins w:id="2713" w:author="Janusio" w:date="2018-03-05T15:57:19Z">
        <w:r>
          <w:rPr>
            <w:rFonts w:hint="eastAsia" w:ascii="Times New Roman" w:hAnsi="Times New Roman"/>
            <w:sz w:val="24"/>
            <w:szCs w:val="24"/>
            <w:lang w:val="en-US" w:eastAsia="zh-CN"/>
          </w:rPr>
          <w:t>度量</w:t>
        </w:r>
      </w:ins>
      <w:ins w:id="2714" w:author="Janusio" w:date="2018-03-05T15:57:21Z">
        <w:r>
          <w:rPr>
            <w:rFonts w:hint="eastAsia" w:ascii="Times New Roman" w:hAnsi="Times New Roman"/>
            <w:sz w:val="24"/>
            <w:szCs w:val="24"/>
            <w:lang w:val="en-US" w:eastAsia="zh-CN"/>
          </w:rPr>
          <w:t>，</w:t>
        </w:r>
      </w:ins>
      <w:ins w:id="2715" w:author="Janusio" w:date="2018-03-05T15:57:34Z">
        <w:r>
          <w:rPr>
            <w:rFonts w:hint="eastAsia" w:ascii="Times New Roman" w:hAnsi="Times New Roman"/>
            <w:sz w:val="24"/>
            <w:szCs w:val="24"/>
            <w:lang w:val="en-US" w:eastAsia="zh-CN"/>
          </w:rPr>
          <w:t>把</w:t>
        </w:r>
      </w:ins>
      <w:ins w:id="2716" w:author="Janusio" w:date="2018-03-05T15:57:36Z">
        <w:r>
          <w:rPr>
            <w:rFonts w:hint="eastAsia" w:ascii="Times New Roman" w:hAnsi="Times New Roman"/>
            <w:sz w:val="24"/>
            <w:szCs w:val="24"/>
            <w:lang w:val="en-US" w:eastAsia="zh-CN"/>
          </w:rPr>
          <w:t>度量值</w:t>
        </w:r>
      </w:ins>
      <w:ins w:id="2717" w:author="Janusio" w:date="2018-03-05T15:57:37Z">
        <w:r>
          <w:rPr>
            <w:rFonts w:hint="eastAsia" w:ascii="Times New Roman" w:hAnsi="Times New Roman"/>
            <w:sz w:val="24"/>
            <w:szCs w:val="24"/>
            <w:lang w:val="en-US" w:eastAsia="zh-CN"/>
          </w:rPr>
          <w:t>写入</w:t>
        </w:r>
      </w:ins>
      <w:ins w:id="2718" w:author="Janusio" w:date="2018-03-05T15:57:38Z">
        <w:r>
          <w:rPr>
            <w:rFonts w:hint="eastAsia" w:ascii="Times New Roman" w:hAnsi="Times New Roman"/>
            <w:sz w:val="24"/>
            <w:szCs w:val="24"/>
            <w:lang w:val="en-US" w:eastAsia="zh-CN"/>
          </w:rPr>
          <w:t>到</w:t>
        </w:r>
      </w:ins>
      <w:ins w:id="2719" w:author="Janusio" w:date="2018-03-05T15:57:41Z">
        <w:r>
          <w:rPr>
            <w:rFonts w:hint="eastAsia" w:ascii="Times New Roman" w:hAnsi="Times New Roman"/>
            <w:sz w:val="24"/>
            <w:szCs w:val="24"/>
            <w:lang w:val="en-US" w:eastAsia="zh-CN"/>
          </w:rPr>
          <w:t>PCR</w:t>
        </w:r>
      </w:ins>
      <w:ins w:id="2720" w:author="Janusio" w:date="2018-03-05T15:57:42Z">
        <w:r>
          <w:rPr>
            <w:rFonts w:hint="eastAsia" w:ascii="Times New Roman" w:hAnsi="Times New Roman"/>
            <w:sz w:val="24"/>
            <w:szCs w:val="24"/>
            <w:lang w:val="en-US" w:eastAsia="zh-CN"/>
          </w:rPr>
          <w:t>中</w:t>
        </w:r>
      </w:ins>
      <w:ins w:id="2721" w:author="Janusio" w:date="2018-03-05T15:57:43Z">
        <w:r>
          <w:rPr>
            <w:rFonts w:hint="eastAsia" w:ascii="Times New Roman" w:hAnsi="Times New Roman"/>
            <w:sz w:val="24"/>
            <w:szCs w:val="24"/>
            <w:lang w:val="en-US" w:eastAsia="zh-CN"/>
          </w:rPr>
          <w:t>。</w:t>
        </w:r>
      </w:ins>
    </w:p>
    <w:p>
      <w:pPr>
        <w:pStyle w:val="23"/>
        <w:ind w:firstLine="0" w:firstLineChars="0"/>
        <w:rPr>
          <w:del w:id="2722" w:author="Janusio" w:date="2018-03-05T15:58:01Z"/>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TVP-QT信任链</w:t>
      </w:r>
      <w:del w:id="2723" w:author="Janusio" w:date="2018-03-05T15:44:33Z">
        <w:r>
          <w:rPr>
            <w:rFonts w:hint="eastAsia" w:ascii="Times New Roman" w:hAnsi="Times New Roman" w:eastAsia="黑体"/>
            <w:b/>
            <w:sz w:val="28"/>
            <w:szCs w:val="28"/>
            <w:lang w:val="en-US" w:eastAsia="zh-CN"/>
          </w:rPr>
          <w:delText>设计</w:delText>
        </w:r>
      </w:del>
      <w:ins w:id="2724" w:author="Janusio" w:date="2018-03-05T15:44:37Z">
        <w:r>
          <w:rPr>
            <w:rFonts w:hint="eastAsia" w:ascii="Times New Roman" w:hAnsi="Times New Roman" w:eastAsia="黑体"/>
            <w:b/>
            <w:sz w:val="28"/>
            <w:szCs w:val="28"/>
            <w:lang w:val="en-US" w:eastAsia="zh-CN"/>
          </w:rPr>
          <w:t>定义</w:t>
        </w:r>
      </w:ins>
    </w:p>
    <w:p>
      <w:pPr>
        <w:pStyle w:val="23"/>
        <w:ind w:firstLine="0" w:firstLineChars="0"/>
        <w:rPr>
          <w:ins w:id="2726" w:author="Janusio" w:date="2018-03-05T15:32:42Z"/>
          <w:rFonts w:hint="eastAsia" w:ascii="Times New Roman" w:hAnsi="Times New Roman"/>
          <w:b/>
          <w:bCs/>
          <w:sz w:val="24"/>
          <w:szCs w:val="24"/>
          <w:rPrChange w:id="2727" w:author="Janusio" w:date="2018-03-05T15:32:43Z">
            <w:rPr>
              <w:ins w:id="2728" w:author="Janusio" w:date="2018-03-05T15:32:42Z"/>
              <w:rFonts w:hint="eastAsia" w:ascii="Times New Roman" w:hAnsi="Times New Roman"/>
              <w:sz w:val="24"/>
              <w:szCs w:val="24"/>
            </w:rPr>
          </w:rPrChange>
        </w:rPr>
        <w:pPrChange w:id="2725" w:author="Janusio" w:date="2018-03-05T15:58:00Z">
          <w:pPr>
            <w:pStyle w:val="23"/>
            <w:ind w:firstLine="420" w:firstLineChars="0"/>
          </w:pPr>
        </w:pPrChange>
      </w:pPr>
    </w:p>
    <w:p>
      <w:pPr>
        <w:pStyle w:val="23"/>
        <w:spacing w:beforeLines="0" w:afterLines="0" w:line="360" w:lineRule="auto"/>
        <w:ind w:firstLine="420" w:firstLineChars="0"/>
        <w:rPr>
          <w:ins w:id="2730" w:author="Janusio" w:date="2018-03-05T15:44:48Z"/>
          <w:rFonts w:hint="eastAsia" w:ascii="Times New Roman" w:hAnsi="Times New Roman"/>
          <w:sz w:val="24"/>
          <w:szCs w:val="24"/>
        </w:rPr>
        <w:pPrChange w:id="2729" w:author="Janusio" w:date="2018-03-05T15:45:09Z">
          <w:pPr>
            <w:pStyle w:val="23"/>
            <w:ind w:firstLine="420" w:firstLineChars="0"/>
          </w:pPr>
        </w:pPrChange>
      </w:pPr>
      <w:del w:id="2731" w:author="Janusio" w:date="2018-03-05T15:58:21Z">
        <w:r>
          <w:rPr>
            <w:rFonts w:hint="eastAsia" w:ascii="Times New Roman" w:hAnsi="Times New Roman"/>
            <w:sz w:val="24"/>
            <w:szCs w:val="24"/>
          </w:rPr>
          <w:delText>××××××××××××××××××××××××××××××××××××××××××××××××××××××××××××××××××××××××</w:delText>
        </w:r>
      </w:del>
      <w:ins w:id="2732" w:author="Janusio" w:date="2018-03-05T15:44:48Z">
        <w:r>
          <w:rPr>
            <w:rFonts w:hint="eastAsia" w:ascii="Times New Roman" w:hAnsi="Times New Roman"/>
            <w:sz w:val="24"/>
            <w:szCs w:val="24"/>
          </w:rPr>
          <w:t>如图3所示，从外部实体来看，虚拟化平台仍然满足TCG最初建立信任环境的思想。</w:t>
        </w:r>
      </w:ins>
    </w:p>
    <w:p>
      <w:pPr>
        <w:pStyle w:val="23"/>
        <w:spacing w:beforeLines="0" w:afterLines="0" w:line="360" w:lineRule="auto"/>
        <w:ind w:firstLine="420" w:firstLineChars="0"/>
        <w:jc w:val="center"/>
        <w:rPr>
          <w:ins w:id="2734" w:author="Janusio" w:date="2018-03-05T15:44:48Z"/>
          <w:rFonts w:hint="eastAsia" w:ascii="Times New Roman" w:hAnsi="Times New Roman"/>
          <w:sz w:val="24"/>
          <w:szCs w:val="24"/>
        </w:rPr>
        <w:pPrChange w:id="2733" w:author="Janusio" w:date="2018-03-05T15:46:12Z">
          <w:pPr>
            <w:pStyle w:val="23"/>
            <w:ind w:firstLine="420" w:firstLineChars="0"/>
          </w:pPr>
        </w:pPrChange>
      </w:pPr>
      <w:ins w:id="2735" w:author="Janusio" w:date="2018-03-05T15:33:11Z">
        <w:r>
          <w:rPr>
            <w:rFonts w:ascii="Times New Roman" w:hAnsi="Times New Roman"/>
            <w:color w:val="auto"/>
            <w:sz w:val="18"/>
            <w:szCs w:val="18"/>
          </w:rPr>
          <w:pict>
            <v:shape id="_x0000_s1027" o:spid="_x0000_s1027" o:spt="75" type="#_x0000_t75" style="position:absolute;left:0pt;margin-left:65.45pt;margin-top:5.65pt;height:75.6pt;width:222.8pt;mso-wrap-distance-bottom:0pt;mso-wrap-distance-top:0pt;z-index:251669504;mso-width-relative:page;mso-height-relative:page;" o:ole="t" filled="f" o:preferrelative="t" stroked="f" coordsize="21600,21600">
              <v:path/>
              <v:fill on="f" focussize="0,0"/>
              <v:stroke on="f"/>
              <v:imagedata r:id="rId13" o:title=""/>
              <o:lock v:ext="edit" aspectratio="t"/>
              <w10:wrap type="topAndBottom"/>
            </v:shape>
            <o:OLEObject Type="Embed" ProgID="" ShapeID="_x0000_s1027" DrawAspect="Content" ObjectID="_1468075730" r:id="rId22">
              <o:LockedField>false</o:LockedField>
            </o:OLEObject>
          </w:pict>
        </w:r>
      </w:ins>
      <w:ins w:id="2737" w:author="Janusio" w:date="2018-03-05T15:44:48Z">
        <w:r>
          <w:rPr>
            <w:rFonts w:hint="eastAsia" w:ascii="Times New Roman" w:hAnsi="Times New Roman"/>
            <w:sz w:val="24"/>
            <w:szCs w:val="24"/>
          </w:rPr>
          <w:t>虚拟化平台可信环境信任链构建与验证</w:t>
        </w:r>
      </w:ins>
    </w:p>
    <w:p>
      <w:pPr>
        <w:pStyle w:val="23"/>
        <w:spacing w:beforeLines="0" w:afterLines="0" w:line="360" w:lineRule="auto"/>
        <w:ind w:firstLine="420" w:firstLineChars="0"/>
        <w:rPr>
          <w:ins w:id="2739" w:author="Janusio" w:date="2018-03-05T15:44:48Z"/>
          <w:rFonts w:hint="eastAsia" w:ascii="Times New Roman" w:hAnsi="Times New Roman"/>
          <w:sz w:val="24"/>
          <w:szCs w:val="24"/>
        </w:rPr>
        <w:pPrChange w:id="2738" w:author="Janusio" w:date="2018-03-05T15:45:09Z">
          <w:pPr>
            <w:pStyle w:val="23"/>
            <w:ind w:firstLine="420" w:firstLineChars="0"/>
          </w:pPr>
        </w:pPrChange>
      </w:pPr>
      <w:ins w:id="2740"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3"/>
        <w:spacing w:beforeLines="0" w:afterLines="0" w:line="360" w:lineRule="auto"/>
        <w:ind w:firstLine="420" w:firstLineChars="0"/>
        <w:rPr>
          <w:ins w:id="2742" w:author="Janusio" w:date="2018-03-05T15:44:48Z"/>
          <w:rFonts w:hint="eastAsia" w:ascii="Times New Roman" w:hAnsi="Times New Roman"/>
          <w:sz w:val="24"/>
          <w:szCs w:val="24"/>
        </w:rPr>
        <w:pPrChange w:id="2741" w:author="Janusio" w:date="2018-03-05T15:45:09Z">
          <w:pPr>
            <w:pStyle w:val="23"/>
            <w:ind w:firstLine="420" w:firstLineChars="0"/>
          </w:pPr>
        </w:pPrChange>
      </w:pPr>
      <w:ins w:id="2743"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3"/>
        <w:spacing w:beforeLines="0" w:afterLines="0" w:line="360" w:lineRule="auto"/>
        <w:ind w:firstLine="420" w:firstLineChars="0"/>
        <w:rPr>
          <w:ins w:id="2745" w:author="Janusio" w:date="2018-03-05T15:44:48Z"/>
          <w:rFonts w:hint="eastAsia" w:ascii="Times New Roman" w:hAnsi="Times New Roman"/>
          <w:sz w:val="24"/>
          <w:szCs w:val="24"/>
        </w:rPr>
        <w:pPrChange w:id="2744" w:author="Janusio" w:date="2018-03-05T15:45:09Z">
          <w:pPr>
            <w:pStyle w:val="23"/>
            <w:ind w:firstLine="420" w:firstLineChars="0"/>
          </w:pPr>
        </w:pPrChange>
      </w:pPr>
      <w:ins w:id="2746"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3"/>
        <w:spacing w:beforeLines="0" w:afterLines="0" w:line="360" w:lineRule="auto"/>
        <w:ind w:firstLine="420" w:firstLineChars="0"/>
        <w:rPr>
          <w:ins w:id="2748" w:author="Janusio" w:date="2018-03-05T15:44:48Z"/>
          <w:rFonts w:hint="eastAsia" w:ascii="Times New Roman" w:hAnsi="Times New Roman"/>
          <w:sz w:val="24"/>
          <w:szCs w:val="24"/>
        </w:rPr>
        <w:pPrChange w:id="2747" w:author="Janusio" w:date="2018-03-05T15:45:09Z">
          <w:pPr>
            <w:pStyle w:val="23"/>
            <w:ind w:firstLine="420" w:firstLineChars="0"/>
          </w:pPr>
        </w:pPrChange>
      </w:pPr>
      <w:ins w:id="2749" w:author="Janusio" w:date="2018-03-05T15:44:48Z">
        <w:r>
          <w:rPr>
            <w:rFonts w:hint="eastAsia" w:ascii="Times New Roman" w:hAnsi="Times New Roman"/>
            <w:sz w:val="24"/>
            <w:szCs w:val="24"/>
          </w:rPr>
          <w:t>TPTVP-QT:={TCTVP-QT,VerTVP-QT}</w:t>
        </w:r>
      </w:ins>
    </w:p>
    <w:p>
      <w:pPr>
        <w:pStyle w:val="23"/>
        <w:spacing w:beforeLines="0" w:afterLines="0" w:line="360" w:lineRule="auto"/>
        <w:ind w:firstLine="420" w:firstLineChars="0"/>
        <w:rPr>
          <w:ins w:id="2751" w:author="Janusio" w:date="2018-03-05T15:44:48Z"/>
          <w:rFonts w:hint="eastAsia" w:ascii="Times New Roman" w:hAnsi="Times New Roman"/>
          <w:sz w:val="24"/>
          <w:szCs w:val="24"/>
        </w:rPr>
        <w:pPrChange w:id="2750" w:author="Janusio" w:date="2018-03-05T15:45:09Z">
          <w:pPr>
            <w:pStyle w:val="23"/>
            <w:ind w:firstLine="420" w:firstLineChars="0"/>
          </w:pPr>
        </w:pPrChange>
      </w:pPr>
      <w:ins w:id="2752" w:author="Janusio" w:date="2018-03-05T15:44:48Z">
        <w:r>
          <w:rPr>
            <w:rFonts w:hint="eastAsia" w:ascii="Times New Roman" w:hAnsi="Times New Roman"/>
            <w:sz w:val="24"/>
            <w:szCs w:val="24"/>
          </w:rPr>
          <w:t xml:space="preserve">       ={(TCm,TCvRT,,TCvm), (Verm, VervRT,, Vervm) }</w:t>
        </w:r>
      </w:ins>
    </w:p>
    <w:p>
      <w:pPr>
        <w:pStyle w:val="23"/>
        <w:spacing w:beforeLines="0" w:afterLines="0" w:line="360" w:lineRule="auto"/>
        <w:ind w:firstLine="420" w:firstLineChars="0"/>
        <w:rPr>
          <w:ins w:id="2754" w:author="Janusio" w:date="2018-03-05T15:44:48Z"/>
          <w:rFonts w:hint="eastAsia" w:ascii="Times New Roman" w:hAnsi="Times New Roman"/>
          <w:sz w:val="24"/>
          <w:szCs w:val="24"/>
        </w:rPr>
        <w:pPrChange w:id="2753" w:author="Janusio" w:date="2018-03-05T15:45:09Z">
          <w:pPr>
            <w:pStyle w:val="23"/>
            <w:ind w:firstLine="420" w:firstLineChars="0"/>
          </w:pPr>
        </w:pPrChange>
      </w:pPr>
      <w:ins w:id="2755" w:author="Janusio" w:date="2018-03-05T15:44:48Z">
        <w:r>
          <w:rPr>
            <w:rFonts w:hint="eastAsia" w:ascii="Times New Roman" w:hAnsi="Times New Roman"/>
            <w:sz w:val="24"/>
            <w:szCs w:val="24"/>
          </w:rPr>
          <w:t>={(TCm,(TCTJP,TCvTPM),TCvm),(Verm,(VerTJP,VervTPM),Vervm)}</w:t>
        </w:r>
      </w:ins>
    </w:p>
    <w:p>
      <w:pPr>
        <w:pStyle w:val="23"/>
        <w:spacing w:beforeLines="0" w:afterLines="0" w:line="360" w:lineRule="auto"/>
        <w:ind w:firstLine="420" w:firstLineChars="0"/>
        <w:rPr>
          <w:ins w:id="2757" w:author="Janusio" w:date="2018-03-05T15:44:48Z"/>
          <w:rFonts w:hint="eastAsia" w:ascii="Times New Roman" w:hAnsi="Times New Roman"/>
          <w:sz w:val="24"/>
          <w:szCs w:val="24"/>
        </w:rPr>
        <w:pPrChange w:id="2756" w:author="Janusio" w:date="2018-03-05T15:45:09Z">
          <w:pPr>
            <w:pStyle w:val="23"/>
            <w:ind w:firstLine="420" w:firstLineChars="0"/>
          </w:pPr>
        </w:pPrChange>
      </w:pPr>
      <w:ins w:id="2758"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3"/>
        <w:spacing w:beforeLines="0" w:afterLines="0" w:line="360" w:lineRule="auto"/>
        <w:ind w:firstLine="420" w:firstLineChars="0"/>
        <w:rPr>
          <w:ins w:id="2760" w:author="Janusio" w:date="2018-03-05T15:44:48Z"/>
          <w:rFonts w:hint="eastAsia" w:ascii="Times New Roman" w:hAnsi="Times New Roman"/>
          <w:sz w:val="24"/>
          <w:szCs w:val="24"/>
        </w:rPr>
        <w:pPrChange w:id="2759" w:author="Janusio" w:date="2018-03-05T15:45:09Z">
          <w:pPr>
            <w:pStyle w:val="23"/>
            <w:ind w:firstLine="420" w:firstLineChars="0"/>
          </w:pPr>
        </w:pPrChange>
      </w:pPr>
      <w:ins w:id="2761"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2762" w:author="Janusio" w:date="2018-03-05T15:44:48Z">
        <w:r>
          <w:rPr>
            <w:rFonts w:hint="eastAsia" w:ascii="Times New Roman" w:hAnsi="Times New Roman"/>
            <w:sz w:val="24"/>
            <w:szCs w:val="24"/>
            <w:lang w:eastAsia="zh-CN"/>
          </w:rPr>
          <w:t>Dom0 Kernel</w:t>
        </w:r>
      </w:ins>
      <w:ins w:id="2763"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3"/>
        <w:spacing w:beforeLines="0" w:afterLines="0" w:line="360" w:lineRule="auto"/>
        <w:ind w:firstLine="420" w:firstLineChars="0"/>
        <w:rPr>
          <w:ins w:id="2765" w:author="Janusio" w:date="2018-03-05T15:44:48Z"/>
          <w:rFonts w:hint="eastAsia" w:ascii="Times New Roman" w:hAnsi="Times New Roman"/>
          <w:sz w:val="24"/>
          <w:szCs w:val="24"/>
        </w:rPr>
        <w:pPrChange w:id="2764" w:author="Janusio" w:date="2018-03-05T15:45:09Z">
          <w:pPr>
            <w:pStyle w:val="23"/>
            <w:ind w:firstLine="420" w:firstLineChars="0"/>
          </w:pPr>
        </w:pPrChange>
      </w:pPr>
      <w:ins w:id="2766"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3"/>
        <w:spacing w:beforeLines="0" w:afterLines="0" w:line="360" w:lineRule="auto"/>
        <w:ind w:firstLine="420" w:firstLineChars="0"/>
        <w:rPr>
          <w:ins w:id="2768" w:author="Janusio" w:date="2018-03-05T15:44:48Z"/>
          <w:rFonts w:hint="eastAsia" w:ascii="Times New Roman" w:hAnsi="Times New Roman"/>
          <w:sz w:val="24"/>
          <w:szCs w:val="24"/>
        </w:rPr>
        <w:pPrChange w:id="2767" w:author="Janusio" w:date="2018-03-05T15:45:09Z">
          <w:pPr>
            <w:pStyle w:val="23"/>
            <w:ind w:firstLine="420" w:firstLineChars="0"/>
          </w:pPr>
        </w:pPrChange>
      </w:pPr>
      <w:ins w:id="2769" w:author="Janusio" w:date="2018-03-05T15:44:48Z">
        <w:r>
          <w:rPr>
            <w:rFonts w:hint="eastAsia" w:ascii="Times New Roman" w:hAnsi="Times New Roman"/>
            <w:sz w:val="24"/>
            <w:szCs w:val="24"/>
          </w:rPr>
          <w:t xml:space="preserve">  TPvRT:={(TCTJP, VerTJP ), (TCvTPM, VervTPM)},</w:t>
        </w:r>
      </w:ins>
    </w:p>
    <w:p>
      <w:pPr>
        <w:pStyle w:val="23"/>
        <w:spacing w:beforeLines="0" w:afterLines="0" w:line="360" w:lineRule="auto"/>
        <w:ind w:firstLine="420" w:firstLineChars="0"/>
        <w:rPr>
          <w:ins w:id="2771" w:author="Janusio" w:date="2018-03-05T15:44:48Z"/>
          <w:rFonts w:hint="eastAsia" w:ascii="Times New Roman" w:hAnsi="Times New Roman"/>
          <w:sz w:val="24"/>
          <w:szCs w:val="24"/>
        </w:rPr>
        <w:pPrChange w:id="2770" w:author="Janusio" w:date="2018-03-05T15:45:09Z">
          <w:pPr>
            <w:pStyle w:val="23"/>
            <w:ind w:firstLine="420" w:firstLineChars="0"/>
          </w:pPr>
        </w:pPrChange>
      </w:pPr>
      <w:ins w:id="2772"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2773" w:author="Janusio" w:date="2018-03-05T15:44:48Z">
        <w:r>
          <w:rPr>
            <w:rFonts w:hint="eastAsia" w:ascii="Times New Roman" w:hAnsi="Times New Roman"/>
            <w:sz w:val="24"/>
            <w:szCs w:val="24"/>
            <w:lang w:eastAsia="zh-CN"/>
          </w:rPr>
          <w:t>Dom0 Kernel</w:t>
        </w:r>
      </w:ins>
      <w:ins w:id="2774"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3"/>
        <w:spacing w:beforeLines="0" w:afterLines="0" w:line="360" w:lineRule="auto"/>
        <w:ind w:firstLine="420" w:firstLineChars="0"/>
        <w:rPr>
          <w:ins w:id="2776" w:author="Janusio" w:date="2018-03-05T15:44:48Z"/>
          <w:rFonts w:hint="eastAsia" w:ascii="Times New Roman" w:hAnsi="Times New Roman"/>
          <w:sz w:val="24"/>
          <w:szCs w:val="24"/>
        </w:rPr>
        <w:pPrChange w:id="2775" w:author="Janusio" w:date="2018-03-05T15:45:09Z">
          <w:pPr>
            <w:pStyle w:val="23"/>
            <w:ind w:firstLine="420" w:firstLineChars="0"/>
          </w:pPr>
        </w:pPrChange>
      </w:pPr>
      <w:ins w:id="2777"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3"/>
        <w:spacing w:beforeLines="0" w:afterLines="0" w:line="360" w:lineRule="auto"/>
        <w:ind w:firstLine="420" w:firstLineChars="0"/>
        <w:rPr>
          <w:ins w:id="2779" w:author="Janusio" w:date="2018-03-05T15:44:48Z"/>
          <w:rFonts w:hint="eastAsia" w:ascii="Times New Roman" w:hAnsi="Times New Roman"/>
          <w:sz w:val="24"/>
          <w:szCs w:val="24"/>
        </w:rPr>
        <w:pPrChange w:id="2778" w:author="Janusio" w:date="2018-03-05T15:45:09Z">
          <w:pPr>
            <w:pStyle w:val="23"/>
            <w:ind w:firstLine="420" w:firstLineChars="0"/>
          </w:pPr>
        </w:pPrChange>
      </w:pPr>
      <w:ins w:id="2780" w:author="Janusio" w:date="2018-03-05T15:44:48Z">
        <w:r>
          <w:rPr>
            <w:rFonts w:hint="eastAsia" w:ascii="Times New Roman" w:hAnsi="Times New Roman"/>
            <w:sz w:val="24"/>
            <w:szCs w:val="24"/>
          </w:rPr>
          <w:t>(TJP) TPM_Dynamic→{INIT→VBIOS</w:t>
        </w:r>
      </w:ins>
    </w:p>
    <w:p>
      <w:pPr>
        <w:pStyle w:val="23"/>
        <w:spacing w:beforeLines="0" w:afterLines="0" w:line="360" w:lineRule="auto"/>
        <w:ind w:firstLine="420" w:firstLineChars="0"/>
        <w:rPr>
          <w:ins w:id="2782" w:author="Janusio" w:date="2018-03-05T15:44:48Z"/>
          <w:rFonts w:hint="eastAsia" w:ascii="Times New Roman" w:hAnsi="Times New Roman"/>
          <w:sz w:val="24"/>
          <w:szCs w:val="24"/>
        </w:rPr>
        <w:pPrChange w:id="2781" w:author="Janusio" w:date="2018-03-05T15:45:09Z">
          <w:pPr>
            <w:pStyle w:val="23"/>
            <w:ind w:firstLine="420" w:firstLineChars="0"/>
          </w:pPr>
        </w:pPrChange>
      </w:pPr>
      <w:ins w:id="2783" w:author="Janusio" w:date="2018-03-05T15:44:48Z">
        <w:r>
          <w:rPr>
            <w:rFonts w:hint="eastAsia" w:ascii="Times New Roman" w:hAnsi="Times New Roman"/>
            <w:sz w:val="24"/>
            <w:szCs w:val="24"/>
          </w:rPr>
          <w:t xml:space="preserve"> </w:t>
        </w:r>
      </w:ins>
      <w:ins w:id="2784" w:author="Janusio" w:date="2018-03-05T15:44:48Z">
        <w:r>
          <w:rPr>
            <w:rFonts w:hint="eastAsia" w:ascii="Times New Roman" w:hAnsi="Times New Roman"/>
            <w:sz w:val="24"/>
            <w:szCs w:val="24"/>
            <w:lang w:val="en-US" w:eastAsia="zh-CN"/>
          </w:rPr>
          <w:tab/>
        </w:r>
      </w:ins>
      <w:ins w:id="2785" w:author="Janusio" w:date="2018-03-05T15:44:48Z">
        <w:r>
          <w:rPr>
            <w:rFonts w:hint="eastAsia" w:ascii="Times New Roman" w:hAnsi="Times New Roman"/>
            <w:sz w:val="24"/>
            <w:szCs w:val="24"/>
          </w:rPr>
          <w:t>→VOSLoader→VMOS→APP}vTPM_Static。</w:t>
        </w:r>
      </w:ins>
    </w:p>
    <w:p>
      <w:pPr>
        <w:pStyle w:val="23"/>
        <w:spacing w:beforeLines="0" w:afterLines="0" w:line="360" w:lineRule="auto"/>
        <w:ind w:firstLine="420" w:firstLineChars="0"/>
        <w:rPr>
          <w:ins w:id="2787" w:author="Janusio" w:date="2018-03-05T15:44:48Z"/>
          <w:rFonts w:hint="eastAsia" w:ascii="Times New Roman" w:hAnsi="Times New Roman"/>
          <w:sz w:val="24"/>
          <w:szCs w:val="24"/>
        </w:rPr>
        <w:pPrChange w:id="2786" w:author="Janusio" w:date="2018-03-05T15:45:09Z">
          <w:pPr>
            <w:pStyle w:val="23"/>
            <w:ind w:firstLine="420" w:firstLineChars="0"/>
          </w:pPr>
        </w:pPrChange>
      </w:pPr>
      <w:ins w:id="2788" w:author="Janusio" w:date="2018-03-05T15:44:48Z">
        <w:r>
          <w:rPr>
            <w:rFonts w:hint="eastAsia" w:ascii="Times New Roman" w:hAnsi="Times New Roman"/>
            <w:sz w:val="24"/>
            <w:szCs w:val="24"/>
          </w:rPr>
          <w:t>VerVM:=Verify(vm,TCvm)表示vm信任链的外部验证。</w:t>
        </w:r>
      </w:ins>
    </w:p>
    <w:p>
      <w:pPr>
        <w:pStyle w:val="23"/>
        <w:spacing w:beforeLines="0" w:afterLines="0" w:line="360" w:lineRule="auto"/>
        <w:ind w:firstLine="420" w:firstLineChars="0"/>
        <w:rPr>
          <w:ins w:id="2790" w:author="Janusio" w:date="2018-03-05T15:44:48Z"/>
          <w:rFonts w:hint="eastAsia" w:ascii="Times New Roman" w:hAnsi="Times New Roman"/>
          <w:sz w:val="24"/>
          <w:szCs w:val="24"/>
        </w:rPr>
        <w:pPrChange w:id="2789" w:author="Janusio" w:date="2018-03-05T15:45:09Z">
          <w:pPr>
            <w:pStyle w:val="23"/>
            <w:ind w:firstLine="420" w:firstLineChars="0"/>
          </w:pPr>
        </w:pPrChange>
      </w:pPr>
      <w:ins w:id="2791" w:author="Janusio" w:date="2018-03-05T15:44:48Z">
        <w:r>
          <w:rPr>
            <w:rFonts w:hint="eastAsia" w:ascii="Times New Roman" w:hAnsi="Times New Roman"/>
            <w:sz w:val="24"/>
            <w:szCs w:val="24"/>
          </w:rPr>
          <w:t>显然，相对于已有的TVP信任链模型，我们提出的TVP-QT信任链模型具有如下特点：</w:t>
        </w:r>
      </w:ins>
    </w:p>
    <w:p>
      <w:pPr>
        <w:pStyle w:val="23"/>
        <w:spacing w:beforeLines="0" w:afterLines="0" w:line="360" w:lineRule="auto"/>
        <w:ind w:firstLine="420" w:firstLineChars="0"/>
        <w:rPr>
          <w:ins w:id="2793" w:author="Janusio" w:date="2018-03-05T15:44:48Z"/>
          <w:rFonts w:hint="eastAsia" w:ascii="Times New Roman" w:hAnsi="Times New Roman"/>
          <w:sz w:val="24"/>
          <w:szCs w:val="24"/>
        </w:rPr>
        <w:pPrChange w:id="2792" w:author="Janusio" w:date="2018-03-05T15:45:09Z">
          <w:pPr>
            <w:pStyle w:val="23"/>
            <w:ind w:firstLine="420" w:firstLineChars="0"/>
          </w:pPr>
        </w:pPrChange>
      </w:pPr>
      <w:ins w:id="2794"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3"/>
        <w:spacing w:beforeLines="0" w:afterLines="0" w:line="360" w:lineRule="auto"/>
        <w:ind w:firstLine="420" w:firstLineChars="0"/>
        <w:rPr>
          <w:ins w:id="2796" w:author="Janusio" w:date="2018-03-05T15:44:48Z"/>
          <w:rFonts w:hint="eastAsia" w:ascii="Times New Roman" w:hAnsi="Times New Roman"/>
          <w:sz w:val="24"/>
          <w:szCs w:val="24"/>
        </w:rPr>
        <w:pPrChange w:id="2795" w:author="Janusio" w:date="2018-03-05T15:45:09Z">
          <w:pPr>
            <w:pStyle w:val="23"/>
            <w:ind w:firstLine="420" w:firstLineChars="0"/>
          </w:pPr>
        </w:pPrChange>
      </w:pPr>
      <w:ins w:id="2797"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3"/>
        <w:spacing w:beforeLines="0" w:afterLines="0" w:line="360" w:lineRule="auto"/>
        <w:ind w:firstLine="420" w:firstLineChars="0"/>
        <w:rPr>
          <w:rFonts w:hint="eastAsia" w:ascii="Times New Roman" w:hAnsi="Times New Roman" w:eastAsia="黑体"/>
          <w:b/>
          <w:sz w:val="28"/>
          <w:szCs w:val="28"/>
          <w:lang w:val="en-US" w:eastAsia="zh-CN"/>
        </w:rPr>
        <w:pPrChange w:id="2798" w:author="Janusio" w:date="2018-03-05T15:59:46Z">
          <w:pPr>
            <w:pStyle w:val="23"/>
            <w:ind w:firstLine="420" w:firstLineChars="0"/>
          </w:pPr>
        </w:pPrChange>
      </w:pPr>
      <w:ins w:id="2799"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2800" w:author="Janusio" w:date="2018-03-05T15:44:48Z">
        <w:r>
          <w:rPr>
            <w:rFonts w:hint="eastAsia" w:ascii="Times New Roman" w:hAnsi="Times New Roman"/>
            <w:sz w:val="24"/>
            <w:szCs w:val="24"/>
            <w:lang w:eastAsia="zh-CN"/>
          </w:rPr>
          <w:t>；</w:t>
        </w:r>
      </w:ins>
      <w:ins w:id="2801" w:author="Janusio" w:date="2018-03-05T15:44:48Z">
        <w:r>
          <w:rPr>
            <w:rFonts w:hint="eastAsia" w:ascii="Times New Roman" w:hAnsi="Times New Roman"/>
            <w:sz w:val="24"/>
            <w:szCs w:val="24"/>
          </w:rPr>
          <w:t>但是TVP-QT信任链模型回答得比较具体和清楚。</w:t>
        </w:r>
      </w:ins>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基于Xen的TVP-QT信任链构建</w:t>
      </w:r>
    </w:p>
    <w:p>
      <w:pPr>
        <w:pStyle w:val="23"/>
        <w:spacing w:line="360" w:lineRule="auto"/>
        <w:ind w:firstLine="420" w:firstLineChars="0"/>
        <w:rPr>
          <w:rFonts w:hint="eastAsia" w:ascii="Times New Roman" w:hAnsi="Times New Roman"/>
          <w:sz w:val="24"/>
          <w:szCs w:val="24"/>
        </w:rPr>
      </w:pPr>
      <w:del w:id="2802" w:author="Janusio" w:date="2018-03-05T01:10:05Z">
        <w:r>
          <w:rPr>
            <w:rFonts w:hint="eastAsia" w:ascii="Times New Roman" w:hAnsi="Times New Roman"/>
            <w:sz w:val="24"/>
            <w:szCs w:val="24"/>
          </w:rPr>
          <w:delText>×</w:delText>
        </w:r>
      </w:del>
      <w:del w:id="2803"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3"/>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28" o:spt="75" type="#_x0000_t75" style="height:115.15pt;width:192.15pt;" o:ole="t" filled="f" o:preferrelative="t" stroked="f" coordsize="21600,21600">
            <v:path/>
            <v:fill on="f" focussize="0,0"/>
            <v:stroke on="f"/>
            <v:imagedata r:id="rId19" o:title=""/>
            <o:lock v:ext="edit" aspectratio="t"/>
            <w10:wrap type="none"/>
            <w10:anchorlock/>
          </v:shape>
          <o:OLEObject Type="Embed" ProgID="Visio.Drawing.11" ShapeID="_x0000_i1028" DrawAspect="Content" ObjectID="_1468075731" r:id="rId23">
            <o:LockedField>false</o:LockedField>
          </o:OLEObject>
        </w:object>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3"/>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基于Xen的TVP-QT信任链实验</w:t>
      </w:r>
    </w:p>
    <w:p>
      <w:pPr>
        <w:pStyle w:val="23"/>
        <w:ind w:firstLine="420" w:firstLineChars="0"/>
        <w:rPr>
          <w:del w:id="2804" w:author="Janusio" w:date="2018-03-05T01:10:18Z"/>
          <w:rFonts w:hint="eastAsia" w:ascii="Times New Roman" w:hAnsi="Times New Roman" w:eastAsia="黑体"/>
          <w:b/>
          <w:sz w:val="28"/>
          <w:szCs w:val="28"/>
          <w:lang w:val="en-US" w:eastAsia="zh-CN"/>
        </w:rPr>
      </w:pPr>
      <w:del w:id="2805" w:author="Janusio" w:date="2018-03-05T01:10:18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23"/>
        <w:spacing w:line="360" w:lineRule="auto"/>
        <w:ind w:firstLine="420" w:firstLineChars="0"/>
        <w:rPr>
          <w:rFonts w:hint="eastAsia" w:ascii="Times New Roman" w:hAnsi="Times New Roman"/>
          <w:sz w:val="24"/>
          <w:szCs w:val="24"/>
        </w:rPr>
      </w:pPr>
      <w:del w:id="2806"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0"/>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3"/>
        <w:spacing w:line="360" w:lineRule="auto"/>
        <w:ind w:firstLine="420" w:firstLineChars="0"/>
        <w:rPr>
          <w:rFonts w:hint="eastAsia" w:ascii="Times New Roman" w:hAnsi="Times New Roman"/>
          <w:sz w:val="24"/>
          <w:szCs w:val="24"/>
        </w:rPr>
      </w:pP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4"/>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3"/>
        <w:spacing w:line="360" w:lineRule="auto"/>
        <w:ind w:firstLine="420" w:firstLineChars="0"/>
        <w:rPr>
          <w:rFonts w:hint="eastAsia" w:ascii="Times New Roman" w:hAnsi="Times New Roman"/>
          <w:sz w:val="24"/>
          <w:szCs w:val="24"/>
        </w:rPr>
      </w:pPr>
      <w:del w:id="2807"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w:t>
      </w:r>
      <w:r>
        <w:rPr>
          <w:rFonts w:hint="eastAsia" w:ascii="Times New Roman" w:hAnsi="Times New Roman"/>
          <w:sz w:val="24"/>
          <w:szCs w:val="24"/>
          <w:lang w:val="en-US" w:eastAsia="zh-CN"/>
        </w:rPr>
        <w:t>.</w:t>
      </w:r>
      <w:r>
        <w:rPr>
          <w:rFonts w:hint="eastAsia" w:ascii="Times New Roman" w:hAnsi="Times New Roman"/>
          <w:sz w:val="24"/>
          <w:szCs w:val="24"/>
        </w:rPr>
        <w:t>1 信任链构建的性能分析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3"/>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5"/>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4.4.3.2 vm信任链构建的性能分析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3"/>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6"/>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rFonts w:hint="eastAsia" w:ascii="Times New Roman" w:hAnsi="Times New Roman"/>
          <w:sz w:val="24"/>
          <w:szCs w:val="24"/>
        </w:rPr>
      </w:pPr>
      <w:del w:id="2808"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3"/>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5</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TVP-QT信任链形式化分析</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3"/>
        <w:ind w:firstLine="420" w:firstLineChars="0"/>
        <w:rPr>
          <w:del w:id="2809" w:author="Janusio" w:date="2018-03-05T01:10:52Z"/>
          <w:rFonts w:hint="eastAsia" w:ascii="Times New Roman" w:hAnsi="Times New Roman"/>
          <w:sz w:val="24"/>
          <w:szCs w:val="24"/>
        </w:rPr>
      </w:pPr>
      <w:del w:id="2810" w:author="Janusio" w:date="2018-03-05T01:10:52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基本假定</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2811"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23"/>
        <w:spacing w:line="360" w:lineRule="auto"/>
        <w:ind w:firstLine="0" w:firstLineChars="0"/>
        <w:rPr>
          <w:del w:id="2812" w:author="Janusio" w:date="2018-03-05T01:11:03Z"/>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主机m信任链的本地验证及远程证明</w:t>
      </w:r>
    </w:p>
    <w:p>
      <w:pPr>
        <w:pStyle w:val="23"/>
        <w:spacing w:line="360" w:lineRule="auto"/>
        <w:ind w:firstLine="0" w:firstLineChars="0"/>
        <w:rPr>
          <w:del w:id="2814" w:author="Janusio" w:date="2018-03-05T01:11:01Z"/>
          <w:rFonts w:hint="eastAsia" w:ascii="Times New Roman" w:hAnsi="Times New Roman"/>
          <w:sz w:val="24"/>
          <w:szCs w:val="24"/>
        </w:rPr>
        <w:pPrChange w:id="2813" w:author="Janusio" w:date="2018-03-05T01:11:03Z">
          <w:pPr>
            <w:pStyle w:val="23"/>
            <w:spacing w:line="360" w:lineRule="auto"/>
            <w:ind w:firstLine="420" w:firstLineChars="0"/>
          </w:pPr>
        </w:pPrChange>
      </w:pPr>
      <w:del w:id="2815" w:author="Janusio" w:date="2018-03-05T01:11:01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sz w:val="24"/>
          <w:szCs w:val="24"/>
        </w:rPr>
        <w:pPrChange w:id="2816" w:author="Janusio" w:date="2018-03-05T01:11:03Z">
          <w:pPr>
            <w:pStyle w:val="23"/>
            <w:spacing w:line="360" w:lineRule="auto"/>
            <w:ind w:firstLine="420" w:firstLineChars="0"/>
          </w:pPr>
        </w:pPrChange>
      </w:pP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5.1.2.1 </w:t>
      </w:r>
      <w:r>
        <w:rPr>
          <w:rFonts w:hint="eastAsia" w:ascii="Times New Roman" w:hAnsi="Times New Roman"/>
          <w:sz w:val="24"/>
          <w:szCs w:val="24"/>
          <w:lang w:eastAsia="zh-CN"/>
        </w:rPr>
        <w:t>本地程序执行</w:t>
      </w:r>
    </w:p>
    <w:p>
      <w:pPr>
        <w:pStyle w:val="23"/>
        <w:spacing w:line="360" w:lineRule="auto"/>
        <w:ind w:firstLine="420" w:firstLineChars="0"/>
        <w:rPr>
          <w:del w:id="2817" w:author="Janusio" w:date="2018-03-05T01:11:06Z"/>
          <w:rFonts w:hint="eastAsia" w:ascii="Times New Roman" w:hAnsi="Times New Roman"/>
          <w:sz w:val="24"/>
          <w:szCs w:val="24"/>
        </w:rPr>
      </w:pPr>
      <w:del w:id="2818"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2819"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29" o:spt="75" type="#_x0000_t75" style="height:15.6pt;width:182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32" r:id="rId27">
            <o:LockedField>false</o:LockedField>
          </o:OLEObject>
        </w:object>
      </w:r>
      <w:r>
        <w:rPr>
          <w:rFonts w:hint="eastAsia" w:ascii="Times New Roman" w:hAnsi="Times New Roman"/>
          <w:color w:val="auto"/>
          <w:position w:val="-4"/>
          <w:sz w:val="24"/>
          <w:szCs w:val="24"/>
        </w:rPr>
        <w:object>
          <v:shape id="_x0000_i1030"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0" DrawAspect="Content" ObjectID="_1468075733"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1" o:spt="75" type="#_x0000_t75" style="height:16.75pt;width:219.85pt;" o:ole="t" filled="f" o:preferrelative="t" stroked="f" coordsize="21600,21600">
            <v:path/>
            <v:fill on="f" focussize="0,0"/>
            <v:stroke on="f"/>
            <v:imagedata r:id="rId32" o:title=""/>
            <o:lock v:ext="edit" aspectratio="t"/>
            <w10:wrap type="none"/>
            <w10:anchorlock/>
          </v:shape>
          <o:OLEObject Type="Embed" ProgID="Equation.3" ShapeID="_x0000_i1031" DrawAspect="Content" ObjectID="_1468075734" r:id="rId31">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2"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2" DrawAspect="Content" ObjectID="_1468075735" r:id="rId33">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3" DrawAspect="Content" ObjectID="_1468075736" r:id="rId3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4"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4" DrawAspect="Content" ObjectID="_1468075737" r:id="rId3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5" DrawAspect="Content" ObjectID="_1468075738" r:id="rId3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6" DrawAspect="Content" ObjectID="_1468075739" r:id="rId3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7" DrawAspect="Content" ObjectID="_1468075740"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8" DrawAspect="Content" ObjectID="_1468075741"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39" DrawAspect="Content" ObjectID="_1468075742"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0" DrawAspect="Content" ObjectID="_1468075743"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4pt;width:15.55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1" DrawAspect="Content" ObjectID="_1468075744" r:id="rId4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2" o:spt="75" type="#_x0000_t75" style="height:9.4pt;width:15.55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2" DrawAspect="Content" ObjectID="_1468075745" r:id="rId4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3" DrawAspect="Content" ObjectID="_1468075746" r:id="rId4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4"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4" DrawAspect="Content" ObjectID="_1468075747" r:id="rId4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5"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5" DrawAspect="Content" ObjectID="_1468075748" r:id="rId4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6" DrawAspect="Content" ObjectID="_1468075749"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7" DrawAspect="Content" ObjectID="_1468075750"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48" DrawAspect="Content" ObjectID="_1468075751"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10pt;width:13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049" DrawAspect="Content" ObjectID="_1468075752" r:id="rId50">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050" DrawAspect="Content" ObjectID="_1468075753" r:id="rId5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1"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51" DrawAspect="Content" ObjectID="_1468075754" r:id="rId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2" DrawAspect="Content" ObjectID="_1468075755" r:id="rId5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3"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3" DrawAspect="Content" ObjectID="_1468075756"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4"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4" DrawAspect="Content" ObjectID="_1468075757" r:id="rId5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5" DrawAspect="Content" ObjectID="_1468075758" r:id="rId60">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6" DrawAspect="Content" ObjectID="_1468075759"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7" DrawAspect="Content" ObjectID="_1468075760" r:id="rId62">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8" DrawAspect="Content" ObjectID="_1468075761"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9" DrawAspect="Content" ObjectID="_1468075762" r:id="rId64">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60" DrawAspect="Content" ObjectID="_1468075763"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1" o:spt="75" type="#_x0000_t75" style="height:16pt;width:39pt;" o:ole="t" filled="f" o:preferrelative="t" stroked="f" coordsize="21600,21600">
            <v:path/>
            <v:fill on="f" alignshape="1" focussize="0,0"/>
            <v:stroke on="f"/>
            <v:imagedata r:id="rId67" o:title=""/>
            <o:lock v:ext="edit" aspectratio="t"/>
            <w10:wrap type="none"/>
            <w10:anchorlock/>
          </v:shape>
          <o:OLEObject Type="Embed" ProgID="Equation.3" ShapeID="_x0000_i1061" DrawAspect="Content" ObjectID="_1468075764"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2" o:spt="75" type="#_x0000_t75" style="height:10pt;width:11pt;" o:ole="t" filled="f" o:preferrelative="t" stroked="f" coordsize="21600,21600">
            <v:path/>
            <v:fill on="f" alignshape="1" focussize="0,0"/>
            <v:stroke on="f"/>
            <v:imagedata r:id="rId69" o:title=""/>
            <o:lock v:ext="edit" aspectratio="t"/>
            <w10:wrap type="none"/>
            <w10:anchorlock/>
          </v:shape>
          <o:OLEObject Type="Embed" ProgID="Equation.3" ShapeID="_x0000_i1062" DrawAspect="Content" ObjectID="_1468075765" r:id="rId68">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3" o:spt="75" type="#_x0000_t75" style="height:18pt;width:10pt;" o:ole="t" filled="f" o:preferrelative="t" stroked="f" coordsize="21600,21600">
            <v:path/>
            <v:fill on="f" alignshape="1" focussize="0,0"/>
            <v:stroke on="f"/>
            <v:imagedata r:id="rId71" o:title=""/>
            <o:lock v:ext="edit" aspectratio="t"/>
            <w10:wrap type="none"/>
            <w10:anchorlock/>
          </v:shape>
          <o:OLEObject Type="Embed" ProgID="Equation.3" ShapeID="_x0000_i1063" DrawAspect="Content" ObjectID="_1468075766" r:id="rId70">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4" o:spt="75" type="#_x0000_t75" style="height:18pt;width:29pt;" o:ole="t" filled="f" o:preferrelative="t" stroked="f" coordsize="21600,21600">
            <v:path/>
            <v:fill on="f" alignshape="1" focussize="0,0"/>
            <v:stroke on="f"/>
            <v:imagedata r:id="rId73" o:title=""/>
            <o:lock v:ext="edit" aspectratio="t"/>
            <w10:wrap type="none"/>
            <w10:anchorlock/>
          </v:shape>
          <o:OLEObject Type="Embed" ProgID="Equation.3" ShapeID="_x0000_i1064" DrawAspect="Content" ObjectID="_1468075767" r:id="rId72">
            <o:LockedField>false</o:LockedField>
          </o:OLEObject>
        </w:object>
      </w:r>
      <w:r>
        <w:rPr>
          <w:rFonts w:ascii="Times New Roman" w:hAnsi="Times New Roman"/>
          <w:color w:val="auto"/>
          <w:sz w:val="24"/>
          <w:szCs w:val="24"/>
        </w:rPr>
        <w:object>
          <v:shape id="_x0000_i1065" o:spt="75" type="#_x0000_t75" style="height:6pt;width:6pt;" o:ole="t" filled="f" o:preferrelative="t" stroked="f" coordsize="21600,21600">
            <v:path/>
            <v:fill on="f" alignshape="1" focussize="0,0"/>
            <v:stroke on="f"/>
            <v:imagedata r:id="rId75" o:title=""/>
            <o:lock v:ext="edit" aspectratio="t"/>
            <w10:wrap type="none"/>
            <w10:anchorlock/>
          </v:shape>
          <o:OLEObject Type="Embed" ProgID="Equation.3" ShapeID="_x0000_i1065" DrawAspect="Content" ObjectID="_1468075768" r:id="rId74">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1" o:title=""/>
            <o:lock v:ext="edit" aspectratio="t"/>
            <w10:wrap type="none"/>
            <w10:anchorlock/>
          </v:shape>
          <o:OLEObject Type="Embed" ProgID="Equation.3" ShapeID="_x0000_i1066" DrawAspect="Content" ObjectID="_1468075769" r:id="rId76">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67" o:spt="75" type="#_x0000_t75" style="height:18pt;width:11pt;" o:ole="t" filled="f" o:preferrelative="t" stroked="f" coordsize="21600,21600">
            <v:path/>
            <v:fill on="f" alignshape="1" focussize="0,0"/>
            <v:stroke on="f"/>
            <v:imagedata r:id="rId78" o:title=""/>
            <o:lock v:ext="edit" aspectratio="t"/>
            <w10:wrap type="none"/>
            <w10:anchorlock/>
          </v:shape>
          <o:OLEObject Type="Embed" ProgID="Equation.3" ShapeID="_x0000_i1067" DrawAspect="Content" ObjectID="_1468075770" r:id="rId77">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8" o:spt="75" type="#_x0000_t75" style="height:10pt;width:11pt;" o:ole="t" filled="f" o:preferrelative="t" stroked="f" coordsize="21600,21600">
            <v:path/>
            <v:fill on="f" alignshape="1" focussize="0,0"/>
            <v:stroke on="f"/>
            <v:imagedata r:id="rId69" o:title=""/>
            <o:lock v:ext="edit" aspectratio="t"/>
            <w10:wrap type="none"/>
            <w10:anchorlock/>
          </v:shape>
          <o:OLEObject Type="Embed" ProgID="Equation.3" ShapeID="_x0000_i1068" DrawAspect="Content" ObjectID="_1468075771" r:id="rId79">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69" o:spt="75" type="#_x0000_t75" style="height:18pt;width:11pt;" o:ole="t" filled="f" o:preferrelative="t" stroked="f" coordsize="21600,21600">
            <v:path/>
            <v:fill on="f" alignshape="1" focussize="0,0"/>
            <v:stroke on="f"/>
            <v:imagedata r:id="rId81" o:title=""/>
            <o:lock v:ext="edit" aspectratio="t"/>
            <w10:wrap type="none"/>
            <w10:anchorlock/>
          </v:shape>
          <o:OLEObject Type="Embed" ProgID="Equation.3" ShapeID="_x0000_i1069" DrawAspect="Content" ObjectID="_1468075772" r:id="rId80">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0" o:spt="75" type="#_x0000_t75" style="height:10pt;width:11pt;" o:ole="t" filled="f" o:preferrelative="t" stroked="f" coordsize="21600,21600">
            <v:path/>
            <v:fill on="f" alignshape="1" focussize="0,0"/>
            <v:stroke on="f"/>
            <v:imagedata r:id="rId69" o:title=""/>
            <o:lock v:ext="edit" aspectratio="t"/>
            <w10:wrap type="none"/>
            <w10:anchorlock/>
          </v:shape>
          <o:OLEObject Type="Embed" ProgID="Equation.3" ShapeID="_x0000_i1070" DrawAspect="Content" ObjectID="_1468075773" r:id="rId8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1" o:spt="75" type="#_x0000_t75" style="height:18pt;width:11pt;" o:ole="t" filled="f" o:preferrelative="t" stroked="f" coordsize="21600,21600">
            <v:path/>
            <v:fill on="f" alignshape="1" focussize="0,0"/>
            <v:stroke on="f"/>
            <v:imagedata r:id="rId84" o:title=""/>
            <o:lock v:ext="edit" aspectratio="t"/>
            <w10:wrap type="none"/>
            <w10:anchorlock/>
          </v:shape>
          <o:OLEObject Type="Embed" ProgID="Equation.3" ShapeID="_x0000_i1071" DrawAspect="Content" ObjectID="_1468075774" r:id="rId83">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2" o:spt="75" type="#_x0000_t75" style="height:15.6pt;width:148.1pt;" o:ole="t" filled="f" o:preferrelative="t" stroked="f" coordsize="21600,21600">
            <v:path/>
            <v:fill on="f" focussize="0,0"/>
            <v:stroke on="f"/>
            <v:imagedata r:id="rId86" o:title=""/>
            <o:lock v:ext="edit" aspectratio="t"/>
            <w10:wrap type="none"/>
            <w10:anchorlock/>
          </v:shape>
          <o:OLEObject Type="Embed" ProgID="Equation.KSEE3" ShapeID="_x0000_i1072" DrawAspect="Content" ObjectID="_1468075775" r:id="rId85">
            <o:LockedField>false</o:LockedField>
          </o:OLEObject>
        </w:object>
      </w:r>
      <w:r>
        <w:rPr>
          <w:rFonts w:hint="eastAsia" w:ascii="Times New Roman" w:hAnsi="Times New Roman"/>
          <w:color w:val="auto"/>
          <w:position w:val="-4"/>
          <w:sz w:val="24"/>
          <w:szCs w:val="24"/>
        </w:rPr>
        <w:object>
          <v:shape id="_x0000_i1073"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73" DrawAspect="Content" ObjectID="_1468075776" r:id="rId87">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4" o:spt="75" type="#_x0000_t75" style="height:15.5pt;width:183.65pt;" o:ole="t" filled="f" o:preferrelative="t" stroked="f" coordsize="21600,21600">
            <v:path/>
            <v:fill on="f" focussize="0,0"/>
            <v:stroke on="f"/>
            <v:imagedata r:id="rId89" o:title=""/>
            <o:lock v:ext="edit" aspectratio="t"/>
            <w10:wrap type="none"/>
            <w10:anchorlock/>
          </v:shape>
          <o:OLEObject Type="Embed" ProgID="Equation.3" ShapeID="_x0000_i1074" DrawAspect="Content" ObjectID="_1468075777" r:id="rId8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5"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75" DrawAspect="Content" ObjectID="_1468075778" r:id="rId9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76" DrawAspect="Content" ObjectID="_1468075779" r:id="rId91">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7"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77" DrawAspect="Content" ObjectID="_1468075780" r:id="rId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78" DrawAspect="Content" ObjectID="_1468075781" r:id="rId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79" DrawAspect="Content" ObjectID="_1468075782" r:id="rId9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0" DrawAspect="Content" ObjectID="_1468075783" r:id="rId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1" DrawAspect="Content" ObjectID="_1468075784" r:id="rId9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2" DrawAspect="Content" ObjectID="_1468075785"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3" DrawAspect="Content" ObjectID="_1468075786" r:id="rId9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4" DrawAspect="Content" ObjectID="_1468075787" r:id="rId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5" DrawAspect="Content" ObjectID="_1468075788" r:id="rId10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6" DrawAspect="Content" ObjectID="_1468075789"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7" DrawAspect="Content" ObjectID="_1468075790" r:id="rId10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8" DrawAspect="Content" ObjectID="_1468075791" r:id="rId10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89" DrawAspect="Content" ObjectID="_1468075792" r:id="rId10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90" DrawAspect="Content" ObjectID="_1468075793" r:id="rId10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091" DrawAspect="Content" ObjectID="_1468075794" r:id="rId10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3"/>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5.1.2.3 </w:t>
      </w:r>
      <w:r>
        <w:rPr>
          <w:rFonts w:hint="eastAsia" w:ascii="Times New Roman" w:hAnsi="Times New Roman"/>
          <w:sz w:val="24"/>
          <w:szCs w:val="24"/>
          <w:lang w:eastAsia="zh-CN"/>
        </w:rPr>
        <w:t>信任链远程验证</w:t>
      </w:r>
    </w:p>
    <w:p>
      <w:pPr>
        <w:pStyle w:val="23"/>
        <w:spacing w:line="360" w:lineRule="auto"/>
        <w:ind w:firstLine="420" w:firstLineChars="0"/>
        <w:rPr>
          <w:del w:id="2820" w:author="Janusio" w:date="2018-03-05T01:11:28Z"/>
          <w:rFonts w:hint="eastAsia" w:ascii="Times New Roman" w:hAnsi="Times New Roman"/>
          <w:sz w:val="24"/>
          <w:szCs w:val="24"/>
        </w:rPr>
      </w:pPr>
      <w:del w:id="2821"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2" o:spt="75" type="#_x0000_t75" style="height:12pt;width:11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092" DrawAspect="Content" ObjectID="_1468075795" r:id="rId107">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3" o:spt="75" type="#_x0000_t75" style="height:17pt;width:12pt;" o:ole="t" filled="f" o:preferrelative="t" stroked="f" coordsize="21600,21600">
            <v:path/>
            <v:fill on="f" alignshape="1" focussize="0,0"/>
            <v:stroke on="f"/>
            <v:imagedata r:id="rId110" o:title=""/>
            <o:lock v:ext="edit" aspectratio="t"/>
            <w10:wrap type="none"/>
            <w10:anchorlock/>
          </v:shape>
          <o:OLEObject Type="Embed" ProgID="Equation.3" ShapeID="_x0000_i1093" DrawAspect="Content" ObjectID="_1468075796" r:id="rId109">
            <o:LockedField>false</o:LockedField>
          </o:OLEObject>
        </w:object>
      </w:r>
      <w:r>
        <w:rPr>
          <w:rFonts w:hint="eastAsia" w:ascii="Times New Roman" w:hAnsi="Times New Roman"/>
          <w:i/>
          <w:iCs/>
          <w:color w:val="auto"/>
          <w:position w:val="-4"/>
          <w:sz w:val="24"/>
          <w:szCs w:val="24"/>
        </w:rPr>
        <w:object>
          <v:shape id="_x0000_i1094" o:spt="75" type="#_x0000_t75" style="height:11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4" DrawAspect="Content" ObjectID="_1468075797" r:id="rId111">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095" DrawAspect="Content" ObjectID="_1468075798" r:id="rId113">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6" o:spt="75" type="#_x0000_t75" style="height:18pt;width:16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096" DrawAspect="Content" ObjectID="_1468075799" r:id="rId114">
            <o:LockedField>false</o:LockedField>
          </o:OLEObject>
        </w:object>
      </w:r>
      <w:r>
        <w:rPr>
          <w:rFonts w:hint="eastAsia" w:ascii="Times New Roman" w:hAnsi="Times New Roman"/>
          <w:i/>
          <w:iCs/>
          <w:color w:val="auto"/>
          <w:position w:val="-4"/>
          <w:sz w:val="24"/>
          <w:szCs w:val="24"/>
        </w:rPr>
        <w:object>
          <v:shape id="_x0000_i1097"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097" DrawAspect="Content" ObjectID="_1468075800" r:id="rId116">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98"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98" DrawAspect="Content" ObjectID="_1468075801" r:id="rId1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9" o:spt="75" type="#_x0000_t75" style="height:12pt;width:11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099" DrawAspect="Content" ObjectID="_1468075802" r:id="rId118">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0" o:spt="75" type="#_x0000_t75" style="height:18pt;width:16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100" DrawAspect="Content" ObjectID="_1468075803" r:id="rId119">
            <o:LockedField>false</o:LockedField>
          </o:OLEObject>
        </w:object>
      </w:r>
      <w:r>
        <w:rPr>
          <w:rFonts w:hint="eastAsia" w:ascii="Times New Roman" w:hAnsi="Times New Roman"/>
          <w:i/>
          <w:iCs/>
          <w:color w:val="auto"/>
          <w:position w:val="-4"/>
          <w:sz w:val="24"/>
          <w:szCs w:val="24"/>
        </w:rPr>
        <w:object>
          <v:shape id="_x0000_i1101"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01" DrawAspect="Content" ObjectID="_1468075804" r:id="rId120">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2"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2" DrawAspect="Content" ObjectID="_1468075805" r:id="rId1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103" DrawAspect="Content" ObjectID="_1468075806" r:id="rId122">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4" o:spt="75" type="#_x0000_t75" style="height:18pt;width:16pt;" o:ole="t" filled="f" o:preferrelative="t" stroked="f" coordsize="21600,21600">
            <v:path/>
            <v:fill on="f" focussize="0,0"/>
            <v:stroke on="f"/>
            <v:imagedata r:id="rId115" embosscolor="#FFFFFF" o:title=""/>
            <o:lock v:ext="edit" grouping="f" rotation="f" text="f" aspectratio="t"/>
            <w10:wrap type="none"/>
            <w10:anchorlock/>
          </v:shape>
          <o:OLEObject Type="Embed" ProgID="Equation.KSEE3" ShapeID="_x0000_i1104" DrawAspect="Content" ObjectID="_1468075807" r:id="rId123">
            <o:LockedField>false</o:LockedField>
          </o:OLEObject>
        </w:object>
      </w:r>
      <w:r>
        <w:rPr>
          <w:rFonts w:hint="eastAsia" w:ascii="Times New Roman" w:hAnsi="Times New Roman"/>
          <w:i/>
          <w:iCs/>
          <w:color w:val="auto"/>
          <w:position w:val="-4"/>
          <w:sz w:val="24"/>
          <w:szCs w:val="24"/>
        </w:rPr>
        <w:object>
          <v:shape id="_x0000_i1105"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05" DrawAspect="Content" ObjectID="_1468075808" r:id="rId12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6"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6" DrawAspect="Content" ObjectID="_1468075809" r:id="rId125">
            <o:LockedField>false</o:LockedField>
          </o:OLEObject>
        </w:object>
      </w:r>
      <w:r>
        <w:rPr>
          <w:rFonts w:hint="eastAsia" w:ascii="Times New Roman" w:hAnsi="Times New Roman"/>
          <w:color w:val="auto"/>
          <w:position w:val="-6"/>
          <w:sz w:val="24"/>
          <w:szCs w:val="24"/>
        </w:rPr>
        <w:object>
          <v:shape id="_x0000_i1107" o:spt="75" type="#_x0000_t75" style="height:16pt;width:10.05pt;" o:ole="t" filled="f" o:preferrelative="t" stroked="f" coordsize="21600,21600">
            <v:path/>
            <v:fill on="f" alignshape="1" focussize="0,0"/>
            <v:stroke on="f"/>
            <v:imagedata r:id="rId127" embosscolor="#FFFFFF" o:title=""/>
            <o:lock v:ext="edit" aspectratio="t"/>
            <w10:wrap type="none"/>
            <w10:anchorlock/>
          </v:shape>
          <o:OLEObject Type="Embed" ProgID="Equation.KSEE3" ShapeID="_x0000_i1107" DrawAspect="Content" ObjectID="_1468075810" r:id="rId126">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08" o:spt="75" type="#_x0000_t75" style="height:16pt;width:24.95pt;" o:ole="t" filled="f" o:preferrelative="t" stroked="f" coordsize="21600,21600">
            <v:path/>
            <v:fill on="f" focussize="0,0"/>
            <v:stroke on="f"/>
            <v:imagedata r:id="rId129" embosscolor="#FFFFFF" o:title=""/>
            <o:lock v:ext="edit" grouping="f" rotation="f" text="f" aspectratio="t"/>
            <w10:wrap type="none"/>
            <w10:anchorlock/>
          </v:shape>
          <o:OLEObject Type="Embed" ProgID="Equation.KSEE3" ShapeID="_x0000_i1108" DrawAspect="Content" ObjectID="_1468075811" r:id="rId128">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9" DrawAspect="Content" ObjectID="_1468075812" r:id="rId130">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0"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10" DrawAspect="Content" ObjectID="_1468075813" r:id="rId131">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1" o:spt="75" type="#_x0000_t75" style="height:10pt;width:11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11" DrawAspect="Content" ObjectID="_1468075814" r:id="rId13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2"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12" DrawAspect="Content" ObjectID="_1468075815" r:id="rId134">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3" o:spt="75" type="#_x0000_t75" style="height:10pt;width:10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113" DrawAspect="Content" ObjectID="_1468075816" r:id="rId135">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4" o:spt="75" type="#_x0000_t75" style="height:18pt;width:17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4" DrawAspect="Content" ObjectID="_1468075817" r:id="rId137">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5" o:spt="75" type="#_x0000_t75" style="height:13pt;width:12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15" DrawAspect="Content" ObjectID="_1468075818" r:id="rId139">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6" DrawAspect="Content" ObjectID="_1468075819" r:id="rId14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7" o:spt="75" type="#_x0000_t75" style="height:10pt;width:13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17" DrawAspect="Content" ObjectID="_1468075820" r:id="rId143">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8" o:spt="75" type="#_x0000_t75" style="height:8pt;width:12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18" DrawAspect="Content" ObjectID="_1468075821" r:id="rId145">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19"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19" DrawAspect="Content" ObjectID="_1468075822" r:id="rId147">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3pt;width:12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20" DrawAspect="Content" ObjectID="_1468075823" r:id="rId148">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1" o:spt="75" type="#_x0000_t75" style="height:10pt;width:10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21" DrawAspect="Content" ObjectID="_1468075824" r:id="rId14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2" DrawAspect="Content" ObjectID="_1468075825" r:id="rId150">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0pt;width:13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23" DrawAspect="Content" ObjectID="_1468075826" r:id="rId151">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4"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24" DrawAspect="Content" ObjectID="_1468075827" r:id="rId152">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5" DrawAspect="Content" ObjectID="_1468075828" r:id="rId15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6" DrawAspect="Content" ObjectID="_1468075829" r:id="rId154">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27" o:spt="75" type="#_x0000_t75" style="height:19pt;width:16pt;" o:ole="t" filled="f" o:preferrelative="t" stroked="f" coordsize="21600,21600">
            <v:path/>
            <v:fill on="f" focussize="0,0"/>
            <v:stroke on="f"/>
            <v:imagedata r:id="rId156" embosscolor="#FFFFFF" o:title=""/>
            <o:lock v:ext="edit" grouping="f" rotation="f" text="f" aspectratio="t"/>
            <w10:wrap type="none"/>
            <w10:anchorlock/>
          </v:shape>
          <o:OLEObject Type="Embed" ProgID="Equation.KSEE3" ShapeID="_x0000_i1127" DrawAspect="Content" ObjectID="_1468075830" r:id="rId155">
            <o:LockedField>false</o:LockedField>
          </o:OLEObject>
        </w:object>
      </w:r>
      <w:r>
        <w:rPr>
          <w:rFonts w:hint="eastAsia" w:ascii="Times New Roman" w:hAnsi="Times New Roman"/>
          <w:i/>
          <w:iCs/>
          <w:color w:val="auto"/>
          <w:position w:val="-4"/>
          <w:sz w:val="24"/>
          <w:szCs w:val="24"/>
        </w:rPr>
        <w:object>
          <v:shape id="_x0000_i1128"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28" DrawAspect="Content" ObjectID="_1468075831" r:id="rId1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9" DrawAspect="Content" ObjectID="_1468075832" r:id="rId158">
            <o:LockedField>false</o:LockedField>
          </o:OLEObject>
        </w:object>
      </w:r>
      <w:r>
        <w:rPr>
          <w:rFonts w:hint="eastAsia" w:ascii="Times New Roman" w:hAnsi="Times New Roman"/>
          <w:color w:val="auto"/>
          <w:position w:val="-6"/>
          <w:sz w:val="24"/>
          <w:szCs w:val="24"/>
        </w:rPr>
        <w:object>
          <v:shape id="_x0000_i1130" o:spt="75" type="#_x0000_t75" style="height:16pt;width:10.05pt;" o:ole="t" filled="f" o:preferrelative="t" stroked="f" coordsize="21600,21600">
            <v:path/>
            <v:fill on="f" alignshape="1" focussize="0,0"/>
            <v:stroke on="f"/>
            <v:imagedata r:id="rId160" embosscolor="#FFFFFF" o:title=""/>
            <o:lock v:ext="edit" aspectratio="t"/>
            <w10:wrap type="none"/>
            <w10:anchorlock/>
          </v:shape>
          <o:OLEObject Type="Embed" ProgID="Equation.KSEE3" ShapeID="_x0000_i1130" DrawAspect="Content" ObjectID="_1468075833" r:id="rId159">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1" o:spt="75" type="#_x0000_t75" style="height:16pt;width:24.95pt;" o:ole="t" filled="f" o:preferrelative="t" stroked="f" coordsize="21600,21600">
            <v:path/>
            <v:fill on="f" focussize="0,0"/>
            <v:stroke on="f"/>
            <v:imagedata r:id="rId129" embosscolor="#FFFFFF" o:title=""/>
            <o:lock v:ext="edit" grouping="f" rotation="f" text="f" aspectratio="t"/>
            <w10:wrap type="none"/>
            <w10:anchorlock/>
          </v:shape>
          <o:OLEObject Type="Embed" ProgID="Equation.KSEE3" ShapeID="_x0000_i1131" DrawAspect="Content" ObjectID="_1468075834" r:id="rId161">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2" DrawAspect="Content" ObjectID="_1468075835" r:id="rId1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3"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3" DrawAspect="Content" ObjectID="_1468075836" r:id="rId1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4"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4" DrawAspect="Content" ObjectID="_1468075837" r:id="rId164">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5" o:spt="75" type="#_x0000_t75" style="height:19pt;width:16pt;" o:ole="t" filled="f" o:preferrelative="t" stroked="f" coordsize="21600,21600">
            <v:path/>
            <v:fill on="f" focussize="0,0"/>
            <v:stroke on="f"/>
            <v:imagedata r:id="rId156" embosscolor="#FFFFFF" o:title=""/>
            <o:lock v:ext="edit" grouping="f" rotation="f" text="f" aspectratio="t"/>
            <w10:wrap type="none"/>
            <w10:anchorlock/>
          </v:shape>
          <o:OLEObject Type="Embed" ProgID="Equation.KSEE3" ShapeID="_x0000_i1135" DrawAspect="Content" ObjectID="_1468075838" r:id="rId165">
            <o:LockedField>false</o:LockedField>
          </o:OLEObject>
        </w:object>
      </w:r>
      <w:r>
        <w:rPr>
          <w:rFonts w:hint="eastAsia" w:ascii="Times New Roman" w:hAnsi="Times New Roman"/>
          <w:i/>
          <w:iCs/>
          <w:color w:val="auto"/>
          <w:position w:val="-4"/>
          <w:sz w:val="24"/>
          <w:szCs w:val="24"/>
        </w:rPr>
        <w:object>
          <v:shape id="_x0000_i1136"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36" DrawAspect="Content" ObjectID="_1468075839" r:id="rId16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7" DrawAspect="Content" ObjectID="_1468075840"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8"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8" DrawAspect="Content" ObjectID="_1468075841" r:id="rId168">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9" o:spt="75" type="#_x0000_t75" style="height:10pt;width:11pt;" o:ole="t" filled="f" o:preferrelative="t" stroked="f" coordsize="21600,21600">
            <v:path/>
            <v:fill on="f" focussize="0,0"/>
            <v:stroke on="f"/>
            <v:imagedata r:id="rId170" embosscolor="#FFFFFF" o:title=""/>
            <o:lock v:ext="edit" grouping="f" rotation="f" text="f" aspectratio="t"/>
            <w10:wrap type="none"/>
            <w10:anchorlock/>
          </v:shape>
          <o:OLEObject Type="Embed" ProgID="Equation.KSEE3" ShapeID="_x0000_i1139" DrawAspect="Content" ObjectID="_1468075842" r:id="rId169">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0" o:spt="75" type="#_x0000_t75" style="height:10pt;width:13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40" DrawAspect="Content" ObjectID="_1468075843" r:id="rId171">
            <o:LockedField>false</o:LockedField>
          </o:OLEObject>
        </w:object>
      </w:r>
      <w:r>
        <w:rPr>
          <w:rFonts w:ascii="Times New Roman" w:hAnsi="Times New Roman"/>
          <w:color w:val="auto"/>
          <w:position w:val="-4"/>
          <w:sz w:val="24"/>
          <w:szCs w:val="24"/>
        </w:rPr>
        <w:object>
          <v:shape id="_x0000_i1141" o:spt="75" type="#_x0000_t75" style="height:8pt;width:12pt;" o:ole="t" filled="f" o:preferrelative="t" stroked="f" coordsize="21600,21600">
            <v:path/>
            <v:fill on="f" alignshape="1" focussize="0,0"/>
            <v:stroke on="f"/>
            <v:imagedata r:id="rId173" o:title=""/>
            <o:lock v:ext="edit" aspectratio="t"/>
            <w10:wrap type="none"/>
            <w10:anchorlock/>
          </v:shape>
          <o:OLEObject Type="Embed" ProgID="Equation.3" ShapeID="_x0000_i1141" DrawAspect="Content" ObjectID="_1468075844" r:id="rId172">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2" o:spt="75" type="#_x0000_t75" style="height:19pt;width:16pt;" o:ole="t" filled="f" o:preferrelative="t" stroked="f" coordsize="21600,21600">
            <v:path/>
            <v:fill on="f" focussize="0,0"/>
            <v:stroke on="f"/>
            <v:imagedata r:id="rId156" embosscolor="#FFFFFF" o:title=""/>
            <o:lock v:ext="edit" grouping="f" rotation="f" text="f" aspectratio="t"/>
            <w10:wrap type="none"/>
            <w10:anchorlock/>
          </v:shape>
          <o:OLEObject Type="Embed" ProgID="Equation.KSEE3" ShapeID="_x0000_i1142" DrawAspect="Content" ObjectID="_1468075845" r:id="rId174">
            <o:LockedField>false</o:LockedField>
          </o:OLEObject>
        </w:object>
      </w:r>
      <w:r>
        <w:rPr>
          <w:rFonts w:hint="eastAsia" w:ascii="Times New Roman" w:hAnsi="Times New Roman"/>
          <w:i/>
          <w:iCs/>
          <w:color w:val="auto"/>
          <w:position w:val="-4"/>
          <w:sz w:val="24"/>
          <w:szCs w:val="24"/>
        </w:rPr>
        <w:object>
          <v:shape id="_x0000_i1143"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43" DrawAspect="Content" ObjectID="_1468075846" r:id="rId17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4"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44" DrawAspect="Content" ObjectID="_1468075847" r:id="rId17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2822"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2823" w:author="Janusio" w:date="2018-03-05T16:00:31Z">
          <w:pPr>
            <w:pStyle w:val="23"/>
            <w:spacing w:line="360" w:lineRule="auto"/>
            <w:ind w:firstLine="420" w:firstLineChars="0"/>
          </w:pPr>
        </w:pPrChange>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3"/>
        <w:spacing w:line="360" w:lineRule="auto"/>
        <w:ind w:firstLine="420" w:firstLineChars="0"/>
        <w:rPr>
          <w:del w:id="2824" w:author="Janusio" w:date="2018-03-05T16:00:33Z"/>
          <w:rFonts w:hint="eastAsia" w:ascii="Times New Roman" w:hAnsi="Times New Roman"/>
          <w:sz w:val="24"/>
          <w:szCs w:val="24"/>
        </w:rPr>
      </w:pPr>
      <w:del w:id="2825" w:author="Janusio" w:date="2018-03-05T16:00:33Z">
        <w:r>
          <w:rPr>
            <w:rFonts w:hint="eastAsia" w:ascii="Times New Roman" w:hAnsi="Times New Roman"/>
            <w:sz w:val="24"/>
            <w:szCs w:val="24"/>
          </w:rPr>
          <w:delText>××××××××××××××××××××××××××××××××××××××××××××××××××××××××××××××××××××××××</w:delText>
        </w:r>
      </w:del>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2826"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5" o:spt="75" type="#_x0000_t75" style="height:11pt;width:11pt;" o:ole="t" filled="f" o:preferrelative="t" stroked="f" coordsize="21600,21600">
            <v:path/>
            <v:fill on="f" focussize="0,0"/>
            <v:stroke on="f"/>
            <v:imagedata r:id="rId178" embosscolor="#FFFFFF" o:title=""/>
            <o:lock v:ext="edit" grouping="f" rotation="f" text="f" aspectratio="t"/>
            <w10:wrap type="none"/>
            <w10:anchorlock/>
          </v:shape>
          <o:OLEObject Type="Embed" ProgID="Equation.KSEE3" ShapeID="_x0000_i1145" DrawAspect="Content" ObjectID="_1468075848" r:id="rId177">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6"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46" DrawAspect="Content" ObjectID="_1468075849" r:id="rId179">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7" o:spt="75" type="#_x0000_t75" style="height:11pt;width:11pt;" o:ole="t" filled="f" o:preferrelative="t" stroked="f" coordsize="21600,21600">
            <v:path/>
            <v:fill on="f" focussize="0,0"/>
            <v:stroke on="f"/>
            <v:imagedata r:id="rId178" embosscolor="#FFFFFF" o:title=""/>
            <o:lock v:ext="edit" grouping="f" rotation="f" text="f" aspectratio="t"/>
            <w10:wrap type="none"/>
            <w10:anchorlock/>
          </v:shape>
          <o:OLEObject Type="Embed" ProgID="Equation.KSEE3" ShapeID="_x0000_i1147" DrawAspect="Content" ObjectID="_1468075850" r:id="rId180">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2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48" DrawAspect="Content" ObjectID="_1468075851" r:id="rId181">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9" o:spt="75" type="#_x0000_t75" style="height:10pt;width:13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149" DrawAspect="Content" ObjectID="_1468075852" r:id="rId183">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2827"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4"/>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0" o:spt="75" type="#_x0000_t75" style="height:17.35pt;width:138.05pt;" o:ole="t" filled="f" o:preferrelative="t" stroked="f" coordsize="21600,21600">
            <v:path/>
            <v:fill on="f" focussize="0,0"/>
            <v:stroke on="f"/>
            <v:imagedata r:id="rId186" o:title=""/>
            <o:lock v:ext="edit" aspectratio="t"/>
            <w10:wrap type="none"/>
            <w10:anchorlock/>
          </v:shape>
          <o:OLEObject Type="Embed" ProgID="Equation.KSEE3" ShapeID="_x0000_i1150" DrawAspect="Content" ObjectID="_1468075853" r:id="rId18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1"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1" DrawAspect="Content" ObjectID="_1468075854" r:id="rId18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2"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2" DrawAspect="Content" ObjectID="_1468075855" r:id="rId18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3"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3" DrawAspect="Content" ObjectID="_1468075856" r:id="rId18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4" DrawAspect="Content" ObjectID="_1468075857" r:id="rId19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5" DrawAspect="Content" ObjectID="_1468075858" r:id="rId19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6" DrawAspect="Content" ObjectID="_1468075859" r:id="rId19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0" embosscolor="#FFFFFF" o:title=""/>
            <o:lock v:ext="edit" grouping="f" rotation="f" text="f" aspectratio="t"/>
            <w10:wrap type="none"/>
            <w10:anchorlock/>
          </v:shape>
          <o:OLEObject Type="Embed" ProgID="Equation.KSEE3" ShapeID="_x0000_i1157" DrawAspect="Content" ObjectID="_1468075860" r:id="rId19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10pt;width:13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158" DrawAspect="Content" ObjectID="_1468075861" r:id="rId194">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3"/>
        <w:spacing w:line="360" w:lineRule="auto"/>
        <w:ind w:firstLine="420" w:firstLineChars="0"/>
        <w:rPr>
          <w:rFonts w:hint="eastAsia" w:ascii="Times New Roman" w:hAnsi="Times New Roman"/>
          <w:sz w:val="24"/>
          <w:szCs w:val="24"/>
        </w:rPr>
      </w:pP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2828"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59" o:spt="75" type="#_x0000_t75" style="height:12pt;width:11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159" DrawAspect="Content" ObjectID="_1468075862" r:id="rId195">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0" o:spt="75" type="#_x0000_t75" style="height:17pt;width:9pt;" o:ole="t" filled="f" o:preferrelative="t" stroked="f" coordsize="21600,21600">
            <v:path/>
            <v:fill on="f" alignshape="1" focussize="0,0"/>
            <v:stroke on="f"/>
            <v:imagedata r:id="rId197" o:title=""/>
            <o:lock v:ext="edit" aspectratio="t"/>
            <w10:wrap type="none"/>
            <w10:anchorlock/>
          </v:shape>
          <o:OLEObject Type="Embed" ProgID="Equation.3" ShapeID="_x0000_i1160" DrawAspect="Content" ObjectID="_1468075863" r:id="rId196">
            <o:LockedField>false</o:LockedField>
          </o:OLEObject>
        </w:object>
      </w:r>
      <w:r>
        <w:rPr>
          <w:rFonts w:ascii="Times New Roman" w:hAnsi="Times New Roman"/>
          <w:i/>
          <w:iCs/>
          <w:color w:val="auto"/>
          <w:position w:val="-6"/>
          <w:sz w:val="24"/>
          <w:szCs w:val="24"/>
        </w:rPr>
        <w:object>
          <v:shape id="_x0000_i1161" o:spt="75" type="#_x0000_t75" style="height:17pt;width:12pt;" o:ole="t" filled="f" o:preferrelative="t" stroked="f" coordsize="21600,21600">
            <v:path/>
            <v:fill on="f" alignshape="1" focussize="0,0"/>
            <v:stroke on="f"/>
            <v:imagedata r:id="rId199" o:title=""/>
            <o:lock v:ext="edit" aspectratio="t"/>
            <w10:wrap type="none"/>
            <w10:anchorlock/>
          </v:shape>
          <o:OLEObject Type="Embed" ProgID="Equation.3" ShapeID="_x0000_i1161" DrawAspect="Content" ObjectID="_1468075864" r:id="rId198">
            <o:LockedField>false</o:LockedField>
          </o:OLEObject>
        </w:object>
      </w:r>
      <w:r>
        <w:rPr>
          <w:rFonts w:hint="eastAsia" w:ascii="Times New Roman" w:hAnsi="Times New Roman"/>
          <w:i/>
          <w:iCs/>
          <w:color w:val="auto"/>
          <w:position w:val="-4"/>
          <w:sz w:val="24"/>
          <w:szCs w:val="24"/>
        </w:rPr>
        <w:object>
          <v:shape id="_x0000_i1162" o:spt="75" type="#_x0000_t75" style="height:11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2" DrawAspect="Content" ObjectID="_1468075865" r:id="rId200">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3" o:spt="75" type="#_x0000_t75" style="height:12pt;width:11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163" DrawAspect="Content" ObjectID="_1468075866" r:id="rId201">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4" o:spt="75" type="#_x0000_t75" style="height:19pt;width:19pt;" o:ole="t" filled="f" o:preferrelative="t" stroked="f" coordsize="21600,21600">
            <v:path/>
            <v:fill on="f" focussize="0,0"/>
            <v:stroke on="f"/>
            <v:imagedata r:id="rId203" embosscolor="#FFFFFF" o:title=""/>
            <o:lock v:ext="edit" grouping="f" rotation="f" text="f" aspectratio="t"/>
            <w10:wrap type="none"/>
            <w10:anchorlock/>
          </v:shape>
          <o:OLEObject Type="Embed" ProgID="Equation.KSEE3" ShapeID="_x0000_i1164" DrawAspect="Content" ObjectID="_1468075867" r:id="rId202">
            <o:LockedField>false</o:LockedField>
          </o:OLEObject>
        </w:object>
      </w:r>
      <w:r>
        <w:rPr>
          <w:rFonts w:hint="eastAsia" w:ascii="Times New Roman" w:hAnsi="Times New Roman"/>
          <w:i/>
          <w:iCs/>
          <w:color w:val="auto"/>
          <w:position w:val="-4"/>
          <w:sz w:val="24"/>
          <w:szCs w:val="24"/>
        </w:rPr>
        <w:object>
          <v:shape id="_x0000_i1165"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65" DrawAspect="Content" ObjectID="_1468075868" r:id="rId20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6"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66" DrawAspect="Content" ObjectID="_1468075869" r:id="rId20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7" o:spt="75" type="#_x0000_t75" style="height:12pt;width:11pt;" o:ole="t" filled="f" o:preferrelative="t" stroked="f" coordsize="21600,21600">
            <v:path/>
            <v:fill on="f" focussize="0,0"/>
            <v:stroke on="f"/>
            <v:imagedata r:id="rId108" embosscolor="#FFFFFF" o:title=""/>
            <o:lock v:ext="edit" grouping="f" rotation="f" text="f" aspectratio="t"/>
            <w10:wrap type="none"/>
            <w10:anchorlock/>
          </v:shape>
          <o:OLEObject Type="Embed" ProgID="Equation.KSEE3" ShapeID="_x0000_i1167" DrawAspect="Content" ObjectID="_1468075870" r:id="rId206">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8" o:spt="75" type="#_x0000_t75" style="height:19pt;width:19pt;" o:ole="t" filled="f" o:preferrelative="t" stroked="f" coordsize="21600,21600">
            <v:path/>
            <v:fill on="f" focussize="0,0"/>
            <v:stroke on="f"/>
            <v:imagedata r:id="rId208" embosscolor="#FFFFFF" o:title=""/>
            <o:lock v:ext="edit" grouping="f" rotation="f" text="f" aspectratio="t"/>
            <w10:wrap type="none"/>
            <w10:anchorlock/>
          </v:shape>
          <o:OLEObject Type="Embed" ProgID="Equation.KSEE3" ShapeID="_x0000_i1168" DrawAspect="Content" ObjectID="_1468075871" r:id="rId207">
            <o:LockedField>false</o:LockedField>
          </o:OLEObject>
        </w:object>
      </w:r>
      <w:r>
        <w:rPr>
          <w:rFonts w:hint="eastAsia" w:ascii="Times New Roman" w:hAnsi="Times New Roman"/>
          <w:i/>
          <w:iCs/>
          <w:color w:val="auto"/>
          <w:position w:val="-4"/>
          <w:sz w:val="24"/>
          <w:szCs w:val="24"/>
        </w:rPr>
        <w:object>
          <v:shape id="_x0000_i1169" o:spt="75" type="#_x0000_t75" style="height:12pt;width:10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69" DrawAspect="Content" ObjectID="_1468075872" r:id="rId2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0" o:spt="75" type="#_x0000_t75" style="height:10pt;width:11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70" DrawAspect="Content" ObjectID="_1468075873"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虚拟机vm的本地验证及远程证明</w:t>
      </w:r>
    </w:p>
    <w:p>
      <w:pPr>
        <w:pStyle w:val="23"/>
        <w:spacing w:line="360" w:lineRule="auto"/>
        <w:ind w:firstLine="420" w:firstLineChars="0"/>
        <w:rPr>
          <w:del w:id="2829" w:author="Janusio" w:date="2018-03-05T16:00:53Z"/>
          <w:rFonts w:hint="eastAsia" w:ascii="Times New Roman" w:hAnsi="Times New Roman"/>
          <w:sz w:val="24"/>
          <w:szCs w:val="24"/>
        </w:rPr>
      </w:pPr>
      <w:del w:id="2830" w:author="Janusio" w:date="2018-03-05T16:00:53Z">
        <w:r>
          <w:rPr>
            <w:rFonts w:hint="eastAsia" w:ascii="Times New Roman" w:hAnsi="Times New Roman"/>
            <w:sz w:val="24"/>
            <w:szCs w:val="24"/>
          </w:rPr>
          <w:delText>××××××××××××××××××××××××××××××××××××××××××××××××××××××××××××××××××××××××</w:delText>
        </w:r>
      </w:del>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1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1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基于扩展无干扰理论的TVP-QT分析</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2831"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1"/>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2"/>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3"/>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5"/>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6"/>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6"/>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7"/>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18"/>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0"/>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1"/>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2"/>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3"/>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4"/>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7"/>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28"/>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29"/>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0"/>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2"/>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4"/>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5"/>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6"/>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6"/>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6"/>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38"/>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39"/>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1"/>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2"/>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3"/>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5"/>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6"/>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7"/>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4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4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0"/>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1"/>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2"/>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3"/>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5"/>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0"/>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1"/>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6"/>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7"/>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58"/>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59"/>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0"/>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1"/>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2"/>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3"/>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4"/>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5"/>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6"/>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7"/>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68"/>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68"/>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68"/>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69"/>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0"/>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1"/>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2"/>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69"/>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3"/>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4"/>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5"/>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0"/>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7"/>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78"/>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79"/>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0"/>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1"/>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2"/>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3"/>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4"/>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5"/>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6"/>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7"/>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8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0"/>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7"/>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89"/>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0"/>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1"/>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2"/>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3"/>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4"/>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5"/>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6"/>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7"/>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298"/>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299"/>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0"/>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1"/>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2"/>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4"/>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5"/>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6"/>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1"/>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7"/>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08"/>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09"/>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0"/>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1"/>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2"/>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3"/>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4"/>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5"/>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6"/>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7"/>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18"/>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19"/>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0"/>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3"/>
        <w:ind w:firstLine="420" w:firstLineChars="0"/>
        <w:rPr>
          <w:rFonts w:hint="eastAsia" w:ascii="Times New Roman" w:hAnsi="Times New Roman"/>
          <w:sz w:val="24"/>
          <w:szCs w:val="24"/>
        </w:rPr>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TVP-QT信任链传递形式化描述</w:t>
      </w:r>
    </w:p>
    <w:p>
      <w:pPr>
        <w:pStyle w:val="23"/>
        <w:spacing w:line="360" w:lineRule="auto"/>
        <w:ind w:firstLine="420" w:firstLineChars="0"/>
        <w:rPr>
          <w:rFonts w:hint="eastAsia" w:ascii="Times New Roman" w:hAnsi="Times New Roman"/>
          <w:sz w:val="24"/>
          <w:szCs w:val="24"/>
        </w:rPr>
      </w:pPr>
      <w:del w:id="2832"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3"/>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1"/>
                    <a:stretch>
                      <a:fillRect/>
                    </a:stretch>
                  </pic:blipFill>
                  <pic:spPr>
                    <a:xfrm>
                      <a:off x="0" y="0"/>
                      <a:ext cx="3058160" cy="1352550"/>
                    </a:xfrm>
                    <a:prstGeom prst="rect">
                      <a:avLst/>
                    </a:prstGeom>
                    <a:noFill/>
                    <a:ln w="9525">
                      <a:noFill/>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2"/>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4"/>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5"/>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6"/>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7"/>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2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2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2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2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0"/>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1"/>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2"/>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3"/>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4"/>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5"/>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6"/>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7"/>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5"/>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6"/>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5"/>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6"/>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6"/>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38"/>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39"/>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2833"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2"/>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0"/>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1"/>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2"/>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3"/>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4"/>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5"/>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6"/>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4"/>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7"/>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48"/>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4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1"/>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2"/>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4"/>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5"/>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6"/>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7"/>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59"/>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0"/>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1"/>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2"/>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3"/>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4"/>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5"/>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6"/>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23"/>
        <w:spacing w:line="360" w:lineRule="auto"/>
        <w:ind w:firstLine="420" w:firstLineChars="0"/>
        <w:rPr>
          <w:rFonts w:hint="eastAsia" w:ascii="Times New Roman" w:hAnsi="Times New Roman"/>
          <w:sz w:val="24"/>
          <w:szCs w:val="24"/>
        </w:rPr>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基于扩展无干扰的TVP-QT验证</w:t>
      </w:r>
    </w:p>
    <w:p>
      <w:pPr>
        <w:pStyle w:val="23"/>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2834" w:author="Janusio" w:date="2018-03-05T16:04:34Z"/>
          <w:rFonts w:hint="eastAsia" w:ascii="Times New Roman" w:hAnsi="Times New Roman"/>
          <w:sz w:val="24"/>
          <w:szCs w:val="24"/>
        </w:rPr>
      </w:pPr>
      <w:del w:id="2835"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7"/>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68"/>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69"/>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23"/>
        <w:spacing w:line="360" w:lineRule="auto"/>
        <w:ind w:firstLine="420" w:firstLineChars="0"/>
        <w:rPr>
          <w:rFonts w:hint="eastAsia" w:ascii="Times New Roman" w:hAnsi="Times New Roman"/>
          <w:sz w:val="24"/>
          <w:szCs w:val="24"/>
        </w:rPr>
      </w:pP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rFonts w:hint="eastAsia" w:ascii="Times New Roman" w:hAnsi="Times New Roman"/>
          <w:sz w:val="24"/>
          <w:szCs w:val="24"/>
        </w:rPr>
      </w:pPr>
      <w:del w:id="2836"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6</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总结与展望</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工作总结</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研究展望</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参考文献</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致谢</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left="0" w:leftChars="0"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在校期间的科研成果</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paperSrc/>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227E"/>
    <w:multiLevelType w:val="multilevel"/>
    <w:tmpl w:val="5A9E227E"/>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A9E3B59"/>
    <w:multiLevelType w:val="multilevel"/>
    <w:tmpl w:val="5A9E3B59"/>
    <w:lvl w:ilvl="0" w:tentative="0">
      <w:start w:val="1"/>
      <w:numFmt w:val="decimal"/>
      <w:pStyle w:val="2"/>
      <w:lvlText w:val="%1"/>
      <w:lvlJc w:val="left"/>
      <w:pPr>
        <w:ind w:left="432" w:hanging="432"/>
      </w:pPr>
      <w:rPr>
        <w:rFonts w:hint="default" w:ascii="黑体" w:hAnsi="黑体" w:eastAsia="黑体" w:cs="黑体"/>
        <w:b/>
        <w:sz w:val="32"/>
      </w:rPr>
    </w:lvl>
    <w:lvl w:ilvl="1" w:tentative="0">
      <w:start w:val="1"/>
      <w:numFmt w:val="decimal"/>
      <w:pStyle w:val="24"/>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9">
    <w:nsid w:val="657D3FBC"/>
    <w:multiLevelType w:val="multilevel"/>
    <w:tmpl w:val="657D3FBC"/>
    <w:lvl w:ilvl="0" w:tentative="0">
      <w:start w:val="1"/>
      <w:numFmt w:val="upperLetter"/>
      <w:pStyle w:val="22"/>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19"/>
  </w:num>
  <w:num w:numId="4">
    <w:abstractNumId w:val="9"/>
  </w:num>
  <w:num w:numId="5">
    <w:abstractNumId w:val="11"/>
  </w:num>
  <w:num w:numId="6">
    <w:abstractNumId w:val="12"/>
  </w:num>
  <w:num w:numId="7">
    <w:abstractNumId w:val="14"/>
  </w:num>
  <w:num w:numId="8">
    <w:abstractNumId w:val="15"/>
  </w:num>
  <w:num w:numId="9">
    <w:abstractNumId w:val="13"/>
  </w:num>
  <w:num w:numId="10">
    <w:abstractNumId w:val="16"/>
  </w:num>
  <w:num w:numId="11">
    <w:abstractNumId w:val="8"/>
  </w:num>
  <w:num w:numId="12">
    <w:abstractNumId w:val="7"/>
  </w:num>
  <w:num w:numId="13">
    <w:abstractNumId w:val="10"/>
  </w:num>
  <w:num w:numId="14">
    <w:abstractNumId w:val="0"/>
  </w:num>
  <w:num w:numId="15">
    <w:abstractNumId w:val="1"/>
  </w:num>
  <w:num w:numId="16">
    <w:abstractNumId w:val="3"/>
  </w:num>
  <w:num w:numId="17">
    <w:abstractNumId w:val="4"/>
  </w:num>
  <w:num w:numId="18">
    <w:abstractNumId w:val="2"/>
  </w:num>
  <w:num w:numId="19">
    <w:abstractNumId w:val="5"/>
  </w:num>
  <w:num w:numId="2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trackRevisions w:val="1"/>
  <w:documentProtection w:enforcement="0"/>
  <w:defaultTabStop w:val="420"/>
  <w:drawingGridVerticalSpacing w:val="159"/>
  <w:displayHorizontalDrawingGridEvery w:val="1"/>
  <w:displayVerticalDrawingGridEvery w:val="2"/>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6865305"/>
    <w:rsid w:val="088D41C4"/>
    <w:rsid w:val="095225F0"/>
    <w:rsid w:val="09870F95"/>
    <w:rsid w:val="098F62AB"/>
    <w:rsid w:val="0A0A383C"/>
    <w:rsid w:val="0BA11285"/>
    <w:rsid w:val="0D2B463F"/>
    <w:rsid w:val="0DB44185"/>
    <w:rsid w:val="10EF0438"/>
    <w:rsid w:val="16EB75C8"/>
    <w:rsid w:val="1A4C3A17"/>
    <w:rsid w:val="1ADE6353"/>
    <w:rsid w:val="1D327066"/>
    <w:rsid w:val="204E64CA"/>
    <w:rsid w:val="215363A6"/>
    <w:rsid w:val="2181468C"/>
    <w:rsid w:val="21A11FB0"/>
    <w:rsid w:val="26715481"/>
    <w:rsid w:val="270513CC"/>
    <w:rsid w:val="2760721C"/>
    <w:rsid w:val="298E5C29"/>
    <w:rsid w:val="2AB32179"/>
    <w:rsid w:val="2B084028"/>
    <w:rsid w:val="2D4F3ECF"/>
    <w:rsid w:val="2D9519B6"/>
    <w:rsid w:val="2DF34AED"/>
    <w:rsid w:val="32E26A70"/>
    <w:rsid w:val="34BB0843"/>
    <w:rsid w:val="34E8637B"/>
    <w:rsid w:val="39F028FE"/>
    <w:rsid w:val="3B317784"/>
    <w:rsid w:val="3D2C04D5"/>
    <w:rsid w:val="3DB87CD5"/>
    <w:rsid w:val="3F9E5968"/>
    <w:rsid w:val="405B456C"/>
    <w:rsid w:val="407E27F1"/>
    <w:rsid w:val="41663465"/>
    <w:rsid w:val="43C93D4F"/>
    <w:rsid w:val="47C20372"/>
    <w:rsid w:val="4B2E1415"/>
    <w:rsid w:val="4BC117C0"/>
    <w:rsid w:val="4DEB62C9"/>
    <w:rsid w:val="4F5377BC"/>
    <w:rsid w:val="53AF3FCA"/>
    <w:rsid w:val="57F9111D"/>
    <w:rsid w:val="586F2036"/>
    <w:rsid w:val="5E832416"/>
    <w:rsid w:val="5F114EB9"/>
    <w:rsid w:val="5F28514A"/>
    <w:rsid w:val="607661DE"/>
    <w:rsid w:val="60C77180"/>
    <w:rsid w:val="60DE3F8E"/>
    <w:rsid w:val="60EE265A"/>
    <w:rsid w:val="640154BD"/>
    <w:rsid w:val="66064BBC"/>
    <w:rsid w:val="66B20ADB"/>
    <w:rsid w:val="67761126"/>
    <w:rsid w:val="68132FB6"/>
    <w:rsid w:val="69FD6984"/>
    <w:rsid w:val="6A121562"/>
    <w:rsid w:val="6B7D4475"/>
    <w:rsid w:val="70E13F3D"/>
    <w:rsid w:val="78BE1CA7"/>
    <w:rsid w:val="78DF6BCF"/>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0" w:beforeLines="0" w:beforeAutospacing="0" w:after="0" w:afterLines="0" w:afterAutospacing="0" w:line="240" w:lineRule="auto"/>
      <w:outlineLvl w:val="0"/>
    </w:pPr>
    <w:rPr>
      <w:rFonts w:ascii="黑体" w:hAnsi="黑体" w:eastAsia="黑体" w:cs="黑体"/>
      <w:b/>
      <w:kern w:val="44"/>
      <w:sz w:val="32"/>
    </w:rPr>
  </w:style>
  <w:style w:type="paragraph" w:styleId="3">
    <w:name w:val="heading 2"/>
    <w:basedOn w:val="1"/>
    <w:next w:val="1"/>
    <w:unhideWhenUsed/>
    <w:qFormat/>
    <w:uiPriority w:val="0"/>
    <w:pPr>
      <w:keepNext/>
      <w:keepLines/>
      <w:numPr>
        <w:ilvl w:val="1"/>
        <w:numId w:val="2"/>
      </w:numPr>
      <w:spacing w:before="0" w:beforeLines="0" w:beforeAutospacing="0" w:after="0" w:afterLines="0" w:afterAutospacing="0" w:line="240" w:lineRule="auto"/>
      <w:ind w:left="210" w:hanging="210"/>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0" w:beforeLines="0" w:beforeAutospacing="0" w:after="0" w:afterLines="0" w:afterAutospacing="0" w:line="240" w:lineRule="auto"/>
      <w:ind w:left="210" w:hanging="210"/>
      <w:outlineLvl w:val="2"/>
    </w:pPr>
    <w:rPr>
      <w:rFonts w:eastAsia="黑体" w:asciiTheme="minorAscii" w:hAnsiTheme="minorAsci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uiPriority w:val="0"/>
    <w:pPr>
      <w:snapToGrid w:val="0"/>
      <w:jc w:val="left"/>
    </w:pPr>
    <w:rPr>
      <w:sz w:val="18"/>
    </w:rPr>
  </w:style>
  <w:style w:type="character" w:styleId="16">
    <w:name w:val="Strong"/>
    <w:basedOn w:val="15"/>
    <w:qFormat/>
    <w:uiPriority w:val="0"/>
    <w:rPr>
      <w:b/>
    </w:rPr>
  </w:style>
  <w:style w:type="character" w:styleId="17">
    <w:name w:val="endnote reference"/>
    <w:basedOn w:val="15"/>
    <w:uiPriority w:val="0"/>
    <w:rPr>
      <w:vertAlign w:val="superscript"/>
    </w:rPr>
  </w:style>
  <w:style w:type="character" w:styleId="18">
    <w:name w:val="Hyperlink"/>
    <w:basedOn w:val="15"/>
    <w:uiPriority w:val="0"/>
    <w:rPr>
      <w:color w:val="0000FF"/>
      <w:u w:val="single"/>
    </w:rPr>
  </w:style>
  <w:style w:type="character" w:styleId="19">
    <w:name w:val="footnote reference"/>
    <w:basedOn w:val="15"/>
    <w:uiPriority w:val="0"/>
    <w:rPr>
      <w:vertAlign w:val="superscript"/>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附录标识"/>
    <w:qFormat/>
    <w:uiPriority w:val="0"/>
    <w:pPr>
      <w:numPr>
        <w:ilvl w:val="0"/>
        <w:numId w:val="3"/>
      </w:numPr>
      <w:tabs>
        <w:tab w:val="left" w:pos="6405"/>
      </w:tabs>
      <w:spacing w:after="200"/>
    </w:pPr>
    <w:rPr>
      <w:sz w:val="21"/>
    </w:rPr>
  </w:style>
  <w:style w:type="paragraph" w:customStyle="1" w:styleId="23">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4">
    <w:name w:val="图样式-qn"/>
    <w:basedOn w:val="3"/>
    <w:next w:val="1"/>
    <w:uiPriority w:val="0"/>
    <w:pPr>
      <w:numPr>
        <w:numId w:val="1"/>
      </w:numPr>
      <w:ind w:left="0" w:firstLine="0"/>
      <w:jc w:val="center"/>
    </w:pPr>
    <w:rPr>
      <w:b w:val="0"/>
      <w:sz w:val="21"/>
    </w:rPr>
  </w:style>
  <w:style w:type="paragraph" w:customStyle="1" w:styleId="25">
    <w:name w:val="样式1"/>
    <w:basedOn w:val="1"/>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3.bin"/><Relationship Id="rId98" Type="http://schemas.openxmlformats.org/officeDocument/2006/relationships/oleObject" Target="embeddings/oleObject62.bin"/><Relationship Id="rId97" Type="http://schemas.openxmlformats.org/officeDocument/2006/relationships/oleObject" Target="embeddings/oleObject61.bin"/><Relationship Id="rId96" Type="http://schemas.openxmlformats.org/officeDocument/2006/relationships/oleObject" Target="embeddings/oleObject60.bin"/><Relationship Id="rId95" Type="http://schemas.openxmlformats.org/officeDocument/2006/relationships/oleObject" Target="embeddings/oleObject59.bin"/><Relationship Id="rId94" Type="http://schemas.openxmlformats.org/officeDocument/2006/relationships/oleObject" Target="embeddings/oleObject58.bin"/><Relationship Id="rId93" Type="http://schemas.openxmlformats.org/officeDocument/2006/relationships/oleObject" Target="embeddings/oleObject57.bin"/><Relationship Id="rId92" Type="http://schemas.openxmlformats.org/officeDocument/2006/relationships/oleObject" Target="embeddings/oleObject56.bin"/><Relationship Id="rId91" Type="http://schemas.openxmlformats.org/officeDocument/2006/relationships/oleObject" Target="embeddings/oleObject55.bin"/><Relationship Id="rId90" Type="http://schemas.openxmlformats.org/officeDocument/2006/relationships/oleObject" Target="embeddings/oleObject54.bin"/><Relationship Id="rId9" Type="http://schemas.openxmlformats.org/officeDocument/2006/relationships/image" Target="media/image3.emf"/><Relationship Id="rId89" Type="http://schemas.openxmlformats.org/officeDocument/2006/relationships/image" Target="media/image31.wmf"/><Relationship Id="rId88" Type="http://schemas.openxmlformats.org/officeDocument/2006/relationships/oleObject" Target="embeddings/oleObject53.bin"/><Relationship Id="rId87" Type="http://schemas.openxmlformats.org/officeDocument/2006/relationships/oleObject" Target="embeddings/oleObject52.bin"/><Relationship Id="rId86" Type="http://schemas.openxmlformats.org/officeDocument/2006/relationships/image" Target="media/image30.wmf"/><Relationship Id="rId85" Type="http://schemas.openxmlformats.org/officeDocument/2006/relationships/oleObject" Target="embeddings/oleObject51.bin"/><Relationship Id="rId84" Type="http://schemas.openxmlformats.org/officeDocument/2006/relationships/image" Target="media/image29.wmf"/><Relationship Id="rId83" Type="http://schemas.openxmlformats.org/officeDocument/2006/relationships/oleObject" Target="embeddings/oleObject50.bin"/><Relationship Id="rId82" Type="http://schemas.openxmlformats.org/officeDocument/2006/relationships/oleObject" Target="embeddings/oleObject49.bin"/><Relationship Id="rId81" Type="http://schemas.openxmlformats.org/officeDocument/2006/relationships/image" Target="media/image28.wmf"/><Relationship Id="rId80" Type="http://schemas.openxmlformats.org/officeDocument/2006/relationships/oleObject" Target="embeddings/oleObject48.bin"/><Relationship Id="rId8" Type="http://schemas.openxmlformats.org/officeDocument/2006/relationships/oleObject" Target="embeddings/oleObject1.bin"/><Relationship Id="rId79" Type="http://schemas.openxmlformats.org/officeDocument/2006/relationships/oleObject" Target="embeddings/oleObject47.bin"/><Relationship Id="rId78" Type="http://schemas.openxmlformats.org/officeDocument/2006/relationships/image" Target="media/image27.wmf"/><Relationship Id="rId77" Type="http://schemas.openxmlformats.org/officeDocument/2006/relationships/oleObject" Target="embeddings/oleObject46.bin"/><Relationship Id="rId76" Type="http://schemas.openxmlformats.org/officeDocument/2006/relationships/oleObject" Target="embeddings/oleObject45.bin"/><Relationship Id="rId75" Type="http://schemas.openxmlformats.org/officeDocument/2006/relationships/image" Target="media/image26.wmf"/><Relationship Id="rId74" Type="http://schemas.openxmlformats.org/officeDocument/2006/relationships/oleObject" Target="embeddings/oleObject44.bin"/><Relationship Id="rId73" Type="http://schemas.openxmlformats.org/officeDocument/2006/relationships/image" Target="media/image25.wmf"/><Relationship Id="rId72" Type="http://schemas.openxmlformats.org/officeDocument/2006/relationships/oleObject" Target="embeddings/oleObject43.bin"/><Relationship Id="rId71" Type="http://schemas.openxmlformats.org/officeDocument/2006/relationships/image" Target="media/image24.wmf"/><Relationship Id="rId70" Type="http://schemas.openxmlformats.org/officeDocument/2006/relationships/oleObject" Target="embeddings/oleObject42.bin"/><Relationship Id="rId7" Type="http://schemas.openxmlformats.org/officeDocument/2006/relationships/image" Target="http://web.sicnu.edu.cn/img2/ck4d0af8e356660.gif" TargetMode="External"/><Relationship Id="rId69" Type="http://schemas.openxmlformats.org/officeDocument/2006/relationships/image" Target="media/image23.wmf"/><Relationship Id="rId68" Type="http://schemas.openxmlformats.org/officeDocument/2006/relationships/oleObject" Target="embeddings/oleObject41.bin"/><Relationship Id="rId67" Type="http://schemas.openxmlformats.org/officeDocument/2006/relationships/image" Target="media/image22.wmf"/><Relationship Id="rId66" Type="http://schemas.openxmlformats.org/officeDocument/2006/relationships/oleObject" Target="embeddings/oleObject40.bin"/><Relationship Id="rId65" Type="http://schemas.openxmlformats.org/officeDocument/2006/relationships/oleObject" Target="embeddings/oleObject39.bin"/><Relationship Id="rId64" Type="http://schemas.openxmlformats.org/officeDocument/2006/relationships/oleObject" Target="embeddings/oleObject38.bin"/><Relationship Id="rId63" Type="http://schemas.openxmlformats.org/officeDocument/2006/relationships/oleObject" Target="embeddings/oleObject37.bin"/><Relationship Id="rId62" Type="http://schemas.openxmlformats.org/officeDocument/2006/relationships/oleObject" Target="embeddings/oleObject36.bin"/><Relationship Id="rId61" Type="http://schemas.openxmlformats.org/officeDocument/2006/relationships/oleObject" Target="embeddings/oleObject35.bin"/><Relationship Id="rId60" Type="http://schemas.openxmlformats.org/officeDocument/2006/relationships/oleObject" Target="embeddings/oleObject34.bin"/><Relationship Id="rId6" Type="http://schemas.openxmlformats.org/officeDocument/2006/relationships/image" Target="media/image2.png"/><Relationship Id="rId59" Type="http://schemas.openxmlformats.org/officeDocument/2006/relationships/oleObject" Target="embeddings/oleObject33.bin"/><Relationship Id="rId58" Type="http://schemas.openxmlformats.org/officeDocument/2006/relationships/oleObject" Target="embeddings/oleObject32.bin"/><Relationship Id="rId57" Type="http://schemas.openxmlformats.org/officeDocument/2006/relationships/image" Target="media/image21.wmf"/><Relationship Id="rId56" Type="http://schemas.openxmlformats.org/officeDocument/2006/relationships/oleObject" Target="embeddings/oleObject31.bin"/><Relationship Id="rId55" Type="http://schemas.openxmlformats.org/officeDocument/2006/relationships/image" Target="media/image20.wmf"/><Relationship Id="rId54" Type="http://schemas.openxmlformats.org/officeDocument/2006/relationships/oleObject" Target="embeddings/oleObject30.bin"/><Relationship Id="rId53" Type="http://schemas.openxmlformats.org/officeDocument/2006/relationships/image" Target="media/image19.wmf"/><Relationship Id="rId52" Type="http://schemas.openxmlformats.org/officeDocument/2006/relationships/oleObject" Target="embeddings/oleObject29.bin"/><Relationship Id="rId51" Type="http://schemas.openxmlformats.org/officeDocument/2006/relationships/image" Target="media/image18.wmf"/><Relationship Id="rId50" Type="http://schemas.openxmlformats.org/officeDocument/2006/relationships/oleObject" Target="embeddings/oleObject28.bin"/><Relationship Id="rId5" Type="http://schemas.openxmlformats.org/officeDocument/2006/relationships/image" Target="media/image1.png"/><Relationship Id="rId49" Type="http://schemas.openxmlformats.org/officeDocument/2006/relationships/oleObject" Target="embeddings/oleObject27.bin"/><Relationship Id="rId48" Type="http://schemas.openxmlformats.org/officeDocument/2006/relationships/oleObject" Target="embeddings/oleObject26.bin"/><Relationship Id="rId47" Type="http://schemas.openxmlformats.org/officeDocument/2006/relationships/oleObject" Target="embeddings/oleObject25.bin"/><Relationship Id="rId46" Type="http://schemas.openxmlformats.org/officeDocument/2006/relationships/oleObject" Target="embeddings/oleObject24.bin"/><Relationship Id="rId45" Type="http://schemas.openxmlformats.org/officeDocument/2006/relationships/oleObject" Target="embeddings/oleObject23.bin"/><Relationship Id="rId44" Type="http://schemas.openxmlformats.org/officeDocument/2006/relationships/oleObject" Target="embeddings/oleObject22.bin"/><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oleObject" Target="embeddings/oleObject17.bin"/><Relationship Id="rId38" Type="http://schemas.openxmlformats.org/officeDocument/2006/relationships/oleObject" Target="embeddings/oleObject16.bin"/><Relationship Id="rId373" Type="http://schemas.microsoft.com/office/2011/relationships/people" Target="people.xml"/><Relationship Id="rId372" Type="http://schemas.openxmlformats.org/officeDocument/2006/relationships/fontTable" Target="fontTable.xml"/><Relationship Id="rId371" Type="http://schemas.openxmlformats.org/officeDocument/2006/relationships/numbering" Target="numbering.xml"/><Relationship Id="rId370" Type="http://schemas.openxmlformats.org/officeDocument/2006/relationships/customXml" Target="../customXml/item1.xml"/><Relationship Id="rId37" Type="http://schemas.openxmlformats.org/officeDocument/2006/relationships/oleObject" Target="embeddings/oleObject15.bin"/><Relationship Id="rId369" Type="http://schemas.openxmlformats.org/officeDocument/2006/relationships/image" Target="media/image215.e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4.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oleObject" Target="embeddings/oleObject13.bin"/><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oleObject" Target="embeddings/oleObject12.bin"/><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oleObject" Target="embeddings/oleObject11.bin"/><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emf"/><Relationship Id="rId320" Type="http://schemas.openxmlformats.org/officeDocument/2006/relationships/image" Target="media/image166.wmf"/><Relationship Id="rId32" Type="http://schemas.openxmlformats.org/officeDocument/2006/relationships/image" Target="media/image17.wmf"/><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10.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6.wmf"/><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oleObject" Target="embeddings/oleObject9.bin"/><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5.wmf"/><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8.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4.pn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3.pn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2.jpe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oleObject" Target="embeddings/oleObject7.bin"/><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oleObject" Target="embeddings/oleObject6.bin"/><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image" Target="media/image61.wmf"/><Relationship Id="rId214" Type="http://schemas.openxmlformats.org/officeDocument/2006/relationships/image" Target="media/image60.wmf"/><Relationship Id="rId213" Type="http://schemas.openxmlformats.org/officeDocument/2006/relationships/image" Target="media/image59.wmf"/><Relationship Id="rId212" Type="http://schemas.openxmlformats.org/officeDocument/2006/relationships/image" Target="media/image58.wmf"/><Relationship Id="rId211" Type="http://schemas.openxmlformats.org/officeDocument/2006/relationships/image" Target="media/image57.wmf"/><Relationship Id="rId210" Type="http://schemas.openxmlformats.org/officeDocument/2006/relationships/oleObject" Target="embeddings/oleObject149.bin"/><Relationship Id="rId21" Type="http://schemas.openxmlformats.org/officeDocument/2006/relationships/image" Target="media/image11.png"/><Relationship Id="rId209" Type="http://schemas.openxmlformats.org/officeDocument/2006/relationships/oleObject" Target="embeddings/oleObject148.bin"/><Relationship Id="rId208" Type="http://schemas.openxmlformats.org/officeDocument/2006/relationships/image" Target="media/image56.wmf"/><Relationship Id="rId207" Type="http://schemas.openxmlformats.org/officeDocument/2006/relationships/oleObject" Target="embeddings/oleObject147.bin"/><Relationship Id="rId206" Type="http://schemas.openxmlformats.org/officeDocument/2006/relationships/oleObject" Target="embeddings/oleObject146.bin"/><Relationship Id="rId205" Type="http://schemas.openxmlformats.org/officeDocument/2006/relationships/oleObject" Target="embeddings/oleObject145.bin"/><Relationship Id="rId204" Type="http://schemas.openxmlformats.org/officeDocument/2006/relationships/oleObject" Target="embeddings/oleObject144.bin"/><Relationship Id="rId203" Type="http://schemas.openxmlformats.org/officeDocument/2006/relationships/image" Target="media/image55.wmf"/><Relationship Id="rId202" Type="http://schemas.openxmlformats.org/officeDocument/2006/relationships/oleObject" Target="embeddings/oleObject143.bin"/><Relationship Id="rId201" Type="http://schemas.openxmlformats.org/officeDocument/2006/relationships/oleObject" Target="embeddings/oleObject142.bin"/><Relationship Id="rId200" Type="http://schemas.openxmlformats.org/officeDocument/2006/relationships/oleObject" Target="embeddings/oleObject141.bin"/><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image" Target="media/image54.wmf"/><Relationship Id="rId198" Type="http://schemas.openxmlformats.org/officeDocument/2006/relationships/oleObject" Target="embeddings/oleObject140.bin"/><Relationship Id="rId197" Type="http://schemas.openxmlformats.org/officeDocument/2006/relationships/image" Target="media/image53.wmf"/><Relationship Id="rId196" Type="http://schemas.openxmlformats.org/officeDocument/2006/relationships/oleObject" Target="embeddings/oleObject139.bin"/><Relationship Id="rId195" Type="http://schemas.openxmlformats.org/officeDocument/2006/relationships/oleObject" Target="embeddings/oleObject138.bin"/><Relationship Id="rId194" Type="http://schemas.openxmlformats.org/officeDocument/2006/relationships/oleObject" Target="embeddings/oleObject137.bin"/><Relationship Id="rId193" Type="http://schemas.openxmlformats.org/officeDocument/2006/relationships/oleObject" Target="embeddings/oleObject136.bin"/><Relationship Id="rId192" Type="http://schemas.openxmlformats.org/officeDocument/2006/relationships/oleObject" Target="embeddings/oleObject135.bin"/><Relationship Id="rId191" Type="http://schemas.openxmlformats.org/officeDocument/2006/relationships/oleObject" Target="embeddings/oleObject134.bin"/><Relationship Id="rId190" Type="http://schemas.openxmlformats.org/officeDocument/2006/relationships/oleObject" Target="embeddings/oleObject133.bin"/><Relationship Id="rId19" Type="http://schemas.openxmlformats.org/officeDocument/2006/relationships/image" Target="media/image9.emf"/><Relationship Id="rId189" Type="http://schemas.openxmlformats.org/officeDocument/2006/relationships/oleObject" Target="embeddings/oleObject132.bin"/><Relationship Id="rId188" Type="http://schemas.openxmlformats.org/officeDocument/2006/relationships/oleObject" Target="embeddings/oleObject131.bin"/><Relationship Id="rId187" Type="http://schemas.openxmlformats.org/officeDocument/2006/relationships/oleObject" Target="embeddings/oleObject130.bin"/><Relationship Id="rId186" Type="http://schemas.openxmlformats.org/officeDocument/2006/relationships/image" Target="media/image52.wmf"/><Relationship Id="rId185" Type="http://schemas.openxmlformats.org/officeDocument/2006/relationships/oleObject" Target="embeddings/oleObject129.bin"/><Relationship Id="rId184" Type="http://schemas.openxmlformats.org/officeDocument/2006/relationships/image" Target="media/image51.wmf"/><Relationship Id="rId183" Type="http://schemas.openxmlformats.org/officeDocument/2006/relationships/oleObject" Target="embeddings/oleObject128.bin"/><Relationship Id="rId182" Type="http://schemas.openxmlformats.org/officeDocument/2006/relationships/image" Target="media/image50.wmf"/><Relationship Id="rId181" Type="http://schemas.openxmlformats.org/officeDocument/2006/relationships/oleObject" Target="embeddings/oleObject127.bin"/><Relationship Id="rId180" Type="http://schemas.openxmlformats.org/officeDocument/2006/relationships/oleObject" Target="embeddings/oleObject126.bin"/><Relationship Id="rId18" Type="http://schemas.openxmlformats.org/officeDocument/2006/relationships/oleObject" Target="embeddings/oleObject5.bin"/><Relationship Id="rId179" Type="http://schemas.openxmlformats.org/officeDocument/2006/relationships/oleObject" Target="embeddings/oleObject125.bin"/><Relationship Id="rId178" Type="http://schemas.openxmlformats.org/officeDocument/2006/relationships/image" Target="media/image49.wmf"/><Relationship Id="rId177" Type="http://schemas.openxmlformats.org/officeDocument/2006/relationships/oleObject" Target="embeddings/oleObject124.bin"/><Relationship Id="rId176" Type="http://schemas.openxmlformats.org/officeDocument/2006/relationships/oleObject" Target="embeddings/oleObject123.bin"/><Relationship Id="rId175" Type="http://schemas.openxmlformats.org/officeDocument/2006/relationships/oleObject" Target="embeddings/oleObject122.bin"/><Relationship Id="rId174" Type="http://schemas.openxmlformats.org/officeDocument/2006/relationships/oleObject" Target="embeddings/oleObject121.bin"/><Relationship Id="rId173" Type="http://schemas.openxmlformats.org/officeDocument/2006/relationships/image" Target="media/image48.wmf"/><Relationship Id="rId172" Type="http://schemas.openxmlformats.org/officeDocument/2006/relationships/oleObject" Target="embeddings/oleObject120.bin"/><Relationship Id="rId171" Type="http://schemas.openxmlformats.org/officeDocument/2006/relationships/oleObject" Target="embeddings/oleObject119.bin"/><Relationship Id="rId170" Type="http://schemas.openxmlformats.org/officeDocument/2006/relationships/image" Target="media/image47.wmf"/><Relationship Id="rId17" Type="http://schemas.openxmlformats.org/officeDocument/2006/relationships/oleObject" Target="embeddings/oleObject4.bin"/><Relationship Id="rId169" Type="http://schemas.openxmlformats.org/officeDocument/2006/relationships/oleObject" Target="embeddings/oleObject118.bin"/><Relationship Id="rId168" Type="http://schemas.openxmlformats.org/officeDocument/2006/relationships/oleObject" Target="embeddings/oleObject117.bin"/><Relationship Id="rId167" Type="http://schemas.openxmlformats.org/officeDocument/2006/relationships/oleObject" Target="embeddings/oleObject116.bin"/><Relationship Id="rId166" Type="http://schemas.openxmlformats.org/officeDocument/2006/relationships/oleObject" Target="embeddings/oleObject115.bin"/><Relationship Id="rId165" Type="http://schemas.openxmlformats.org/officeDocument/2006/relationships/oleObject" Target="embeddings/oleObject114.bin"/><Relationship Id="rId164" Type="http://schemas.openxmlformats.org/officeDocument/2006/relationships/oleObject" Target="embeddings/oleObject113.bin"/><Relationship Id="rId163" Type="http://schemas.openxmlformats.org/officeDocument/2006/relationships/oleObject" Target="embeddings/oleObject112.bin"/><Relationship Id="rId162" Type="http://schemas.openxmlformats.org/officeDocument/2006/relationships/oleObject" Target="embeddings/oleObject111.bin"/><Relationship Id="rId161" Type="http://schemas.openxmlformats.org/officeDocument/2006/relationships/oleObject" Target="embeddings/oleObject110.bin"/><Relationship Id="rId160" Type="http://schemas.openxmlformats.org/officeDocument/2006/relationships/image" Target="media/image46.wmf"/><Relationship Id="rId16" Type="http://schemas.openxmlformats.org/officeDocument/2006/relationships/image" Target="media/image8.png"/><Relationship Id="rId159" Type="http://schemas.openxmlformats.org/officeDocument/2006/relationships/oleObject" Target="embeddings/oleObject109.bin"/><Relationship Id="rId158" Type="http://schemas.openxmlformats.org/officeDocument/2006/relationships/oleObject" Target="embeddings/oleObject108.bin"/><Relationship Id="rId157" Type="http://schemas.openxmlformats.org/officeDocument/2006/relationships/oleObject" Target="embeddings/oleObject107.bin"/><Relationship Id="rId156" Type="http://schemas.openxmlformats.org/officeDocument/2006/relationships/image" Target="media/image45.wmf"/><Relationship Id="rId155" Type="http://schemas.openxmlformats.org/officeDocument/2006/relationships/oleObject" Target="embeddings/oleObject106.bin"/><Relationship Id="rId154" Type="http://schemas.openxmlformats.org/officeDocument/2006/relationships/oleObject" Target="embeddings/oleObject105.bin"/><Relationship Id="rId153" Type="http://schemas.openxmlformats.org/officeDocument/2006/relationships/oleObject" Target="embeddings/oleObject104.bin"/><Relationship Id="rId152" Type="http://schemas.openxmlformats.org/officeDocument/2006/relationships/oleObject" Target="embeddings/oleObject103.bin"/><Relationship Id="rId151" Type="http://schemas.openxmlformats.org/officeDocument/2006/relationships/oleObject" Target="embeddings/oleObject102.bin"/><Relationship Id="rId150" Type="http://schemas.openxmlformats.org/officeDocument/2006/relationships/oleObject" Target="embeddings/oleObject101.bin"/><Relationship Id="rId15" Type="http://schemas.openxmlformats.org/officeDocument/2006/relationships/image" Target="media/image7.png"/><Relationship Id="rId149" Type="http://schemas.openxmlformats.org/officeDocument/2006/relationships/oleObject" Target="embeddings/oleObject100.bin"/><Relationship Id="rId148" Type="http://schemas.openxmlformats.org/officeDocument/2006/relationships/oleObject" Target="embeddings/oleObject99.bin"/><Relationship Id="rId147" Type="http://schemas.openxmlformats.org/officeDocument/2006/relationships/oleObject" Target="embeddings/oleObject98.bin"/><Relationship Id="rId146" Type="http://schemas.openxmlformats.org/officeDocument/2006/relationships/image" Target="media/image44.wmf"/><Relationship Id="rId145" Type="http://schemas.openxmlformats.org/officeDocument/2006/relationships/oleObject" Target="embeddings/oleObject97.bin"/><Relationship Id="rId144" Type="http://schemas.openxmlformats.org/officeDocument/2006/relationships/image" Target="media/image43.wmf"/><Relationship Id="rId143" Type="http://schemas.openxmlformats.org/officeDocument/2006/relationships/oleObject" Target="embeddings/oleObject96.bin"/><Relationship Id="rId142" Type="http://schemas.openxmlformats.org/officeDocument/2006/relationships/image" Target="media/image42.wmf"/><Relationship Id="rId141" Type="http://schemas.openxmlformats.org/officeDocument/2006/relationships/oleObject" Target="embeddings/oleObject95.bin"/><Relationship Id="rId140" Type="http://schemas.openxmlformats.org/officeDocument/2006/relationships/image" Target="media/image41.wmf"/><Relationship Id="rId14" Type="http://schemas.openxmlformats.org/officeDocument/2006/relationships/image" Target="media/image6.png"/><Relationship Id="rId139" Type="http://schemas.openxmlformats.org/officeDocument/2006/relationships/oleObject" Target="embeddings/oleObject94.bin"/><Relationship Id="rId138" Type="http://schemas.openxmlformats.org/officeDocument/2006/relationships/image" Target="media/image40.wmf"/><Relationship Id="rId137" Type="http://schemas.openxmlformats.org/officeDocument/2006/relationships/oleObject" Target="embeddings/oleObject93.bin"/><Relationship Id="rId136" Type="http://schemas.openxmlformats.org/officeDocument/2006/relationships/image" Target="media/image39.wmf"/><Relationship Id="rId135" Type="http://schemas.openxmlformats.org/officeDocument/2006/relationships/oleObject" Target="embeddings/oleObject92.bin"/><Relationship Id="rId134" Type="http://schemas.openxmlformats.org/officeDocument/2006/relationships/oleObject" Target="embeddings/oleObject91.bin"/><Relationship Id="rId133" Type="http://schemas.openxmlformats.org/officeDocument/2006/relationships/image" Target="media/image38.wmf"/><Relationship Id="rId132" Type="http://schemas.openxmlformats.org/officeDocument/2006/relationships/oleObject" Target="embeddings/oleObject90.bin"/><Relationship Id="rId131" Type="http://schemas.openxmlformats.org/officeDocument/2006/relationships/oleObject" Target="embeddings/oleObject89.bin"/><Relationship Id="rId130" Type="http://schemas.openxmlformats.org/officeDocument/2006/relationships/oleObject" Target="embeddings/oleObject88.bin"/><Relationship Id="rId13" Type="http://schemas.openxmlformats.org/officeDocument/2006/relationships/image" Target="media/image5.emf"/><Relationship Id="rId129" Type="http://schemas.openxmlformats.org/officeDocument/2006/relationships/image" Target="media/image37.wmf"/><Relationship Id="rId128" Type="http://schemas.openxmlformats.org/officeDocument/2006/relationships/oleObject" Target="embeddings/oleObject87.bin"/><Relationship Id="rId127" Type="http://schemas.openxmlformats.org/officeDocument/2006/relationships/image" Target="media/image36.wmf"/><Relationship Id="rId126" Type="http://schemas.openxmlformats.org/officeDocument/2006/relationships/oleObject" Target="embeddings/oleObject86.bin"/><Relationship Id="rId125" Type="http://schemas.openxmlformats.org/officeDocument/2006/relationships/oleObject" Target="embeddings/oleObject85.bin"/><Relationship Id="rId124" Type="http://schemas.openxmlformats.org/officeDocument/2006/relationships/oleObject" Target="embeddings/oleObject84.bin"/><Relationship Id="rId123" Type="http://schemas.openxmlformats.org/officeDocument/2006/relationships/oleObject" Target="embeddings/oleObject83.bin"/><Relationship Id="rId122" Type="http://schemas.openxmlformats.org/officeDocument/2006/relationships/oleObject" Target="embeddings/oleObject82.bin"/><Relationship Id="rId121" Type="http://schemas.openxmlformats.org/officeDocument/2006/relationships/oleObject" Target="embeddings/oleObject81.bin"/><Relationship Id="rId120" Type="http://schemas.openxmlformats.org/officeDocument/2006/relationships/oleObject" Target="embeddings/oleObject80.bin"/><Relationship Id="rId12" Type="http://schemas.openxmlformats.org/officeDocument/2006/relationships/oleObject" Target="embeddings/oleObject3.bin"/><Relationship Id="rId119" Type="http://schemas.openxmlformats.org/officeDocument/2006/relationships/oleObject" Target="embeddings/oleObject79.bin"/><Relationship Id="rId118" Type="http://schemas.openxmlformats.org/officeDocument/2006/relationships/oleObject" Target="embeddings/oleObject78.bin"/><Relationship Id="rId117" Type="http://schemas.openxmlformats.org/officeDocument/2006/relationships/oleObject" Target="embeddings/oleObject77.bin"/><Relationship Id="rId116" Type="http://schemas.openxmlformats.org/officeDocument/2006/relationships/oleObject" Target="embeddings/oleObject76.bin"/><Relationship Id="rId115" Type="http://schemas.openxmlformats.org/officeDocument/2006/relationships/image" Target="media/image35.wmf"/><Relationship Id="rId114" Type="http://schemas.openxmlformats.org/officeDocument/2006/relationships/oleObject" Target="embeddings/oleObject75.bin"/><Relationship Id="rId113" Type="http://schemas.openxmlformats.org/officeDocument/2006/relationships/oleObject" Target="embeddings/oleObject74.bin"/><Relationship Id="rId112" Type="http://schemas.openxmlformats.org/officeDocument/2006/relationships/image" Target="media/image34.wmf"/><Relationship Id="rId111" Type="http://schemas.openxmlformats.org/officeDocument/2006/relationships/oleObject" Target="embeddings/oleObject73.bin"/><Relationship Id="rId110" Type="http://schemas.openxmlformats.org/officeDocument/2006/relationships/image" Target="media/image33.wmf"/><Relationship Id="rId11" Type="http://schemas.openxmlformats.org/officeDocument/2006/relationships/image" Target="media/image4.emf"/><Relationship Id="rId109" Type="http://schemas.openxmlformats.org/officeDocument/2006/relationships/oleObject" Target="embeddings/oleObject72.bin"/><Relationship Id="rId108" Type="http://schemas.openxmlformats.org/officeDocument/2006/relationships/image" Target="media/image32.wmf"/><Relationship Id="rId107" Type="http://schemas.openxmlformats.org/officeDocument/2006/relationships/oleObject" Target="embeddings/oleObject71.bin"/><Relationship Id="rId106" Type="http://schemas.openxmlformats.org/officeDocument/2006/relationships/oleObject" Target="embeddings/oleObject70.bin"/><Relationship Id="rId105" Type="http://schemas.openxmlformats.org/officeDocument/2006/relationships/oleObject" Target="embeddings/oleObject69.bin"/><Relationship Id="rId104" Type="http://schemas.openxmlformats.org/officeDocument/2006/relationships/oleObject" Target="embeddings/oleObject68.bin"/><Relationship Id="rId103" Type="http://schemas.openxmlformats.org/officeDocument/2006/relationships/oleObject" Target="embeddings/oleObject67.bin"/><Relationship Id="rId102" Type="http://schemas.openxmlformats.org/officeDocument/2006/relationships/oleObject" Target="embeddings/oleObject66.bin"/><Relationship Id="rId101" Type="http://schemas.openxmlformats.org/officeDocument/2006/relationships/oleObject" Target="embeddings/oleObject65.bin"/><Relationship Id="rId100" Type="http://schemas.openxmlformats.org/officeDocument/2006/relationships/oleObject" Target="embeddings/oleObject64.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2018-03-06T09:21:16Z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