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eastAsia="黑体"/>
          <w:sz w:val="24"/>
          <w:lang w:val="en-US" w:eastAsia="zh-CN"/>
        </w:rPr>
        <w:t>齐能</w:t>
      </w:r>
      <w:r>
        <w:rPr>
          <w:rFonts w:hint="eastAsia" w:ascii="Times New Roman" w:hAnsi="Times New Roman" w:eastAsia="黑体"/>
          <w:sz w:val="24"/>
        </w:rPr>
        <w:t xml:space="preserve">  指导教师 </w:t>
      </w:r>
      <w:r>
        <w:rPr>
          <w:rFonts w:hint="eastAsia" w:eastAsia="黑体"/>
          <w:sz w:val="24"/>
          <w:lang w:val="en-US" w:eastAsia="zh-CN"/>
        </w:rPr>
        <w:t>谭良</w:t>
      </w: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Style w:val="34"/>
          <w:rFonts w:hint="eastAsia" w:ascii="Times New Roman" w:hAnsi="Times New Roman" w:eastAsia="黑体"/>
          <w:b/>
          <w:sz w:val="24"/>
        </w:rPr>
        <w:t>摘要</w:t>
      </w:r>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ascii="Times New Roman" w:hAnsi="Times New Roman"/>
          <w:sz w:val="24"/>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架构，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然后基于上述可信虚拟平台架构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ins w:id="25" w:author="Janusio" w:date="2018-03-10T12:31:19Z">
        <w:r>
          <w:rPr>
            <w:rFonts w:hint="eastAsia"/>
            <w:sz w:val="24"/>
            <w:lang w:eastAsia="zh-CN"/>
          </w:rPr>
          <w:t>，</w:t>
        </w:r>
      </w:ins>
      <w:ins w:id="26" w:author="Janusio" w:date="2018-03-10T12:32:54Z">
        <w:r>
          <w:rPr>
            <w:rFonts w:hint="eastAsia"/>
            <w:sz w:val="24"/>
            <w:lang w:val="en-US" w:eastAsia="zh-CN"/>
          </w:rPr>
          <w:t>然后</w:t>
        </w:r>
      </w:ins>
      <w:ins w:id="27" w:author="Janusio" w:date="2018-03-10T12:31:21Z">
        <w:r>
          <w:rPr>
            <w:rFonts w:hint="eastAsia"/>
            <w:sz w:val="24"/>
            <w:lang w:eastAsia="zh-CN"/>
          </w:rPr>
          <w:t>基于</w:t>
        </w:r>
      </w:ins>
      <w:ins w:id="28" w:author="Janusio" w:date="2018-03-10T12:31:25Z">
        <w:r>
          <w:rPr>
            <w:rFonts w:hint="eastAsia"/>
            <w:sz w:val="24"/>
            <w:lang w:eastAsia="zh-CN"/>
          </w:rPr>
          <w:t>扩展</w:t>
        </w:r>
      </w:ins>
      <w:ins w:id="29" w:author="Janusio" w:date="2018-03-10T13:19:51Z">
        <w:r>
          <w:rPr>
            <w:rFonts w:hint="eastAsia"/>
            <w:sz w:val="24"/>
            <w:lang w:eastAsia="zh-CN"/>
          </w:rPr>
          <w:t>安全系统逻辑</w:t>
        </w:r>
      </w:ins>
      <w:ins w:id="30" w:author="Janusio" w:date="2018-03-10T12:31:27Z">
        <w:r>
          <w:rPr>
            <w:rFonts w:hint="eastAsia"/>
            <w:sz w:val="24"/>
            <w:lang w:eastAsia="zh-CN"/>
          </w:rPr>
          <w:t>的</w:t>
        </w:r>
      </w:ins>
      <w:ins w:id="31" w:author="Janusio" w:date="2018-03-10T12:31:28Z">
        <w:r>
          <w:rPr>
            <w:rFonts w:hint="eastAsia"/>
            <w:sz w:val="24"/>
            <w:lang w:eastAsia="zh-CN"/>
          </w:rPr>
          <w:t>形式化</w:t>
        </w:r>
      </w:ins>
      <w:ins w:id="32" w:author="Janusio" w:date="2018-03-10T12:31:29Z">
        <w:r>
          <w:rPr>
            <w:rFonts w:hint="eastAsia"/>
            <w:sz w:val="24"/>
            <w:lang w:eastAsia="zh-CN"/>
          </w:rPr>
          <w:t>分析</w:t>
        </w:r>
      </w:ins>
      <w:ins w:id="33" w:author="Janusio" w:date="2018-03-10T12:31:31Z">
        <w:r>
          <w:rPr>
            <w:rFonts w:hint="eastAsia"/>
            <w:sz w:val="24"/>
            <w:lang w:eastAsia="zh-CN"/>
          </w:rPr>
          <w:t>也</w:t>
        </w:r>
      </w:ins>
      <w:ins w:id="34" w:author="Janusio" w:date="2018-03-10T12:31:32Z">
        <w:r>
          <w:rPr>
            <w:rFonts w:hint="eastAsia"/>
            <w:sz w:val="24"/>
            <w:lang w:eastAsia="zh-CN"/>
          </w:rPr>
          <w:t>证明</w:t>
        </w:r>
      </w:ins>
      <w:ins w:id="35" w:author="Janusio" w:date="2018-03-10T12:31:33Z">
        <w:r>
          <w:rPr>
            <w:rFonts w:hint="eastAsia"/>
            <w:sz w:val="24"/>
            <w:lang w:eastAsia="zh-CN"/>
          </w:rPr>
          <w:t>了</w:t>
        </w:r>
      </w:ins>
      <w:ins w:id="36" w:author="Janusio" w:date="2018-03-10T12:31:35Z">
        <w:r>
          <w:rPr>
            <w:rFonts w:hint="eastAsia"/>
            <w:sz w:val="24"/>
            <w:lang w:eastAsia="zh-CN"/>
          </w:rPr>
          <w:t>该</w:t>
        </w:r>
      </w:ins>
      <w:ins w:id="37" w:author="Janusio" w:date="2018-03-10T12:31:36Z">
        <w:r>
          <w:rPr>
            <w:rFonts w:hint="eastAsia"/>
            <w:sz w:val="24"/>
            <w:lang w:eastAsia="zh-CN"/>
          </w:rPr>
          <w:t>信任链</w:t>
        </w:r>
      </w:ins>
      <w:ins w:id="38" w:author="Janusio" w:date="2018-03-10T12:31:37Z">
        <w:r>
          <w:rPr>
            <w:rFonts w:hint="eastAsia"/>
            <w:sz w:val="24"/>
            <w:lang w:eastAsia="zh-CN"/>
          </w:rPr>
          <w:t>模型的</w:t>
        </w:r>
      </w:ins>
      <w:ins w:id="39" w:author="Janusio" w:date="2018-03-10T12:31:41Z">
        <w:r>
          <w:rPr>
            <w:rFonts w:hint="eastAsia"/>
            <w:sz w:val="24"/>
            <w:lang w:eastAsia="zh-CN"/>
          </w:rPr>
          <w:t>安全性</w:t>
        </w:r>
      </w:ins>
      <w:r>
        <w:rPr>
          <w:rFonts w:hint="eastAsia" w:ascii="Times New Roman" w:hAnsi="Times New Roman"/>
          <w:sz w:val="24"/>
        </w:rPr>
        <w:t>。</w:t>
      </w:r>
    </w:p>
    <w:p>
      <w:pPr>
        <w:spacing w:line="400" w:lineRule="exact"/>
        <w:ind w:firstLine="435"/>
        <w:rPr>
          <w:rFonts w:hint="eastAsia" w:ascii="Times New Roman" w:hAnsi="Times New Roman"/>
          <w:sz w:val="24"/>
        </w:rPr>
      </w:pPr>
      <w:r>
        <w:rPr>
          <w:rFonts w:hint="eastAsia"/>
          <w:sz w:val="24"/>
          <w:lang w:val="en-US" w:eastAsia="zh-CN"/>
        </w:rPr>
        <w:t>最后本文</w:t>
      </w:r>
      <w:ins w:id="40" w:author="Janusio" w:date="2018-03-10T12:33:16Z">
        <w:r>
          <w:rPr>
            <w:rFonts w:hint="eastAsia"/>
            <w:sz w:val="24"/>
            <w:lang w:val="en-US" w:eastAsia="zh-CN"/>
          </w:rPr>
          <w:t>提出</w:t>
        </w:r>
      </w:ins>
      <w:ins w:id="41" w:author="Janusio" w:date="2018-03-10T12:33:17Z">
        <w:r>
          <w:rPr>
            <w:rFonts w:hint="eastAsia"/>
            <w:sz w:val="24"/>
            <w:lang w:val="en-US" w:eastAsia="zh-CN"/>
          </w:rPr>
          <w:t>了</w:t>
        </w:r>
      </w:ins>
      <w:ins w:id="42" w:author="Janusio" w:date="2018-03-10T12:33:19Z">
        <w:r>
          <w:rPr>
            <w:rFonts w:hint="eastAsia"/>
            <w:sz w:val="24"/>
            <w:lang w:val="en-US" w:eastAsia="zh-CN"/>
          </w:rPr>
          <w:t>一种</w:t>
        </w:r>
      </w:ins>
      <w:ins w:id="43" w:author="Janusio" w:date="2018-03-10T12:33:20Z">
        <w:r>
          <w:rPr>
            <w:rFonts w:hint="eastAsia"/>
            <w:sz w:val="24"/>
            <w:lang w:val="en-US" w:eastAsia="zh-CN"/>
          </w:rPr>
          <w:t>扩展</w:t>
        </w:r>
      </w:ins>
      <w:ins w:id="44" w:author="Janusio" w:date="2018-03-10T12:33:22Z">
        <w:r>
          <w:rPr>
            <w:rFonts w:hint="eastAsia"/>
            <w:sz w:val="24"/>
            <w:lang w:val="en-US" w:eastAsia="zh-CN"/>
          </w:rPr>
          <w:t>无干扰</w:t>
        </w:r>
      </w:ins>
      <w:ins w:id="45" w:author="Janusio" w:date="2018-03-10T12:33:23Z">
        <w:r>
          <w:rPr>
            <w:rFonts w:hint="eastAsia"/>
            <w:sz w:val="24"/>
            <w:lang w:val="en-US" w:eastAsia="zh-CN"/>
          </w:rPr>
          <w:t>的</w:t>
        </w:r>
      </w:ins>
      <w:ins w:id="46" w:author="Janusio" w:date="2018-03-10T12:33:25Z">
        <w:r>
          <w:rPr>
            <w:rFonts w:hint="eastAsia"/>
            <w:sz w:val="24"/>
            <w:lang w:val="en-US" w:eastAsia="zh-CN"/>
          </w:rPr>
          <w:t>信任链</w:t>
        </w:r>
      </w:ins>
      <w:ins w:id="47" w:author="Janusio" w:date="2018-03-10T12:33:28Z">
        <w:r>
          <w:rPr>
            <w:rFonts w:hint="eastAsia"/>
            <w:sz w:val="24"/>
            <w:lang w:val="en-US" w:eastAsia="zh-CN"/>
          </w:rPr>
          <w:t>形式化</w:t>
        </w:r>
      </w:ins>
      <w:ins w:id="48" w:author="Janusio" w:date="2018-03-10T12:33:34Z">
        <w:r>
          <w:rPr>
            <w:rFonts w:hint="eastAsia"/>
            <w:sz w:val="24"/>
            <w:lang w:val="en-US" w:eastAsia="zh-CN"/>
          </w:rPr>
          <w:t>方法</w:t>
        </w:r>
      </w:ins>
      <w:ins w:id="49" w:author="Janusio" w:date="2018-03-10T12:33:36Z">
        <w:r>
          <w:rPr>
            <w:rFonts w:hint="eastAsia"/>
            <w:sz w:val="24"/>
            <w:lang w:val="en-US" w:eastAsia="zh-CN"/>
          </w:rPr>
          <w:t>，</w:t>
        </w:r>
      </w:ins>
      <w:del w:id="50" w:author="Janusio" w:date="2018-03-10T12:33:40Z">
        <w:r>
          <w:rPr>
            <w:rFonts w:hint="eastAsia"/>
            <w:sz w:val="24"/>
            <w:lang w:val="en-US" w:eastAsia="zh-CN"/>
          </w:rPr>
          <w:delText>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w:delText>
        </w:r>
      </w:del>
      <w:r>
        <w:rPr>
          <w:rFonts w:hint="eastAsia"/>
          <w:sz w:val="24"/>
          <w:lang w:val="en-US" w:eastAsia="zh-CN"/>
        </w:rPr>
        <w:t>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 xml:space="preserve">信任链 无干扰 </w:t>
      </w:r>
      <w:del w:id="51" w:author="Janusio" w:date="2018-03-10T13:19:51Z">
        <w:r>
          <w:rPr>
            <w:rFonts w:hint="eastAsia"/>
            <w:sz w:val="24"/>
            <w:lang w:val="en-US" w:eastAsia="zh-CN"/>
          </w:rPr>
          <w:delText>安全逻辑</w:delText>
        </w:r>
      </w:del>
      <w:ins w:id="52" w:author="Janusio" w:date="2018-03-10T13:19:51Z">
        <w:r>
          <w:rPr>
            <w:rFonts w:hint="eastAsia"/>
            <w:sz w:val="24"/>
            <w:lang w:val="en-US" w:eastAsia="zh-CN"/>
          </w:rPr>
          <w:t>安全系统逻辑</w:t>
        </w:r>
      </w:ins>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ins w:id="53" w:author="Janusio" w:date="2018-03-10T12:33:52Z"/>
          <w:rFonts w:hint="eastAsia" w:ascii="Times New Roman" w:hAnsi="Times New Roman"/>
          <w:sz w:val="36"/>
        </w:rPr>
      </w:pPr>
    </w:p>
    <w:p>
      <w:pPr>
        <w:tabs>
          <w:tab w:val="left" w:pos="854"/>
        </w:tabs>
        <w:spacing w:line="360" w:lineRule="auto"/>
        <w:jc w:val="left"/>
        <w:rPr>
          <w:ins w:id="54" w:author="Janusio" w:date="2018-03-10T12:33:53Z"/>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Secrrity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r>
        <w:rPr>
          <w:rStyle w:val="34"/>
          <w:rFonts w:hint="eastAsia" w:ascii="Times New Roman" w:hAnsi="Times New Roman" w:eastAsia="黑体"/>
          <w:b/>
          <w:sz w:val="24"/>
        </w:rPr>
        <w:t>ABSTRACT</w:t>
      </w:r>
      <w:r>
        <w:rPr>
          <w:rFonts w:hint="eastAsia" w:ascii="Times New Roman" w:hAnsi="Times New Roman" w:eastAsia="黑体"/>
          <w:b/>
          <w:sz w:val="24"/>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Moreover, the present formal analysis method cannot be fully applied to the trust chain transfer model in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like the waterfall in the software design features.</w:t>
      </w:r>
      <w:r>
        <w:rPr>
          <w:rFonts w:hint="eastAsia"/>
          <w:lang w:val="en-US" w:eastAsia="zh-CN"/>
        </w:rPr>
        <w:t>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w:t>
      </w:r>
      <w:r>
        <w:rPr>
          <w:rFonts w:hint="eastAsia"/>
        </w:rPr>
        <w:t>and the experimental results show that the platform can provide a trusted platform module function to the virtual machine under reasonable cost.</w:t>
      </w:r>
    </w:p>
    <w:p>
      <w:pPr>
        <w:spacing w:line="400" w:lineRule="exact"/>
        <w:ind w:firstLine="482"/>
        <w:jc w:val="both"/>
        <w:rPr>
          <w:rFonts w:hint="eastAsia"/>
        </w:rPr>
      </w:pPr>
      <w:r>
        <w:rPr>
          <w:rFonts w:hint="eastAsia"/>
        </w:rPr>
        <w:t xml:space="preserve">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w:t>
      </w:r>
      <w:r>
        <w:rPr>
          <w:rFonts w:hint="eastAsia"/>
        </w:rPr>
        <w:t>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rPr>
      </w:pPr>
      <w:r>
        <w:rPr>
          <w:rFonts w:hint="eastAsia"/>
          <w:lang w:val="en-US" w:eastAsia="zh-CN"/>
        </w:rPr>
        <w:t xml:space="preserve">Finally, </w:t>
      </w:r>
      <w:r>
        <w:rPr>
          <w:rFonts w:hint="eastAsia"/>
        </w:rPr>
        <w:t>two kinds of formalized analysis methods for trusted computing systems are adopted to formalize the above trust chain.</w:t>
      </w:r>
      <w:r>
        <w:rPr>
          <w:rFonts w:hint="eastAsia"/>
          <w:lang w:val="en-US" w:eastAsia="zh-CN"/>
        </w:rPr>
        <w:t xml:space="preserve"> </w:t>
      </w:r>
      <w:r>
        <w:rPr>
          <w:rFonts w:hint="eastAsia"/>
        </w:rPr>
        <w:t>First</w:t>
      </w:r>
      <w:r>
        <w:rPr>
          <w:rFonts w:hint="eastAsia"/>
          <w:lang w:val="en-US" w:eastAsia="zh-CN"/>
        </w:rPr>
        <w:t>ly</w:t>
      </w:r>
      <w:r>
        <w:rPr>
          <w:rFonts w:hint="eastAsia"/>
        </w:rPr>
        <w:t>, based on the safety of the extension logic formalized methods for formal analysis of trust chain, for the safety of traditional logic formal analysis method cannot effectively apply virtual machine to start the process of problem, the extension of the safety logic formal analysis to the virtual machine level.</w:t>
      </w:r>
      <w:r>
        <w:rPr>
          <w:rFonts w:hint="eastAsia"/>
          <w:lang w:val="en-US" w:eastAsia="zh-CN"/>
        </w:rPr>
        <w:t xml:space="preserve"> </w:t>
      </w:r>
      <w:r>
        <w:rPr>
          <w:rFonts w:hint="eastAsia"/>
        </w:rPr>
        <w:t>Second</w:t>
      </w:r>
      <w:r>
        <w:rPr>
          <w:rFonts w:hint="eastAsia"/>
          <w:lang w:val="en-US" w:eastAsia="zh-CN"/>
        </w:rPr>
        <w:t>ly</w:t>
      </w:r>
      <w:r>
        <w:rPr>
          <w:rFonts w:hint="eastAsia"/>
        </w:rPr>
        <w:t>, no interference theory based on formal methods for formal analysis of trust chain, according to the present have not passed no interference theory considering the cloud computing to run when the security domain of the main body, action and the action of security domain and the influence of the system state details,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82"/>
        <w:jc w:val="distribute"/>
        <w:rPr>
          <w:rFonts w:hint="eastAsia"/>
          <w:sz w:val="24"/>
          <w:lang w:val="en-US" w:eastAsia="zh-CN"/>
        </w:rPr>
      </w:pPr>
      <w:r>
        <w:rPr>
          <w:rFonts w:hint="eastAsia"/>
        </w:rPr>
        <w:t>.</w:t>
      </w:r>
    </w:p>
    <w:p>
      <w:pPr>
        <w:spacing w:line="400" w:lineRule="exact"/>
        <w:ind w:firstLine="482"/>
        <w:jc w:val="distribute"/>
        <w:rPr>
          <w:rFonts w:hint="eastAsia"/>
          <w:sz w:val="24"/>
          <w:lang w:val="en-US" w:eastAsia="zh-CN"/>
        </w:rPr>
      </w:pPr>
    </w:p>
    <w:p>
      <w:pPr>
        <w:spacing w:line="400" w:lineRule="exact"/>
        <w:ind w:firstLine="435"/>
        <w:rPr>
          <w:rFonts w:hint="eastAsia" w:ascii="Times New Roman" w:hAnsi="Times New Roman"/>
          <w:sz w:val="24"/>
        </w:rPr>
      </w:pPr>
      <w:r>
        <w:rPr>
          <w:rFonts w:hint="eastAsia" w:eastAsia="黑体"/>
          <w:sz w:val="24"/>
          <w:lang w:val="en-US" w:eastAsia="zh-CN"/>
        </w:rPr>
        <w:t xml:space="preserve">Keywords: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del w:id="55" w:author="Janusio" w:date="2018-03-10T12:34:05Z"/>
          <w:rFonts w:hint="eastAsia" w:ascii="Times New Roman" w:hAnsi="Times New Roman" w:eastAsia="仿宋_GB2312"/>
          <w:b/>
          <w:sz w:val="32"/>
          <w:szCs w:val="32"/>
        </w:rPr>
      </w:pPr>
      <w:del w:id="56" w:author="Janusio" w:date="2018-03-10T12:34:05Z">
        <w:r>
          <w:rPr>
            <w:rFonts w:hint="eastAsia" w:ascii="Times New Roman" w:hAnsi="Times New Roman" w:eastAsia="仿宋_GB2312"/>
            <w:b/>
            <w:sz w:val="32"/>
            <w:szCs w:val="32"/>
          </w:rPr>
          <w:delText>目  次</w:delText>
        </w:r>
      </w:del>
    </w:p>
    <w:p>
      <w:pPr>
        <w:rPr>
          <w:del w:id="57" w:author="Janusio" w:date="2018-03-10T12:34:05Z"/>
          <w:rFonts w:hint="eastAsia" w:ascii="Times New Roman" w:hAnsi="Times New Roman" w:eastAsia="仿宋_GB2312"/>
          <w:szCs w:val="21"/>
        </w:rPr>
      </w:pPr>
      <w:bookmarkStart w:id="0" w:name="_Hlt34104666"/>
      <w:bookmarkStart w:id="1" w:name="_Hlt34104667"/>
    </w:p>
    <w:p>
      <w:pPr>
        <w:rPr>
          <w:del w:id="58" w:author="Janusio" w:date="2018-03-10T12:34:05Z"/>
          <w:rFonts w:hint="eastAsia" w:ascii="Times New Roman" w:hAnsi="Times New Roman" w:eastAsia="仿宋_GB2312"/>
          <w:szCs w:val="21"/>
        </w:rPr>
      </w:pPr>
    </w:p>
    <w:p>
      <w:pPr>
        <w:pStyle w:val="13"/>
        <w:tabs>
          <w:tab w:val="right" w:leader="dot" w:pos="9345"/>
        </w:tabs>
        <w:spacing w:line="360" w:lineRule="auto"/>
        <w:rPr>
          <w:del w:id="59" w:author="Janusio" w:date="2018-03-10T12:34:05Z"/>
          <w:rFonts w:hint="eastAsia" w:ascii="Times New Roman" w:hAnsi="Times New Roman" w:eastAsia="仿宋_GB2312"/>
          <w:sz w:val="24"/>
          <w:szCs w:val="24"/>
        </w:rPr>
      </w:pPr>
      <w:del w:id="60" w:author="Janusio" w:date="2018-03-10T12:34:05Z">
        <w:r>
          <w:rPr>
            <w:rFonts w:hint="eastAsia" w:ascii="Times New Roman" w:hAnsi="Times New Roman"/>
            <w:sz w:val="24"/>
            <w:szCs w:val="24"/>
          </w:rPr>
          <w:delText>摘要</w:delText>
        </w:r>
      </w:del>
      <w:del w:id="61" w:author="Janusio" w:date="2018-03-10T12:34:05Z">
        <w:r>
          <w:rPr>
            <w:rFonts w:hint="eastAsia" w:ascii="Times New Roman" w:hAnsi="Times New Roman"/>
            <w:color w:val="000000"/>
            <w:spacing w:val="20"/>
            <w:sz w:val="24"/>
          </w:rPr>
          <w:delText>（小</w:delText>
        </w:r>
      </w:del>
      <w:del w:id="62" w:author="Janusio" w:date="2018-03-10T12:34:05Z">
        <w:r>
          <w:rPr>
            <w:rFonts w:ascii="Times New Roman" w:hAnsi="Times New Roman"/>
            <w:color w:val="000000"/>
            <w:spacing w:val="20"/>
            <w:sz w:val="24"/>
          </w:rPr>
          <w:delText>4</w:delText>
        </w:r>
      </w:del>
      <w:del w:id="63" w:author="Janusio" w:date="2018-03-10T12:34:05Z">
        <w:r>
          <w:rPr>
            <w:rFonts w:hint="eastAsia" w:ascii="Times New Roman" w:hAnsi="Times New Roman"/>
            <w:color w:val="000000"/>
            <w:spacing w:val="20"/>
            <w:sz w:val="24"/>
          </w:rPr>
          <w:delText>号宋体）</w:delText>
        </w:r>
      </w:del>
      <w:del w:id="64" w:author="Janusio" w:date="2018-03-10T12:34:05Z">
        <w:r>
          <w:rPr>
            <w:rFonts w:hint="eastAsia" w:ascii="Times New Roman" w:hAnsi="Times New Roman" w:eastAsia="仿宋_GB2312"/>
            <w:sz w:val="24"/>
            <w:szCs w:val="24"/>
          </w:rPr>
          <w:tab/>
        </w:r>
      </w:del>
      <w:del w:id="65" w:author="Janusio" w:date="2018-03-10T12:34:05Z">
        <w:r>
          <w:rPr>
            <w:rFonts w:hint="eastAsia" w:ascii="Times New Roman" w:hAnsi="Times New Roman" w:eastAsia="仿宋_GB2312"/>
            <w:sz w:val="24"/>
            <w:szCs w:val="24"/>
          </w:rPr>
          <w:fldChar w:fldCharType="begin"/>
        </w:r>
      </w:del>
      <w:del w:id="66" w:author="Janusio" w:date="2018-03-10T12:34:05Z">
        <w:r>
          <w:rPr>
            <w:rFonts w:hint="eastAsia" w:ascii="Times New Roman" w:hAnsi="Times New Roman" w:eastAsia="仿宋_GB2312"/>
            <w:sz w:val="24"/>
            <w:szCs w:val="24"/>
          </w:rPr>
          <w:delInstrText xml:space="preserve"> = 1 \* ROMAN </w:delInstrText>
        </w:r>
      </w:del>
      <w:del w:id="67" w:author="Janusio" w:date="2018-03-10T12:34:05Z">
        <w:r>
          <w:rPr>
            <w:rFonts w:hint="eastAsia" w:ascii="Times New Roman" w:hAnsi="Times New Roman" w:eastAsia="仿宋_GB2312"/>
            <w:sz w:val="24"/>
            <w:szCs w:val="24"/>
          </w:rPr>
          <w:fldChar w:fldCharType="separate"/>
        </w:r>
      </w:del>
      <w:del w:id="68" w:author="Janusio" w:date="2018-03-10T12:34:05Z">
        <w:r>
          <w:rPr>
            <w:rFonts w:hint="eastAsia" w:ascii="Times New Roman" w:hAnsi="Times New Roman" w:eastAsia="仿宋_GB2312"/>
            <w:sz w:val="24"/>
            <w:szCs w:val="24"/>
          </w:rPr>
          <w:delText>I</w:delText>
        </w:r>
      </w:del>
      <w:del w:id="69" w:author="Janusio" w:date="2018-03-10T12:34:05Z">
        <w:r>
          <w:rPr>
            <w:rFonts w:hint="eastAsia" w:ascii="Times New Roman" w:hAnsi="Times New Roman" w:eastAsia="仿宋_GB2312"/>
            <w:sz w:val="24"/>
            <w:szCs w:val="24"/>
          </w:rPr>
          <w:fldChar w:fldCharType="end"/>
        </w:r>
      </w:del>
    </w:p>
    <w:p>
      <w:pPr>
        <w:pStyle w:val="13"/>
        <w:tabs>
          <w:tab w:val="right" w:leader="dot" w:pos="9345"/>
        </w:tabs>
        <w:spacing w:line="360" w:lineRule="auto"/>
        <w:rPr>
          <w:del w:id="70" w:author="Janusio" w:date="2018-03-10T12:34:05Z"/>
          <w:rFonts w:hint="eastAsia" w:ascii="Times New Roman" w:hAnsi="Times New Roman" w:eastAsia="仿宋_GB2312"/>
          <w:sz w:val="24"/>
          <w:szCs w:val="24"/>
        </w:rPr>
      </w:pPr>
      <w:del w:id="71" w:author="Janusio" w:date="2018-03-10T12:34:05Z">
        <w:r>
          <w:rPr>
            <w:rFonts w:ascii="Times New Roman" w:hAnsi="Times New Roman"/>
            <w:color w:val="000000"/>
            <w:spacing w:val="20"/>
            <w:sz w:val="24"/>
          </w:rPr>
          <w:delText>ABSTRACT</w:delText>
        </w:r>
      </w:del>
      <w:del w:id="72" w:author="Janusio" w:date="2018-03-10T12:34:05Z">
        <w:r>
          <w:rPr>
            <w:rFonts w:hint="eastAsia" w:ascii="Times New Roman" w:hAnsi="Times New Roman" w:eastAsia="仿宋_GB2312"/>
            <w:sz w:val="24"/>
            <w:szCs w:val="24"/>
          </w:rPr>
          <w:tab/>
        </w:r>
      </w:del>
      <w:del w:id="73" w:author="Janusio" w:date="2018-03-10T12:34:05Z">
        <w:r>
          <w:rPr>
            <w:rFonts w:hint="eastAsia" w:ascii="Times New Roman" w:hAnsi="Times New Roman" w:eastAsia="仿宋_GB2312"/>
            <w:sz w:val="24"/>
            <w:szCs w:val="24"/>
          </w:rPr>
          <w:fldChar w:fldCharType="begin"/>
        </w:r>
      </w:del>
      <w:del w:id="74" w:author="Janusio" w:date="2018-03-10T12:34:05Z">
        <w:r>
          <w:rPr>
            <w:rFonts w:hint="eastAsia" w:ascii="Times New Roman" w:hAnsi="Times New Roman" w:eastAsia="仿宋_GB2312"/>
            <w:sz w:val="24"/>
            <w:szCs w:val="24"/>
          </w:rPr>
          <w:delInstrText xml:space="preserve"> = 2 \* ROMAN </w:delInstrText>
        </w:r>
      </w:del>
      <w:del w:id="75" w:author="Janusio" w:date="2018-03-10T12:34:05Z">
        <w:r>
          <w:rPr>
            <w:rFonts w:hint="eastAsia" w:ascii="Times New Roman" w:hAnsi="Times New Roman" w:eastAsia="仿宋_GB2312"/>
            <w:sz w:val="24"/>
            <w:szCs w:val="24"/>
          </w:rPr>
          <w:fldChar w:fldCharType="separate"/>
        </w:r>
      </w:del>
      <w:del w:id="76" w:author="Janusio" w:date="2018-03-10T12:34:05Z">
        <w:r>
          <w:rPr>
            <w:rFonts w:hint="eastAsia" w:ascii="Times New Roman" w:hAnsi="Times New Roman" w:eastAsia="仿宋_GB2312"/>
            <w:sz w:val="24"/>
            <w:szCs w:val="24"/>
          </w:rPr>
          <w:delText>II</w:delText>
        </w:r>
      </w:del>
      <w:del w:id="77" w:author="Janusio" w:date="2018-03-10T12:34:05Z">
        <w:r>
          <w:rPr>
            <w:rFonts w:hint="eastAsia" w:ascii="Times New Roman" w:hAnsi="Times New Roman" w:eastAsia="仿宋_GB2312"/>
            <w:sz w:val="24"/>
            <w:szCs w:val="24"/>
          </w:rPr>
          <w:fldChar w:fldCharType="end"/>
        </w:r>
      </w:del>
    </w:p>
    <w:bookmarkEnd w:id="0"/>
    <w:bookmarkEnd w:id="1"/>
    <w:p>
      <w:pPr>
        <w:pStyle w:val="13"/>
        <w:tabs>
          <w:tab w:val="right" w:leader="dot" w:pos="9345"/>
        </w:tabs>
        <w:spacing w:line="360" w:lineRule="auto"/>
        <w:rPr>
          <w:del w:id="78" w:author="Janusio" w:date="2018-03-10T12:34:05Z"/>
          <w:rFonts w:hint="eastAsia" w:ascii="Times New Roman" w:hAnsi="Times New Roman" w:eastAsia="仿宋_GB2312"/>
          <w:sz w:val="24"/>
          <w:szCs w:val="24"/>
        </w:rPr>
      </w:pPr>
      <w:del w:id="79" w:author="Janusio" w:date="2018-03-10T12:34:05Z">
        <w:r>
          <w:rPr>
            <w:rFonts w:hint="eastAsia" w:ascii="Times New Roman" w:hAnsi="Times New Roman"/>
            <w:sz w:val="24"/>
            <w:szCs w:val="24"/>
          </w:rPr>
          <w:delText>插图和附表清单</w:delText>
        </w:r>
      </w:del>
      <w:del w:id="80" w:author="Janusio" w:date="2018-03-10T12:34:05Z">
        <w:r>
          <w:rPr>
            <w:rFonts w:hint="eastAsia" w:ascii="Times New Roman" w:hAnsi="Times New Roman" w:eastAsia="仿宋_GB2312"/>
            <w:sz w:val="24"/>
            <w:szCs w:val="24"/>
          </w:rPr>
          <w:tab/>
        </w:r>
      </w:del>
      <w:del w:id="81" w:author="Janusio" w:date="2018-03-10T12:34:05Z">
        <w:r>
          <w:rPr>
            <w:rFonts w:hint="eastAsia" w:ascii="Times New Roman" w:hAnsi="Times New Roman" w:eastAsia="仿宋_GB2312" w:cs="宋体"/>
            <w:sz w:val="24"/>
            <w:szCs w:val="24"/>
          </w:rPr>
          <w:delText>Ⅲ</w:delText>
        </w:r>
      </w:del>
    </w:p>
    <w:p>
      <w:pPr>
        <w:pStyle w:val="13"/>
        <w:tabs>
          <w:tab w:val="right" w:leader="dot" w:pos="9345"/>
        </w:tabs>
        <w:spacing w:line="360" w:lineRule="auto"/>
        <w:rPr>
          <w:del w:id="82" w:author="Janusio" w:date="2018-03-10T12:34:05Z"/>
          <w:rFonts w:hint="eastAsia" w:ascii="Times New Roman" w:hAnsi="Times New Roman"/>
          <w:sz w:val="24"/>
          <w:szCs w:val="24"/>
        </w:rPr>
      </w:pPr>
      <w:del w:id="83" w:author="Janusio" w:date="2018-03-10T12:34:05Z">
        <w:r>
          <w:rPr>
            <w:rFonts w:hint="eastAsia" w:ascii="Times New Roman" w:hAnsi="Times New Roman"/>
            <w:sz w:val="24"/>
            <w:szCs w:val="24"/>
          </w:rPr>
          <w:delText>目次</w:delText>
        </w:r>
      </w:del>
    </w:p>
    <w:p>
      <w:pPr>
        <w:pStyle w:val="13"/>
        <w:tabs>
          <w:tab w:val="right" w:leader="dot" w:pos="9345"/>
        </w:tabs>
        <w:spacing w:line="360" w:lineRule="auto"/>
        <w:rPr>
          <w:del w:id="84" w:author="Janusio" w:date="2018-03-10T12:34:05Z"/>
          <w:rFonts w:hint="eastAsia" w:ascii="Times New Roman" w:hAnsi="Times New Roman"/>
          <w:sz w:val="24"/>
          <w:szCs w:val="24"/>
        </w:rPr>
      </w:pPr>
      <w:del w:id="85" w:author="Janusio" w:date="2018-03-10T12:34:05Z">
        <w:r>
          <w:rPr>
            <w:rFonts w:hint="eastAsia" w:ascii="Times New Roman" w:hAnsi="Times New Roman"/>
            <w:sz w:val="24"/>
            <w:szCs w:val="24"/>
          </w:rPr>
          <w:delText>1 （第1章）引言（绪论）</w:delText>
        </w:r>
      </w:del>
      <w:del w:id="86" w:author="Janusio" w:date="2018-03-10T12:34:05Z">
        <w:r>
          <w:rPr>
            <w:rFonts w:hint="eastAsia" w:ascii="Times New Roman" w:hAnsi="Times New Roman"/>
            <w:sz w:val="24"/>
            <w:szCs w:val="24"/>
          </w:rPr>
          <w:tab/>
        </w:r>
      </w:del>
      <w:del w:id="87" w:author="Janusio" w:date="2018-03-10T12:34:05Z">
        <w:r>
          <w:rPr>
            <w:rFonts w:hint="eastAsia" w:ascii="Times New Roman" w:hAnsi="Times New Roman"/>
            <w:sz w:val="24"/>
            <w:szCs w:val="24"/>
          </w:rPr>
          <w:delText>1</w:delText>
        </w:r>
      </w:del>
    </w:p>
    <w:p>
      <w:pPr>
        <w:pStyle w:val="13"/>
        <w:tabs>
          <w:tab w:val="right" w:leader="dot" w:pos="9345"/>
        </w:tabs>
        <w:spacing w:line="360" w:lineRule="auto"/>
        <w:rPr>
          <w:del w:id="88" w:author="Janusio" w:date="2018-03-10T12:34:05Z"/>
          <w:rFonts w:hint="eastAsia" w:ascii="Times New Roman" w:hAnsi="Times New Roman"/>
          <w:sz w:val="24"/>
          <w:szCs w:val="24"/>
        </w:rPr>
      </w:pPr>
      <w:del w:id="89" w:author="Janusio" w:date="2018-03-10T12:34:05Z">
        <w:r>
          <w:rPr>
            <w:rFonts w:hint="eastAsia" w:ascii="Times New Roman" w:hAnsi="Times New Roman"/>
            <w:sz w:val="24"/>
            <w:szCs w:val="24"/>
          </w:rPr>
          <w:delText>1.1（第1章第1节）题名</w:delText>
        </w:r>
      </w:del>
      <w:del w:id="90" w:author="Janusio" w:date="2018-03-10T12:34:05Z">
        <w:r>
          <w:rPr>
            <w:rFonts w:hint="eastAsia" w:ascii="Times New Roman" w:hAnsi="Times New Roman"/>
            <w:sz w:val="24"/>
            <w:szCs w:val="24"/>
          </w:rPr>
          <w:tab/>
        </w:r>
      </w:del>
      <w:del w:id="91" w:author="Janusio" w:date="2018-03-10T12:34:05Z">
        <w:r>
          <w:rPr>
            <w:rFonts w:hint="eastAsia" w:ascii="Times New Roman" w:hAnsi="Times New Roman"/>
            <w:sz w:val="24"/>
            <w:szCs w:val="24"/>
          </w:rPr>
          <w:delText>3</w:delText>
        </w:r>
      </w:del>
    </w:p>
    <w:p>
      <w:pPr>
        <w:pStyle w:val="13"/>
        <w:tabs>
          <w:tab w:val="right" w:leader="dot" w:pos="9345"/>
        </w:tabs>
        <w:spacing w:line="360" w:lineRule="auto"/>
        <w:rPr>
          <w:del w:id="92" w:author="Janusio" w:date="2018-03-10T12:34:05Z"/>
          <w:rFonts w:hint="eastAsia" w:ascii="Times New Roman" w:hAnsi="Times New Roman"/>
          <w:sz w:val="24"/>
          <w:szCs w:val="24"/>
        </w:rPr>
      </w:pPr>
      <w:del w:id="93" w:author="Janusio" w:date="2018-03-10T12:34:05Z">
        <w:r>
          <w:rPr>
            <w:rFonts w:hint="eastAsia" w:ascii="Times New Roman" w:hAnsi="Times New Roman"/>
            <w:sz w:val="24"/>
            <w:szCs w:val="24"/>
          </w:rPr>
          <w:delText>2 （第2章）题名</w:delText>
        </w:r>
      </w:del>
      <w:del w:id="94" w:author="Janusio" w:date="2018-03-10T12:34:05Z">
        <w:r>
          <w:rPr>
            <w:rFonts w:hint="eastAsia" w:ascii="Times New Roman" w:hAnsi="Times New Roman"/>
            <w:sz w:val="24"/>
            <w:szCs w:val="24"/>
          </w:rPr>
          <w:tab/>
        </w:r>
      </w:del>
      <w:del w:id="95" w:author="Janusio" w:date="2018-03-10T12:34:05Z">
        <w:r>
          <w:rPr>
            <w:rFonts w:hint="eastAsia" w:ascii="Times New Roman" w:hAnsi="Times New Roman"/>
            <w:sz w:val="24"/>
            <w:szCs w:val="24"/>
          </w:rPr>
          <w:delText>5</w:delText>
        </w:r>
      </w:del>
    </w:p>
    <w:p>
      <w:pPr>
        <w:pStyle w:val="13"/>
        <w:tabs>
          <w:tab w:val="right" w:leader="dot" w:pos="9345"/>
        </w:tabs>
        <w:spacing w:line="360" w:lineRule="auto"/>
        <w:rPr>
          <w:del w:id="96" w:author="Janusio" w:date="2018-03-10T12:34:05Z"/>
          <w:rFonts w:hint="eastAsia" w:ascii="Times New Roman" w:hAnsi="Times New Roman"/>
          <w:sz w:val="24"/>
          <w:szCs w:val="24"/>
        </w:rPr>
      </w:pPr>
      <w:del w:id="97" w:author="Janusio" w:date="2018-03-10T12:34:05Z">
        <w:r>
          <w:rPr>
            <w:rFonts w:hint="eastAsia" w:ascii="Times New Roman" w:hAnsi="Times New Roman"/>
            <w:sz w:val="24"/>
            <w:szCs w:val="24"/>
          </w:rPr>
          <w:delText>2.1（第2章第1节）题名</w:delText>
        </w:r>
      </w:del>
      <w:del w:id="98" w:author="Janusio" w:date="2018-03-10T12:34:05Z">
        <w:r>
          <w:rPr>
            <w:rFonts w:hint="eastAsia" w:ascii="Times New Roman" w:hAnsi="Times New Roman"/>
            <w:sz w:val="24"/>
            <w:szCs w:val="24"/>
          </w:rPr>
          <w:tab/>
        </w:r>
      </w:del>
      <w:del w:id="99" w:author="Janusio" w:date="2018-03-10T12:34:05Z">
        <w:r>
          <w:rPr>
            <w:rFonts w:hint="eastAsia" w:ascii="Times New Roman" w:hAnsi="Times New Roman"/>
            <w:sz w:val="24"/>
            <w:szCs w:val="24"/>
          </w:rPr>
          <w:delText>7</w:delText>
        </w:r>
      </w:del>
    </w:p>
    <w:p>
      <w:pPr>
        <w:pStyle w:val="13"/>
        <w:tabs>
          <w:tab w:val="right" w:leader="dot" w:pos="9345"/>
        </w:tabs>
        <w:spacing w:line="360" w:lineRule="auto"/>
        <w:rPr>
          <w:del w:id="100" w:author="Janusio" w:date="2018-03-10T12:34:05Z"/>
          <w:rFonts w:hint="eastAsia" w:ascii="Times New Roman" w:hAnsi="Times New Roman"/>
          <w:sz w:val="24"/>
          <w:szCs w:val="24"/>
        </w:rPr>
      </w:pPr>
      <w:del w:id="101" w:author="Janusio" w:date="2018-03-10T12:34:05Z">
        <w:r>
          <w:rPr>
            <w:rFonts w:hint="eastAsia" w:ascii="Times New Roman" w:hAnsi="Times New Roman"/>
            <w:sz w:val="24"/>
            <w:szCs w:val="24"/>
          </w:rPr>
          <w:delText>2.2（第2章第2节）题名</w:delText>
        </w:r>
      </w:del>
      <w:del w:id="102" w:author="Janusio" w:date="2018-03-10T12:34:05Z">
        <w:r>
          <w:rPr>
            <w:rFonts w:hint="eastAsia" w:ascii="Times New Roman" w:hAnsi="Times New Roman"/>
            <w:sz w:val="24"/>
            <w:szCs w:val="24"/>
          </w:rPr>
          <w:tab/>
        </w:r>
      </w:del>
      <w:del w:id="103" w:author="Janusio" w:date="2018-03-10T12:34:05Z">
        <w:r>
          <w:rPr>
            <w:rFonts w:hint="eastAsia" w:ascii="Times New Roman" w:hAnsi="Times New Roman"/>
            <w:sz w:val="24"/>
            <w:szCs w:val="24"/>
          </w:rPr>
          <w:delText>10</w:delText>
        </w:r>
      </w:del>
    </w:p>
    <w:p>
      <w:pPr>
        <w:pStyle w:val="13"/>
        <w:tabs>
          <w:tab w:val="right" w:leader="dot" w:pos="9345"/>
        </w:tabs>
        <w:spacing w:line="360" w:lineRule="auto"/>
        <w:rPr>
          <w:del w:id="104" w:author="Janusio" w:date="2018-03-10T12:34:05Z"/>
          <w:rFonts w:hint="eastAsia" w:ascii="Times New Roman" w:hAnsi="Times New Roman"/>
          <w:sz w:val="24"/>
          <w:szCs w:val="24"/>
        </w:rPr>
      </w:pPr>
      <w:del w:id="105" w:author="Janusio" w:date="2018-03-10T12:34:05Z">
        <w:r>
          <w:rPr>
            <w:rFonts w:hint="eastAsia" w:ascii="Times New Roman" w:hAnsi="Times New Roman"/>
            <w:sz w:val="24"/>
            <w:szCs w:val="24"/>
          </w:rPr>
          <w:delText>…………</w:delText>
        </w:r>
      </w:del>
    </w:p>
    <w:p>
      <w:pPr>
        <w:pStyle w:val="13"/>
        <w:tabs>
          <w:tab w:val="right" w:leader="dot" w:pos="9345"/>
        </w:tabs>
        <w:spacing w:line="360" w:lineRule="auto"/>
        <w:rPr>
          <w:del w:id="106" w:author="Janusio" w:date="2018-03-10T12:34:05Z"/>
          <w:rFonts w:hint="eastAsia" w:ascii="Times New Roman" w:hAnsi="Times New Roman"/>
          <w:sz w:val="24"/>
          <w:szCs w:val="24"/>
        </w:rPr>
      </w:pPr>
      <w:del w:id="107" w:author="Janusio" w:date="2018-03-10T12:34:05Z">
        <w:r>
          <w:rPr>
            <w:rFonts w:hint="eastAsia" w:ascii="Times New Roman" w:hAnsi="Times New Roman"/>
            <w:sz w:val="24"/>
            <w:szCs w:val="24"/>
          </w:rPr>
          <w:delText>5 （第5章）结论</w:delText>
        </w:r>
      </w:del>
      <w:del w:id="108" w:author="Janusio" w:date="2018-03-10T12:34:05Z">
        <w:r>
          <w:rPr>
            <w:rFonts w:hint="eastAsia" w:ascii="Times New Roman" w:hAnsi="Times New Roman"/>
            <w:sz w:val="24"/>
            <w:szCs w:val="24"/>
          </w:rPr>
          <w:tab/>
        </w:r>
      </w:del>
      <w:del w:id="109" w:author="Janusio" w:date="2018-03-10T12:34:05Z">
        <w:r>
          <w:rPr>
            <w:rFonts w:hint="eastAsia" w:ascii="Times New Roman" w:hAnsi="Times New Roman"/>
            <w:sz w:val="24"/>
            <w:szCs w:val="24"/>
          </w:rPr>
          <w:delText>71</w:delText>
        </w:r>
      </w:del>
    </w:p>
    <w:p>
      <w:pPr>
        <w:pStyle w:val="13"/>
        <w:tabs>
          <w:tab w:val="right" w:leader="dot" w:pos="9345"/>
        </w:tabs>
        <w:spacing w:line="360" w:lineRule="auto"/>
        <w:rPr>
          <w:del w:id="110" w:author="Janusio" w:date="2018-03-10T12:34:05Z"/>
          <w:rFonts w:hint="eastAsia" w:ascii="Times New Roman" w:hAnsi="Times New Roman"/>
          <w:sz w:val="24"/>
          <w:szCs w:val="24"/>
        </w:rPr>
      </w:pPr>
      <w:del w:id="111" w:author="Janusio" w:date="2018-03-10T12:34:05Z">
        <w:r>
          <w:rPr>
            <w:rFonts w:hint="eastAsia" w:ascii="Times New Roman" w:hAnsi="Times New Roman"/>
            <w:sz w:val="24"/>
            <w:szCs w:val="24"/>
          </w:rPr>
          <w:delText>参考文献</w:delText>
        </w:r>
      </w:del>
      <w:del w:id="112" w:author="Janusio" w:date="2018-03-10T12:34:05Z">
        <w:r>
          <w:rPr>
            <w:rFonts w:hint="eastAsia" w:ascii="Times New Roman" w:hAnsi="Times New Roman"/>
            <w:sz w:val="24"/>
            <w:szCs w:val="24"/>
          </w:rPr>
          <w:tab/>
        </w:r>
      </w:del>
      <w:del w:id="113" w:author="Janusio" w:date="2018-03-10T12:34:05Z">
        <w:r>
          <w:rPr>
            <w:rFonts w:hint="eastAsia" w:ascii="Times New Roman" w:hAnsi="Times New Roman"/>
            <w:sz w:val="24"/>
            <w:szCs w:val="24"/>
          </w:rPr>
          <w:delText>93</w:delText>
        </w:r>
      </w:del>
    </w:p>
    <w:p>
      <w:pPr>
        <w:pStyle w:val="13"/>
        <w:tabs>
          <w:tab w:val="right" w:leader="dot" w:pos="9345"/>
        </w:tabs>
        <w:spacing w:line="360" w:lineRule="auto"/>
        <w:rPr>
          <w:del w:id="114" w:author="Janusio" w:date="2018-03-10T12:34:05Z"/>
          <w:rFonts w:hint="eastAsia" w:ascii="Times New Roman" w:hAnsi="Times New Roman"/>
          <w:sz w:val="24"/>
          <w:szCs w:val="24"/>
        </w:rPr>
      </w:pPr>
      <w:del w:id="115" w:author="Janusio" w:date="2018-03-10T12:34:05Z">
        <w:r>
          <w:rPr>
            <w:rFonts w:hint="eastAsia" w:ascii="Times New Roman" w:hAnsi="Times New Roman"/>
            <w:sz w:val="24"/>
            <w:szCs w:val="24"/>
          </w:rPr>
          <w:delText>附录</w:delText>
        </w:r>
      </w:del>
      <w:del w:id="116" w:author="Janusio" w:date="2018-03-10T12:34:05Z">
        <w:r>
          <w:rPr>
            <w:rFonts w:hint="eastAsia" w:ascii="Times New Roman" w:hAnsi="Times New Roman"/>
            <w:sz w:val="24"/>
            <w:szCs w:val="24"/>
          </w:rPr>
          <w:tab/>
        </w:r>
      </w:del>
      <w:del w:id="117" w:author="Janusio" w:date="2018-03-10T12:34:05Z">
        <w:r>
          <w:rPr>
            <w:rFonts w:hint="eastAsia" w:ascii="Times New Roman" w:hAnsi="Times New Roman"/>
            <w:sz w:val="24"/>
            <w:szCs w:val="24"/>
          </w:rPr>
          <w:delText>96</w:delText>
        </w:r>
      </w:del>
    </w:p>
    <w:p>
      <w:pPr>
        <w:pStyle w:val="13"/>
        <w:tabs>
          <w:tab w:val="right" w:leader="dot" w:pos="9345"/>
        </w:tabs>
        <w:spacing w:line="360" w:lineRule="auto"/>
        <w:rPr>
          <w:del w:id="118" w:author="Janusio" w:date="2018-03-10T12:34:05Z"/>
          <w:rFonts w:hint="eastAsia" w:ascii="Times New Roman" w:hAnsi="Times New Roman"/>
          <w:sz w:val="24"/>
          <w:szCs w:val="24"/>
        </w:rPr>
      </w:pPr>
      <w:del w:id="119" w:author="Janusio" w:date="2018-03-10T12:34:05Z">
        <w:r>
          <w:rPr>
            <w:rFonts w:hint="eastAsia" w:ascii="Times New Roman" w:hAnsi="Times New Roman"/>
            <w:sz w:val="24"/>
            <w:szCs w:val="24"/>
          </w:rPr>
          <w:delText>致谢</w:delText>
        </w:r>
      </w:del>
      <w:del w:id="120" w:author="Janusio" w:date="2018-03-10T12:34:05Z">
        <w:r>
          <w:rPr>
            <w:rFonts w:hint="eastAsia" w:ascii="Times New Roman" w:hAnsi="Times New Roman"/>
            <w:sz w:val="24"/>
            <w:szCs w:val="24"/>
          </w:rPr>
          <w:tab/>
        </w:r>
      </w:del>
      <w:del w:id="121" w:author="Janusio" w:date="2018-03-10T12:34:05Z">
        <w:r>
          <w:rPr>
            <w:rFonts w:hint="eastAsia" w:ascii="Times New Roman" w:hAnsi="Times New Roman"/>
            <w:sz w:val="24"/>
            <w:szCs w:val="24"/>
          </w:rPr>
          <w:delText>98</w:delText>
        </w:r>
      </w:del>
    </w:p>
    <w:p>
      <w:pPr>
        <w:pStyle w:val="13"/>
        <w:tabs>
          <w:tab w:val="right" w:leader="dot" w:pos="9345"/>
        </w:tabs>
        <w:spacing w:line="360" w:lineRule="auto"/>
        <w:rPr>
          <w:del w:id="122" w:author="Janusio" w:date="2018-03-10T12:34:05Z"/>
          <w:rFonts w:hint="eastAsia" w:ascii="Times New Roman" w:hAnsi="Times New Roman" w:eastAsia="仿宋_GB2312"/>
          <w:sz w:val="24"/>
          <w:szCs w:val="24"/>
        </w:rPr>
      </w:pPr>
      <w:del w:id="123" w:author="Janusio" w:date="2018-03-10T12:34:05Z">
        <w:r>
          <w:rPr>
            <w:rFonts w:hint="eastAsia" w:ascii="Times New Roman" w:hAnsi="Times New Roman"/>
            <w:sz w:val="24"/>
            <w:szCs w:val="24"/>
          </w:rPr>
          <w:delText>在校期间的科研成果</w:delText>
        </w:r>
      </w:del>
      <w:del w:id="124" w:author="Janusio" w:date="2018-03-10T12:34:05Z">
        <w:r>
          <w:rPr>
            <w:rFonts w:hint="eastAsia" w:ascii="Times New Roman" w:hAnsi="Times New Roman" w:eastAsia="仿宋_GB2312"/>
            <w:sz w:val="24"/>
            <w:szCs w:val="24"/>
          </w:rPr>
          <w:tab/>
        </w:r>
      </w:del>
      <w:del w:id="125" w:author="Janusio" w:date="2018-03-10T12:34:05Z">
        <w:r>
          <w:rPr>
            <w:rFonts w:hint="eastAsia" w:ascii="Times New Roman" w:hAnsi="Times New Roman" w:eastAsia="仿宋_GB2312"/>
            <w:sz w:val="24"/>
            <w:szCs w:val="24"/>
          </w:rPr>
          <w:delText>102</w:delText>
        </w:r>
      </w:del>
    </w:p>
    <w:p>
      <w:pPr>
        <w:ind w:firstLine="1816" w:firstLineChars="757"/>
        <w:rPr>
          <w:del w:id="126" w:author="Janusio" w:date="2018-03-10T12:34:05Z"/>
          <w:rFonts w:hint="eastAsia" w:ascii="Times New Roman" w:hAnsi="Times New Roman" w:eastAsia="仿宋_GB2312"/>
          <w:szCs w:val="21"/>
        </w:rPr>
      </w:pPr>
    </w:p>
    <w:p>
      <w:pPr>
        <w:spacing w:line="400" w:lineRule="exact"/>
        <w:rPr>
          <w:del w:id="127" w:author="Janusio" w:date="2018-03-10T12:34:05Z"/>
          <w:rFonts w:hint="eastAsia" w:ascii="Times New Roman" w:hAnsi="Times New Roman"/>
        </w:rPr>
      </w:pPr>
      <w:del w:id="128" w:author="Janusio" w:date="2018-03-10T12:34:05Z">
        <w:r>
          <w:rPr>
            <w:rFonts w:ascii="Times New Roman" w:hAnsi="Times New Roman"/>
          </w:rPr>
          <w:br w:type="page"/>
        </w:r>
      </w:del>
    </w:p>
    <w:p>
      <w:pPr>
        <w:pStyle w:val="2"/>
        <w:ind w:firstLine="0" w:firstLineChars="0"/>
        <w:rPr>
          <w:rFonts w:hint="eastAsia"/>
        </w:rPr>
      </w:pPr>
      <w:r>
        <w:rPr>
          <w:rFonts w:hint="eastAsia"/>
          <w:lang w:val="en-US" w:eastAsia="zh-CN"/>
        </w:rPr>
        <w:t>绪论</w:t>
      </w:r>
    </w:p>
    <w:p>
      <w:pPr>
        <w:pStyle w:val="3"/>
        <w:ind w:firstLine="0" w:firstLineChars="0"/>
        <w:rPr>
          <w:rFonts w:hint="eastAsia"/>
        </w:rPr>
      </w:pPr>
      <w:r>
        <w:rPr>
          <w:rFonts w:hint="eastAsia"/>
          <w:lang w:val="en-US" w:eastAsia="zh-CN"/>
        </w:rPr>
        <w:t>研究背景及意义</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18"/>
          <w:rFonts w:hint="eastAsia" w:ascii="Times New Roman" w:hAnsi="Times New Roman"/>
          <w:sz w:val="24"/>
          <w:szCs w:val="24"/>
          <w:vertAlign w:val="superscript"/>
          <w:lang w:val="en-US" w:eastAsia="zh-CN"/>
        </w:rPr>
        <w:t>[</w:t>
      </w:r>
      <w:bookmarkStart w:id="2" w:name="_Ref22115"/>
      <w:r>
        <w:rPr>
          <w:rStyle w:val="18"/>
          <w:rFonts w:hint="eastAsia" w:ascii="Times New Roman" w:hAnsi="Times New Roman"/>
          <w:sz w:val="24"/>
          <w:szCs w:val="24"/>
          <w:vertAlign w:val="superscript"/>
          <w:lang w:val="en-US" w:eastAsia="zh-CN"/>
        </w:rPr>
        <w:endnoteReference w:id="0"/>
      </w:r>
      <w:bookmarkEnd w:id="2"/>
      <w:r>
        <w:rPr>
          <w:rStyle w:val="18"/>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高商，比如国外的Intel，IBM，微软，以及国内的腾讯，阿里巴巴都拥有非常成熟的云计算技术和应用服务提供技术。云计算的快速发展同时也给云计算带了除传统信息安全、网络安全之外的安全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，其中，如何向云租户证明云计算底层平台的安全性、虚拟机的安全性是一个非常重要的问题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6"/>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27"/>
        <w:spacing w:line="360" w:lineRule="auto"/>
        <w:ind w:firstLine="540" w:firstLineChars="0"/>
        <w:rPr>
          <w:del w:id="129" w:author="Janusio" w:date="2018-03-10T12:36:06Z"/>
          <w:rFonts w:hint="eastAsia" w:ascii="Times New Roman" w:hAnsi="Times New Roman"/>
          <w:sz w:val="24"/>
          <w:szCs w:val="24"/>
          <w:lang w:val="en-US" w:eastAsia="zh-CN"/>
        </w:rPr>
      </w:pPr>
      <w:del w:id="130" w:author="Janusio" w:date="2018-03-10T12:36:06Z">
        <w:r>
          <w:rPr>
            <w:rFonts w:hint="eastAsia" w:ascii="Times New Roman" w:hAnsi="Times New Roman"/>
            <w:sz w:val="24"/>
            <w:szCs w:val="24"/>
            <w:lang w:val="en-US" w:eastAsia="zh-CN"/>
          </w:rPr>
          <w:delText>可信平台模块TPM(Trusted Platform Module, TPM)是可信计算的核心和关键技术，是可信计算机系统的信任根，通过构建从平台底层硬件到平台上层应用程序的信任链，并结合可信远程证明向平台外部实体提供可信证明</w:delText>
        </w:r>
      </w:del>
      <w:del w:id="131" w:author="Janusio" w:date="2018-03-10T12:36:06Z">
        <w:r>
          <w:rPr>
            <w:rStyle w:val="18"/>
            <w:rFonts w:hint="eastAsia" w:ascii="Times New Roman" w:hAnsi="Times New Roman"/>
            <w:sz w:val="24"/>
            <w:szCs w:val="24"/>
            <w:lang w:val="en-US" w:eastAsia="zh-CN"/>
          </w:rPr>
          <w:delText>[</w:delText>
        </w:r>
      </w:del>
      <w:del w:id="132" w:author="Janusio" w:date="2018-03-10T12:36:06Z">
        <w:r>
          <w:rPr>
            <w:rStyle w:val="18"/>
            <w:rFonts w:hint="eastAsia" w:ascii="Times New Roman" w:hAnsi="Times New Roman"/>
            <w:sz w:val="24"/>
            <w:szCs w:val="24"/>
            <w:lang w:val="en-US" w:eastAsia="zh-CN"/>
          </w:rPr>
          <w:endnoteReference w:id="11"/>
        </w:r>
      </w:del>
      <w:del w:id="133" w:author="Janusio" w:date="2018-03-10T12:36:06Z">
        <w:r>
          <w:rPr>
            <w:rStyle w:val="18"/>
            <w:rFonts w:hint="eastAsia" w:ascii="Times New Roman" w:hAnsi="Times New Roman"/>
            <w:sz w:val="24"/>
            <w:szCs w:val="24"/>
            <w:lang w:val="en-US" w:eastAsia="zh-CN"/>
          </w:rPr>
          <w:delText>[</w:delText>
        </w:r>
      </w:del>
      <w:del w:id="134" w:author="Janusio" w:date="2018-03-10T12:36:06Z">
        <w:r>
          <w:rPr>
            <w:rStyle w:val="18"/>
            <w:rFonts w:hint="eastAsia" w:ascii="Times New Roman" w:hAnsi="Times New Roman"/>
            <w:sz w:val="24"/>
            <w:szCs w:val="24"/>
            <w:lang w:val="en-US" w:eastAsia="zh-CN"/>
          </w:rPr>
          <w:endnoteReference w:id="12"/>
        </w:r>
      </w:del>
      <w:del w:id="135" w:author="Janusio" w:date="2018-03-10T12:36:06Z">
        <w:r>
          <w:rPr>
            <w:rStyle w:val="18"/>
            <w:rFonts w:hint="eastAsia" w:ascii="Times New Roman" w:hAnsi="Times New Roman"/>
            <w:sz w:val="24"/>
            <w:szCs w:val="24"/>
            <w:lang w:val="en-US" w:eastAsia="zh-CN"/>
          </w:rPr>
          <w:delText>][</w:delText>
        </w:r>
      </w:del>
      <w:del w:id="136" w:author="Janusio" w:date="2018-03-10T12:36:06Z">
        <w:bookmarkStart w:id="3" w:name="_Ref22010"/>
        <w:r>
          <w:rPr>
            <w:rStyle w:val="18"/>
            <w:rFonts w:hint="eastAsia" w:ascii="Times New Roman" w:hAnsi="Times New Roman"/>
            <w:sz w:val="24"/>
            <w:szCs w:val="24"/>
            <w:lang w:val="en-US" w:eastAsia="zh-CN"/>
          </w:rPr>
          <w:endnoteReference w:id="13"/>
        </w:r>
        <w:bookmarkEnd w:id="3"/>
      </w:del>
      <w:del w:id="137" w:author="Janusio" w:date="2018-03-10T12:36:06Z">
        <w:r>
          <w:rPr>
            <w:rStyle w:val="18"/>
            <w:rFonts w:hint="eastAsia" w:ascii="Times New Roman" w:hAnsi="Times New Roman"/>
            <w:sz w:val="24"/>
            <w:szCs w:val="24"/>
            <w:lang w:val="en-US" w:eastAsia="zh-CN"/>
          </w:rPr>
          <w:delText>]</w:delText>
        </w:r>
      </w:del>
      <w:del w:id="138" w:author="Janusio" w:date="2018-03-10T12:36:06Z">
        <w:r>
          <w:rPr>
            <w:rFonts w:hint="eastAsia" w:ascii="Times New Roman" w:hAnsi="Times New Roman"/>
            <w:sz w:val="24"/>
            <w:szCs w:val="24"/>
            <w:lang w:val="en-US" w:eastAsia="zh-CN"/>
          </w:rPr>
          <w:delText>。TCG</w:delText>
        </w:r>
      </w:del>
      <w:del w:id="139" w:author="Janusio" w:date="2018-03-10T12:36:06Z">
        <w:r>
          <w:rPr>
            <w:rStyle w:val="18"/>
            <w:rFonts w:hint="eastAsia" w:ascii="Times New Roman" w:hAnsi="Times New Roman"/>
            <w:sz w:val="24"/>
            <w:szCs w:val="24"/>
            <w:lang w:val="en-US" w:eastAsia="zh-CN"/>
          </w:rPr>
          <w:delText>[</w:delText>
        </w:r>
      </w:del>
      <w:del w:id="140" w:author="Janusio" w:date="2018-03-10T12:36:06Z">
        <w:r>
          <w:rPr>
            <w:rStyle w:val="18"/>
            <w:rFonts w:hint="eastAsia" w:ascii="Times New Roman" w:hAnsi="Times New Roman"/>
            <w:sz w:val="24"/>
            <w:szCs w:val="24"/>
            <w:lang w:val="en-US" w:eastAsia="zh-CN"/>
          </w:rPr>
          <w:endnoteReference w:id="14"/>
        </w:r>
      </w:del>
      <w:del w:id="141" w:author="Janusio" w:date="2018-03-10T12:36:06Z">
        <w:r>
          <w:rPr>
            <w:rStyle w:val="18"/>
            <w:rFonts w:hint="eastAsia" w:ascii="Times New Roman" w:hAnsi="Times New Roman"/>
            <w:sz w:val="24"/>
            <w:szCs w:val="24"/>
            <w:lang w:val="en-US" w:eastAsia="zh-CN"/>
          </w:rPr>
          <w:delText>]</w:delText>
        </w:r>
      </w:del>
      <w:del w:id="142" w:author="Janusio" w:date="2018-03-10T12:36:06Z">
        <w:r>
          <w:rPr>
            <w:rFonts w:hint="eastAsia" w:ascii="Times New Roman" w:hAnsi="Times New Roman"/>
            <w:sz w:val="24"/>
            <w:szCs w:val="24"/>
            <w:lang w:val="en-US" w:eastAsia="zh-CN"/>
          </w:rPr>
          <w:delText>（Trusted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CRTM)和TPM中的一组PCR存储器组成，可信存储根RTS由TPM和存储根密钥SRK组成，可信报告根RTR由TPM和EK组成。TPM2.0规范于</w:delText>
        </w:r>
      </w:del>
      <w:del w:id="143" w:author="Janusio" w:date="2018-03-10T12:36:06Z">
        <w:r>
          <w:rPr>
            <w:rFonts w:hint="eastAsia" w:ascii="Times New Roman" w:hAnsi="Times New Roman"/>
            <w:sz w:val="24"/>
            <w:szCs w:val="24"/>
          </w:rPr>
          <w:delText>2014年发布</w:delText>
        </w:r>
      </w:del>
      <w:del w:id="144" w:author="Janusio" w:date="2018-03-10T12:36:06Z">
        <w:r>
          <w:rPr>
            <w:rStyle w:val="18"/>
            <w:rFonts w:hint="eastAsia" w:ascii="Times New Roman" w:hAnsi="Times New Roman"/>
            <w:sz w:val="24"/>
            <w:szCs w:val="24"/>
          </w:rPr>
          <w:delText>[</w:delText>
        </w:r>
      </w:del>
      <w:del w:id="145" w:author="Janusio" w:date="2018-03-10T12:36:06Z">
        <w:r>
          <w:rPr>
            <w:rStyle w:val="18"/>
            <w:rFonts w:hint="eastAsia" w:ascii="Times New Roman" w:hAnsi="Times New Roman"/>
            <w:sz w:val="24"/>
            <w:szCs w:val="24"/>
          </w:rPr>
          <w:endnoteReference w:id="15"/>
        </w:r>
      </w:del>
      <w:del w:id="146" w:author="Janusio" w:date="2018-03-10T12:36:06Z">
        <w:r>
          <w:rPr>
            <w:rStyle w:val="18"/>
            <w:rFonts w:hint="eastAsia" w:ascii="Times New Roman" w:hAnsi="Times New Roman"/>
            <w:sz w:val="24"/>
            <w:szCs w:val="24"/>
          </w:rPr>
          <w:delText>][</w:delText>
        </w:r>
      </w:del>
      <w:del w:id="147" w:author="Janusio" w:date="2018-03-10T12:36:06Z">
        <w:r>
          <w:rPr>
            <w:rStyle w:val="18"/>
            <w:rFonts w:hint="eastAsia" w:ascii="Times New Roman" w:hAnsi="Times New Roman"/>
            <w:sz w:val="24"/>
            <w:szCs w:val="24"/>
          </w:rPr>
          <w:endnoteReference w:id="16"/>
        </w:r>
      </w:del>
      <w:del w:id="148" w:author="Janusio" w:date="2018-03-10T12:36:06Z">
        <w:r>
          <w:rPr>
            <w:rStyle w:val="18"/>
            <w:rFonts w:hint="eastAsia" w:ascii="Times New Roman" w:hAnsi="Times New Roman"/>
            <w:sz w:val="24"/>
            <w:szCs w:val="24"/>
          </w:rPr>
          <w:delText>[</w:delText>
        </w:r>
      </w:del>
      <w:del w:id="149" w:author="Janusio" w:date="2018-03-10T12:36:06Z">
        <w:r>
          <w:rPr>
            <w:rStyle w:val="18"/>
            <w:rFonts w:hint="eastAsia" w:ascii="Times New Roman" w:hAnsi="Times New Roman"/>
            <w:sz w:val="24"/>
            <w:szCs w:val="24"/>
          </w:rPr>
          <w:endnoteReference w:id="17"/>
        </w:r>
      </w:del>
      <w:del w:id="150" w:author="Janusio" w:date="2018-03-10T12:36:06Z">
        <w:r>
          <w:rPr>
            <w:rStyle w:val="18"/>
            <w:rFonts w:hint="eastAsia" w:ascii="Times New Roman" w:hAnsi="Times New Roman"/>
            <w:sz w:val="24"/>
            <w:szCs w:val="24"/>
          </w:rPr>
          <w:delText>][</w:delText>
        </w:r>
      </w:del>
      <w:del w:id="151" w:author="Janusio" w:date="2018-03-10T12:36:06Z">
        <w:r>
          <w:rPr>
            <w:rStyle w:val="18"/>
            <w:rFonts w:hint="eastAsia" w:ascii="Times New Roman" w:hAnsi="Times New Roman"/>
            <w:sz w:val="24"/>
            <w:szCs w:val="24"/>
          </w:rPr>
          <w:endnoteReference w:id="18"/>
        </w:r>
      </w:del>
      <w:del w:id="152" w:author="Janusio" w:date="2018-03-10T12:36:06Z">
        <w:r>
          <w:rPr>
            <w:rStyle w:val="18"/>
            <w:rFonts w:hint="eastAsia" w:ascii="Times New Roman" w:hAnsi="Times New Roman"/>
            <w:sz w:val="24"/>
            <w:szCs w:val="24"/>
          </w:rPr>
          <w:delText>]</w:delText>
        </w:r>
      </w:del>
      <w:del w:id="153" w:author="Janusio" w:date="2018-03-10T12:36:06Z">
        <w:r>
          <w:rPr>
            <w:rFonts w:hint="eastAsia" w:ascii="Times New Roman" w:hAnsi="Times New Roman"/>
            <w:sz w:val="24"/>
            <w:szCs w:val="24"/>
          </w:rPr>
          <w:delText>，在密码算法支持、密钥、授权、签名、虚拟化等方面均有些新的特点</w:delText>
        </w:r>
      </w:del>
      <w:del w:id="154" w:author="Janusio" w:date="2018-03-10T12:36:06Z">
        <w:r>
          <w:rPr>
            <w:rFonts w:hint="eastAsia" w:ascii="Times New Roman" w:hAnsi="Times New Roman"/>
            <w:sz w:val="24"/>
            <w:szCs w:val="24"/>
            <w:lang w:eastAsia="zh-CN"/>
          </w:rPr>
          <w:delText>，</w:delText>
        </w:r>
      </w:del>
      <w:del w:id="155" w:author="Janusio" w:date="2018-03-10T12:36:06Z">
        <w:r>
          <w:rPr>
            <w:rFonts w:hint="eastAsia" w:ascii="Times New Roman" w:hAnsi="Times New Roman"/>
            <w:sz w:val="24"/>
            <w:szCs w:val="24"/>
            <w:lang w:val="en-US" w:eastAsia="zh-CN"/>
          </w:rPr>
          <w:delText>尤其在虚拟化方面的更新推动了可信计算技术与云计算技术的结合，共同保障云计算安全，向云租户提供一个安全可靠的云服务。利用可信计算技术构建可信虚拟平台（TVP）是研究的重要方向。TVP可以基于硬件的CRTM对云计算物理服务器组件进行可信度量，比如BIOS、操作系统内核OS、虚拟机管理器等，并在云计算平台上增加虚拟可信计算模块（vTPM）对云计算上的虚拟机组件进行可信度量，比如虚拟机镜像系统、虚拟机文件、虚拟机虚拟化过程所需的OS、虚拟BIOS等。TVP的出现能够帮助云计算提供商向云租户更好的提供安全可靠的云服务。</w:delText>
        </w:r>
      </w:del>
    </w:p>
    <w:p>
      <w:pPr>
        <w:pStyle w:val="27"/>
        <w:spacing w:line="360" w:lineRule="auto"/>
        <w:ind w:firstLine="540" w:firstLineChars="0"/>
        <w:rPr>
          <w:ins w:id="156" w:author="Janusio" w:date="2018-03-10T12:36:41Z"/>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国模将达到1453.3亿美元，平均每年增长率为21.7%。2016年我国的云计算市场达到514.9亿元，增速为35.9%，处于全球国家云计算发展的前列。2017年，工业和信息化部发布的《云计算发展三年行动计划（2017－2019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显示，在2016下半年到2017年，在参与调查的公司中，为把更多的经历投入到提高客户体验中，IT预算中有超过80%被用来使用云服务及其解决方案。但是，仅有23%的企业完全信任云计算提供商</w:t>
      </w:r>
      <w:del w:id="157" w:author="Janusio" w:date="2018-03-10T12:36:39Z">
        <w:r>
          <w:rPr>
            <w:rFonts w:hint="eastAsia" w:ascii="Times New Roman" w:hAnsi="Times New Roman"/>
            <w:sz w:val="24"/>
            <w:szCs w:val="24"/>
            <w:lang w:val="en-US" w:eastAsia="zh-CN"/>
          </w:rPr>
          <w:delText>，</w:delText>
        </w:r>
      </w:del>
      <w:ins w:id="158" w:author="Janusio" w:date="2018-03-10T12:36:39Z">
        <w:r>
          <w:rPr>
            <w:rFonts w:hint="eastAsia" w:ascii="Times New Roman" w:hAnsi="Times New Roman"/>
            <w:sz w:val="24"/>
            <w:szCs w:val="24"/>
            <w:lang w:val="en-US" w:eastAsia="zh-CN"/>
          </w:rPr>
          <w:t>。</w:t>
        </w:r>
      </w:ins>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一方面，云计算架构中独特的VMM的隔离机制、安全机会、监控机制，可以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27"/>
        <w:spacing w:line="360" w:lineRule="auto"/>
        <w:ind w:firstLine="540" w:firstLineChars="0"/>
        <w:rPr>
          <w:ins w:id="159" w:author="Janusio" w:date="2018-03-10T12:37:09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是可信计算的关键技术，针对可信计算技术与云计算技术结合的可信虚拟平台的信任链构建更是十分有必要的。利用虚拟可信平台模块（vTPM）</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7"/>
        <w:spacing w:line="360" w:lineRule="auto"/>
        <w:ind w:firstLine="540" w:firstLineChars="0"/>
        <w:rPr>
          <w:rFonts w:hint="eastAsia" w:ascii="Times New Roman" w:hAnsi="Times New Roman"/>
          <w:sz w:val="24"/>
          <w:szCs w:val="24"/>
          <w:lang w:val="en-US" w:eastAsia="zh-CN"/>
        </w:rPr>
      </w:pPr>
      <w:ins w:id="160" w:author="Janusio" w:date="2018-03-10T12:37:12Z">
        <w:r>
          <w:rPr>
            <w:rFonts w:hint="eastAsia" w:ascii="Times New Roman" w:hAnsi="Times New Roman"/>
            <w:sz w:val="24"/>
            <w:szCs w:val="24"/>
            <w:lang w:val="en-US" w:eastAsia="zh-CN"/>
          </w:rPr>
          <w:t>并且</w:t>
        </w:r>
      </w:ins>
      <w:ins w:id="161" w:author="Janusio" w:date="2018-03-10T12:51:37Z">
        <w:r>
          <w:rPr>
            <w:rFonts w:hint="eastAsia" w:ascii="Times New Roman" w:hAnsi="Times New Roman"/>
            <w:sz w:val="24"/>
            <w:szCs w:val="24"/>
            <w:lang w:val="en-US" w:eastAsia="zh-CN"/>
          </w:rPr>
          <w:t>，</w:t>
        </w:r>
      </w:ins>
      <w:ins w:id="162" w:author="Janusio" w:date="2018-03-10T12:42:57Z">
        <w:r>
          <w:rPr>
            <w:rFonts w:hint="eastAsia" w:ascii="Times New Roman" w:hAnsi="Times New Roman"/>
            <w:sz w:val="24"/>
            <w:szCs w:val="24"/>
            <w:lang w:val="en-US" w:eastAsia="zh-CN"/>
          </w:rPr>
          <w:t>基于</w:t>
        </w:r>
      </w:ins>
      <w:ins w:id="163" w:author="Janusio" w:date="2018-03-10T12:42:59Z">
        <w:r>
          <w:rPr>
            <w:rFonts w:hint="eastAsia" w:ascii="Times New Roman" w:hAnsi="Times New Roman"/>
            <w:sz w:val="24"/>
            <w:szCs w:val="24"/>
            <w:lang w:val="en-US" w:eastAsia="zh-CN"/>
          </w:rPr>
          <w:t>信任链</w:t>
        </w:r>
      </w:ins>
      <w:ins w:id="164" w:author="Janusio" w:date="2018-03-10T12:43:01Z">
        <w:r>
          <w:rPr>
            <w:rFonts w:hint="eastAsia" w:ascii="Times New Roman" w:hAnsi="Times New Roman"/>
            <w:sz w:val="24"/>
            <w:szCs w:val="24"/>
            <w:lang w:val="en-US" w:eastAsia="zh-CN"/>
          </w:rPr>
          <w:t>传递</w:t>
        </w:r>
      </w:ins>
      <w:ins w:id="165" w:author="Janusio" w:date="2018-03-10T12:43:02Z">
        <w:r>
          <w:rPr>
            <w:rFonts w:hint="eastAsia" w:ascii="Times New Roman" w:hAnsi="Times New Roman"/>
            <w:sz w:val="24"/>
            <w:szCs w:val="24"/>
            <w:lang w:val="en-US" w:eastAsia="zh-CN"/>
          </w:rPr>
          <w:t>模型的</w:t>
        </w:r>
      </w:ins>
      <w:ins w:id="166" w:author="Janusio" w:date="2018-03-10T12:43:05Z">
        <w:r>
          <w:rPr>
            <w:rFonts w:hint="eastAsia" w:ascii="Times New Roman" w:hAnsi="Times New Roman"/>
            <w:sz w:val="24"/>
            <w:szCs w:val="24"/>
            <w:lang w:val="en-US" w:eastAsia="zh-CN"/>
          </w:rPr>
          <w:t>形式化</w:t>
        </w:r>
      </w:ins>
      <w:ins w:id="167" w:author="Janusio" w:date="2018-03-10T12:43:06Z">
        <w:r>
          <w:rPr>
            <w:rFonts w:hint="eastAsia" w:ascii="Times New Roman" w:hAnsi="Times New Roman"/>
            <w:sz w:val="24"/>
            <w:szCs w:val="24"/>
            <w:lang w:val="en-US" w:eastAsia="zh-CN"/>
          </w:rPr>
          <w:t>分析</w:t>
        </w:r>
      </w:ins>
      <w:ins w:id="168" w:author="Janusio" w:date="2018-03-10T12:43:07Z">
        <w:r>
          <w:rPr>
            <w:rFonts w:hint="eastAsia" w:ascii="Times New Roman" w:hAnsi="Times New Roman"/>
            <w:sz w:val="24"/>
            <w:szCs w:val="24"/>
            <w:lang w:val="en-US" w:eastAsia="zh-CN"/>
          </w:rPr>
          <w:t>问题一直</w:t>
        </w:r>
      </w:ins>
      <w:ins w:id="169" w:author="Janusio" w:date="2018-03-10T12:43:08Z">
        <w:r>
          <w:rPr>
            <w:rFonts w:hint="eastAsia" w:ascii="Times New Roman" w:hAnsi="Times New Roman"/>
            <w:sz w:val="24"/>
            <w:szCs w:val="24"/>
            <w:lang w:val="en-US" w:eastAsia="zh-CN"/>
          </w:rPr>
          <w:t>是</w:t>
        </w:r>
      </w:ins>
      <w:ins w:id="170" w:author="Janusio" w:date="2018-03-10T12:43:09Z">
        <w:r>
          <w:rPr>
            <w:rFonts w:hint="eastAsia" w:ascii="Times New Roman" w:hAnsi="Times New Roman"/>
            <w:sz w:val="24"/>
            <w:szCs w:val="24"/>
            <w:lang w:val="en-US" w:eastAsia="zh-CN"/>
          </w:rPr>
          <w:t>可信计算</w:t>
        </w:r>
      </w:ins>
      <w:ins w:id="171" w:author="Janusio" w:date="2018-03-10T12:43:17Z">
        <w:r>
          <w:rPr>
            <w:rFonts w:hint="eastAsia" w:ascii="Times New Roman" w:hAnsi="Times New Roman"/>
            <w:sz w:val="24"/>
            <w:szCs w:val="24"/>
            <w:lang w:val="en-US" w:eastAsia="zh-CN"/>
          </w:rPr>
          <w:t>研究</w:t>
        </w:r>
      </w:ins>
      <w:ins w:id="172" w:author="Janusio" w:date="2018-03-10T12:43:19Z">
        <w:r>
          <w:rPr>
            <w:rFonts w:hint="eastAsia" w:ascii="Times New Roman" w:hAnsi="Times New Roman"/>
            <w:sz w:val="24"/>
            <w:szCs w:val="24"/>
            <w:lang w:val="en-US" w:eastAsia="zh-CN"/>
          </w:rPr>
          <w:t>领域</w:t>
        </w:r>
      </w:ins>
      <w:ins w:id="173" w:author="Janusio" w:date="2018-03-10T12:43:25Z">
        <w:r>
          <w:rPr>
            <w:rFonts w:hint="eastAsia" w:ascii="Times New Roman" w:hAnsi="Times New Roman"/>
            <w:sz w:val="24"/>
            <w:szCs w:val="24"/>
            <w:lang w:val="en-US" w:eastAsia="zh-CN"/>
          </w:rPr>
          <w:t>中</w:t>
        </w:r>
      </w:ins>
      <w:ins w:id="174" w:author="Janusio" w:date="2018-03-10T12:43:27Z">
        <w:r>
          <w:rPr>
            <w:rFonts w:hint="eastAsia" w:ascii="Times New Roman" w:hAnsi="Times New Roman"/>
            <w:sz w:val="24"/>
            <w:szCs w:val="24"/>
            <w:lang w:val="en-US" w:eastAsia="zh-CN"/>
          </w:rPr>
          <w:t>重要</w:t>
        </w:r>
      </w:ins>
      <w:ins w:id="175" w:author="Janusio" w:date="2018-03-10T12:43:28Z">
        <w:r>
          <w:rPr>
            <w:rFonts w:hint="eastAsia" w:ascii="Times New Roman" w:hAnsi="Times New Roman"/>
            <w:sz w:val="24"/>
            <w:szCs w:val="24"/>
            <w:lang w:val="en-US" w:eastAsia="zh-CN"/>
          </w:rPr>
          <w:t>关注的</w:t>
        </w:r>
      </w:ins>
      <w:ins w:id="176" w:author="Janusio" w:date="2018-03-10T12:43:29Z">
        <w:r>
          <w:rPr>
            <w:rFonts w:hint="eastAsia" w:ascii="Times New Roman" w:hAnsi="Times New Roman"/>
            <w:sz w:val="24"/>
            <w:szCs w:val="24"/>
            <w:lang w:val="en-US" w:eastAsia="zh-CN"/>
          </w:rPr>
          <w:t>问题，</w:t>
        </w:r>
      </w:ins>
      <w:ins w:id="177" w:author="Janusio" w:date="2018-03-10T12:43:54Z">
        <w:r>
          <w:rPr>
            <w:rFonts w:hint="eastAsia" w:ascii="Times New Roman" w:hAnsi="Times New Roman"/>
            <w:sz w:val="24"/>
            <w:szCs w:val="24"/>
            <w:lang w:val="en-US" w:eastAsia="zh-CN"/>
          </w:rPr>
          <w:t>从</w:t>
        </w:r>
      </w:ins>
      <w:ins w:id="178" w:author="Janusio" w:date="2018-03-10T12:44:06Z">
        <w:r>
          <w:rPr>
            <w:rFonts w:hint="eastAsia" w:ascii="Times New Roman" w:hAnsi="Times New Roman"/>
            <w:sz w:val="24"/>
            <w:szCs w:val="24"/>
            <w:lang w:val="en-US" w:eastAsia="zh-CN"/>
          </w:rPr>
          <w:t>安全系统的</w:t>
        </w:r>
      </w:ins>
      <w:ins w:id="179" w:author="Janusio" w:date="2018-03-10T12:44:07Z">
        <w:r>
          <w:rPr>
            <w:rFonts w:hint="eastAsia" w:ascii="Times New Roman" w:hAnsi="Times New Roman"/>
            <w:sz w:val="24"/>
            <w:szCs w:val="24"/>
            <w:lang w:val="en-US" w:eastAsia="zh-CN"/>
          </w:rPr>
          <w:t>整体</w:t>
        </w:r>
      </w:ins>
      <w:ins w:id="180" w:author="Janusio" w:date="2018-03-10T12:44:09Z">
        <w:r>
          <w:rPr>
            <w:rFonts w:hint="eastAsia" w:ascii="Times New Roman" w:hAnsi="Times New Roman"/>
            <w:sz w:val="24"/>
            <w:szCs w:val="24"/>
            <w:lang w:val="en-US" w:eastAsia="zh-CN"/>
          </w:rPr>
          <w:t>构建</w:t>
        </w:r>
      </w:ins>
      <w:ins w:id="181" w:author="Janusio" w:date="2018-03-10T12:44:10Z">
        <w:r>
          <w:rPr>
            <w:rFonts w:hint="eastAsia" w:ascii="Times New Roman" w:hAnsi="Times New Roman"/>
            <w:sz w:val="24"/>
            <w:szCs w:val="24"/>
            <w:lang w:val="en-US" w:eastAsia="zh-CN"/>
          </w:rPr>
          <w:t>角度</w:t>
        </w:r>
      </w:ins>
      <w:ins w:id="182" w:author="Janusio" w:date="2018-03-10T12:44:11Z">
        <w:r>
          <w:rPr>
            <w:rFonts w:hint="eastAsia" w:ascii="Times New Roman" w:hAnsi="Times New Roman"/>
            <w:sz w:val="24"/>
            <w:szCs w:val="24"/>
            <w:lang w:val="en-US" w:eastAsia="zh-CN"/>
          </w:rPr>
          <w:t>上</w:t>
        </w:r>
      </w:ins>
      <w:ins w:id="183" w:author="Janusio" w:date="2018-03-10T12:44:13Z">
        <w:r>
          <w:rPr>
            <w:rFonts w:hint="eastAsia" w:ascii="Times New Roman" w:hAnsi="Times New Roman"/>
            <w:sz w:val="24"/>
            <w:szCs w:val="24"/>
            <w:lang w:val="en-US" w:eastAsia="zh-CN"/>
          </w:rPr>
          <w:t>来看，</w:t>
        </w:r>
      </w:ins>
      <w:ins w:id="184" w:author="Janusio" w:date="2018-03-10T12:44:20Z">
        <w:r>
          <w:rPr>
            <w:rFonts w:hint="eastAsia" w:ascii="Times New Roman" w:hAnsi="Times New Roman"/>
            <w:sz w:val="24"/>
            <w:szCs w:val="24"/>
            <w:lang w:val="en-US" w:eastAsia="zh-CN"/>
          </w:rPr>
          <w:t>一个</w:t>
        </w:r>
      </w:ins>
      <w:ins w:id="185" w:author="Janusio" w:date="2018-03-10T12:44:21Z">
        <w:r>
          <w:rPr>
            <w:rFonts w:hint="eastAsia" w:ascii="Times New Roman" w:hAnsi="Times New Roman"/>
            <w:sz w:val="24"/>
            <w:szCs w:val="24"/>
            <w:lang w:val="en-US" w:eastAsia="zh-CN"/>
          </w:rPr>
          <w:t>安全</w:t>
        </w:r>
      </w:ins>
      <w:ins w:id="186" w:author="Janusio" w:date="2018-03-10T12:44:22Z">
        <w:r>
          <w:rPr>
            <w:rFonts w:hint="eastAsia" w:ascii="Times New Roman" w:hAnsi="Times New Roman"/>
            <w:sz w:val="24"/>
            <w:szCs w:val="24"/>
            <w:lang w:val="en-US" w:eastAsia="zh-CN"/>
          </w:rPr>
          <w:t>可靠的</w:t>
        </w:r>
      </w:ins>
      <w:ins w:id="187" w:author="Janusio" w:date="2018-03-10T12:44:24Z">
        <w:r>
          <w:rPr>
            <w:rFonts w:hint="eastAsia" w:ascii="Times New Roman" w:hAnsi="Times New Roman"/>
            <w:sz w:val="24"/>
            <w:szCs w:val="24"/>
            <w:lang w:val="en-US" w:eastAsia="zh-CN"/>
          </w:rPr>
          <w:t>系统</w:t>
        </w:r>
      </w:ins>
      <w:ins w:id="188" w:author="Janusio" w:date="2018-03-10T12:44:25Z">
        <w:r>
          <w:rPr>
            <w:rFonts w:hint="eastAsia" w:ascii="Times New Roman" w:hAnsi="Times New Roman"/>
            <w:sz w:val="24"/>
            <w:szCs w:val="24"/>
            <w:lang w:val="en-US" w:eastAsia="zh-CN"/>
          </w:rPr>
          <w:t>不仅仅在</w:t>
        </w:r>
      </w:ins>
      <w:ins w:id="189" w:author="Janusio" w:date="2018-03-10T12:44:26Z">
        <w:r>
          <w:rPr>
            <w:rFonts w:hint="eastAsia" w:ascii="Times New Roman" w:hAnsi="Times New Roman"/>
            <w:sz w:val="24"/>
            <w:szCs w:val="24"/>
            <w:lang w:val="en-US" w:eastAsia="zh-CN"/>
          </w:rPr>
          <w:t>功能</w:t>
        </w:r>
      </w:ins>
      <w:ins w:id="190" w:author="Janusio" w:date="2018-03-10T12:44:27Z">
        <w:r>
          <w:rPr>
            <w:rFonts w:hint="eastAsia" w:ascii="Times New Roman" w:hAnsi="Times New Roman"/>
            <w:sz w:val="24"/>
            <w:szCs w:val="24"/>
            <w:lang w:val="en-US" w:eastAsia="zh-CN"/>
          </w:rPr>
          <w:t>上</w:t>
        </w:r>
      </w:ins>
      <w:ins w:id="191" w:author="Janusio" w:date="2018-03-10T12:44:36Z">
        <w:r>
          <w:rPr>
            <w:rFonts w:hint="eastAsia" w:ascii="Times New Roman" w:hAnsi="Times New Roman"/>
            <w:sz w:val="24"/>
            <w:szCs w:val="24"/>
            <w:lang w:val="en-US" w:eastAsia="zh-CN"/>
          </w:rPr>
          <w:t>是</w:t>
        </w:r>
      </w:ins>
      <w:ins w:id="192" w:author="Janusio" w:date="2018-03-10T12:44:37Z">
        <w:r>
          <w:rPr>
            <w:rFonts w:hint="eastAsia" w:ascii="Times New Roman" w:hAnsi="Times New Roman"/>
            <w:sz w:val="24"/>
            <w:szCs w:val="24"/>
            <w:lang w:val="en-US" w:eastAsia="zh-CN"/>
          </w:rPr>
          <w:t>安全的</w:t>
        </w:r>
      </w:ins>
      <w:ins w:id="193" w:author="Janusio" w:date="2018-03-10T12:44:38Z">
        <w:r>
          <w:rPr>
            <w:rFonts w:hint="eastAsia" w:ascii="Times New Roman" w:hAnsi="Times New Roman"/>
            <w:sz w:val="24"/>
            <w:szCs w:val="24"/>
            <w:lang w:val="en-US" w:eastAsia="zh-CN"/>
          </w:rPr>
          <w:t>，</w:t>
        </w:r>
      </w:ins>
      <w:ins w:id="194" w:author="Janusio" w:date="2018-03-10T12:44:40Z">
        <w:r>
          <w:rPr>
            <w:rFonts w:hint="eastAsia" w:ascii="Times New Roman" w:hAnsi="Times New Roman"/>
            <w:sz w:val="24"/>
            <w:szCs w:val="24"/>
            <w:lang w:val="en-US" w:eastAsia="zh-CN"/>
          </w:rPr>
          <w:t>也必须</w:t>
        </w:r>
      </w:ins>
      <w:ins w:id="195" w:author="Janusio" w:date="2018-03-10T12:44:48Z">
        <w:r>
          <w:rPr>
            <w:rFonts w:hint="eastAsia" w:ascii="Times New Roman" w:hAnsi="Times New Roman"/>
            <w:sz w:val="24"/>
            <w:szCs w:val="24"/>
            <w:lang w:val="en-US" w:eastAsia="zh-CN"/>
          </w:rPr>
          <w:t>利用</w:t>
        </w:r>
      </w:ins>
      <w:ins w:id="196" w:author="Janusio" w:date="2018-03-10T12:44:50Z">
        <w:r>
          <w:rPr>
            <w:rFonts w:hint="eastAsia" w:ascii="Times New Roman" w:hAnsi="Times New Roman"/>
            <w:sz w:val="24"/>
            <w:szCs w:val="24"/>
            <w:lang w:val="en-US" w:eastAsia="zh-CN"/>
          </w:rPr>
          <w:t>形式分分析</w:t>
        </w:r>
      </w:ins>
      <w:ins w:id="197" w:author="Janusio" w:date="2018-03-10T12:44:52Z">
        <w:r>
          <w:rPr>
            <w:rFonts w:hint="eastAsia" w:ascii="Times New Roman" w:hAnsi="Times New Roman"/>
            <w:sz w:val="24"/>
            <w:szCs w:val="24"/>
            <w:lang w:val="en-US" w:eastAsia="zh-CN"/>
          </w:rPr>
          <w:t>中的</w:t>
        </w:r>
      </w:ins>
      <w:ins w:id="198" w:author="Janusio" w:date="2018-03-10T12:44:53Z">
        <w:r>
          <w:rPr>
            <w:rFonts w:hint="eastAsia" w:ascii="Times New Roman" w:hAnsi="Times New Roman"/>
            <w:sz w:val="24"/>
            <w:szCs w:val="24"/>
            <w:lang w:val="en-US" w:eastAsia="zh-CN"/>
          </w:rPr>
          <w:t>数学</w:t>
        </w:r>
      </w:ins>
      <w:ins w:id="199" w:author="Janusio" w:date="2018-03-10T12:44:58Z">
        <w:r>
          <w:rPr>
            <w:rFonts w:hint="eastAsia" w:ascii="Times New Roman" w:hAnsi="Times New Roman"/>
            <w:sz w:val="24"/>
            <w:szCs w:val="24"/>
            <w:lang w:val="en-US" w:eastAsia="zh-CN"/>
          </w:rPr>
          <w:t>模型</w:t>
        </w:r>
      </w:ins>
      <w:ins w:id="200" w:author="Janusio" w:date="2018-03-10T12:45:02Z">
        <w:r>
          <w:rPr>
            <w:rFonts w:hint="eastAsia" w:ascii="Times New Roman" w:hAnsi="Times New Roman"/>
            <w:sz w:val="24"/>
            <w:szCs w:val="24"/>
            <w:lang w:val="en-US" w:eastAsia="zh-CN"/>
          </w:rPr>
          <w:t>描述</w:t>
        </w:r>
      </w:ins>
      <w:ins w:id="201" w:author="Janusio" w:date="2018-03-10T12:45:06Z">
        <w:r>
          <w:rPr>
            <w:rFonts w:hint="eastAsia" w:ascii="Times New Roman" w:hAnsi="Times New Roman"/>
            <w:sz w:val="24"/>
            <w:szCs w:val="24"/>
            <w:lang w:val="en-US" w:eastAsia="zh-CN"/>
          </w:rPr>
          <w:t>其</w:t>
        </w:r>
      </w:ins>
      <w:ins w:id="202" w:author="Janusio" w:date="2018-03-10T12:45:08Z">
        <w:r>
          <w:rPr>
            <w:rFonts w:hint="eastAsia" w:ascii="Times New Roman" w:hAnsi="Times New Roman"/>
            <w:sz w:val="24"/>
            <w:szCs w:val="24"/>
            <w:lang w:val="en-US" w:eastAsia="zh-CN"/>
          </w:rPr>
          <w:t>组件</w:t>
        </w:r>
      </w:ins>
      <w:ins w:id="203" w:author="Janusio" w:date="2018-03-10T12:45:09Z">
        <w:r>
          <w:rPr>
            <w:rFonts w:hint="eastAsia" w:ascii="Times New Roman" w:hAnsi="Times New Roman"/>
            <w:sz w:val="24"/>
            <w:szCs w:val="24"/>
            <w:lang w:val="en-US" w:eastAsia="zh-CN"/>
          </w:rPr>
          <w:t>和安全</w:t>
        </w:r>
      </w:ins>
      <w:ins w:id="204" w:author="Janusio" w:date="2018-03-10T12:45:11Z">
        <w:r>
          <w:rPr>
            <w:rFonts w:hint="eastAsia" w:ascii="Times New Roman" w:hAnsi="Times New Roman"/>
            <w:sz w:val="24"/>
            <w:szCs w:val="24"/>
            <w:lang w:val="en-US" w:eastAsia="zh-CN"/>
          </w:rPr>
          <w:t>属性，</w:t>
        </w:r>
      </w:ins>
      <w:ins w:id="205" w:author="Janusio" w:date="2018-03-10T12:45:22Z">
        <w:r>
          <w:rPr>
            <w:rFonts w:hint="eastAsia" w:ascii="Times New Roman" w:hAnsi="Times New Roman"/>
            <w:sz w:val="24"/>
            <w:szCs w:val="24"/>
            <w:lang w:val="en-US" w:eastAsia="zh-CN"/>
          </w:rPr>
          <w:t>并</w:t>
        </w:r>
      </w:ins>
      <w:ins w:id="206" w:author="Janusio" w:date="2018-03-10T12:46:01Z">
        <w:r>
          <w:rPr>
            <w:rFonts w:hint="eastAsia" w:ascii="Times New Roman" w:hAnsi="Times New Roman"/>
            <w:sz w:val="24"/>
            <w:szCs w:val="24"/>
            <w:lang w:val="en-US" w:eastAsia="zh-CN"/>
          </w:rPr>
          <w:t>用</w:t>
        </w:r>
      </w:ins>
      <w:ins w:id="207" w:author="Janusio" w:date="2018-03-10T12:46:03Z">
        <w:r>
          <w:rPr>
            <w:rFonts w:hint="eastAsia" w:ascii="Times New Roman" w:hAnsi="Times New Roman"/>
            <w:sz w:val="24"/>
            <w:szCs w:val="24"/>
            <w:lang w:val="en-US" w:eastAsia="zh-CN"/>
          </w:rPr>
          <w:t>语义</w:t>
        </w:r>
      </w:ins>
      <w:ins w:id="208" w:author="Janusio" w:date="2018-03-10T12:46:05Z">
        <w:r>
          <w:rPr>
            <w:rFonts w:hint="eastAsia" w:ascii="Times New Roman" w:hAnsi="Times New Roman"/>
            <w:sz w:val="24"/>
            <w:szCs w:val="24"/>
            <w:lang w:val="en-US" w:eastAsia="zh-CN"/>
          </w:rPr>
          <w:t>明确的</w:t>
        </w:r>
      </w:ins>
      <w:ins w:id="209" w:author="Janusio" w:date="2018-03-10T12:46:11Z">
        <w:r>
          <w:rPr>
            <w:rFonts w:hint="eastAsia" w:ascii="Times New Roman" w:hAnsi="Times New Roman"/>
            <w:sz w:val="24"/>
            <w:szCs w:val="24"/>
            <w:lang w:val="en-US" w:eastAsia="zh-CN"/>
          </w:rPr>
          <w:t>定义</w:t>
        </w:r>
      </w:ins>
      <w:ins w:id="210" w:author="Janusio" w:date="2018-03-10T12:46:12Z">
        <w:r>
          <w:rPr>
            <w:rFonts w:hint="eastAsia" w:ascii="Times New Roman" w:hAnsi="Times New Roman"/>
            <w:sz w:val="24"/>
            <w:szCs w:val="24"/>
            <w:lang w:val="en-US" w:eastAsia="zh-CN"/>
          </w:rPr>
          <w:t>和</w:t>
        </w:r>
      </w:ins>
      <w:ins w:id="211" w:author="Janusio" w:date="2018-03-10T12:46:13Z">
        <w:r>
          <w:rPr>
            <w:rFonts w:hint="eastAsia" w:ascii="Times New Roman" w:hAnsi="Times New Roman"/>
            <w:sz w:val="24"/>
            <w:szCs w:val="24"/>
            <w:lang w:val="en-US" w:eastAsia="zh-CN"/>
          </w:rPr>
          <w:t>安全</w:t>
        </w:r>
      </w:ins>
      <w:ins w:id="212" w:author="Janusio" w:date="2018-03-10T12:46:15Z">
        <w:r>
          <w:rPr>
            <w:rFonts w:hint="eastAsia" w:ascii="Times New Roman" w:hAnsi="Times New Roman"/>
            <w:sz w:val="24"/>
            <w:szCs w:val="24"/>
            <w:lang w:val="en-US" w:eastAsia="zh-CN"/>
          </w:rPr>
          <w:t>定理</w:t>
        </w:r>
      </w:ins>
      <w:ins w:id="213" w:author="Janusio" w:date="2018-03-10T12:45:22Z">
        <w:r>
          <w:rPr>
            <w:rFonts w:hint="eastAsia" w:ascii="Times New Roman" w:hAnsi="Times New Roman"/>
            <w:sz w:val="24"/>
            <w:szCs w:val="24"/>
            <w:lang w:val="en-US" w:eastAsia="zh-CN"/>
          </w:rPr>
          <w:t>证明</w:t>
        </w:r>
      </w:ins>
      <w:ins w:id="214" w:author="Janusio" w:date="2018-03-10T12:45:23Z">
        <w:r>
          <w:rPr>
            <w:rFonts w:hint="eastAsia" w:ascii="Times New Roman" w:hAnsi="Times New Roman"/>
            <w:sz w:val="24"/>
            <w:szCs w:val="24"/>
            <w:lang w:val="en-US" w:eastAsia="zh-CN"/>
          </w:rPr>
          <w:t>其</w:t>
        </w:r>
      </w:ins>
      <w:ins w:id="215" w:author="Janusio" w:date="2018-03-10T12:45:25Z">
        <w:r>
          <w:rPr>
            <w:rFonts w:hint="eastAsia" w:ascii="Times New Roman" w:hAnsi="Times New Roman"/>
            <w:sz w:val="24"/>
            <w:szCs w:val="24"/>
            <w:lang w:val="en-US" w:eastAsia="zh-CN"/>
          </w:rPr>
          <w:t>安全性。</w:t>
        </w:r>
      </w:ins>
      <w:ins w:id="216" w:author="Janusio" w:date="2018-03-10T12:46:59Z">
        <w:r>
          <w:rPr>
            <w:rFonts w:hint="eastAsia" w:ascii="Times New Roman" w:hAnsi="Times New Roman"/>
            <w:sz w:val="24"/>
            <w:szCs w:val="24"/>
            <w:lang w:val="en-US" w:eastAsia="zh-CN"/>
          </w:rPr>
          <w:t>在</w:t>
        </w:r>
      </w:ins>
      <w:ins w:id="217" w:author="Janusio" w:date="2018-03-10T12:47:00Z">
        <w:r>
          <w:rPr>
            <w:rFonts w:hint="eastAsia" w:ascii="Times New Roman" w:hAnsi="Times New Roman"/>
            <w:sz w:val="24"/>
            <w:szCs w:val="24"/>
            <w:lang w:val="en-US" w:eastAsia="zh-CN"/>
          </w:rPr>
          <w:t>针对</w:t>
        </w:r>
      </w:ins>
      <w:ins w:id="218" w:author="Janusio" w:date="2018-03-10T12:47:04Z">
        <w:r>
          <w:rPr>
            <w:rFonts w:hint="eastAsia" w:ascii="Times New Roman" w:hAnsi="Times New Roman"/>
            <w:sz w:val="24"/>
            <w:szCs w:val="24"/>
            <w:lang w:val="en-US" w:eastAsia="zh-CN"/>
          </w:rPr>
          <w:t>信任链</w:t>
        </w:r>
      </w:ins>
      <w:ins w:id="219" w:author="Janusio" w:date="2018-03-10T12:47:05Z">
        <w:r>
          <w:rPr>
            <w:rFonts w:hint="eastAsia" w:ascii="Times New Roman" w:hAnsi="Times New Roman"/>
            <w:sz w:val="24"/>
            <w:szCs w:val="24"/>
            <w:lang w:val="en-US" w:eastAsia="zh-CN"/>
          </w:rPr>
          <w:t>形式化</w:t>
        </w:r>
      </w:ins>
      <w:ins w:id="220" w:author="Janusio" w:date="2018-03-10T12:47:06Z">
        <w:r>
          <w:rPr>
            <w:rFonts w:hint="eastAsia" w:ascii="Times New Roman" w:hAnsi="Times New Roman"/>
            <w:sz w:val="24"/>
            <w:szCs w:val="24"/>
            <w:lang w:val="en-US" w:eastAsia="zh-CN"/>
          </w:rPr>
          <w:t>分析</w:t>
        </w:r>
      </w:ins>
      <w:ins w:id="221" w:author="Janusio" w:date="2018-03-10T12:47:07Z">
        <w:r>
          <w:rPr>
            <w:rFonts w:hint="eastAsia" w:ascii="Times New Roman" w:hAnsi="Times New Roman"/>
            <w:sz w:val="24"/>
            <w:szCs w:val="24"/>
            <w:lang w:val="en-US" w:eastAsia="zh-CN"/>
          </w:rPr>
          <w:t>方法</w:t>
        </w:r>
      </w:ins>
      <w:ins w:id="222" w:author="Janusio" w:date="2018-03-10T12:47:08Z">
        <w:r>
          <w:rPr>
            <w:rFonts w:hint="eastAsia" w:ascii="Times New Roman" w:hAnsi="Times New Roman"/>
            <w:sz w:val="24"/>
            <w:szCs w:val="24"/>
            <w:lang w:val="en-US" w:eastAsia="zh-CN"/>
          </w:rPr>
          <w:t>中的</w:t>
        </w:r>
      </w:ins>
      <w:ins w:id="223" w:author="Janusio" w:date="2018-03-10T12:47:11Z">
        <w:r>
          <w:rPr>
            <w:rFonts w:hint="eastAsia" w:ascii="Times New Roman" w:hAnsi="Times New Roman"/>
            <w:sz w:val="24"/>
            <w:szCs w:val="24"/>
            <w:lang w:val="en-US" w:eastAsia="zh-CN"/>
          </w:rPr>
          <w:t>众多</w:t>
        </w:r>
      </w:ins>
      <w:ins w:id="224" w:author="Janusio" w:date="2018-03-10T12:47:12Z">
        <w:r>
          <w:rPr>
            <w:rFonts w:hint="eastAsia" w:ascii="Times New Roman" w:hAnsi="Times New Roman"/>
            <w:sz w:val="24"/>
            <w:szCs w:val="24"/>
            <w:lang w:val="en-US" w:eastAsia="zh-CN"/>
          </w:rPr>
          <w:t>理论</w:t>
        </w:r>
      </w:ins>
      <w:ins w:id="225" w:author="Janusio" w:date="2018-03-10T12:47:13Z">
        <w:r>
          <w:rPr>
            <w:rFonts w:hint="eastAsia" w:ascii="Times New Roman" w:hAnsi="Times New Roman"/>
            <w:sz w:val="24"/>
            <w:szCs w:val="24"/>
            <w:lang w:val="en-US" w:eastAsia="zh-CN"/>
          </w:rPr>
          <w:t>中</w:t>
        </w:r>
      </w:ins>
      <w:ins w:id="226" w:author="Janusio" w:date="2018-03-10T12:47:14Z">
        <w:r>
          <w:rPr>
            <w:rFonts w:hint="eastAsia" w:ascii="Times New Roman" w:hAnsi="Times New Roman"/>
            <w:sz w:val="24"/>
            <w:szCs w:val="24"/>
            <w:lang w:val="en-US" w:eastAsia="zh-CN"/>
          </w:rPr>
          <w:t>，</w:t>
        </w:r>
      </w:ins>
      <w:ins w:id="227" w:author="Janusio" w:date="2018-03-10T12:47:18Z">
        <w:r>
          <w:rPr>
            <w:rFonts w:hint="eastAsia" w:ascii="Times New Roman" w:hAnsi="Times New Roman"/>
            <w:sz w:val="24"/>
            <w:szCs w:val="24"/>
            <w:lang w:val="en-US" w:eastAsia="zh-CN"/>
          </w:rPr>
          <w:t>无干扰</w:t>
        </w:r>
      </w:ins>
      <w:ins w:id="228" w:author="Janusio" w:date="2018-03-10T12:47:19Z">
        <w:r>
          <w:rPr>
            <w:rFonts w:hint="eastAsia" w:ascii="Times New Roman" w:hAnsi="Times New Roman"/>
            <w:sz w:val="24"/>
            <w:szCs w:val="24"/>
            <w:lang w:val="en-US" w:eastAsia="zh-CN"/>
          </w:rPr>
          <w:t>理论</w:t>
        </w:r>
      </w:ins>
      <w:ins w:id="229" w:author="Janusio" w:date="2018-03-10T12:47:20Z">
        <w:r>
          <w:rPr>
            <w:rFonts w:hint="eastAsia" w:ascii="Times New Roman" w:hAnsi="Times New Roman"/>
            <w:sz w:val="24"/>
            <w:szCs w:val="24"/>
            <w:lang w:val="en-US" w:eastAsia="zh-CN"/>
          </w:rPr>
          <w:t>一直是</w:t>
        </w:r>
      </w:ins>
      <w:ins w:id="230" w:author="Janusio" w:date="2018-03-10T12:47:23Z">
        <w:r>
          <w:rPr>
            <w:rFonts w:hint="eastAsia" w:ascii="Times New Roman" w:hAnsi="Times New Roman"/>
            <w:sz w:val="24"/>
            <w:szCs w:val="24"/>
            <w:lang w:val="en-US" w:eastAsia="zh-CN"/>
          </w:rPr>
          <w:t>备受</w:t>
        </w:r>
      </w:ins>
      <w:ins w:id="231" w:author="Janusio" w:date="2018-03-10T12:47:24Z">
        <w:r>
          <w:rPr>
            <w:rFonts w:hint="eastAsia" w:ascii="Times New Roman" w:hAnsi="Times New Roman"/>
            <w:sz w:val="24"/>
            <w:szCs w:val="24"/>
            <w:lang w:val="en-US" w:eastAsia="zh-CN"/>
          </w:rPr>
          <w:t>研究者</w:t>
        </w:r>
      </w:ins>
      <w:ins w:id="232" w:author="Janusio" w:date="2018-03-10T12:47:25Z">
        <w:r>
          <w:rPr>
            <w:rFonts w:hint="eastAsia" w:ascii="Times New Roman" w:hAnsi="Times New Roman"/>
            <w:sz w:val="24"/>
            <w:szCs w:val="24"/>
            <w:lang w:val="en-US" w:eastAsia="zh-CN"/>
          </w:rPr>
          <w:t>关注</w:t>
        </w:r>
      </w:ins>
      <w:ins w:id="233" w:author="Janusio" w:date="2018-03-10T12:47:26Z">
        <w:r>
          <w:rPr>
            <w:rFonts w:hint="eastAsia" w:ascii="Times New Roman" w:hAnsi="Times New Roman"/>
            <w:sz w:val="24"/>
            <w:szCs w:val="24"/>
            <w:lang w:val="en-US" w:eastAsia="zh-CN"/>
          </w:rPr>
          <w:t>的</w:t>
        </w:r>
      </w:ins>
      <w:ins w:id="234" w:author="Janusio" w:date="2018-03-10T12:47:29Z">
        <w:r>
          <w:rPr>
            <w:rFonts w:hint="eastAsia" w:ascii="Times New Roman" w:hAnsi="Times New Roman"/>
            <w:sz w:val="24"/>
            <w:szCs w:val="24"/>
            <w:lang w:val="en-US" w:eastAsia="zh-CN"/>
          </w:rPr>
          <w:t>形式化</w:t>
        </w:r>
      </w:ins>
      <w:ins w:id="235" w:author="Janusio" w:date="2018-03-10T12:47:30Z">
        <w:r>
          <w:rPr>
            <w:rFonts w:hint="eastAsia" w:ascii="Times New Roman" w:hAnsi="Times New Roman"/>
            <w:sz w:val="24"/>
            <w:szCs w:val="24"/>
            <w:lang w:val="en-US" w:eastAsia="zh-CN"/>
          </w:rPr>
          <w:t>分析</w:t>
        </w:r>
      </w:ins>
      <w:ins w:id="236" w:author="Janusio" w:date="2018-03-10T12:47:31Z">
        <w:r>
          <w:rPr>
            <w:rFonts w:hint="eastAsia" w:ascii="Times New Roman" w:hAnsi="Times New Roman"/>
            <w:sz w:val="24"/>
            <w:szCs w:val="24"/>
            <w:lang w:val="en-US" w:eastAsia="zh-CN"/>
          </w:rPr>
          <w:t>方法</w:t>
        </w:r>
      </w:ins>
      <w:ins w:id="237" w:author="Janusio" w:date="2018-03-10T12:47:33Z">
        <w:r>
          <w:rPr>
            <w:rFonts w:hint="eastAsia" w:ascii="Times New Roman" w:hAnsi="Times New Roman"/>
            <w:sz w:val="24"/>
            <w:szCs w:val="24"/>
            <w:lang w:val="en-US" w:eastAsia="zh-CN"/>
          </w:rPr>
          <w:t>。</w:t>
        </w:r>
      </w:ins>
      <w:ins w:id="238" w:author="Janusio" w:date="2018-03-10T12:47:34Z">
        <w:r>
          <w:rPr>
            <w:rFonts w:hint="eastAsia" w:ascii="Times New Roman" w:hAnsi="Times New Roman"/>
            <w:sz w:val="24"/>
            <w:szCs w:val="24"/>
            <w:lang w:val="en-US" w:eastAsia="zh-CN"/>
          </w:rPr>
          <w:t>无干扰</w:t>
        </w:r>
      </w:ins>
      <w:ins w:id="239" w:author="Janusio" w:date="2018-03-10T12:47:35Z">
        <w:r>
          <w:rPr>
            <w:rFonts w:hint="eastAsia" w:ascii="Times New Roman" w:hAnsi="Times New Roman"/>
            <w:sz w:val="24"/>
            <w:szCs w:val="24"/>
            <w:lang w:val="en-US" w:eastAsia="zh-CN"/>
          </w:rPr>
          <w:t>理论</w:t>
        </w:r>
      </w:ins>
      <w:ins w:id="240" w:author="Janusio" w:date="2018-03-10T12:47:49Z">
        <w:r>
          <w:rPr>
            <w:rFonts w:hint="eastAsia" w:ascii="Times New Roman" w:hAnsi="Times New Roman"/>
            <w:sz w:val="24"/>
            <w:szCs w:val="24"/>
            <w:lang w:val="en-US" w:eastAsia="zh-CN"/>
          </w:rPr>
          <w:t>基于</w:t>
        </w:r>
      </w:ins>
      <w:ins w:id="241" w:author="Janusio" w:date="2018-03-10T12:47:50Z">
        <w:r>
          <w:rPr>
            <w:rFonts w:hint="eastAsia" w:ascii="Times New Roman" w:hAnsi="Times New Roman"/>
            <w:sz w:val="24"/>
            <w:szCs w:val="24"/>
            <w:lang w:val="en-US" w:eastAsia="zh-CN"/>
          </w:rPr>
          <w:t>有限</w:t>
        </w:r>
      </w:ins>
      <w:ins w:id="242" w:author="Janusio" w:date="2018-03-10T12:47:52Z">
        <w:r>
          <w:rPr>
            <w:rFonts w:hint="eastAsia" w:ascii="Times New Roman" w:hAnsi="Times New Roman"/>
            <w:sz w:val="24"/>
            <w:szCs w:val="24"/>
            <w:lang w:val="en-US" w:eastAsia="zh-CN"/>
          </w:rPr>
          <w:t>状态机</w:t>
        </w:r>
      </w:ins>
      <w:ins w:id="243" w:author="Janusio" w:date="2018-03-10T12:47:53Z">
        <w:r>
          <w:rPr>
            <w:rFonts w:hint="eastAsia" w:ascii="Times New Roman" w:hAnsi="Times New Roman"/>
            <w:sz w:val="24"/>
            <w:szCs w:val="24"/>
            <w:lang w:val="en-US" w:eastAsia="zh-CN"/>
          </w:rPr>
          <w:t>描述</w:t>
        </w:r>
      </w:ins>
      <w:ins w:id="244" w:author="Janusio" w:date="2018-03-10T12:47:55Z">
        <w:r>
          <w:rPr>
            <w:rFonts w:hint="eastAsia" w:ascii="Times New Roman" w:hAnsi="Times New Roman"/>
            <w:sz w:val="24"/>
            <w:szCs w:val="24"/>
            <w:lang w:val="en-US" w:eastAsia="zh-CN"/>
          </w:rPr>
          <w:t>系统的</w:t>
        </w:r>
      </w:ins>
      <w:ins w:id="245" w:author="Janusio" w:date="2018-03-10T12:47:57Z">
        <w:r>
          <w:rPr>
            <w:rFonts w:hint="eastAsia" w:ascii="Times New Roman" w:hAnsi="Times New Roman"/>
            <w:sz w:val="24"/>
            <w:szCs w:val="24"/>
            <w:lang w:val="en-US" w:eastAsia="zh-CN"/>
          </w:rPr>
          <w:t>行为</w:t>
        </w:r>
      </w:ins>
      <w:ins w:id="246" w:author="Janusio" w:date="2018-03-10T12:47:58Z">
        <w:r>
          <w:rPr>
            <w:rFonts w:hint="eastAsia" w:ascii="Times New Roman" w:hAnsi="Times New Roman"/>
            <w:sz w:val="24"/>
            <w:szCs w:val="24"/>
            <w:lang w:val="en-US" w:eastAsia="zh-CN"/>
          </w:rPr>
          <w:t>和</w:t>
        </w:r>
      </w:ins>
      <w:ins w:id="247" w:author="Janusio" w:date="2018-03-10T12:47:59Z">
        <w:r>
          <w:rPr>
            <w:rFonts w:hint="eastAsia" w:ascii="Times New Roman" w:hAnsi="Times New Roman"/>
            <w:sz w:val="24"/>
            <w:szCs w:val="24"/>
            <w:lang w:val="en-US" w:eastAsia="zh-CN"/>
          </w:rPr>
          <w:t>动作，</w:t>
        </w:r>
      </w:ins>
      <w:ins w:id="248" w:author="Janusio" w:date="2018-03-10T12:48:01Z">
        <w:r>
          <w:rPr>
            <w:rFonts w:hint="eastAsia" w:ascii="Times New Roman" w:hAnsi="Times New Roman"/>
            <w:sz w:val="24"/>
            <w:szCs w:val="24"/>
            <w:lang w:val="en-US" w:eastAsia="zh-CN"/>
          </w:rPr>
          <w:t>并从</w:t>
        </w:r>
      </w:ins>
      <w:ins w:id="249" w:author="Janusio" w:date="2018-03-10T12:48:02Z">
        <w:r>
          <w:rPr>
            <w:rFonts w:hint="eastAsia" w:ascii="Times New Roman" w:hAnsi="Times New Roman"/>
            <w:sz w:val="24"/>
            <w:szCs w:val="24"/>
            <w:lang w:val="en-US" w:eastAsia="zh-CN"/>
          </w:rPr>
          <w:t>传递</w:t>
        </w:r>
      </w:ins>
      <w:ins w:id="250" w:author="Janusio" w:date="2018-03-10T12:48:03Z">
        <w:r>
          <w:rPr>
            <w:rFonts w:hint="eastAsia" w:ascii="Times New Roman" w:hAnsi="Times New Roman"/>
            <w:sz w:val="24"/>
            <w:szCs w:val="24"/>
            <w:lang w:val="en-US" w:eastAsia="zh-CN"/>
          </w:rPr>
          <w:t>无干扰</w:t>
        </w:r>
      </w:ins>
      <w:ins w:id="251" w:author="Janusio" w:date="2018-03-10T12:48:04Z">
        <w:r>
          <w:rPr>
            <w:rFonts w:hint="eastAsia" w:ascii="Times New Roman" w:hAnsi="Times New Roman"/>
            <w:sz w:val="24"/>
            <w:szCs w:val="24"/>
            <w:lang w:val="en-US" w:eastAsia="zh-CN"/>
          </w:rPr>
          <w:t>和</w:t>
        </w:r>
      </w:ins>
      <w:ins w:id="252" w:author="Janusio" w:date="2018-03-10T12:48:05Z">
        <w:r>
          <w:rPr>
            <w:rFonts w:hint="eastAsia" w:ascii="Times New Roman" w:hAnsi="Times New Roman"/>
            <w:sz w:val="24"/>
            <w:szCs w:val="24"/>
            <w:lang w:val="en-US" w:eastAsia="zh-CN"/>
          </w:rPr>
          <w:t>非传递</w:t>
        </w:r>
      </w:ins>
      <w:ins w:id="253" w:author="Janusio" w:date="2018-03-10T12:48:07Z">
        <w:r>
          <w:rPr>
            <w:rFonts w:hint="eastAsia" w:ascii="Times New Roman" w:hAnsi="Times New Roman"/>
            <w:sz w:val="24"/>
            <w:szCs w:val="24"/>
            <w:lang w:val="en-US" w:eastAsia="zh-CN"/>
          </w:rPr>
          <w:t>无干扰</w:t>
        </w:r>
      </w:ins>
      <w:ins w:id="254" w:author="Janusio" w:date="2018-03-10T12:48:08Z">
        <w:r>
          <w:rPr>
            <w:rFonts w:hint="eastAsia" w:ascii="Times New Roman" w:hAnsi="Times New Roman"/>
            <w:sz w:val="24"/>
            <w:szCs w:val="24"/>
            <w:lang w:val="en-US" w:eastAsia="zh-CN"/>
          </w:rPr>
          <w:t>给出</w:t>
        </w:r>
      </w:ins>
      <w:ins w:id="255" w:author="Janusio" w:date="2018-03-10T12:48:10Z">
        <w:r>
          <w:rPr>
            <w:rFonts w:hint="eastAsia" w:ascii="Times New Roman" w:hAnsi="Times New Roman"/>
            <w:sz w:val="24"/>
            <w:szCs w:val="24"/>
            <w:lang w:val="en-US" w:eastAsia="zh-CN"/>
          </w:rPr>
          <w:t>系统</w:t>
        </w:r>
      </w:ins>
      <w:ins w:id="256" w:author="Janusio" w:date="2018-03-10T12:48:11Z">
        <w:r>
          <w:rPr>
            <w:rFonts w:hint="eastAsia" w:ascii="Times New Roman" w:hAnsi="Times New Roman"/>
            <w:sz w:val="24"/>
            <w:szCs w:val="24"/>
            <w:lang w:val="en-US" w:eastAsia="zh-CN"/>
          </w:rPr>
          <w:t>的</w:t>
        </w:r>
      </w:ins>
      <w:ins w:id="257" w:author="Janusio" w:date="2018-03-10T12:48:13Z">
        <w:r>
          <w:rPr>
            <w:rFonts w:hint="eastAsia" w:ascii="Times New Roman" w:hAnsi="Times New Roman"/>
            <w:sz w:val="24"/>
            <w:szCs w:val="24"/>
            <w:lang w:val="en-US" w:eastAsia="zh-CN"/>
          </w:rPr>
          <w:t>安全定理</w:t>
        </w:r>
      </w:ins>
      <w:ins w:id="258" w:author="Janusio" w:date="2018-03-10T12:48:14Z">
        <w:r>
          <w:rPr>
            <w:rFonts w:hint="eastAsia" w:ascii="Times New Roman" w:hAnsi="Times New Roman"/>
            <w:sz w:val="24"/>
            <w:szCs w:val="24"/>
            <w:lang w:val="en-US" w:eastAsia="zh-CN"/>
          </w:rPr>
          <w:t>。</w:t>
        </w:r>
      </w:ins>
      <w:ins w:id="259" w:author="Janusio" w:date="2018-03-10T12:46:28Z">
        <w:r>
          <w:rPr>
            <w:rFonts w:hint="eastAsia" w:ascii="Times New Roman" w:hAnsi="Times New Roman"/>
            <w:sz w:val="24"/>
            <w:szCs w:val="24"/>
            <w:lang w:val="en-US" w:eastAsia="zh-CN"/>
          </w:rPr>
          <w:t>但是</w:t>
        </w:r>
      </w:ins>
      <w:ins w:id="260" w:author="Janusio" w:date="2018-03-10T12:46:29Z">
        <w:r>
          <w:rPr>
            <w:rFonts w:hint="eastAsia" w:ascii="Times New Roman" w:hAnsi="Times New Roman"/>
            <w:sz w:val="24"/>
            <w:szCs w:val="24"/>
            <w:lang w:val="en-US" w:eastAsia="zh-CN"/>
          </w:rPr>
          <w:t>目前的</w:t>
        </w:r>
      </w:ins>
      <w:ins w:id="261" w:author="Janusio" w:date="2018-03-10T12:46:34Z">
        <w:r>
          <w:rPr>
            <w:rFonts w:hint="eastAsia" w:ascii="Times New Roman" w:hAnsi="Times New Roman"/>
            <w:sz w:val="24"/>
            <w:szCs w:val="24"/>
            <w:lang w:val="en-US" w:eastAsia="zh-CN"/>
          </w:rPr>
          <w:t>针对</w:t>
        </w:r>
      </w:ins>
      <w:ins w:id="262" w:author="Janusio" w:date="2018-03-10T12:46:35Z">
        <w:r>
          <w:rPr>
            <w:rFonts w:hint="eastAsia" w:ascii="Times New Roman" w:hAnsi="Times New Roman"/>
            <w:sz w:val="24"/>
            <w:szCs w:val="24"/>
            <w:lang w:val="en-US" w:eastAsia="zh-CN"/>
          </w:rPr>
          <w:t>信任链</w:t>
        </w:r>
      </w:ins>
      <w:ins w:id="263" w:author="Janusio" w:date="2018-03-10T12:46:37Z">
        <w:r>
          <w:rPr>
            <w:rFonts w:hint="eastAsia" w:ascii="Times New Roman" w:hAnsi="Times New Roman"/>
            <w:sz w:val="24"/>
            <w:szCs w:val="24"/>
            <w:lang w:val="en-US" w:eastAsia="zh-CN"/>
          </w:rPr>
          <w:t>传递</w:t>
        </w:r>
      </w:ins>
      <w:ins w:id="264" w:author="Janusio" w:date="2018-03-10T12:46:38Z">
        <w:r>
          <w:rPr>
            <w:rFonts w:hint="eastAsia" w:ascii="Times New Roman" w:hAnsi="Times New Roman"/>
            <w:sz w:val="24"/>
            <w:szCs w:val="24"/>
            <w:lang w:val="en-US" w:eastAsia="zh-CN"/>
          </w:rPr>
          <w:t>模型的</w:t>
        </w:r>
      </w:ins>
      <w:ins w:id="265" w:author="Janusio" w:date="2018-03-10T12:46:41Z">
        <w:r>
          <w:rPr>
            <w:rFonts w:hint="eastAsia" w:ascii="Times New Roman" w:hAnsi="Times New Roman"/>
            <w:sz w:val="24"/>
            <w:szCs w:val="24"/>
            <w:lang w:val="en-US" w:eastAsia="zh-CN"/>
          </w:rPr>
          <w:t>形式化分析</w:t>
        </w:r>
      </w:ins>
      <w:ins w:id="266" w:author="Janusio" w:date="2018-03-10T12:46:42Z">
        <w:r>
          <w:rPr>
            <w:rFonts w:hint="eastAsia" w:ascii="Times New Roman" w:hAnsi="Times New Roman"/>
            <w:sz w:val="24"/>
            <w:szCs w:val="24"/>
            <w:lang w:val="en-US" w:eastAsia="zh-CN"/>
          </w:rPr>
          <w:t>方法</w:t>
        </w:r>
      </w:ins>
      <w:ins w:id="267" w:author="Janusio" w:date="2018-03-10T12:48:18Z">
        <w:r>
          <w:rPr>
            <w:rFonts w:hint="eastAsia" w:ascii="Times New Roman" w:hAnsi="Times New Roman"/>
            <w:sz w:val="24"/>
            <w:szCs w:val="24"/>
            <w:lang w:val="en-US" w:eastAsia="zh-CN"/>
          </w:rPr>
          <w:t>还不能</w:t>
        </w:r>
      </w:ins>
      <w:ins w:id="268" w:author="Janusio" w:date="2018-03-10T12:48:19Z">
        <w:r>
          <w:rPr>
            <w:rFonts w:hint="eastAsia" w:ascii="Times New Roman" w:hAnsi="Times New Roman"/>
            <w:sz w:val="24"/>
            <w:szCs w:val="24"/>
            <w:lang w:val="en-US" w:eastAsia="zh-CN"/>
          </w:rPr>
          <w:t>完全</w:t>
        </w:r>
      </w:ins>
      <w:ins w:id="269" w:author="Janusio" w:date="2018-03-10T12:48:21Z">
        <w:r>
          <w:rPr>
            <w:rFonts w:hint="eastAsia" w:ascii="Times New Roman" w:hAnsi="Times New Roman"/>
            <w:sz w:val="24"/>
            <w:szCs w:val="24"/>
            <w:lang w:val="en-US" w:eastAsia="zh-CN"/>
          </w:rPr>
          <w:t>适用</w:t>
        </w:r>
      </w:ins>
      <w:ins w:id="270" w:author="Janusio" w:date="2018-03-10T12:48:24Z">
        <w:r>
          <w:rPr>
            <w:rFonts w:hint="eastAsia" w:ascii="Times New Roman" w:hAnsi="Times New Roman"/>
            <w:sz w:val="24"/>
            <w:szCs w:val="24"/>
            <w:lang w:val="en-US" w:eastAsia="zh-CN"/>
          </w:rPr>
          <w:t>于</w:t>
        </w:r>
      </w:ins>
      <w:ins w:id="271" w:author="Janusio" w:date="2018-03-10T12:48:28Z">
        <w:r>
          <w:rPr>
            <w:rFonts w:hint="eastAsia" w:ascii="Times New Roman" w:hAnsi="Times New Roman"/>
            <w:sz w:val="24"/>
            <w:szCs w:val="24"/>
            <w:lang w:val="en-US" w:eastAsia="zh-CN"/>
          </w:rPr>
          <w:t>云计算</w:t>
        </w:r>
      </w:ins>
      <w:ins w:id="272" w:author="Janusio" w:date="2018-03-10T12:48:29Z">
        <w:r>
          <w:rPr>
            <w:rFonts w:hint="eastAsia" w:ascii="Times New Roman" w:hAnsi="Times New Roman"/>
            <w:sz w:val="24"/>
            <w:szCs w:val="24"/>
            <w:lang w:val="en-US" w:eastAsia="zh-CN"/>
          </w:rPr>
          <w:t>环境下的</w:t>
        </w:r>
      </w:ins>
      <w:ins w:id="273" w:author="Janusio" w:date="2018-03-10T12:48:31Z">
        <w:r>
          <w:rPr>
            <w:rFonts w:hint="eastAsia" w:ascii="Times New Roman" w:hAnsi="Times New Roman"/>
            <w:sz w:val="24"/>
            <w:szCs w:val="24"/>
            <w:lang w:val="en-US" w:eastAsia="zh-CN"/>
          </w:rPr>
          <w:t>可信虚拟</w:t>
        </w:r>
      </w:ins>
      <w:ins w:id="274" w:author="Janusio" w:date="2018-03-10T12:48:33Z">
        <w:r>
          <w:rPr>
            <w:rFonts w:hint="eastAsia" w:ascii="Times New Roman" w:hAnsi="Times New Roman"/>
            <w:sz w:val="24"/>
            <w:szCs w:val="24"/>
            <w:lang w:val="en-US" w:eastAsia="zh-CN"/>
          </w:rPr>
          <w:t>平台</w:t>
        </w:r>
      </w:ins>
      <w:ins w:id="275" w:author="Janusio" w:date="2018-03-10T12:48:36Z">
        <w:r>
          <w:rPr>
            <w:rFonts w:hint="eastAsia" w:ascii="Times New Roman" w:hAnsi="Times New Roman"/>
            <w:sz w:val="24"/>
            <w:szCs w:val="24"/>
            <w:lang w:val="en-US" w:eastAsia="zh-CN"/>
          </w:rPr>
          <w:t>，</w:t>
        </w:r>
      </w:ins>
      <w:ins w:id="276" w:author="Janusio" w:date="2018-03-10T12:48:38Z">
        <w:r>
          <w:rPr>
            <w:rFonts w:hint="eastAsia" w:ascii="Times New Roman" w:hAnsi="Times New Roman"/>
            <w:sz w:val="24"/>
            <w:szCs w:val="24"/>
            <w:lang w:val="en-US" w:eastAsia="zh-CN"/>
          </w:rPr>
          <w:t>其</w:t>
        </w:r>
      </w:ins>
      <w:ins w:id="277" w:author="Janusio" w:date="2018-03-10T12:48:40Z">
        <w:r>
          <w:rPr>
            <w:rFonts w:hint="eastAsia" w:ascii="Times New Roman" w:hAnsi="Times New Roman"/>
            <w:sz w:val="24"/>
            <w:szCs w:val="24"/>
            <w:lang w:val="en-US" w:eastAsia="zh-CN"/>
          </w:rPr>
          <w:t>缺点</w:t>
        </w:r>
      </w:ins>
      <w:ins w:id="278" w:author="Janusio" w:date="2018-03-10T12:48:41Z">
        <w:r>
          <w:rPr>
            <w:rFonts w:hint="eastAsia" w:ascii="Times New Roman" w:hAnsi="Times New Roman"/>
            <w:sz w:val="24"/>
            <w:szCs w:val="24"/>
            <w:lang w:val="en-US" w:eastAsia="zh-CN"/>
          </w:rPr>
          <w:t>主要</w:t>
        </w:r>
      </w:ins>
      <w:ins w:id="279" w:author="Janusio" w:date="2018-03-10T12:48:42Z">
        <w:r>
          <w:rPr>
            <w:rFonts w:hint="eastAsia" w:ascii="Times New Roman" w:hAnsi="Times New Roman"/>
            <w:sz w:val="24"/>
            <w:szCs w:val="24"/>
            <w:lang w:val="en-US" w:eastAsia="zh-CN"/>
          </w:rPr>
          <w:t>表现在</w:t>
        </w:r>
      </w:ins>
      <w:ins w:id="280" w:author="Janusio" w:date="2018-03-10T14:49:28Z">
        <w:r>
          <w:rPr>
            <w:rFonts w:hint="eastAsia"/>
            <w:sz w:val="24"/>
            <w:lang w:val="en-US" w:eastAsia="zh-CN"/>
          </w:rPr>
          <w:t>其</w:t>
        </w:r>
      </w:ins>
      <w:ins w:id="281" w:author="Janusio" w:date="2018-03-10T14:49:29Z">
        <w:r>
          <w:rPr>
            <w:rFonts w:hint="eastAsia"/>
            <w:sz w:val="24"/>
            <w:lang w:val="en-US" w:eastAsia="zh-CN"/>
          </w:rPr>
          <w:t>没有</w:t>
        </w:r>
      </w:ins>
      <w:ins w:id="282" w:author="Janusio" w:date="2018-03-10T12:49:31Z">
        <w:r>
          <w:rPr>
            <w:rFonts w:hint="eastAsia"/>
            <w:sz w:val="24"/>
            <w:lang w:val="en-US" w:eastAsia="zh-CN"/>
          </w:rPr>
          <w:t>考虑到云计算运行中时的安全域、动作所属主体以及动作对安全域和系统状态的影响进行详细的说明，</w:t>
        </w:r>
      </w:ins>
      <w:ins w:id="283" w:author="Janusio" w:date="2018-03-10T12:50:43Z">
        <w:r>
          <w:rPr>
            <w:rFonts w:hint="eastAsia"/>
            <w:sz w:val="24"/>
            <w:lang w:val="en-US" w:eastAsia="zh-CN"/>
          </w:rPr>
          <w:t>比如</w:t>
        </w:r>
      </w:ins>
      <w:ins w:id="284" w:author="Janusio" w:date="2018-03-10T12:50:46Z">
        <w:r>
          <w:rPr>
            <w:rFonts w:hint="eastAsia"/>
            <w:sz w:val="24"/>
            <w:lang w:val="en-US" w:eastAsia="zh-CN"/>
          </w:rPr>
          <w:t>，</w:t>
        </w:r>
      </w:ins>
      <w:ins w:id="285" w:author="Janusio" w:date="2018-03-10T12:50:12Z">
        <w:r>
          <w:rPr>
            <w:rFonts w:hint="eastAsia"/>
            <w:sz w:val="24"/>
            <w:lang w:val="en-US" w:eastAsia="zh-CN"/>
          </w:rPr>
          <w:t>系统的</w:t>
        </w:r>
      </w:ins>
      <w:ins w:id="286" w:author="Janusio" w:date="2018-03-10T12:50:16Z">
        <w:r>
          <w:rPr>
            <w:rFonts w:hint="eastAsia"/>
            <w:sz w:val="24"/>
            <w:lang w:val="en-US" w:eastAsia="zh-CN"/>
          </w:rPr>
          <w:t>发出</w:t>
        </w:r>
      </w:ins>
      <w:ins w:id="287" w:author="Janusio" w:date="2018-03-10T12:50:18Z">
        <w:r>
          <w:rPr>
            <w:rFonts w:hint="eastAsia"/>
            <w:sz w:val="24"/>
            <w:lang w:val="en-US" w:eastAsia="zh-CN"/>
          </w:rPr>
          <w:t>动作在</w:t>
        </w:r>
      </w:ins>
      <w:ins w:id="288" w:author="Janusio" w:date="2018-03-10T12:50:19Z">
        <w:r>
          <w:rPr>
            <w:rFonts w:hint="eastAsia"/>
            <w:sz w:val="24"/>
            <w:lang w:val="en-US" w:eastAsia="zh-CN"/>
          </w:rPr>
          <w:t>整体</w:t>
        </w:r>
      </w:ins>
      <w:ins w:id="289" w:author="Janusio" w:date="2018-03-10T12:50:20Z">
        <w:r>
          <w:rPr>
            <w:rFonts w:hint="eastAsia"/>
            <w:sz w:val="24"/>
            <w:lang w:val="en-US" w:eastAsia="zh-CN"/>
          </w:rPr>
          <w:t>是</w:t>
        </w:r>
      </w:ins>
      <w:ins w:id="290" w:author="Janusio" w:date="2018-03-10T12:50:22Z">
        <w:r>
          <w:rPr>
            <w:rFonts w:hint="eastAsia"/>
            <w:sz w:val="24"/>
            <w:lang w:val="en-US" w:eastAsia="zh-CN"/>
          </w:rPr>
          <w:t>属于</w:t>
        </w:r>
      </w:ins>
      <w:ins w:id="291" w:author="Janusio" w:date="2018-03-10T12:50:26Z">
        <w:r>
          <w:rPr>
            <w:rFonts w:hint="eastAsia"/>
            <w:sz w:val="24"/>
            <w:lang w:val="en-US" w:eastAsia="zh-CN"/>
          </w:rPr>
          <w:t>某一</w:t>
        </w:r>
      </w:ins>
      <w:ins w:id="292" w:author="Janusio" w:date="2018-03-10T12:50:29Z">
        <w:r>
          <w:rPr>
            <w:rFonts w:hint="eastAsia"/>
            <w:sz w:val="24"/>
            <w:lang w:val="en-US" w:eastAsia="zh-CN"/>
          </w:rPr>
          <w:t>域，</w:t>
        </w:r>
      </w:ins>
      <w:ins w:id="293" w:author="Janusio" w:date="2018-03-10T12:50:30Z">
        <w:r>
          <w:rPr>
            <w:rFonts w:hint="eastAsia"/>
            <w:sz w:val="24"/>
            <w:lang w:val="en-US" w:eastAsia="zh-CN"/>
          </w:rPr>
          <w:t>但是</w:t>
        </w:r>
      </w:ins>
      <w:ins w:id="294" w:author="Janusio" w:date="2018-03-10T12:51:00Z">
        <w:r>
          <w:rPr>
            <w:rFonts w:hint="eastAsia"/>
            <w:sz w:val="24"/>
            <w:lang w:val="en-US" w:eastAsia="zh-CN"/>
          </w:rPr>
          <w:t>发出</w:t>
        </w:r>
      </w:ins>
      <w:ins w:id="295" w:author="Janusio" w:date="2018-03-10T12:50:32Z">
        <w:r>
          <w:rPr>
            <w:rFonts w:hint="eastAsia"/>
            <w:sz w:val="24"/>
            <w:lang w:val="en-US" w:eastAsia="zh-CN"/>
          </w:rPr>
          <w:t>该</w:t>
        </w:r>
      </w:ins>
      <w:ins w:id="296" w:author="Janusio" w:date="2018-03-10T12:50:34Z">
        <w:r>
          <w:rPr>
            <w:rFonts w:hint="eastAsia"/>
            <w:sz w:val="24"/>
            <w:lang w:val="en-US" w:eastAsia="zh-CN"/>
          </w:rPr>
          <w:t>动作</w:t>
        </w:r>
      </w:ins>
      <w:ins w:id="297" w:author="Janusio" w:date="2018-03-10T12:51:01Z">
        <w:r>
          <w:rPr>
            <w:rFonts w:hint="eastAsia"/>
            <w:sz w:val="24"/>
            <w:lang w:val="en-US" w:eastAsia="zh-CN"/>
          </w:rPr>
          <w:t>的</w:t>
        </w:r>
      </w:ins>
      <w:ins w:id="298" w:author="Janusio" w:date="2018-03-10T12:51:05Z">
        <w:r>
          <w:rPr>
            <w:rFonts w:hint="eastAsia"/>
            <w:sz w:val="24"/>
            <w:lang w:val="en-US" w:eastAsia="zh-CN"/>
          </w:rPr>
          <w:t>主体</w:t>
        </w:r>
      </w:ins>
      <w:ins w:id="299" w:author="Janusio" w:date="2018-03-10T12:50:38Z">
        <w:r>
          <w:rPr>
            <w:rFonts w:hint="eastAsia"/>
            <w:sz w:val="24"/>
            <w:lang w:val="en-US" w:eastAsia="zh-CN"/>
          </w:rPr>
          <w:t>应该</w:t>
        </w:r>
      </w:ins>
      <w:ins w:id="300" w:author="Janusio" w:date="2018-03-10T12:50:39Z">
        <w:r>
          <w:rPr>
            <w:rFonts w:hint="eastAsia"/>
            <w:sz w:val="24"/>
            <w:lang w:val="en-US" w:eastAsia="zh-CN"/>
          </w:rPr>
          <w:t>被</w:t>
        </w:r>
      </w:ins>
      <w:ins w:id="301" w:author="Janusio" w:date="2018-03-10T12:51:11Z">
        <w:r>
          <w:rPr>
            <w:rFonts w:hint="eastAsia"/>
            <w:sz w:val="24"/>
            <w:lang w:val="en-US" w:eastAsia="zh-CN"/>
          </w:rPr>
          <w:t>说明</w:t>
        </w:r>
      </w:ins>
      <w:ins w:id="302" w:author="Janusio" w:date="2018-03-10T12:51:12Z">
        <w:r>
          <w:rPr>
            <w:rFonts w:hint="eastAsia"/>
            <w:sz w:val="24"/>
            <w:lang w:val="en-US" w:eastAsia="zh-CN"/>
          </w:rPr>
          <w:t>和</w:t>
        </w:r>
      </w:ins>
      <w:ins w:id="303" w:author="Janusio" w:date="2018-03-10T12:51:14Z">
        <w:r>
          <w:rPr>
            <w:rFonts w:hint="eastAsia"/>
            <w:sz w:val="24"/>
            <w:lang w:val="en-US" w:eastAsia="zh-CN"/>
          </w:rPr>
          <w:t>定义</w:t>
        </w:r>
      </w:ins>
      <w:ins w:id="304" w:author="Janusio" w:date="2018-03-10T12:48:33Z">
        <w:r>
          <w:rPr>
            <w:rFonts w:hint="eastAsia" w:ascii="Times New Roman" w:hAnsi="Times New Roman"/>
            <w:sz w:val="24"/>
            <w:szCs w:val="24"/>
            <w:lang w:val="en-US" w:eastAsia="zh-CN"/>
          </w:rPr>
          <w:t>。</w:t>
        </w:r>
      </w:ins>
    </w:p>
    <w:p>
      <w:pPr>
        <w:pStyle w:val="27"/>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w:t>
      </w:r>
      <w:del w:id="305" w:author="Janusio" w:date="2018-03-10T13:19:51Z">
        <w:r>
          <w:rPr>
            <w:rFonts w:hint="eastAsia" w:ascii="Times New Roman" w:hAnsi="Times New Roman"/>
            <w:sz w:val="24"/>
            <w:szCs w:val="24"/>
            <w:lang w:val="en-US" w:eastAsia="zh-CN"/>
          </w:rPr>
          <w:delText>安全逻辑</w:delText>
        </w:r>
      </w:del>
      <w:ins w:id="306" w:author="Janusio" w:date="2018-03-10T13:19:51Z">
        <w:r>
          <w:rPr>
            <w:rFonts w:hint="eastAsia" w:ascii="Times New Roman" w:hAnsi="Times New Roman"/>
            <w:sz w:val="24"/>
            <w:szCs w:val="24"/>
            <w:lang w:val="en-US" w:eastAsia="zh-CN"/>
          </w:rPr>
          <w:t>安全系统逻辑</w:t>
        </w:r>
      </w:ins>
      <w:r>
        <w:rPr>
          <w:rFonts w:hint="eastAsia" w:ascii="Times New Roman" w:hAnsi="Times New Roman"/>
          <w:sz w:val="24"/>
          <w:szCs w:val="24"/>
          <w:lang w:val="en-US" w:eastAsia="zh-CN"/>
        </w:rPr>
        <w:t>方法和改进的无干扰理论分别对信任链进行形式化分析。首先提出了带有可信衔接点的可信虚拟平台</w:t>
      </w:r>
      <w:ins w:id="307" w:author="Janusio" w:date="2018-03-10T12:51:54Z">
        <w:r>
          <w:rPr>
            <w:rFonts w:hint="eastAsia" w:ascii="Times New Roman" w:hAnsi="Times New Roman"/>
            <w:sz w:val="24"/>
            <w:szCs w:val="24"/>
            <w:lang w:val="en-US" w:eastAsia="zh-CN"/>
          </w:rPr>
          <w:t>架构</w:t>
        </w:r>
      </w:ins>
      <w:r>
        <w:rPr>
          <w:rFonts w:hint="eastAsia" w:ascii="Times New Roman" w:hAnsi="Times New Roman"/>
          <w:sz w:val="24"/>
          <w:szCs w:val="24"/>
          <w:lang w:val="en-US" w:eastAsia="zh-CN"/>
        </w:rPr>
        <w:t>TVP-QT，该可信衔接点由三部分组件构成，虚拟机构建模块，虚拟可信模块构建模块，VM和vTPM绑定模块，该可信衔接点充分连接了云计算平台和虚拟机，保障信任链构建的合理性和完整性。</w:t>
      </w:r>
      <w:ins w:id="308" w:author="Janusio" w:date="2018-03-10T12:52:13Z">
        <w:r>
          <w:rPr>
            <w:rFonts w:hint="eastAsia" w:ascii="Times New Roman" w:hAnsi="Times New Roman"/>
            <w:sz w:val="24"/>
            <w:szCs w:val="24"/>
            <w:lang w:val="en-US" w:eastAsia="zh-CN"/>
          </w:rPr>
          <w:t>然后</w:t>
        </w:r>
      </w:ins>
      <w:ins w:id="309" w:author="Janusio" w:date="2018-03-10T12:52:15Z">
        <w:r>
          <w:rPr>
            <w:rFonts w:hint="eastAsia" w:ascii="Times New Roman" w:hAnsi="Times New Roman"/>
            <w:sz w:val="24"/>
            <w:szCs w:val="24"/>
            <w:lang w:val="en-US" w:eastAsia="zh-CN"/>
          </w:rPr>
          <w:t>构建</w:t>
        </w:r>
      </w:ins>
      <w:ins w:id="310" w:author="Janusio" w:date="2018-03-10T12:52:18Z">
        <w:r>
          <w:rPr>
            <w:rFonts w:hint="eastAsia" w:ascii="Times New Roman" w:hAnsi="Times New Roman"/>
            <w:sz w:val="24"/>
            <w:szCs w:val="24"/>
            <w:lang w:val="en-US" w:eastAsia="zh-CN"/>
          </w:rPr>
          <w:t>TVP-QT</w:t>
        </w:r>
      </w:ins>
      <w:ins w:id="311" w:author="Janusio" w:date="2018-03-10T12:52:19Z">
        <w:r>
          <w:rPr>
            <w:rFonts w:hint="eastAsia" w:ascii="Times New Roman" w:hAnsi="Times New Roman"/>
            <w:sz w:val="24"/>
            <w:szCs w:val="24"/>
            <w:lang w:val="en-US" w:eastAsia="zh-CN"/>
          </w:rPr>
          <w:t>的</w:t>
        </w:r>
      </w:ins>
      <w:ins w:id="312" w:author="Janusio" w:date="2018-03-10T12:52:20Z">
        <w:r>
          <w:rPr>
            <w:rFonts w:hint="eastAsia" w:ascii="Times New Roman" w:hAnsi="Times New Roman"/>
            <w:sz w:val="24"/>
            <w:szCs w:val="24"/>
            <w:lang w:val="en-US" w:eastAsia="zh-CN"/>
          </w:rPr>
          <w:t>信任链模型</w:t>
        </w:r>
      </w:ins>
      <w:ins w:id="313" w:author="Janusio" w:date="2018-03-10T12:52:21Z">
        <w:r>
          <w:rPr>
            <w:rFonts w:hint="eastAsia" w:ascii="Times New Roman" w:hAnsi="Times New Roman"/>
            <w:sz w:val="24"/>
            <w:szCs w:val="24"/>
            <w:lang w:val="en-US" w:eastAsia="zh-CN"/>
          </w:rPr>
          <w:t>，</w:t>
        </w:r>
      </w:ins>
      <w:del w:id="314" w:author="Janusio" w:date="2018-03-10T12:52:11Z">
        <w:r>
          <w:rPr>
            <w:rFonts w:hint="eastAsia" w:ascii="Times New Roman" w:hAnsi="Times New Roman"/>
            <w:sz w:val="24"/>
            <w:szCs w:val="24"/>
            <w:lang w:val="en-US" w:eastAsia="zh-CN"/>
          </w:rPr>
          <w:delText>其次，本文提出了一种具有瀑布特征的信任链模型—TVP-QT，</w:delText>
        </w:r>
      </w:del>
      <w:r>
        <w:rPr>
          <w:rFonts w:hint="eastAsia" w:ascii="Times New Roman" w:hAnsi="Times New Roman"/>
          <w:sz w:val="24"/>
          <w:szCs w:val="24"/>
          <w:lang w:val="en-US" w:eastAsia="zh-CN"/>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del w:id="315" w:author="Janusio" w:date="2018-03-10T12:52:29Z">
        <w:r>
          <w:rPr>
            <w:rFonts w:hint="eastAsia" w:ascii="Times New Roman" w:hAnsi="Times New Roman"/>
            <w:sz w:val="24"/>
            <w:szCs w:val="24"/>
            <w:lang w:val="en-US" w:eastAsia="zh-CN"/>
          </w:rPr>
          <w:delText>然后</w:delText>
        </w:r>
      </w:del>
      <w:ins w:id="316" w:author="Janusio" w:date="2018-03-10T12:52:31Z">
        <w:r>
          <w:rPr>
            <w:rFonts w:hint="eastAsia" w:ascii="Times New Roman" w:hAnsi="Times New Roman"/>
            <w:sz w:val="24"/>
            <w:szCs w:val="24"/>
            <w:lang w:val="en-US" w:eastAsia="zh-CN"/>
          </w:rPr>
          <w:t>最后</w:t>
        </w:r>
      </w:ins>
      <w:r>
        <w:rPr>
          <w:rFonts w:hint="eastAsia" w:ascii="Times New Roman" w:hAnsi="Times New Roman"/>
          <w:sz w:val="24"/>
          <w:szCs w:val="24"/>
          <w:lang w:val="en-US" w:eastAsia="zh-CN"/>
        </w:rPr>
        <w:t>，</w:t>
      </w:r>
      <w:ins w:id="317" w:author="Janusio" w:date="2018-03-10T12:52:43Z">
        <w:r>
          <w:rPr>
            <w:rFonts w:hint="eastAsia" w:ascii="Times New Roman" w:hAnsi="Times New Roman"/>
            <w:sz w:val="24"/>
            <w:szCs w:val="24"/>
            <w:lang w:val="en-US" w:eastAsia="zh-CN"/>
          </w:rPr>
          <w:t>本文</w:t>
        </w:r>
      </w:ins>
      <w:ins w:id="318" w:author="Janusio" w:date="2018-03-10T12:52:45Z">
        <w:r>
          <w:rPr>
            <w:rFonts w:hint="eastAsia" w:ascii="Times New Roman" w:hAnsi="Times New Roman"/>
            <w:sz w:val="24"/>
            <w:szCs w:val="24"/>
            <w:lang w:val="en-US" w:eastAsia="zh-CN"/>
          </w:rPr>
          <w:t>对</w:t>
        </w:r>
      </w:ins>
      <w:ins w:id="319" w:author="Janusio" w:date="2018-03-10T12:53:01Z">
        <w:r>
          <w:rPr>
            <w:rFonts w:hint="eastAsia" w:ascii="Times New Roman" w:hAnsi="Times New Roman"/>
            <w:sz w:val="24"/>
            <w:szCs w:val="24"/>
            <w:lang w:val="en-US" w:eastAsia="zh-CN"/>
          </w:rPr>
          <w:t>目前</w:t>
        </w:r>
      </w:ins>
      <w:ins w:id="320" w:author="Janusio" w:date="2018-03-10T12:53:02Z">
        <w:r>
          <w:rPr>
            <w:rFonts w:hint="eastAsia" w:ascii="Times New Roman" w:hAnsi="Times New Roman"/>
            <w:sz w:val="24"/>
            <w:szCs w:val="24"/>
            <w:lang w:val="en-US" w:eastAsia="zh-CN"/>
          </w:rPr>
          <w:t>的</w:t>
        </w:r>
      </w:ins>
      <w:ins w:id="321" w:author="Janusio" w:date="2018-03-10T12:53:04Z">
        <w:r>
          <w:rPr>
            <w:rFonts w:hint="eastAsia" w:ascii="Times New Roman" w:hAnsi="Times New Roman"/>
            <w:sz w:val="24"/>
            <w:szCs w:val="24"/>
            <w:lang w:val="en-US" w:eastAsia="zh-CN"/>
          </w:rPr>
          <w:t>无干扰</w:t>
        </w:r>
      </w:ins>
      <w:ins w:id="322" w:author="Janusio" w:date="2018-03-10T12:53:05Z">
        <w:r>
          <w:rPr>
            <w:rFonts w:hint="eastAsia" w:ascii="Times New Roman" w:hAnsi="Times New Roman"/>
            <w:sz w:val="24"/>
            <w:szCs w:val="24"/>
            <w:lang w:val="en-US" w:eastAsia="zh-CN"/>
          </w:rPr>
          <w:t>理论</w:t>
        </w:r>
      </w:ins>
      <w:ins w:id="323" w:author="Janusio" w:date="2018-03-10T12:53:06Z">
        <w:r>
          <w:rPr>
            <w:rFonts w:hint="eastAsia" w:ascii="Times New Roman" w:hAnsi="Times New Roman"/>
            <w:sz w:val="24"/>
            <w:szCs w:val="24"/>
            <w:lang w:val="en-US" w:eastAsia="zh-CN"/>
          </w:rPr>
          <w:t>进行</w:t>
        </w:r>
      </w:ins>
      <w:ins w:id="324" w:author="Janusio" w:date="2018-03-10T12:53:08Z">
        <w:r>
          <w:rPr>
            <w:rFonts w:hint="eastAsia" w:ascii="Times New Roman" w:hAnsi="Times New Roman"/>
            <w:sz w:val="24"/>
            <w:szCs w:val="24"/>
            <w:lang w:val="en-US" w:eastAsia="zh-CN"/>
          </w:rPr>
          <w:t>扩展，</w:t>
        </w:r>
      </w:ins>
      <w:ins w:id="325" w:author="Janusio" w:date="2018-03-10T12:53:11Z">
        <w:r>
          <w:rPr>
            <w:rFonts w:hint="eastAsia" w:ascii="Times New Roman" w:hAnsi="Times New Roman"/>
            <w:sz w:val="24"/>
            <w:szCs w:val="24"/>
            <w:lang w:val="en-US" w:eastAsia="zh-CN"/>
          </w:rPr>
          <w:t>详细的</w:t>
        </w:r>
      </w:ins>
      <w:ins w:id="326" w:author="Janusio" w:date="2018-03-10T12:53:13Z">
        <w:r>
          <w:rPr>
            <w:rFonts w:hint="eastAsia" w:ascii="Times New Roman" w:hAnsi="Times New Roman"/>
            <w:sz w:val="24"/>
            <w:szCs w:val="24"/>
            <w:lang w:val="en-US" w:eastAsia="zh-CN"/>
          </w:rPr>
          <w:t>定义</w:t>
        </w:r>
      </w:ins>
      <w:ins w:id="327" w:author="Janusio" w:date="2018-03-10T12:53:14Z">
        <w:r>
          <w:rPr>
            <w:rFonts w:hint="eastAsia" w:ascii="Times New Roman" w:hAnsi="Times New Roman"/>
            <w:sz w:val="24"/>
            <w:szCs w:val="24"/>
            <w:lang w:val="en-US" w:eastAsia="zh-CN"/>
          </w:rPr>
          <w:t>了</w:t>
        </w:r>
      </w:ins>
      <w:ins w:id="328" w:author="Janusio" w:date="2018-03-10T12:53:16Z">
        <w:r>
          <w:rPr>
            <w:rFonts w:hint="eastAsia" w:ascii="Times New Roman" w:hAnsi="Times New Roman"/>
            <w:sz w:val="24"/>
            <w:szCs w:val="24"/>
            <w:lang w:val="en-US" w:eastAsia="zh-CN"/>
          </w:rPr>
          <w:t>动作的</w:t>
        </w:r>
      </w:ins>
      <w:ins w:id="329" w:author="Janusio" w:date="2018-03-10T12:53:18Z">
        <w:r>
          <w:rPr>
            <w:rFonts w:hint="eastAsia" w:ascii="Times New Roman" w:hAnsi="Times New Roman"/>
            <w:sz w:val="24"/>
            <w:szCs w:val="24"/>
            <w:lang w:val="en-US" w:eastAsia="zh-CN"/>
          </w:rPr>
          <w:t>主体</w:t>
        </w:r>
      </w:ins>
      <w:ins w:id="330" w:author="Janusio" w:date="2018-03-10T12:53:19Z">
        <w:r>
          <w:rPr>
            <w:rFonts w:hint="eastAsia" w:ascii="Times New Roman" w:hAnsi="Times New Roman"/>
            <w:sz w:val="24"/>
            <w:szCs w:val="24"/>
            <w:lang w:val="en-US" w:eastAsia="zh-CN"/>
          </w:rPr>
          <w:t>，</w:t>
        </w:r>
      </w:ins>
      <w:ins w:id="331" w:author="Janusio" w:date="2018-03-10T12:53:27Z">
        <w:r>
          <w:rPr>
            <w:rFonts w:hint="eastAsia" w:ascii="Times New Roman" w:hAnsi="Times New Roman"/>
            <w:sz w:val="24"/>
            <w:szCs w:val="24"/>
            <w:lang w:val="en-US" w:eastAsia="zh-CN"/>
          </w:rPr>
          <w:t>动作</w:t>
        </w:r>
      </w:ins>
      <w:ins w:id="332" w:author="Janusio" w:date="2018-03-10T12:53:29Z">
        <w:r>
          <w:rPr>
            <w:rFonts w:hint="eastAsia" w:ascii="Times New Roman" w:hAnsi="Times New Roman"/>
            <w:sz w:val="24"/>
            <w:szCs w:val="24"/>
            <w:lang w:val="en-US" w:eastAsia="zh-CN"/>
          </w:rPr>
          <w:t>对</w:t>
        </w:r>
      </w:ins>
      <w:ins w:id="333" w:author="Janusio" w:date="2018-03-10T12:53:30Z">
        <w:r>
          <w:rPr>
            <w:rFonts w:hint="eastAsia" w:ascii="Times New Roman" w:hAnsi="Times New Roman"/>
            <w:sz w:val="24"/>
            <w:szCs w:val="24"/>
            <w:lang w:val="en-US" w:eastAsia="zh-CN"/>
          </w:rPr>
          <w:t>系统</w:t>
        </w:r>
      </w:ins>
      <w:ins w:id="334" w:author="Janusio" w:date="2018-03-10T12:53:32Z">
        <w:r>
          <w:rPr>
            <w:rFonts w:hint="eastAsia" w:ascii="Times New Roman" w:hAnsi="Times New Roman"/>
            <w:sz w:val="24"/>
            <w:szCs w:val="24"/>
            <w:lang w:val="en-US" w:eastAsia="zh-CN"/>
          </w:rPr>
          <w:t>安全</w:t>
        </w:r>
      </w:ins>
      <w:ins w:id="335" w:author="Janusio" w:date="2018-03-10T12:53:34Z">
        <w:r>
          <w:rPr>
            <w:rFonts w:hint="eastAsia" w:ascii="Times New Roman" w:hAnsi="Times New Roman"/>
            <w:sz w:val="24"/>
            <w:szCs w:val="24"/>
            <w:lang w:val="en-US" w:eastAsia="zh-CN"/>
          </w:rPr>
          <w:t>域的</w:t>
        </w:r>
      </w:ins>
      <w:ins w:id="336" w:author="Janusio" w:date="2018-03-10T12:53:35Z">
        <w:r>
          <w:rPr>
            <w:rFonts w:hint="eastAsia" w:ascii="Times New Roman" w:hAnsi="Times New Roman"/>
            <w:sz w:val="24"/>
            <w:szCs w:val="24"/>
            <w:lang w:val="en-US" w:eastAsia="zh-CN"/>
          </w:rPr>
          <w:t>影响</w:t>
        </w:r>
      </w:ins>
      <w:ins w:id="337" w:author="Janusio" w:date="2018-03-10T12:53:45Z">
        <w:r>
          <w:rPr>
            <w:rFonts w:hint="eastAsia" w:ascii="Times New Roman" w:hAnsi="Times New Roman"/>
            <w:sz w:val="24"/>
            <w:szCs w:val="24"/>
            <w:lang w:val="en-US" w:eastAsia="zh-CN"/>
          </w:rPr>
          <w:t>等，</w:t>
        </w:r>
      </w:ins>
      <w:ins w:id="338" w:author="Janusio" w:date="2018-03-10T12:53:50Z">
        <w:r>
          <w:rPr>
            <w:rFonts w:hint="eastAsia" w:ascii="Times New Roman" w:hAnsi="Times New Roman"/>
            <w:sz w:val="24"/>
            <w:szCs w:val="24"/>
            <w:lang w:val="en-US" w:eastAsia="zh-CN"/>
          </w:rPr>
          <w:t>并</w:t>
        </w:r>
      </w:ins>
      <w:ins w:id="339" w:author="Janusio" w:date="2018-03-10T12:53:53Z">
        <w:r>
          <w:rPr>
            <w:rFonts w:hint="eastAsia" w:ascii="Times New Roman" w:hAnsi="Times New Roman"/>
            <w:sz w:val="24"/>
            <w:szCs w:val="24"/>
            <w:lang w:val="en-US" w:eastAsia="zh-CN"/>
          </w:rPr>
          <w:t>给出</w:t>
        </w:r>
      </w:ins>
      <w:ins w:id="340" w:author="Janusio" w:date="2018-03-10T12:53:54Z">
        <w:r>
          <w:rPr>
            <w:rFonts w:hint="eastAsia" w:ascii="Times New Roman" w:hAnsi="Times New Roman"/>
            <w:sz w:val="24"/>
            <w:szCs w:val="24"/>
            <w:lang w:val="en-US" w:eastAsia="zh-CN"/>
          </w:rPr>
          <w:t>了</w:t>
        </w:r>
      </w:ins>
      <w:ins w:id="341" w:author="Janusio" w:date="2018-03-10T12:53:55Z">
        <w:r>
          <w:rPr>
            <w:rFonts w:hint="eastAsia" w:ascii="Times New Roman" w:hAnsi="Times New Roman"/>
            <w:sz w:val="24"/>
            <w:szCs w:val="24"/>
            <w:lang w:val="en-US" w:eastAsia="zh-CN"/>
          </w:rPr>
          <w:t>非传递</w:t>
        </w:r>
      </w:ins>
      <w:ins w:id="342" w:author="Janusio" w:date="2018-03-10T12:53:56Z">
        <w:r>
          <w:rPr>
            <w:rFonts w:hint="eastAsia" w:ascii="Times New Roman" w:hAnsi="Times New Roman"/>
            <w:sz w:val="24"/>
            <w:szCs w:val="24"/>
            <w:lang w:val="en-US" w:eastAsia="zh-CN"/>
          </w:rPr>
          <w:t>无干扰</w:t>
        </w:r>
      </w:ins>
      <w:ins w:id="343" w:author="Janusio" w:date="2018-03-10T12:53:57Z">
        <w:r>
          <w:rPr>
            <w:rFonts w:hint="eastAsia" w:ascii="Times New Roman" w:hAnsi="Times New Roman"/>
            <w:sz w:val="24"/>
            <w:szCs w:val="24"/>
            <w:lang w:val="en-US" w:eastAsia="zh-CN"/>
          </w:rPr>
          <w:t>的</w:t>
        </w:r>
      </w:ins>
      <w:ins w:id="344" w:author="Janusio" w:date="2018-03-10T12:54:02Z">
        <w:r>
          <w:rPr>
            <w:rFonts w:hint="eastAsia" w:ascii="Times New Roman" w:hAnsi="Times New Roman"/>
            <w:sz w:val="24"/>
            <w:szCs w:val="24"/>
            <w:lang w:val="en-US" w:eastAsia="zh-CN"/>
          </w:rPr>
          <w:t>云计算</w:t>
        </w:r>
      </w:ins>
      <w:ins w:id="345" w:author="Janusio" w:date="2018-03-10T12:54:04Z">
        <w:r>
          <w:rPr>
            <w:rFonts w:hint="eastAsia" w:ascii="Times New Roman" w:hAnsi="Times New Roman"/>
            <w:sz w:val="24"/>
            <w:szCs w:val="24"/>
            <w:lang w:val="en-US" w:eastAsia="zh-CN"/>
          </w:rPr>
          <w:t>环境</w:t>
        </w:r>
      </w:ins>
      <w:ins w:id="346" w:author="Janusio" w:date="2018-03-10T12:54:17Z">
        <w:r>
          <w:rPr>
            <w:rFonts w:hint="eastAsia" w:ascii="Times New Roman" w:hAnsi="Times New Roman"/>
            <w:sz w:val="24"/>
            <w:szCs w:val="24"/>
            <w:lang w:val="en-US" w:eastAsia="zh-CN"/>
          </w:rPr>
          <w:t>信任链</w:t>
        </w:r>
      </w:ins>
      <w:ins w:id="347" w:author="Janusio" w:date="2018-03-10T12:54:21Z">
        <w:r>
          <w:rPr>
            <w:rFonts w:hint="eastAsia" w:ascii="Times New Roman" w:hAnsi="Times New Roman"/>
            <w:sz w:val="24"/>
            <w:szCs w:val="24"/>
            <w:lang w:val="en-US" w:eastAsia="zh-CN"/>
          </w:rPr>
          <w:t>安全</w:t>
        </w:r>
      </w:ins>
      <w:ins w:id="348" w:author="Janusio" w:date="2018-03-10T12:54:25Z">
        <w:r>
          <w:rPr>
            <w:rFonts w:hint="eastAsia" w:ascii="Times New Roman" w:hAnsi="Times New Roman"/>
            <w:sz w:val="24"/>
            <w:szCs w:val="24"/>
            <w:lang w:val="en-US" w:eastAsia="zh-CN"/>
          </w:rPr>
          <w:t>判定</w:t>
        </w:r>
      </w:ins>
      <w:ins w:id="349" w:author="Janusio" w:date="2018-03-10T12:54:26Z">
        <w:r>
          <w:rPr>
            <w:rFonts w:hint="eastAsia" w:ascii="Times New Roman" w:hAnsi="Times New Roman"/>
            <w:sz w:val="24"/>
            <w:szCs w:val="24"/>
            <w:lang w:val="en-US" w:eastAsia="zh-CN"/>
          </w:rPr>
          <w:t>定理。</w:t>
        </w:r>
      </w:ins>
      <w:del w:id="350" w:author="Janusio" w:date="2018-03-10T12:54:32Z">
        <w:r>
          <w:rPr>
            <w:rFonts w:hint="eastAsia" w:ascii="Times New Roman" w:hAnsi="Times New Roman"/>
            <w:sz w:val="24"/>
            <w:szCs w:val="24"/>
            <w:lang w:val="en-US" w:eastAsia="zh-CN"/>
          </w:rPr>
          <w:delText>本文利用目前的安全逻辑形式方法和改进后的无干扰理论方法——无干扰理论+方法对TVP-QT进行形式化分析，</w:delText>
        </w:r>
      </w:del>
      <w:r>
        <w:rPr>
          <w:rFonts w:hint="eastAsia" w:ascii="Times New Roman" w:hAnsi="Times New Roman"/>
          <w:sz w:val="24"/>
          <w:szCs w:val="24"/>
          <w:lang w:val="en-US" w:eastAsia="zh-CN"/>
        </w:rPr>
        <w:t>不仅在实验上证明了TVP-QT</w:t>
      </w:r>
      <w:ins w:id="351" w:author="Janusio" w:date="2018-03-10T12:54:47Z">
        <w:r>
          <w:rPr>
            <w:rFonts w:hint="eastAsia" w:ascii="Times New Roman" w:hAnsi="Times New Roman"/>
            <w:sz w:val="24"/>
            <w:szCs w:val="24"/>
            <w:lang w:val="en-US" w:eastAsia="zh-CN"/>
          </w:rPr>
          <w:t>模型</w:t>
        </w:r>
      </w:ins>
      <w:r>
        <w:rPr>
          <w:rFonts w:hint="eastAsia" w:ascii="Times New Roman" w:hAnsi="Times New Roman"/>
          <w:sz w:val="24"/>
          <w:szCs w:val="24"/>
          <w:lang w:val="en-US" w:eastAsia="zh-CN"/>
        </w:rPr>
        <w:t>的</w:t>
      </w:r>
      <w:del w:id="352" w:author="Janusio" w:date="2018-03-10T12:54:37Z">
        <w:r>
          <w:rPr>
            <w:rFonts w:hint="eastAsia" w:ascii="Times New Roman" w:hAnsi="Times New Roman"/>
            <w:sz w:val="24"/>
            <w:szCs w:val="24"/>
            <w:lang w:val="en-US" w:eastAsia="zh-CN"/>
          </w:rPr>
          <w:delText>合理</w:delText>
        </w:r>
      </w:del>
      <w:ins w:id="353" w:author="Janusio" w:date="2018-03-10T12:54:38Z">
        <w:r>
          <w:rPr>
            <w:rFonts w:hint="eastAsia" w:ascii="Times New Roman" w:hAnsi="Times New Roman"/>
            <w:sz w:val="24"/>
            <w:szCs w:val="24"/>
            <w:lang w:val="en-US" w:eastAsia="zh-CN"/>
          </w:rPr>
          <w:t>安全</w:t>
        </w:r>
      </w:ins>
      <w:r>
        <w:rPr>
          <w:rFonts w:hint="eastAsia" w:ascii="Times New Roman" w:hAnsi="Times New Roman"/>
          <w:sz w:val="24"/>
          <w:szCs w:val="24"/>
          <w:lang w:val="en-US" w:eastAsia="zh-CN"/>
        </w:rPr>
        <w:t>性和可靠性，也在理论上证明了TVP-QT</w:t>
      </w:r>
      <w:ins w:id="354" w:author="Janusio" w:date="2018-03-10T12:54:51Z">
        <w:r>
          <w:rPr>
            <w:rFonts w:hint="eastAsia" w:ascii="Times New Roman" w:hAnsi="Times New Roman"/>
            <w:sz w:val="24"/>
            <w:szCs w:val="24"/>
            <w:lang w:val="en-US" w:eastAsia="zh-CN"/>
          </w:rPr>
          <w:t>模型</w:t>
        </w:r>
      </w:ins>
      <w:r>
        <w:rPr>
          <w:rFonts w:hint="eastAsia" w:ascii="Times New Roman" w:hAnsi="Times New Roman"/>
          <w:sz w:val="24"/>
          <w:szCs w:val="24"/>
          <w:lang w:val="en-US" w:eastAsia="zh-CN"/>
        </w:rPr>
        <w:t>的合理性。</w:t>
      </w:r>
    </w:p>
    <w:p>
      <w:pPr>
        <w:pStyle w:val="3"/>
        <w:ind w:firstLine="0" w:firstLineChars="0"/>
        <w:rPr>
          <w:rFonts w:hint="eastAsia"/>
          <w:lang w:val="en-US" w:eastAsia="zh-CN"/>
        </w:rPr>
      </w:pPr>
      <w:r>
        <w:rPr>
          <w:rFonts w:hint="eastAsia"/>
          <w:lang w:val="en-US" w:eastAsia="zh-CN"/>
        </w:rPr>
        <w:t>国内外研究现状</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可信虚拟平台信任链、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w:t>
      </w:r>
      <w:ins w:id="355" w:author="Janusio" w:date="2018-03-10T12:55:12Z">
        <w:r>
          <w:rPr>
            <w:rFonts w:hint="eastAsia" w:ascii="Times New Roman" w:hAnsi="Times New Roman"/>
            <w:b/>
            <w:sz w:val="24"/>
            <w:szCs w:val="24"/>
            <w:lang w:val="en-US" w:eastAsia="zh-CN"/>
          </w:rPr>
          <w:t>架构</w:t>
        </w:r>
      </w:ins>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18"/>
          <w:rFonts w:hint="eastAsia" w:ascii="Times New Roman" w:hAnsi="Times New Roman"/>
          <w:sz w:val="24"/>
          <w:szCs w:val="24"/>
        </w:rPr>
        <w:t>[</w:t>
      </w:r>
      <w:r>
        <w:rPr>
          <w:rStyle w:val="18"/>
          <w:rFonts w:hint="eastAsia" w:ascii="Times New Roman" w:hAnsi="Times New Roman"/>
          <w:sz w:val="24"/>
          <w:szCs w:val="24"/>
        </w:rPr>
        <w:endnoteReference w:id="27"/>
      </w:r>
      <w:r>
        <w:rPr>
          <w:rStyle w:val="18"/>
          <w:rFonts w:hint="eastAsia" w:ascii="Times New Roman" w:hAnsi="Times New Roman"/>
          <w:sz w:val="24"/>
          <w:szCs w:val="24"/>
        </w:rPr>
        <w:t>]</w:t>
      </w:r>
      <w:r>
        <w:rPr>
          <w:rFonts w:hint="eastAsia" w:ascii="Times New Roman" w:hAnsi="Times New Roman"/>
          <w:sz w:val="24"/>
          <w:szCs w:val="24"/>
        </w:rPr>
        <w:t>，Perseus</w:t>
      </w:r>
      <w:r>
        <w:rPr>
          <w:rStyle w:val="18"/>
          <w:rFonts w:hint="eastAsia" w:ascii="Times New Roman" w:hAnsi="Times New Roman"/>
          <w:sz w:val="24"/>
          <w:szCs w:val="24"/>
        </w:rPr>
        <w:t>[</w:t>
      </w:r>
      <w:r>
        <w:rPr>
          <w:rStyle w:val="18"/>
          <w:rFonts w:hint="eastAsia" w:ascii="Times New Roman" w:hAnsi="Times New Roman"/>
          <w:sz w:val="24"/>
          <w:szCs w:val="24"/>
        </w:rPr>
        <w:endnoteReference w:id="28"/>
      </w:r>
      <w:r>
        <w:rPr>
          <w:rStyle w:val="18"/>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0"/>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w:t>
      </w:r>
      <w:del w:id="356" w:author="Janusio" w:date="2018-03-10T12:55:23Z">
        <w:r>
          <w:rPr>
            <w:rFonts w:hint="eastAsia" w:ascii="Times New Roman" w:hAnsi="Times New Roman"/>
            <w:sz w:val="24"/>
            <w:szCs w:val="24"/>
            <w:lang w:val="en-US" w:eastAsia="zh-CN"/>
          </w:rPr>
          <w:delText xml:space="preserve"> </w:delText>
        </w:r>
      </w:del>
      <w:r>
        <w:rPr>
          <w:rFonts w:hint="eastAsia" w:ascii="Times New Roman" w:hAnsi="Times New Roman"/>
          <w:sz w:val="24"/>
          <w:szCs w:val="24"/>
          <w:lang w:val="en-US" w:eastAsia="zh-CN"/>
        </w:rPr>
        <w:t>TVP</w:t>
      </w:r>
      <w:del w:id="357" w:author="Janusio" w:date="2018-03-10T12:55:24Z">
        <w:r>
          <w:rPr>
            <w:rFonts w:hint="eastAsia" w:ascii="Times New Roman" w:hAnsi="Times New Roman"/>
            <w:sz w:val="24"/>
            <w:szCs w:val="24"/>
            <w:lang w:val="en-US" w:eastAsia="zh-CN"/>
          </w:rPr>
          <w:delText xml:space="preserve"> </w:delText>
        </w:r>
      </w:del>
      <w:r>
        <w:rPr>
          <w:rFonts w:hint="eastAsia" w:ascii="Times New Roman" w:hAnsi="Times New Roman"/>
          <w:sz w:val="24"/>
          <w:szCs w:val="24"/>
          <w:lang w:val="en-US" w:eastAsia="zh-CN"/>
        </w:rPr>
        <w:t>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pStyle w:val="27"/>
        <w:spacing w:line="360" w:lineRule="auto"/>
        <w:ind w:firstLine="420" w:firstLineChars="0"/>
        <w:jc w:val="center"/>
        <w:rPr>
          <w:rFonts w:hint="eastAsia" w:ascii="Times New Roman" w:hAnsi="Times New Roman"/>
          <w:sz w:val="22"/>
          <w:szCs w:val="22"/>
          <w:lang w:val="en-US" w:eastAsia="zh-CN"/>
        </w:rPr>
      </w:pPr>
      <w:r>
        <w:rPr>
          <w:rFonts w:hint="eastAsia" w:ascii="Times New Roman" w:hAnsi="Times New Roman"/>
          <w:sz w:val="22"/>
          <w:szCs w:val="22"/>
          <w:lang w:val="en-US" w:eastAsia="zh-CN"/>
        </w:rPr>
        <w:t>图1.1 TVP基本运行架构</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18"/>
          <w:rFonts w:hint="eastAsia" w:ascii="Times New Roman" w:hAnsi="Times New Roman"/>
          <w:sz w:val="24"/>
          <w:szCs w:val="24"/>
          <w:lang w:val="en-US" w:eastAsia="zh-CN"/>
        </w:rPr>
        <w:t>[</w:t>
      </w:r>
      <w:bookmarkStart w:id="4" w:name="_Ref28117"/>
      <w:r>
        <w:rPr>
          <w:rStyle w:val="18"/>
          <w:rFonts w:hint="eastAsia" w:ascii="Times New Roman" w:hAnsi="Times New Roman"/>
          <w:sz w:val="24"/>
          <w:szCs w:val="24"/>
          <w:lang w:val="en-US" w:eastAsia="zh-CN"/>
        </w:rPr>
        <w:endnoteReference w:id="33"/>
      </w:r>
      <w:bookmarkEnd w:id="4"/>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18"/>
          <w:rFonts w:hint="eastAsia" w:ascii="Times New Roman" w:hAnsi="Times New Roman"/>
          <w:sz w:val="24"/>
          <w:szCs w:val="24"/>
          <w:lang w:val="en-US" w:eastAsia="zh-CN"/>
        </w:rPr>
        <w:t>[</w:t>
      </w:r>
      <w:bookmarkStart w:id="5" w:name="_Ref28195"/>
      <w:r>
        <w:rPr>
          <w:rStyle w:val="18"/>
          <w:rFonts w:hint="eastAsia" w:ascii="Times New Roman" w:hAnsi="Times New Roman"/>
          <w:sz w:val="24"/>
          <w:szCs w:val="24"/>
          <w:lang w:val="en-US" w:eastAsia="zh-CN"/>
        </w:rPr>
        <w:endnoteReference w:id="34"/>
      </w:r>
      <w:bookmarkEnd w:id="5"/>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5"/>
      </w:r>
      <w:r>
        <w:rPr>
          <w:rStyle w:val="18"/>
          <w:rFonts w:hint="eastAsia" w:ascii="Times New Roman" w:hAnsi="Times New Roman"/>
          <w:sz w:val="24"/>
          <w:szCs w:val="24"/>
          <w:lang w:val="en-US" w:eastAsia="zh-CN"/>
        </w:rPr>
        <w:t>][</w:t>
      </w:r>
      <w:bookmarkStart w:id="6" w:name="_Ref28411"/>
      <w:r>
        <w:rPr>
          <w:rStyle w:val="18"/>
          <w:rFonts w:hint="eastAsia" w:ascii="Times New Roman" w:hAnsi="Times New Roman"/>
          <w:sz w:val="24"/>
          <w:szCs w:val="24"/>
          <w:lang w:val="en-US" w:eastAsia="zh-CN"/>
        </w:rPr>
        <w:endnoteReference w:id="36"/>
      </w:r>
      <w:bookmarkEnd w:id="6"/>
      <w:r>
        <w:rPr>
          <w:rStyle w:val="18"/>
          <w:rFonts w:hint="eastAsia" w:ascii="Times New Roman" w:hAnsi="Times New Roman"/>
          <w:sz w:val="24"/>
          <w:szCs w:val="24"/>
          <w:lang w:val="en-US" w:eastAsia="zh-CN"/>
        </w:rPr>
        <w:t>][</w:t>
      </w:r>
      <w:bookmarkStart w:id="7" w:name="_Ref28460"/>
      <w:r>
        <w:rPr>
          <w:rStyle w:val="18"/>
          <w:rFonts w:hint="eastAsia" w:ascii="Times New Roman" w:hAnsi="Times New Roman"/>
          <w:sz w:val="24"/>
          <w:szCs w:val="24"/>
          <w:lang w:val="en-US" w:eastAsia="zh-CN"/>
        </w:rPr>
        <w:endnoteReference w:id="37"/>
      </w:r>
      <w:bookmarkEnd w:id="7"/>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可信虚拟平台信任链模型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Application，此种信任链模型也存在John[28]中的问题。等等。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等人基于扩展安全系统逻辑的分析方法也存在Zhang中的问题。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8"/>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r>
        <w:rPr>
          <w:rFonts w:hint="eastAsia" w:ascii="Times New Roman" w:hAnsi="Times New Roman" w:eastAsia="黑体"/>
          <w:b/>
          <w:sz w:val="28"/>
          <w:szCs w:val="28"/>
        </w:rPr>
        <w:t>本文主要工作</w:t>
      </w:r>
    </w:p>
    <w:p>
      <w:pPr>
        <w:pStyle w:val="27"/>
        <w:numPr>
          <w:ilvl w:val="0"/>
          <w:numId w:val="5"/>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ins w:id="358" w:author="Janusio" w:date="2018-03-10T12:56:54Z">
        <w:r>
          <w:rPr>
            <w:rFonts w:hint="eastAsia" w:ascii="Times New Roman" w:hAnsi="Times New Roman"/>
            <w:sz w:val="24"/>
            <w:szCs w:val="24"/>
            <w:lang w:val="en-US" w:eastAsia="zh-CN"/>
          </w:rPr>
          <w:t>信任链</w:t>
        </w:r>
      </w:ins>
      <w:ins w:id="359" w:author="Janusio" w:date="2018-03-10T12:56:56Z">
        <w:r>
          <w:rPr>
            <w:rFonts w:hint="eastAsia" w:ascii="Times New Roman" w:hAnsi="Times New Roman"/>
            <w:sz w:val="24"/>
            <w:szCs w:val="24"/>
            <w:lang w:val="en-US" w:eastAsia="zh-CN"/>
          </w:rPr>
          <w:t>模型</w:t>
        </w:r>
      </w:ins>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w:t>
      </w:r>
      <w:ins w:id="360" w:author="Janusio" w:date="2018-03-10T12:57:02Z">
        <w:r>
          <w:rPr>
            <w:rFonts w:hint="eastAsia" w:ascii="Times New Roman" w:hAnsi="Times New Roman"/>
            <w:sz w:val="24"/>
            <w:szCs w:val="24"/>
            <w:lang w:val="en-US" w:eastAsia="zh-CN"/>
          </w:rPr>
          <w:t>架构</w:t>
        </w:r>
      </w:ins>
      <w:r>
        <w:rPr>
          <w:rFonts w:hint="eastAsia" w:ascii="Times New Roman" w:hAnsi="Times New Roman"/>
          <w:sz w:val="24"/>
          <w:szCs w:val="24"/>
        </w:rPr>
        <w:t>。此可信虚拟平台的主要架构如下图所示：</w:t>
      </w:r>
    </w:p>
    <w:p>
      <w:pPr>
        <w:pStyle w:val="27"/>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6" DrawAspect="Content" ObjectID="_1468075726" r:id="rId8">
            <o:LockedField>false</o:LockedField>
          </o:OLEObject>
        </w:object>
      </w:r>
    </w:p>
    <w:p>
      <w:pPr>
        <w:pStyle w:val="27"/>
        <w:spacing w:line="360" w:lineRule="auto"/>
        <w:ind w:left="0" w:leftChars="0" w:firstLine="420" w:firstLineChars="0"/>
        <w:jc w:val="center"/>
        <w:rPr>
          <w:rFonts w:hint="eastAsia" w:ascii="Times New Roman" w:hAnsi="Times New Roman" w:eastAsiaTheme="minorEastAsia"/>
          <w:color w:val="auto"/>
          <w:sz w:val="22"/>
          <w:szCs w:val="22"/>
          <w:lang w:val="en-US" w:eastAsia="zh-CN"/>
        </w:rPr>
      </w:pPr>
      <w:r>
        <w:rPr>
          <w:rFonts w:hint="eastAsia" w:ascii="Times New Roman" w:hAnsi="Times New Roman"/>
          <w:color w:val="auto"/>
          <w:sz w:val="22"/>
          <w:szCs w:val="22"/>
          <w:lang w:val="en-US" w:eastAsia="zh-CN"/>
        </w:rPr>
        <w:t>图1.2 TVP-QT</w:t>
      </w:r>
      <w:del w:id="361" w:author="Janusio" w:date="2018-03-10T12:57:20Z">
        <w:r>
          <w:rPr>
            <w:rFonts w:hint="eastAsia" w:ascii="Times New Roman" w:hAnsi="Times New Roman"/>
            <w:color w:val="auto"/>
            <w:sz w:val="22"/>
            <w:szCs w:val="22"/>
            <w:lang w:val="en-US" w:eastAsia="zh-CN"/>
          </w:rPr>
          <w:delText>主要</w:delText>
        </w:r>
      </w:del>
      <w:r>
        <w:rPr>
          <w:rFonts w:hint="eastAsia" w:ascii="Times New Roman" w:hAnsi="Times New Roman"/>
          <w:color w:val="auto"/>
          <w:sz w:val="22"/>
          <w:szCs w:val="22"/>
          <w:lang w:val="en-US" w:eastAsia="zh-CN"/>
        </w:rPr>
        <w:t>架构</w:t>
      </w:r>
    </w:p>
    <w:p>
      <w:pPr>
        <w:pStyle w:val="27"/>
        <w:spacing w:line="360" w:lineRule="auto"/>
        <w:ind w:left="0" w:leftChars="0" w:firstLine="420" w:firstLineChars="0"/>
        <w:rPr>
          <w:ins w:id="363" w:author="Janusio" w:date="2018-03-10T12:59:46Z"/>
          <w:rFonts w:hint="eastAsia" w:ascii="Times New Roman" w:hAnsi="Times New Roman"/>
          <w:sz w:val="24"/>
          <w:szCs w:val="24"/>
        </w:rPr>
        <w:pPrChange w:id="362" w:author="Janusio" w:date="2018-03-10T13:00:34Z">
          <w:pPr>
            <w:pStyle w:val="27"/>
            <w:spacing w:line="360" w:lineRule="auto"/>
            <w:ind w:left="0" w:leftChars="0" w:firstLine="420" w:firstLineChars="0"/>
          </w:pPr>
        </w:pPrChange>
      </w:pPr>
      <w:r>
        <w:rPr>
          <w:rFonts w:hint="eastAsia" w:ascii="Times New Roman" w:hAnsi="Times New Roman"/>
          <w:sz w:val="24"/>
          <w:szCs w:val="24"/>
        </w:rPr>
        <w:t>在原有的TVP</w:t>
      </w:r>
      <w:ins w:id="364" w:author="Janusio" w:date="2018-03-10T12:57:27Z">
        <w:r>
          <w:rPr>
            <w:rFonts w:hint="eastAsia" w:ascii="Times New Roman" w:hAnsi="Times New Roman"/>
            <w:sz w:val="24"/>
            <w:szCs w:val="24"/>
            <w:lang w:val="en-US" w:eastAsia="zh-CN"/>
          </w:rPr>
          <w:t>架构</w:t>
        </w:r>
      </w:ins>
      <w:r>
        <w:rPr>
          <w:rFonts w:hint="eastAsia" w:ascii="Times New Roman" w:hAnsi="Times New Roman"/>
          <w:sz w:val="24"/>
          <w:szCs w:val="24"/>
        </w:rPr>
        <w:t>中的第二层和第三层加入可信衔接点。可信连接点位于Dom0，是Dom0的一组应用程序，包括VM的创建组件VM Builder、 vTPM实例的创建模块vTPM Builder以及VM-vTPM映射组件VM-vTPM Binding，且作为vRT的一部分，在信任链上按照VM Builder</w:t>
      </w:r>
      <w:del w:id="365" w:author="Janusio" w:date="2018-03-10T12:57:37Z">
        <w:r>
          <w:rPr>
            <w:rFonts w:hint="eastAsia" w:ascii="Times New Roman" w:hAnsi="Times New Roman"/>
            <w:sz w:val="24"/>
            <w:szCs w:val="24"/>
          </w:rPr>
          <w:delText></w:delText>
        </w:r>
      </w:del>
      <w:ins w:id="366" w:author="Janusio" w:date="2018-03-10T12:57:37Z">
        <w:r>
          <w:rPr>
            <w:rFonts w:hint="eastAsia" w:ascii="Times New Roman" w:hAnsi="Times New Roman"/>
            <w:sz w:val="24"/>
            <w:szCs w:val="24"/>
            <w:lang w:eastAsia="zh-CN"/>
          </w:rPr>
          <w:t>、</w:t>
        </w:r>
      </w:ins>
      <w:r>
        <w:rPr>
          <w:rFonts w:hint="eastAsia" w:ascii="Times New Roman" w:hAnsi="Times New Roman"/>
          <w:sz w:val="24"/>
          <w:szCs w:val="24"/>
        </w:rPr>
        <w:t>vTPM Builder</w:t>
      </w:r>
      <w:del w:id="367" w:author="Janusio" w:date="2018-03-10T12:57:35Z">
        <w:r>
          <w:rPr>
            <w:rFonts w:hint="eastAsia" w:ascii="Times New Roman" w:hAnsi="Times New Roman"/>
            <w:sz w:val="24"/>
            <w:szCs w:val="24"/>
          </w:rPr>
          <w:delText xml:space="preserve"> </w:delText>
        </w:r>
      </w:del>
      <w:ins w:id="368" w:author="Janusio" w:date="2018-03-10T12:57:35Z">
        <w:r>
          <w:rPr>
            <w:rFonts w:hint="eastAsia" w:ascii="Times New Roman" w:hAnsi="Times New Roman"/>
            <w:sz w:val="24"/>
            <w:szCs w:val="24"/>
            <w:lang w:eastAsia="zh-CN"/>
          </w:rPr>
          <w:t>、</w:t>
        </w:r>
      </w:ins>
      <w:r>
        <w:rPr>
          <w:rFonts w:hint="eastAsia" w:ascii="Times New Roman" w:hAnsi="Times New Roman"/>
          <w:sz w:val="24"/>
          <w:szCs w:val="24"/>
        </w:rPr>
        <w:t>VM-vTPM Binding的顺序依次进行度量。可信衔接点可对TVP-QT的第一、第二层与第四、第五层进行有效衔接，保证TVP-QT信任链构建的连贯性，起到承上启下的作用，具有瀑布特征。</w:t>
      </w:r>
      <w:ins w:id="369" w:author="Janusio" w:date="2018-03-10T12:59:54Z">
        <w:r>
          <w:rPr>
            <w:rFonts w:hint="eastAsia" w:ascii="Times New Roman" w:hAnsi="Times New Roman"/>
            <w:sz w:val="24"/>
            <w:szCs w:val="24"/>
            <w:lang w:val="en-US" w:eastAsia="zh-CN"/>
          </w:rPr>
          <w:t>并按照</w:t>
        </w:r>
      </w:ins>
      <w:ins w:id="370" w:author="Janusio" w:date="2018-03-10T12:59:49Z">
        <w:r>
          <w:rPr>
            <w:rFonts w:hint="eastAsia" w:ascii="Times New Roman" w:hAnsi="Times New Roman"/>
            <w:sz w:val="24"/>
            <w:szCs w:val="24"/>
            <w:lang w:val="en-US" w:eastAsia="zh-CN"/>
          </w:rPr>
          <w:t>第一层硬件TPM（CRTM）→第二层TCB（BIOS</w:t>
        </w:r>
      </w:ins>
      <w:ins w:id="371" w:author="Janusio" w:date="2018-03-10T13:00:00Z">
        <w:r>
          <w:rPr>
            <w:rFonts w:hint="eastAsia" w:ascii="Times New Roman" w:hAnsi="Times New Roman"/>
            <w:sz w:val="24"/>
            <w:szCs w:val="24"/>
            <w:lang w:val="en-US" w:eastAsia="zh-CN"/>
          </w:rPr>
          <w:t>→</w:t>
        </w:r>
      </w:ins>
      <w:ins w:id="372" w:author="Janusio" w:date="2018-03-10T12:59:49Z">
        <w:r>
          <w:rPr>
            <w:rFonts w:hint="eastAsia" w:ascii="Times New Roman" w:hAnsi="Times New Roman"/>
            <w:sz w:val="24"/>
            <w:szCs w:val="24"/>
            <w:lang w:val="en-US" w:eastAsia="zh-CN"/>
          </w:rPr>
          <w:t>OSLoader</w:t>
        </w:r>
      </w:ins>
      <w:ins w:id="373" w:author="Janusio" w:date="2018-03-10T13:00:02Z">
        <w:r>
          <w:rPr>
            <w:rFonts w:hint="eastAsia" w:ascii="Times New Roman" w:hAnsi="Times New Roman"/>
            <w:sz w:val="24"/>
            <w:szCs w:val="24"/>
            <w:lang w:val="en-US" w:eastAsia="zh-CN"/>
          </w:rPr>
          <w:t>→</w:t>
        </w:r>
      </w:ins>
      <w:ins w:id="374" w:author="Janusio" w:date="2018-03-10T12:59:49Z">
        <w:r>
          <w:rPr>
            <w:rFonts w:hint="eastAsia" w:ascii="Times New Roman" w:hAnsi="Times New Roman"/>
            <w:sz w:val="24"/>
            <w:szCs w:val="24"/>
            <w:lang w:val="en-US" w:eastAsia="zh-CN"/>
          </w:rPr>
          <w:t>VMM</w:t>
        </w:r>
      </w:ins>
      <w:ins w:id="375" w:author="Janusio" w:date="2018-03-10T13:00:04Z">
        <w:r>
          <w:rPr>
            <w:rFonts w:hint="eastAsia" w:ascii="Times New Roman" w:hAnsi="Times New Roman"/>
            <w:sz w:val="24"/>
            <w:szCs w:val="24"/>
            <w:lang w:val="en-US" w:eastAsia="zh-CN"/>
          </w:rPr>
          <w:t>→</w:t>
        </w:r>
      </w:ins>
      <w:ins w:id="376" w:author="Janusio" w:date="2018-03-10T12:59:49Z">
        <w:r>
          <w:rPr>
            <w:rFonts w:hint="eastAsia" w:ascii="Times New Roman" w:hAnsi="Times New Roman"/>
            <w:sz w:val="24"/>
            <w:szCs w:val="24"/>
            <w:lang w:val="en-US" w:eastAsia="zh-CN"/>
          </w:rPr>
          <w:t>Dom0 Kernel）→第三层可信衔接点（VM Builderv</w:t>
        </w:r>
      </w:ins>
      <w:ins w:id="377" w:author="Janusio" w:date="2018-03-10T13:00:07Z">
        <w:r>
          <w:rPr>
            <w:rFonts w:hint="eastAsia" w:ascii="Times New Roman" w:hAnsi="Times New Roman"/>
            <w:sz w:val="24"/>
            <w:szCs w:val="24"/>
            <w:lang w:val="en-US" w:eastAsia="zh-CN"/>
          </w:rPr>
          <w:t>→</w:t>
        </w:r>
      </w:ins>
      <w:ins w:id="378" w:author="Janusio" w:date="2018-03-10T12:59:49Z">
        <w:r>
          <w:rPr>
            <w:rFonts w:hint="eastAsia" w:ascii="Times New Roman" w:hAnsi="Times New Roman"/>
            <w:sz w:val="24"/>
            <w:szCs w:val="24"/>
            <w:lang w:val="en-US" w:eastAsia="zh-CN"/>
          </w:rPr>
          <w:t>TPM Builder</w:t>
        </w:r>
      </w:ins>
      <w:ins w:id="379" w:author="Janusio" w:date="2018-03-10T13:00:09Z">
        <w:r>
          <w:rPr>
            <w:rFonts w:hint="eastAsia" w:ascii="Times New Roman" w:hAnsi="Times New Roman"/>
            <w:sz w:val="24"/>
            <w:szCs w:val="24"/>
            <w:lang w:val="en-US" w:eastAsia="zh-CN"/>
          </w:rPr>
          <w:t>→</w:t>
        </w:r>
      </w:ins>
      <w:ins w:id="380" w:author="Janusio" w:date="2018-03-10T12:59:49Z">
        <w:r>
          <w:rPr>
            <w:rFonts w:hint="eastAsia" w:ascii="Times New Roman" w:hAnsi="Times New Roman"/>
            <w:sz w:val="24"/>
            <w:szCs w:val="24"/>
            <w:lang w:val="en-US" w:eastAsia="zh-CN"/>
          </w:rPr>
          <w:t>VM-vTPM Binding）→第四层vTPM（vTPM实例）→第五层可信虚拟机（VBIOS</w:t>
        </w:r>
      </w:ins>
      <w:ins w:id="381" w:author="Janusio" w:date="2018-03-10T13:00:13Z">
        <w:r>
          <w:rPr>
            <w:rFonts w:hint="eastAsia" w:ascii="Times New Roman" w:hAnsi="Times New Roman"/>
            <w:sz w:val="24"/>
            <w:szCs w:val="24"/>
            <w:lang w:val="en-US" w:eastAsia="zh-CN"/>
          </w:rPr>
          <w:t>→</w:t>
        </w:r>
      </w:ins>
      <w:ins w:id="382" w:author="Janusio" w:date="2018-03-10T12:59:49Z">
        <w:r>
          <w:rPr>
            <w:rFonts w:hint="eastAsia" w:ascii="Times New Roman" w:hAnsi="Times New Roman"/>
            <w:sz w:val="24"/>
            <w:szCs w:val="24"/>
            <w:lang w:val="en-US" w:eastAsia="zh-CN"/>
          </w:rPr>
          <w:t>VOSLoader</w:t>
        </w:r>
      </w:ins>
      <w:ins w:id="383" w:author="Janusio" w:date="2018-03-10T13:00:15Z">
        <w:r>
          <w:rPr>
            <w:rFonts w:hint="eastAsia" w:ascii="Times New Roman" w:hAnsi="Times New Roman"/>
            <w:sz w:val="24"/>
            <w:szCs w:val="24"/>
            <w:lang w:val="en-US" w:eastAsia="zh-CN"/>
          </w:rPr>
          <w:t>→</w:t>
        </w:r>
      </w:ins>
      <w:ins w:id="384" w:author="Janusio" w:date="2018-03-10T12:59:49Z">
        <w:r>
          <w:rPr>
            <w:rFonts w:hint="eastAsia" w:ascii="Times New Roman" w:hAnsi="Times New Roman"/>
            <w:sz w:val="24"/>
            <w:szCs w:val="24"/>
            <w:lang w:val="en-US" w:eastAsia="zh-CN"/>
          </w:rPr>
          <w:t>VMOS</w:t>
        </w:r>
      </w:ins>
      <w:ins w:id="385" w:author="Janusio" w:date="2018-03-10T13:00:17Z">
        <w:r>
          <w:rPr>
            <w:rFonts w:hint="eastAsia" w:ascii="Times New Roman" w:hAnsi="Times New Roman"/>
            <w:sz w:val="24"/>
            <w:szCs w:val="24"/>
            <w:lang w:val="en-US" w:eastAsia="zh-CN"/>
          </w:rPr>
          <w:t>→</w:t>
        </w:r>
      </w:ins>
      <w:ins w:id="386" w:author="Janusio" w:date="2018-03-10T12:59:49Z">
        <w:r>
          <w:rPr>
            <w:rFonts w:hint="eastAsia" w:ascii="Times New Roman" w:hAnsi="Times New Roman"/>
            <w:sz w:val="24"/>
            <w:szCs w:val="24"/>
            <w:lang w:val="en-US" w:eastAsia="zh-CN"/>
          </w:rPr>
          <w:t>APP）</w:t>
        </w:r>
      </w:ins>
      <w:ins w:id="387" w:author="Janusio" w:date="2018-03-10T13:00:21Z">
        <w:r>
          <w:rPr>
            <w:rFonts w:hint="eastAsia" w:ascii="Times New Roman" w:hAnsi="Times New Roman"/>
            <w:sz w:val="24"/>
            <w:szCs w:val="24"/>
            <w:lang w:val="en-US" w:eastAsia="zh-CN"/>
          </w:rPr>
          <w:t>进行</w:t>
        </w:r>
      </w:ins>
      <w:ins w:id="388" w:author="Janusio" w:date="2018-03-10T13:00:22Z">
        <w:r>
          <w:rPr>
            <w:rFonts w:hint="eastAsia" w:ascii="Times New Roman" w:hAnsi="Times New Roman"/>
            <w:sz w:val="24"/>
            <w:szCs w:val="24"/>
            <w:lang w:val="en-US" w:eastAsia="zh-CN"/>
          </w:rPr>
          <w:t>信任</w:t>
        </w:r>
      </w:ins>
      <w:ins w:id="389" w:author="Janusio" w:date="2018-03-10T13:00:24Z">
        <w:r>
          <w:rPr>
            <w:rFonts w:hint="eastAsia" w:ascii="Times New Roman" w:hAnsi="Times New Roman"/>
            <w:sz w:val="24"/>
            <w:szCs w:val="24"/>
            <w:lang w:val="en-US" w:eastAsia="zh-CN"/>
          </w:rPr>
          <w:t>链</w:t>
        </w:r>
      </w:ins>
      <w:ins w:id="390" w:author="Janusio" w:date="2018-03-10T13:00:26Z">
        <w:r>
          <w:rPr>
            <w:rFonts w:hint="eastAsia" w:ascii="Times New Roman" w:hAnsi="Times New Roman"/>
            <w:sz w:val="24"/>
            <w:szCs w:val="24"/>
            <w:lang w:val="en-US" w:eastAsia="zh-CN"/>
          </w:rPr>
          <w:t>构建。</w:t>
        </w:r>
      </w:ins>
    </w:p>
    <w:p>
      <w:pPr>
        <w:pStyle w:val="27"/>
        <w:spacing w:line="360" w:lineRule="auto"/>
        <w:ind w:left="0" w:leftChars="0" w:firstLine="420" w:firstLineChars="0"/>
        <w:rPr>
          <w:del w:id="391" w:author="Janusio" w:date="2018-03-10T13:00:39Z"/>
          <w:rFonts w:hint="eastAsia" w:ascii="Times New Roman" w:hAnsi="Times New Roman"/>
          <w:sz w:val="24"/>
          <w:szCs w:val="24"/>
          <w:lang w:val="en-US" w:eastAsia="zh-CN"/>
        </w:rPr>
      </w:pPr>
      <w:del w:id="392" w:author="Janusio" w:date="2018-03-10T13:00:39Z">
        <w:r>
          <w:rPr>
            <w:rFonts w:hint="eastAsia" w:ascii="Times New Roman" w:hAnsi="Times New Roman"/>
            <w:sz w:val="24"/>
            <w:szCs w:val="24"/>
            <w:lang w:val="en-US" w:eastAsia="zh-CN"/>
          </w:rPr>
          <w:delTex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delText>
        </w:r>
      </w:del>
    </w:p>
    <w:p>
      <w:pPr>
        <w:pStyle w:val="27"/>
        <w:spacing w:line="360" w:lineRule="auto"/>
        <w:ind w:left="0" w:leftChars="0" w:firstLine="420" w:firstLineChars="0"/>
        <w:rPr>
          <w:del w:id="393" w:author="Janusio" w:date="2018-03-10T12:58:54Z"/>
          <w:rFonts w:hint="eastAsia" w:ascii="Times New Roman" w:hAnsi="Times New Roman"/>
          <w:sz w:val="24"/>
          <w:szCs w:val="24"/>
        </w:rPr>
      </w:pPr>
      <w:del w:id="394" w:author="Janusio" w:date="2018-03-10T12:58:54Z">
        <w:r>
          <w:rPr>
            <w:rFonts w:hint="eastAsia" w:ascii="Times New Roman" w:hAnsi="Times New Roman"/>
            <w:sz w:val="24"/>
            <w:szCs w:val="24"/>
          </w:rPr>
          <w:delTex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delText>
        </w:r>
      </w:del>
    </w:p>
    <w:p>
      <w:pPr>
        <w:pStyle w:val="27"/>
        <w:spacing w:line="360" w:lineRule="auto"/>
        <w:ind w:left="0" w:leftChars="0" w:firstLine="420" w:firstLineChars="0"/>
        <w:rPr>
          <w:del w:id="395" w:author="Janusio" w:date="2018-03-10T12:58:54Z"/>
          <w:rFonts w:hint="eastAsia" w:ascii="Times New Roman" w:hAnsi="Times New Roman"/>
          <w:sz w:val="24"/>
          <w:szCs w:val="24"/>
        </w:rPr>
      </w:pPr>
      <w:del w:id="396" w:author="Janusio" w:date="2018-03-10T12:58:54Z">
        <w:r>
          <w:rPr>
            <w:rFonts w:hint="eastAsia" w:ascii="Times New Roman" w:hAnsi="Times New Roman"/>
            <w:sz w:val="24"/>
            <w:szCs w:val="24"/>
          </w:rPr>
          <w:delText>从此架构图可以看出，可信衔接点的存在可以有效的对用户虚拟机和可信虚拟平台进行衔接，并且具有承上启下的作用，使得整个可信虚拟平台在逻辑上都非常合理，并且加强了用户虚拟机和可信虚拟平台之间的联系。</w:delText>
        </w:r>
      </w:del>
    </w:p>
    <w:p>
      <w:pPr>
        <w:pStyle w:val="27"/>
        <w:numPr>
          <w:ilvl w:val="0"/>
          <w:numId w:val="5"/>
        </w:numPr>
        <w:spacing w:line="360" w:lineRule="auto"/>
        <w:ind w:left="0" w:leftChars="0" w:firstLine="420" w:firstLineChars="0"/>
        <w:rPr>
          <w:del w:id="397" w:author="Janusio" w:date="2018-03-10T12:58:57Z"/>
          <w:rFonts w:hint="eastAsia" w:ascii="Times New Roman" w:hAnsi="Times New Roman"/>
          <w:sz w:val="24"/>
          <w:szCs w:val="24"/>
          <w:lang w:val="en-US" w:eastAsia="zh-CN"/>
        </w:rPr>
      </w:pPr>
      <w:del w:id="398" w:author="Janusio" w:date="2018-03-10T12:58:57Z">
        <w:r>
          <w:rPr>
            <w:rFonts w:hint="eastAsia" w:ascii="Times New Roman" w:hAnsi="Times New Roman"/>
            <w:sz w:val="24"/>
            <w:szCs w:val="24"/>
            <w:lang w:val="en-US" w:eastAsia="zh-CN"/>
          </w:rPr>
          <w:delText>具有瀑布特征的信任链模型</w:delText>
        </w:r>
      </w:del>
    </w:p>
    <w:p>
      <w:pPr>
        <w:pStyle w:val="27"/>
        <w:spacing w:line="360" w:lineRule="auto"/>
        <w:ind w:left="0" w:leftChars="0" w:firstLine="420" w:firstLineChars="0"/>
        <w:rPr>
          <w:del w:id="399" w:author="Janusio" w:date="2018-03-10T12:59:04Z"/>
          <w:rFonts w:hint="eastAsia" w:ascii="Times New Roman" w:hAnsi="Times New Roman"/>
          <w:sz w:val="24"/>
          <w:szCs w:val="24"/>
          <w:lang w:val="en-US" w:eastAsia="zh-CN"/>
        </w:rPr>
      </w:pPr>
      <w:del w:id="400" w:author="Janusio" w:date="2018-03-10T12:59:05Z">
        <w:r>
          <w:rPr>
            <w:rFonts w:hint="eastAsia" w:ascii="Times New Roman" w:hAnsi="Times New Roman"/>
            <w:sz w:val="24"/>
            <w:szCs w:val="24"/>
          </w:rPr>
          <w:delText>由</w:delText>
        </w:r>
      </w:del>
      <w:del w:id="401" w:author="Janusio" w:date="2018-03-10T12:59:04Z">
        <w:r>
          <w:rPr>
            <w:rFonts w:hint="eastAsia" w:ascii="Times New Roman" w:hAnsi="Times New Roman"/>
            <w:sz w:val="24"/>
            <w:szCs w:val="24"/>
            <w:lang w:val="en-US" w:eastAsia="zh-CN"/>
          </w:rPr>
          <w:delTex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delText>
        </w:r>
      </w:del>
    </w:p>
    <w:p>
      <w:pPr>
        <w:pStyle w:val="27"/>
        <w:spacing w:line="360" w:lineRule="auto"/>
        <w:ind w:left="0" w:leftChars="0" w:firstLine="420" w:firstLineChars="0"/>
        <w:rPr>
          <w:del w:id="402" w:author="Janusio" w:date="2018-03-10T12:59:12Z"/>
          <w:rFonts w:hint="eastAsia" w:ascii="Times New Roman" w:hAnsi="Times New Roman"/>
          <w:sz w:val="24"/>
          <w:szCs w:val="24"/>
          <w:lang w:val="en-US" w:eastAsia="zh-CN"/>
        </w:rPr>
      </w:pPr>
      <w:del w:id="403" w:author="Janusio" w:date="2018-03-10T12:59:12Z">
        <w:r>
          <w:rPr>
            <w:rFonts w:hint="eastAsia" w:ascii="Times New Roman" w:hAnsi="Times New Roman"/>
            <w:sz w:val="24"/>
            <w:szCs w:val="24"/>
            <w:lang w:val="en-US" w:eastAsia="zh-CN"/>
          </w:rPr>
          <w:delText>本文构建的信任链模型大体架构如图：</w:delText>
        </w:r>
      </w:del>
    </w:p>
    <w:p>
      <w:pPr>
        <w:pStyle w:val="27"/>
        <w:spacing w:line="360" w:lineRule="auto"/>
        <w:ind w:left="0" w:leftChars="0" w:firstLine="420" w:firstLineChars="0"/>
        <w:jc w:val="center"/>
        <w:rPr>
          <w:del w:id="404" w:author="Janusio" w:date="2018-03-10T12:59:12Z"/>
          <w:rFonts w:ascii="Times New Roman" w:hAnsi="Times New Roman"/>
          <w:color w:val="auto"/>
          <w:sz w:val="21"/>
          <w:szCs w:val="21"/>
        </w:rPr>
      </w:pPr>
      <w:del w:id="405" w:author="Janusio" w:date="2018-03-10T12:59:12Z">
        <w:r>
          <w:rPr>
            <w:rFonts w:hint="eastAsia" w:ascii="Times New Roman" w:hAnsi="Times New Roman"/>
            <w:sz w:val="21"/>
            <w:szCs w:val="21"/>
            <w:lang w:val="en-US" w:eastAsia="zh-CN"/>
          </w:rPr>
          <w:delText xml:space="preserve"> </w:delText>
        </w:r>
      </w:del>
      <w:del w:id="406" w:author="Janusio" w:date="2018-03-10T12:59:12Z"/>
      <w:del w:id="407" w:author="Janusio" w:date="2018-03-10T12:59:12Z"/>
      <w:del w:id="408" w:author="Janusio" w:date="2018-03-10T12:59:12Z"/>
      <w:del w:id="409" w:author="Janusio" w:date="2018-03-10T12:59:12Z">
        <w:r>
          <w:rPr>
            <w:rFonts w:ascii="Times New Roman" w:hAnsi="Times New Roman"/>
            <w:color w:val="auto"/>
            <w:sz w:val="21"/>
            <w:szCs w:val="21"/>
          </w:rPr>
          <w:object>
            <v:shape id="_x0000_i1027"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27" DrawAspect="Content" ObjectID="_1468075727" r:id="rId10">
              <o:LockedField>false</o:LockedField>
            </o:OLEObject>
          </w:object>
        </w:r>
      </w:del>
      <w:del w:id="411" w:author="Janusio" w:date="2018-03-10T12:59:12Z"/>
    </w:p>
    <w:p>
      <w:pPr>
        <w:pStyle w:val="27"/>
        <w:spacing w:line="360" w:lineRule="auto"/>
        <w:ind w:left="0" w:leftChars="0" w:firstLine="420" w:firstLineChars="0"/>
        <w:jc w:val="center"/>
        <w:rPr>
          <w:del w:id="412" w:author="Janusio" w:date="2018-03-10T12:59:12Z"/>
          <w:rFonts w:hint="eastAsia" w:ascii="Times New Roman" w:hAnsi="Times New Roman"/>
          <w:sz w:val="21"/>
          <w:szCs w:val="21"/>
          <w:lang w:val="en-US" w:eastAsia="zh-CN"/>
        </w:rPr>
      </w:pPr>
      <w:del w:id="413" w:author="Janusio" w:date="2018-03-10T12:59:12Z">
        <w:r>
          <w:rPr>
            <w:rFonts w:hint="eastAsia" w:ascii="Times New Roman" w:hAnsi="Times New Roman"/>
            <w:sz w:val="21"/>
            <w:szCs w:val="21"/>
            <w:lang w:val="en-US" w:eastAsia="zh-CN"/>
          </w:rPr>
          <w:delText>图1.3 TVP-QT信任链模型</w:delText>
        </w:r>
      </w:del>
    </w:p>
    <w:p>
      <w:pPr>
        <w:pStyle w:val="27"/>
        <w:spacing w:line="360" w:lineRule="auto"/>
        <w:ind w:left="0" w:leftChars="0" w:firstLine="420" w:firstLineChars="0"/>
        <w:rPr>
          <w:del w:id="414" w:author="Janusio" w:date="2018-03-10T12:59:12Z"/>
          <w:rFonts w:hint="eastAsia" w:ascii="Times New Roman" w:hAnsi="Times New Roman"/>
          <w:sz w:val="24"/>
          <w:szCs w:val="24"/>
          <w:lang w:val="en-US" w:eastAsia="zh-CN"/>
        </w:rPr>
      </w:pPr>
      <w:del w:id="415" w:author="Janusio" w:date="2018-03-10T12:59:12Z">
        <w:r>
          <w:rPr>
            <w:rFonts w:hint="eastAsia" w:ascii="Times New Roman" w:hAnsi="Times New Roman"/>
            <w:sz w:val="24"/>
            <w:szCs w:val="24"/>
            <w:lang w:val="en-US" w:eastAsia="zh-CN"/>
          </w:rPr>
          <w:delText>具体的信任链度量过程描述如下：</w:delText>
        </w:r>
      </w:del>
    </w:p>
    <w:p>
      <w:pPr>
        <w:pStyle w:val="27"/>
        <w:spacing w:line="360" w:lineRule="auto"/>
        <w:ind w:left="0" w:leftChars="0" w:firstLine="420" w:firstLineChars="0"/>
        <w:rPr>
          <w:del w:id="416" w:author="Janusio" w:date="2018-03-10T12:59:12Z"/>
          <w:rFonts w:hint="eastAsia" w:ascii="Times New Roman" w:hAnsi="Times New Roman"/>
          <w:sz w:val="24"/>
          <w:szCs w:val="24"/>
          <w:lang w:val="en-US" w:eastAsia="zh-CN"/>
        </w:rPr>
      </w:pPr>
      <w:del w:id="417" w:author="Janusio" w:date="2018-03-10T12:59:12Z">
        <w:r>
          <w:rPr>
            <w:rFonts w:hint="eastAsia" w:ascii="Times New Roman" w:hAnsi="Times New Roman"/>
            <w:sz w:val="24"/>
            <w:szCs w:val="24"/>
            <w:lang w:val="en-US" w:eastAsia="zh-CN"/>
          </w:rPr>
          <w:delText>针对可信虚拟平台构建的信任链模型总体过程如下：</w:delText>
        </w:r>
      </w:del>
    </w:p>
    <w:p>
      <w:pPr>
        <w:pStyle w:val="27"/>
        <w:spacing w:line="360" w:lineRule="auto"/>
        <w:ind w:left="0" w:leftChars="0" w:firstLine="420" w:firstLineChars="0"/>
        <w:rPr>
          <w:del w:id="418" w:author="Janusio" w:date="2018-03-10T12:59:35Z"/>
          <w:rFonts w:hint="eastAsia" w:ascii="Times New Roman" w:hAnsi="Times New Roman"/>
          <w:sz w:val="24"/>
          <w:szCs w:val="24"/>
          <w:lang w:val="en-US" w:eastAsia="zh-CN"/>
        </w:rPr>
      </w:pPr>
      <w:del w:id="419" w:author="Janusio" w:date="2018-03-10T12:59:35Z">
        <w:r>
          <w:rPr>
            <w:rFonts w:hint="eastAsia" w:ascii="Times New Roman" w:hAnsi="Times New Roman"/>
            <w:sz w:val="24"/>
            <w:szCs w:val="24"/>
            <w:lang w:val="en-US" w:eastAsia="zh-CN"/>
          </w:rPr>
          <w:delText>第一层硬件TPM（CRTM）→第二层TCB（BIOSOSLoaderVMMDom0 Kernel）→第三层可信衔接点（VM BuildervTPM BuilderVM-vTPM Binding）→第四层vTPM（vTPM实例）→第五层可信虚拟机（VBIOSVOSLoaderVMOSAPP）;并通过TVP平台对信任链进行实例系统的分析和构建。本文基于Xen VMM对信任链进行构建和实现。</w:delText>
        </w:r>
      </w:del>
    </w:p>
    <w:p>
      <w:pPr>
        <w:pStyle w:val="27"/>
        <w:numPr>
          <w:ilvl w:val="0"/>
          <w:numId w:val="5"/>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7"/>
        <w:spacing w:line="360" w:lineRule="auto"/>
        <w:ind w:left="0" w:leftChars="0" w:firstLine="420" w:firstLineChars="0"/>
        <w:rPr>
          <w:rFonts w:hint="eastAsia" w:ascii="Times New Roman" w:hAnsi="Times New Roman"/>
          <w:sz w:val="24"/>
          <w:szCs w:val="24"/>
          <w:lang w:val="en-US" w:eastAsia="zh-CN"/>
        </w:rPr>
      </w:pPr>
      <w:bookmarkStart w:id="8"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8"/>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黑体"/>
          <w:b/>
          <w:sz w:val="28"/>
          <w:szCs w:val="28"/>
        </w:rPr>
        <w:t>论文组织结构</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w:t>
      </w:r>
      <w:del w:id="420" w:author="Janusio" w:date="2018-03-10T13:19:51Z">
        <w:r>
          <w:rPr>
            <w:rFonts w:hint="eastAsia" w:ascii="Times New Roman" w:hAnsi="Times New Roman"/>
            <w:sz w:val="24"/>
            <w:szCs w:val="24"/>
            <w:lang w:val="en-US" w:eastAsia="zh-CN"/>
          </w:rPr>
          <w:delText>安全逻辑</w:delText>
        </w:r>
      </w:del>
      <w:ins w:id="421" w:author="Janusio" w:date="2018-03-10T13:19:51Z">
        <w:r>
          <w:rPr>
            <w:rFonts w:hint="eastAsia" w:ascii="Times New Roman" w:hAnsi="Times New Roman"/>
            <w:sz w:val="24"/>
            <w:szCs w:val="24"/>
            <w:lang w:val="en-US" w:eastAsia="zh-CN"/>
          </w:rPr>
          <w:t>安全系统逻辑</w:t>
        </w:r>
      </w:ins>
      <w:r>
        <w:rPr>
          <w:rFonts w:hint="eastAsia" w:ascii="Times New Roman" w:hAnsi="Times New Roman"/>
          <w:sz w:val="24"/>
          <w:szCs w:val="24"/>
          <w:lang w:val="en-US" w:eastAsia="zh-CN"/>
        </w:rPr>
        <w:t>和无干扰理论形式化分析方法。</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w:t>
      </w:r>
      <w:del w:id="422" w:author="Janusio" w:date="2018-03-10T13:19:51Z">
        <w:r>
          <w:rPr>
            <w:rFonts w:hint="eastAsia" w:ascii="Times New Roman" w:hAnsi="Times New Roman"/>
            <w:sz w:val="24"/>
            <w:szCs w:val="24"/>
            <w:lang w:val="en-US" w:eastAsia="zh-CN"/>
          </w:rPr>
          <w:delText>安全逻辑</w:delText>
        </w:r>
      </w:del>
      <w:ins w:id="423" w:author="Janusio" w:date="2018-03-10T13:19:51Z">
        <w:r>
          <w:rPr>
            <w:rFonts w:hint="eastAsia" w:ascii="Times New Roman" w:hAnsi="Times New Roman"/>
            <w:sz w:val="24"/>
            <w:szCs w:val="24"/>
            <w:lang w:val="en-US" w:eastAsia="zh-CN"/>
          </w:rPr>
          <w:t>安全系统逻辑</w:t>
        </w:r>
      </w:ins>
      <w:r>
        <w:rPr>
          <w:rFonts w:hint="eastAsia" w:ascii="Times New Roman" w:hAnsi="Times New Roman"/>
          <w:sz w:val="24"/>
          <w:szCs w:val="24"/>
          <w:lang w:val="en-US" w:eastAsia="zh-CN"/>
        </w:rPr>
        <w:t>和扩展无干扰方法对TVP-QT进行形式化分析。，首先利用目前针对</w:t>
      </w:r>
      <w:del w:id="424" w:author="Janusio" w:date="2018-03-10T13:19:51Z">
        <w:r>
          <w:rPr>
            <w:rFonts w:hint="eastAsia" w:ascii="Times New Roman" w:hAnsi="Times New Roman"/>
            <w:sz w:val="24"/>
            <w:szCs w:val="24"/>
            <w:lang w:val="en-US" w:eastAsia="zh-CN"/>
          </w:rPr>
          <w:delText>安全逻辑</w:delText>
        </w:r>
      </w:del>
      <w:ins w:id="425" w:author="Janusio" w:date="2018-03-10T13:19:51Z">
        <w:r>
          <w:rPr>
            <w:rFonts w:hint="eastAsia" w:ascii="Times New Roman" w:hAnsi="Times New Roman"/>
            <w:sz w:val="24"/>
            <w:szCs w:val="24"/>
            <w:lang w:val="en-US" w:eastAsia="zh-CN"/>
          </w:rPr>
          <w:t>安全系统逻辑</w:t>
        </w:r>
      </w:ins>
      <w:r>
        <w:rPr>
          <w:rFonts w:hint="eastAsia" w:ascii="Times New Roman" w:hAnsi="Times New Roman"/>
          <w:sz w:val="24"/>
          <w:szCs w:val="24"/>
          <w:lang w:val="en-US" w:eastAsia="zh-CN"/>
        </w:rPr>
        <w:t>的扩展方法，主要从物理服务器m、可信衔接点、虚拟机vm三个方面进行形式化分析。然后，本文介绍了本文提出的扩展无干扰理论，主要从安全域、组合安全域及其行为进行扩展，并介绍了非传递无干扰安全策略，其中本文提出的扩展无干扰理论方法可以适用目前的可信虚拟平台信任链的分析。</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相关技术</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r>
        <w:rPr>
          <w:rFonts w:hint="eastAsia"/>
          <w:lang w:val="en-US" w:eastAsia="zh-CN"/>
        </w:rPr>
        <w:t>虚拟化技术分类</w:t>
      </w:r>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27"/>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27"/>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27"/>
        <w:numPr>
          <w:ilvl w:val="0"/>
          <w:numId w:val="7"/>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虚拟机与虚拟机监视器</w:t>
      </w:r>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18"/>
          <w:rFonts w:hint="eastAsia"/>
          <w:lang w:val="en-US" w:eastAsia="zh-CN"/>
        </w:rPr>
        <w:t>[</w:t>
      </w:r>
      <w:r>
        <w:rPr>
          <w:rStyle w:val="18"/>
          <w:rFonts w:hint="eastAsia"/>
          <w:lang w:val="en-US" w:eastAsia="zh-CN"/>
        </w:rPr>
        <w:endnoteReference w:id="54"/>
      </w:r>
      <w:r>
        <w:rPr>
          <w:rStyle w:val="18"/>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27"/>
        <w:spacing w:line="360" w:lineRule="auto"/>
        <w:ind w:firstLine="420" w:firstLineChars="0"/>
        <w:jc w:val="center"/>
      </w:pPr>
      <w:r>
        <w:drawing>
          <wp:inline distT="0" distB="0" distL="114300" distR="114300">
            <wp:extent cx="3455670" cy="1914525"/>
            <wp:effectExtent l="0" t="0" r="11430" b="9525"/>
            <wp:docPr id="1" name="图片 2" descr="C:\Users\Janus\Desktop\图片1.jp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Janus\Desktop\图片1.jpg图片1"/>
                    <pic:cNvPicPr>
                      <a:picLocks noChangeAspect="1"/>
                    </pic:cNvPicPr>
                  </pic:nvPicPr>
                  <pic:blipFill>
                    <a:blip r:embed="rId12"/>
                    <a:srcRect/>
                    <a:stretch>
                      <a:fillRect/>
                    </a:stretch>
                  </pic:blipFill>
                  <pic:spPr>
                    <a:xfrm>
                      <a:off x="0" y="0"/>
                      <a:ext cx="3455670" cy="191452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Xen与KVM</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27"/>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05200" cy="1880235"/>
            <wp:effectExtent l="0" t="0" r="0" b="5715"/>
            <wp:docPr id="204" name="图片 149" descr="C:\Users\Janus\Desktop\图片2.jp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C:\Users\Janus\Desktop\图片2.jpg图片2"/>
                    <pic:cNvPicPr>
                      <a:picLocks noChangeAspect="1"/>
                    </pic:cNvPicPr>
                  </pic:nvPicPr>
                  <pic:blipFill>
                    <a:blip r:embed="rId13"/>
                    <a:srcRect/>
                    <a:stretch>
                      <a:fillRect/>
                    </a:stretch>
                  </pic:blipFill>
                  <pic:spPr>
                    <a:xfrm>
                      <a:off x="0" y="0"/>
                      <a:ext cx="3505200" cy="188023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27"/>
        <w:spacing w:line="360" w:lineRule="auto"/>
        <w:ind w:firstLine="420" w:firstLineChars="0"/>
        <w:rPr>
          <w:rFonts w:hint="eastAsia" w:ascii="Times New Roman" w:hAnsi="Times New Roman"/>
          <w:sz w:val="24"/>
          <w:szCs w:val="24"/>
          <w:lang w:val="en-US" w:eastAsia="zh-CN"/>
        </w:rPr>
      </w:pP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2622550" cy="1877060"/>
            <wp:effectExtent l="0" t="0" r="6350" b="8890"/>
            <wp:docPr id="207" name="图片 152" descr="C:\Users\Janus\Desktop\图片3_副本.jpg图片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C:\Users\Janus\Desktop\图片3_副本.jpg图片3_副本"/>
                    <pic:cNvPicPr>
                      <a:picLocks noChangeAspect="1"/>
                    </pic:cNvPicPr>
                  </pic:nvPicPr>
                  <pic:blipFill>
                    <a:blip r:embed="rId14"/>
                    <a:srcRect/>
                    <a:stretch>
                      <a:fillRect/>
                    </a:stretch>
                  </pic:blipFill>
                  <pic:spPr>
                    <a:xfrm>
                      <a:off x="0" y="0"/>
                      <a:ext cx="2622550" cy="187706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可信计算</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27"/>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27"/>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r>
        <w:rPr>
          <w:rFonts w:hint="eastAsia"/>
          <w:lang w:val="en-US" w:eastAsia="zh-CN"/>
        </w:rPr>
        <w:t>可信平台模块</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r>
        <w:rPr>
          <w:rFonts w:hint="eastAsia" w:ascii="Times New Roman" w:hAnsi="Times New Roman" w:eastAsia="黑体"/>
          <w:b/>
          <w:sz w:val="24"/>
          <w:szCs w:val="24"/>
          <w:lang w:val="en-US" w:eastAsia="zh-CN"/>
        </w:rPr>
        <w:t>信任链技术</w:t>
      </w:r>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27"/>
        <w:numPr>
          <w:ilvl w:val="0"/>
          <w:numId w:val="0"/>
        </w:numPr>
        <w:spacing w:line="360" w:lineRule="auto"/>
        <w:ind w:firstLine="420" w:firstLineChars="0"/>
        <w:jc w:val="center"/>
      </w:pPr>
      <w:r>
        <w:drawing>
          <wp:inline distT="0" distB="0" distL="114300" distR="114300">
            <wp:extent cx="5144770" cy="2072640"/>
            <wp:effectExtent l="0" t="0" r="17780" b="381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5"/>
                    <a:srcRect b="7946"/>
                    <a:stretch>
                      <a:fillRect/>
                    </a:stretch>
                  </pic:blipFill>
                  <pic:spPr>
                    <a:xfrm>
                      <a:off x="0" y="0"/>
                      <a:ext cx="5144770" cy="2072640"/>
                    </a:xfrm>
                    <a:prstGeom prst="rect">
                      <a:avLst/>
                    </a:prstGeom>
                    <a:noFill/>
                    <a:ln w="9525">
                      <a:noFill/>
                    </a:ln>
                  </pic:spPr>
                </pic:pic>
              </a:graphicData>
            </a:graphic>
          </wp:inline>
        </w:drawing>
      </w:r>
    </w:p>
    <w:p>
      <w:pPr>
        <w:pStyle w:val="27"/>
        <w:numPr>
          <w:ilvl w:val="0"/>
          <w:numId w:val="0"/>
        </w:numPr>
        <w:spacing w:line="360" w:lineRule="auto"/>
        <w:ind w:firstLine="420" w:firstLineChars="0"/>
        <w:jc w:val="center"/>
        <w:rPr>
          <w:rFonts w:hint="eastAsia"/>
          <w:lang w:val="en-US" w:eastAsia="zh-CN"/>
        </w:rPr>
      </w:pPr>
      <w:r>
        <w:rPr>
          <w:rFonts w:hint="default" w:ascii="Times New Roman" w:hAnsi="Times New Roman" w:cs="Times New Roman" w:eastAsiaTheme="minorEastAsia"/>
          <w:lang w:val="en-US" w:eastAsia="zh-CN"/>
        </w:rPr>
        <w:t>图2.</w:t>
      </w:r>
      <w:r>
        <w:rPr>
          <w:rFonts w:hint="eastAsia" w:ascii="Times New Roman" w:hAnsi="Times New Roman" w:cs="Times New Roman"/>
          <w:lang w:val="en-US" w:eastAsia="zh-CN"/>
        </w:rPr>
        <w:t>4</w:t>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TCG信任链模型</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r>
        <w:rPr>
          <w:rFonts w:hint="eastAsia" w:ascii="黑体" w:hAnsi="黑体" w:eastAsia="黑体" w:cs="黑体"/>
          <w:b/>
          <w:bCs w:val="0"/>
          <w:sz w:val="28"/>
          <w:szCs w:val="28"/>
          <w:lang w:val="en-US" w:eastAsia="zh-CN"/>
        </w:rPr>
        <w:t>可信计算模块虚拟化</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r>
        <w:rPr>
          <w:rFonts w:hint="eastAsia"/>
          <w:lang w:val="en-US" w:eastAsia="zh-CN"/>
        </w:rPr>
        <w:t>形式化分析方法</w:t>
      </w:r>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r>
        <w:rPr>
          <w:rFonts w:hint="eastAsia"/>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27"/>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del w:id="426" w:author="Janusio" w:date="2018-03-10T13:19:51Z">
        <w:r>
          <w:rPr>
            <w:rFonts w:hint="eastAsia"/>
            <w:lang w:val="en-US" w:eastAsia="zh-CN"/>
          </w:rPr>
          <w:delText>安全逻辑</w:delText>
        </w:r>
      </w:del>
      <w:ins w:id="427" w:author="Janusio" w:date="2018-03-10T13:19:51Z">
        <w:r>
          <w:rPr>
            <w:rFonts w:hint="eastAsia"/>
            <w:lang w:val="en-US" w:eastAsia="zh-CN"/>
          </w:rPr>
          <w:t>安全系统逻辑</w:t>
        </w:r>
      </w:ins>
      <w:r>
        <w:rPr>
          <w:rFonts w:hint="eastAsia"/>
          <w:lang w:val="en-US" w:eastAsia="zh-CN"/>
        </w:rPr>
        <w:t>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w:t>
      </w:r>
      <w:ins w:id="428" w:author="Janusio" w:date="2018-03-10T13:03:26Z">
        <w:r>
          <w:rPr>
            <w:rStyle w:val="18"/>
            <w:rFonts w:hint="eastAsia" w:ascii="Times New Roman" w:hAnsi="Times New Roman"/>
            <w:sz w:val="24"/>
            <w:szCs w:val="24"/>
            <w:lang w:val="en-US" w:eastAsia="zh-CN"/>
          </w:rPr>
          <w:t>[</w:t>
        </w:r>
      </w:ins>
      <w:ins w:id="429" w:author="Janusio" w:date="2018-03-10T13:03:26Z">
        <w:r>
          <w:rPr>
            <w:rStyle w:val="18"/>
            <w:rFonts w:hint="eastAsia" w:ascii="Times New Roman" w:hAnsi="Times New Roman"/>
            <w:sz w:val="24"/>
            <w:szCs w:val="24"/>
            <w:lang w:val="en-US" w:eastAsia="zh-CN"/>
          </w:rPr>
          <w:endnoteReference w:id="55"/>
        </w:r>
      </w:ins>
      <w:ins w:id="430" w:author="Janusio" w:date="2018-03-10T13:03:26Z">
        <w:r>
          <w:rPr>
            <w:rStyle w:val="18"/>
            <w:rFonts w:hint="eastAsia" w:ascii="Times New Roman" w:hAnsi="Times New Roman"/>
            <w:sz w:val="24"/>
            <w:szCs w:val="24"/>
            <w:lang w:val="en-US" w:eastAsia="zh-CN"/>
          </w:rPr>
          <w:t>]</w:t>
        </w:r>
      </w:ins>
      <w:r>
        <w:rPr>
          <w:rFonts w:hint="eastAsia" w:ascii="Times New Roman" w:hAnsi="Times New Roman"/>
          <w:sz w:val="24"/>
          <w:szCs w:val="24"/>
          <w:lang w:val="en-US" w:eastAsia="zh-CN"/>
        </w:rPr>
        <w:t>等人提出的</w:t>
      </w:r>
      <w:del w:id="431" w:author="Janusio" w:date="2018-03-10T13:19:51Z">
        <w:r>
          <w:rPr>
            <w:rFonts w:hint="eastAsia" w:ascii="Times New Roman" w:hAnsi="Times New Roman"/>
            <w:sz w:val="24"/>
            <w:szCs w:val="24"/>
            <w:lang w:val="en-US" w:eastAsia="zh-CN"/>
          </w:rPr>
          <w:delText>安全逻辑</w:delText>
        </w:r>
      </w:del>
      <w:ins w:id="432" w:author="Janusio" w:date="2018-03-10T13:19:51Z">
        <w:r>
          <w:rPr>
            <w:rFonts w:hint="eastAsia" w:ascii="Times New Roman" w:hAnsi="Times New Roman"/>
            <w:sz w:val="24"/>
            <w:szCs w:val="24"/>
            <w:lang w:val="en-US" w:eastAsia="zh-CN"/>
          </w:rPr>
          <w:t>安全系统逻辑</w:t>
        </w:r>
      </w:ins>
      <w:r>
        <w:rPr>
          <w:rFonts w:hint="eastAsia" w:ascii="Times New Roman" w:hAnsi="Times New Roman"/>
          <w:sz w:val="24"/>
          <w:szCs w:val="24"/>
          <w:lang w:val="en-US" w:eastAsia="zh-CN"/>
        </w:rPr>
        <w:t>理论建立了一套从系统启动开始，到系统程序依次运行期间对进行指定程序进行安全性分析的形式化分析机制。下面本文简要的介绍本文用到的</w:t>
      </w:r>
      <w:del w:id="433" w:author="Janusio" w:date="2018-03-10T13:19:51Z">
        <w:r>
          <w:rPr>
            <w:rFonts w:hint="eastAsia" w:ascii="Times New Roman" w:hAnsi="Times New Roman"/>
            <w:sz w:val="24"/>
            <w:szCs w:val="24"/>
            <w:lang w:val="en-US" w:eastAsia="zh-CN"/>
          </w:rPr>
          <w:delText>安全逻辑</w:delText>
        </w:r>
      </w:del>
      <w:ins w:id="434" w:author="Janusio" w:date="2018-03-10T13:19:51Z">
        <w:r>
          <w:rPr>
            <w:rFonts w:hint="eastAsia" w:ascii="Times New Roman" w:hAnsi="Times New Roman"/>
            <w:sz w:val="24"/>
            <w:szCs w:val="24"/>
            <w:lang w:val="en-US" w:eastAsia="zh-CN"/>
          </w:rPr>
          <w:t>安全系统逻辑</w:t>
        </w:r>
      </w:ins>
      <w:r>
        <w:rPr>
          <w:rFonts w:hint="eastAsia" w:ascii="Times New Roman" w:hAnsi="Times New Roman"/>
          <w:sz w:val="24"/>
          <w:szCs w:val="24"/>
          <w:lang w:val="en-US" w:eastAsia="zh-CN"/>
        </w:rPr>
        <w:t>中的部分定义。</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r>
        <w:rPr>
          <w:rFonts w:hint="default"/>
          <w:i w:val="0"/>
          <w:iCs w:val="0"/>
          <w:sz w:val="24"/>
          <w:szCs w:val="24"/>
          <w:lang w:val="en-US" w:eastAsia="zh-CN"/>
        </w:rPr>
        <w:t>本章小结</w:t>
      </w:r>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w:t>
      </w:r>
      <w:del w:id="435" w:author="Janusio" w:date="2018-03-10T13:19:51Z">
        <w:r>
          <w:rPr>
            <w:rFonts w:hint="eastAsia"/>
            <w:lang w:val="en-US" w:eastAsia="zh-CN"/>
          </w:rPr>
          <w:delText>安全逻辑</w:delText>
        </w:r>
      </w:del>
      <w:ins w:id="436" w:author="Janusio" w:date="2018-03-10T13:19:51Z">
        <w:r>
          <w:rPr>
            <w:rFonts w:hint="eastAsia"/>
            <w:lang w:val="en-US" w:eastAsia="zh-CN"/>
          </w:rPr>
          <w:t>安全系统逻辑</w:t>
        </w:r>
      </w:ins>
      <w:r>
        <w:rPr>
          <w:rFonts w:hint="eastAsia"/>
          <w:lang w:val="en-US" w:eastAsia="zh-CN"/>
        </w:rPr>
        <w:t>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endnotePr>
            <w:numFmt w:val="decimal"/>
          </w:endnotePr>
          <w:pgSz w:w="11906" w:h="16838"/>
          <w:pgMar w:top="1701" w:right="1417" w:bottom="1417" w:left="1417" w:header="1304" w:footer="1020" w:gutter="567"/>
          <w:cols w:space="0" w:num="1"/>
          <w:rtlGutter w:val="0"/>
          <w:docGrid w:type="lines" w:linePitch="319" w:charSpace="0"/>
        </w:sectPr>
      </w:pPr>
    </w:p>
    <w:p>
      <w:pPr>
        <w:pStyle w:val="2"/>
        <w:rPr>
          <w:ins w:id="437" w:author="Janusio" w:date="2018-03-10T13:08:59Z"/>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w:t>
      </w:r>
      <w:del w:id="438" w:author="Janusio" w:date="2018-03-10T13:08:29Z">
        <w:r>
          <w:rPr>
            <w:rFonts w:hint="eastAsia" w:ascii="Times New Roman" w:hAnsi="Times New Roman" w:eastAsia="黑体"/>
            <w:sz w:val="32"/>
            <w:szCs w:val="32"/>
            <w:lang w:val="en-US" w:eastAsia="zh-CN"/>
          </w:rPr>
          <w:delText>可信虚拟平台</w:delText>
        </w:r>
      </w:del>
      <w:r>
        <w:rPr>
          <w:rFonts w:hint="eastAsia" w:ascii="Times New Roman" w:hAnsi="Times New Roman" w:eastAsia="黑体"/>
          <w:sz w:val="32"/>
          <w:szCs w:val="32"/>
          <w:lang w:val="en-US" w:eastAsia="zh-CN"/>
        </w:rPr>
        <w:t>TVP</w:t>
      </w:r>
      <w:ins w:id="439" w:author="Janusio" w:date="2018-03-10T13:09:15Z">
        <w:r>
          <w:rPr>
            <w:rFonts w:hint="eastAsia" w:ascii="Times New Roman" w:hAnsi="Times New Roman"/>
            <w:sz w:val="32"/>
            <w:szCs w:val="32"/>
            <w:lang w:val="en-US" w:eastAsia="zh-CN"/>
          </w:rPr>
          <w:t>架构</w:t>
        </w:r>
      </w:ins>
      <w:del w:id="440" w:author="Janusio" w:date="2018-03-10T13:08:38Z">
        <w:r>
          <w:rPr>
            <w:rFonts w:hint="eastAsia" w:ascii="Times New Roman" w:hAnsi="Times New Roman" w:eastAsia="黑体"/>
            <w:sz w:val="32"/>
            <w:szCs w:val="32"/>
            <w:lang w:val="en-US" w:eastAsia="zh-CN"/>
          </w:rPr>
          <w:delText>-QT</w:delText>
        </w:r>
      </w:del>
      <w:ins w:id="441" w:author="Janusio" w:date="2018-03-10T13:08:39Z">
        <w:r>
          <w:rPr>
            <w:rFonts w:hint="eastAsia" w:ascii="Times New Roman" w:hAnsi="Times New Roman"/>
            <w:sz w:val="32"/>
            <w:szCs w:val="32"/>
            <w:lang w:val="en-US" w:eastAsia="zh-CN"/>
          </w:rPr>
          <w:t>及</w:t>
        </w:r>
      </w:ins>
      <w:ins w:id="442" w:author="Janusio" w:date="2018-03-10T13:08:49Z">
        <w:r>
          <w:rPr>
            <w:rFonts w:hint="eastAsia" w:ascii="Times New Roman" w:hAnsi="Times New Roman"/>
            <w:sz w:val="32"/>
            <w:szCs w:val="32"/>
            <w:lang w:val="en-US" w:eastAsia="zh-CN"/>
          </w:rPr>
          <w:t>信任链</w:t>
        </w:r>
      </w:ins>
      <w:ins w:id="443" w:author="Janusio" w:date="2018-03-10T13:08:50Z">
        <w:r>
          <w:rPr>
            <w:rFonts w:hint="eastAsia" w:ascii="Times New Roman" w:hAnsi="Times New Roman"/>
            <w:sz w:val="32"/>
            <w:szCs w:val="32"/>
            <w:lang w:val="en-US" w:eastAsia="zh-CN"/>
          </w:rPr>
          <w:t>模型</w:t>
        </w:r>
      </w:ins>
    </w:p>
    <w:p>
      <w:pPr>
        <w:rPr>
          <w:rFonts w:hint="eastAsia"/>
        </w:rPr>
      </w:pPr>
      <w:ins w:id="444" w:author="Janusio" w:date="2018-03-10T13:09:04Z">
        <w:r>
          <w:rPr>
            <w:rFonts w:hint="eastAsia"/>
          </w:rPr>
          <w:t>本文提出了具有瀑布特征的TVP-QT</w:t>
        </w:r>
      </w:ins>
      <w:ins w:id="445" w:author="Janusio" w:date="2018-03-10T13:09:24Z">
        <w:r>
          <w:rPr>
            <w:rFonts w:hint="eastAsia"/>
          </w:rPr>
          <w:t>架构</w:t>
        </w:r>
      </w:ins>
      <w:ins w:id="446" w:author="Janusio" w:date="2018-03-10T13:09:04Z">
        <w:r>
          <w:rPr>
            <w:rFonts w:hint="eastAsia"/>
          </w:rPr>
          <w:t>及信任链模型，本节将对TVP-QT</w:t>
        </w:r>
      </w:ins>
      <w:ins w:id="447" w:author="Janusio" w:date="2018-03-10T13:09:29Z">
        <w:r>
          <w:rPr>
            <w:rFonts w:hint="eastAsia"/>
          </w:rPr>
          <w:t>架构</w:t>
        </w:r>
      </w:ins>
      <w:ins w:id="448" w:author="Janusio" w:date="2018-03-10T13:09:04Z">
        <w:r>
          <w:rPr>
            <w:rFonts w:hint="eastAsia"/>
          </w:rPr>
          <w:t>及信任链模型进行详细的描述。本文主要针对TVP-QT及信任链模型，而针对虚拟化平台固有的安全性机制，比如VMM的特权域操作、VM之间的隔离性等安全性机制，可参考Gilles</w:t>
        </w:r>
      </w:ins>
      <w:ins w:id="449" w:author="Janusio" w:date="2018-03-10T13:10:17Z">
        <w:r>
          <w:rPr>
            <w:rFonts w:hint="eastAsia"/>
            <w:lang w:val="en-US" w:eastAsia="zh-CN"/>
          </w:rPr>
          <w:t xml:space="preserve"> </w:t>
        </w:r>
      </w:ins>
      <w:ins w:id="450" w:author="Janusio" w:date="2018-03-10T13:09:04Z">
        <w:r>
          <w:rPr>
            <w:rFonts w:hint="eastAsia"/>
          </w:rPr>
          <w:t>Barthe等学者给出的形式化描述与分析</w:t>
        </w:r>
      </w:ins>
      <w:ins w:id="451" w:author="Janusio" w:date="2018-03-10T13:12:28Z">
        <w:r>
          <w:rPr>
            <w:rFonts w:hint="eastAsia"/>
            <w:vertAlign w:val="superscript"/>
            <w:lang w:val="en-US" w:eastAsia="zh-CN"/>
            <w:rPrChange w:id="452" w:author="Janusio" w:date="2018-03-10T13:12:32Z">
              <w:rPr>
                <w:rFonts w:hint="eastAsia"/>
                <w:lang w:val="en-US" w:eastAsia="zh-CN"/>
              </w:rPr>
            </w:rPrChange>
          </w:rPr>
          <w:t>[</w:t>
        </w:r>
      </w:ins>
      <w:ins w:id="454" w:author="Janusio" w:date="2018-03-10T13:10:38Z">
        <w:r>
          <w:rPr>
            <w:rStyle w:val="18"/>
            <w:rFonts w:hint="eastAsia"/>
          </w:rPr>
          <w:endnoteReference w:id="56"/>
        </w:r>
      </w:ins>
      <w:ins w:id="455" w:author="Janusio" w:date="2018-03-10T13:12:29Z">
        <w:r>
          <w:rPr>
            <w:rFonts w:hint="eastAsia"/>
            <w:vertAlign w:val="superscript"/>
            <w:lang w:val="en-US" w:eastAsia="zh-CN"/>
            <w:rPrChange w:id="456" w:author="Janusio" w:date="2018-03-10T13:12:35Z">
              <w:rPr>
                <w:rFonts w:hint="eastAsia"/>
                <w:lang w:val="en-US" w:eastAsia="zh-CN"/>
              </w:rPr>
            </w:rPrChange>
          </w:rPr>
          <w:t>]</w:t>
        </w:r>
      </w:ins>
      <w:ins w:id="458" w:author="Janusio" w:date="2018-03-10T13:09:04Z">
        <w:r>
          <w:rPr>
            <w:rFonts w:hint="eastAsia"/>
          </w:rPr>
          <w:t>。本文在本节对TVP-QT的功能组件以及TVP-QT信任链信任属性进行定义，本文在</w:t>
        </w:r>
      </w:ins>
      <w:ins w:id="459" w:author="Janusio" w:date="2018-03-10T13:40:11Z">
        <w:r>
          <w:rPr>
            <w:rFonts w:hint="eastAsia"/>
            <w:lang w:val="en-US" w:eastAsia="zh-CN"/>
          </w:rPr>
          <w:t>3</w:t>
        </w:r>
      </w:ins>
      <w:ins w:id="460" w:author="Janusio" w:date="2018-03-10T13:40:12Z">
        <w:r>
          <w:rPr>
            <w:rFonts w:hint="eastAsia"/>
            <w:lang w:val="en-US" w:eastAsia="zh-CN"/>
          </w:rPr>
          <w:t>.</w:t>
        </w:r>
      </w:ins>
      <w:ins w:id="461" w:author="Janusio" w:date="2018-03-10T13:40:13Z">
        <w:r>
          <w:rPr>
            <w:rFonts w:hint="eastAsia"/>
            <w:lang w:val="en-US" w:eastAsia="zh-CN"/>
          </w:rPr>
          <w:t>3</w:t>
        </w:r>
      </w:ins>
      <w:ins w:id="462" w:author="Janusio" w:date="2018-03-10T13:40:18Z">
        <w:r>
          <w:rPr>
            <w:rFonts w:hint="eastAsia"/>
            <w:lang w:val="en-US" w:eastAsia="zh-CN"/>
          </w:rPr>
          <w:t>节</w:t>
        </w:r>
      </w:ins>
      <w:ins w:id="463" w:author="Janusio" w:date="2018-03-10T13:09:04Z">
        <w:r>
          <w:rPr>
            <w:rFonts w:hint="eastAsia"/>
          </w:rPr>
          <w:t>将利用文献[27]提出的</w:t>
        </w:r>
      </w:ins>
      <w:ins w:id="464" w:author="Janusio" w:date="2018-03-10T13:19:51Z">
        <w:r>
          <w:rPr>
            <w:rFonts w:hint="eastAsia"/>
            <w:lang w:eastAsia="zh-CN"/>
          </w:rPr>
          <w:t>安全系统逻辑</w:t>
        </w:r>
      </w:ins>
      <w:ins w:id="465" w:author="Janusio" w:date="2018-03-10T13:09:04Z">
        <w:r>
          <w:rPr>
            <w:rFonts w:hint="eastAsia"/>
          </w:rPr>
          <w:t>形式化方法对信任链进行形式化分析。</w:t>
        </w:r>
      </w:ins>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TVP-QT系</w:t>
      </w:r>
      <w:r>
        <w:rPr>
          <w:rStyle w:val="30"/>
          <w:rFonts w:hint="eastAsia" w:ascii="Times New Roman" w:hAnsi="Times New Roman" w:eastAsia="黑体"/>
          <w:b/>
          <w:sz w:val="28"/>
          <w:szCs w:val="28"/>
          <w:lang w:val="en-US" w:eastAsia="zh-CN"/>
        </w:rPr>
        <w:t>统结构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bookmarkStart w:id="9"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8" DrawAspect="Content" ObjectID="_1468075728" r:id="rId16">
            <o:LockedField>false</o:LockedField>
          </o:OLEObject>
        </w:object>
      </w:r>
      <w:bookmarkEnd w:id="9"/>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27"/>
        <w:spacing w:line="360" w:lineRule="auto"/>
        <w:ind w:firstLine="420" w:firstLineChars="0"/>
        <w:rPr>
          <w:ins w:id="466" w:author="Janusio" w:date="2018-03-10T13:15:08Z"/>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w:t>
      </w:r>
      <w:del w:id="467" w:author="Janusio" w:date="2018-03-10T13:41:09Z">
        <w:r>
          <w:rPr>
            <w:rFonts w:hint="eastAsia" w:ascii="Times New Roman" w:hAnsi="Times New Roman"/>
            <w:sz w:val="24"/>
            <w:szCs w:val="24"/>
          </w:rPr>
          <w:delText>[2</w:delText>
        </w:r>
      </w:del>
      <w:del w:id="468" w:author="Janusio" w:date="2018-03-10T13:41:10Z">
        <w:r>
          <w:rPr>
            <w:rFonts w:hint="eastAsia" w:ascii="Times New Roman" w:hAnsi="Times New Roman"/>
            <w:sz w:val="24"/>
            <w:szCs w:val="24"/>
          </w:rPr>
          <w:delText>8-31</w:delText>
        </w:r>
      </w:del>
      <w:ins w:id="469" w:author="Janusio" w:date="2018-03-10T13:40:50Z">
        <w:r>
          <w:rPr>
            <w:rStyle w:val="18"/>
            <w:rFonts w:hint="eastAsia" w:ascii="Times New Roman" w:hAnsi="Times New Roman"/>
            <w:sz w:val="24"/>
            <w:szCs w:val="24"/>
          </w:rPr>
          <w:t>[</w:t>
        </w:r>
      </w:ins>
      <w:ins w:id="470" w:author="Janusio" w:date="2018-03-10T13:40:49Z">
        <w:r>
          <w:rPr>
            <w:rStyle w:val="18"/>
            <w:rFonts w:hint="eastAsia" w:ascii="Times New Roman" w:hAnsi="Times New Roman"/>
            <w:sz w:val="24"/>
            <w:szCs w:val="24"/>
          </w:rPr>
          <w:endnoteReference w:id="57"/>
        </w:r>
      </w:ins>
      <w:r>
        <w:rPr>
          <w:rStyle w:val="18"/>
          <w:rFonts w:hint="eastAsia" w:ascii="Times New Roman" w:hAnsi="Times New Roman"/>
          <w:sz w:val="24"/>
          <w:szCs w:val="24"/>
          <w:rPrChange w:id="471" w:author="Janusio" w:date="2018-03-10T13:40:50Z">
            <w:rPr>
              <w:rFonts w:hint="eastAsia" w:ascii="Times New Roman" w:hAnsi="Times New Roman"/>
              <w:sz w:val="24"/>
              <w:szCs w:val="24"/>
            </w:rPr>
          </w:rPrChange>
        </w:rPr>
        <w:t>]</w:t>
      </w:r>
      <w:ins w:id="472" w:author="Janusio" w:date="2018-03-10T13:42:18Z">
        <w:r>
          <w:rPr>
            <w:rStyle w:val="18"/>
          </w:rPr>
          <w:t>[</w:t>
        </w:r>
      </w:ins>
      <w:ins w:id="473" w:author="Janusio" w:date="2018-03-10T13:42:17Z">
        <w:r>
          <w:rPr>
            <w:rStyle w:val="18"/>
          </w:rPr>
          <w:endnoteReference w:id="58"/>
        </w:r>
      </w:ins>
      <w:ins w:id="474" w:author="Janusio" w:date="2018-03-10T13:42:18Z">
        <w:r>
          <w:rPr>
            <w:rStyle w:val="18"/>
          </w:rPr>
          <w:t>]</w:t>
        </w:r>
      </w:ins>
      <w:r>
        <w:rPr>
          <w:rFonts w:hint="eastAsia" w:ascii="Times New Roman" w:hAnsi="Times New Roman"/>
          <w:sz w:val="24"/>
          <w:szCs w:val="24"/>
        </w:rPr>
        <w:t>。第三层是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7"/>
        <w:spacing w:line="360" w:lineRule="auto"/>
        <w:ind w:firstLine="420" w:firstLineChars="0"/>
        <w:rPr>
          <w:ins w:id="475" w:author="Janusio" w:date="2018-03-10T13:15:19Z"/>
          <w:rFonts w:hint="eastAsia" w:ascii="Times New Roman" w:hAnsi="Times New Roman"/>
          <w:sz w:val="24"/>
          <w:szCs w:val="24"/>
        </w:rPr>
      </w:pPr>
      <w:ins w:id="476" w:author="Janusio" w:date="2018-03-10T13:15:19Z">
        <w:r>
          <w:rPr>
            <w:rFonts w:hint="eastAsia" w:ascii="Times New Roman" w:hAnsi="Times New Roman"/>
            <w:b/>
            <w:bCs/>
            <w:sz w:val="24"/>
            <w:szCs w:val="24"/>
          </w:rPr>
          <w:t>定义1</w:t>
        </w:r>
      </w:ins>
      <w:ins w:id="477" w:author="Janusio" w:date="2018-03-10T13:15:25Z">
        <w:r>
          <w:rPr>
            <w:rFonts w:hint="eastAsia" w:ascii="Times New Roman" w:hAnsi="Times New Roman"/>
            <w:b/>
            <w:bCs/>
            <w:sz w:val="24"/>
            <w:szCs w:val="24"/>
            <w:lang w:val="en-US" w:eastAsia="zh-CN"/>
          </w:rPr>
          <w:t xml:space="preserve"> </w:t>
        </w:r>
      </w:ins>
      <w:ins w:id="478" w:author="Janusio" w:date="2018-03-10T13:15:19Z">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RT）是构建TVP信任环境的基础，也是TVP的核心组件，对虚拟化平台来说，它包括硬件TPM、可信衔接点TJP和vTPM。</w:t>
        </w:r>
      </w:ins>
    </w:p>
    <w:p>
      <w:pPr>
        <w:pStyle w:val="27"/>
        <w:spacing w:line="360" w:lineRule="auto"/>
        <w:ind w:firstLine="420" w:firstLineChars="0"/>
        <w:rPr>
          <w:ins w:id="479" w:author="Janusio" w:date="2018-03-10T13:15:19Z"/>
          <w:rFonts w:hint="eastAsia" w:ascii="Times New Roman" w:hAnsi="Times New Roman"/>
          <w:sz w:val="24"/>
          <w:szCs w:val="24"/>
        </w:rPr>
      </w:pPr>
      <w:ins w:id="480" w:author="Janusio" w:date="2018-03-10T13:15:19Z">
        <w:r>
          <w:rPr>
            <w:rFonts w:hint="eastAsia" w:ascii="Times New Roman" w:hAnsi="Times New Roman"/>
            <w:sz w:val="24"/>
            <w:szCs w:val="24"/>
          </w:rPr>
          <w:t>对于TVP的主机M，根据其类型进一步细化为M:={m, vm}，其中，m:={VMM,   Dom0 Kernel, TJP}，特指底层的VMM、Dom0 Kernel和可信衔接点TJP，它们是 TVP 的TCB。vm:={vm1, … , vmn}，表示虚拟化平台上层的用户虚拟机vm 集合。</w:t>
        </w:r>
      </w:ins>
    </w:p>
    <w:p>
      <w:pPr>
        <w:pStyle w:val="27"/>
        <w:spacing w:line="360" w:lineRule="auto"/>
        <w:ind w:firstLine="420" w:firstLineChars="0"/>
        <w:rPr>
          <w:ins w:id="481" w:author="Janusio" w:date="2018-03-10T13:15:19Z"/>
          <w:rFonts w:hint="eastAsia" w:ascii="Times New Roman" w:hAnsi="Times New Roman"/>
          <w:sz w:val="24"/>
          <w:szCs w:val="24"/>
        </w:rPr>
      </w:pPr>
      <w:ins w:id="482" w:author="Janusio" w:date="2018-03-10T13:15:19Z">
        <w:r>
          <w:rPr>
            <w:rFonts w:hint="eastAsia" w:ascii="Times New Roman" w:hAnsi="Times New Roman"/>
            <w:sz w:val="24"/>
            <w:szCs w:val="24"/>
          </w:rPr>
          <w:t>相似地，TVP的信任根也进一步分类为RT:={TPM, vRT}={TPM, (TJP, vTPM)}，其中，TPM 是</w:t>
        </w:r>
      </w:ins>
      <w:ins w:id="483" w:author="Janusio" w:date="2018-03-10T13:15:19Z">
        <w:r>
          <w:rPr>
            <w:rFonts w:hint="eastAsia" w:ascii="Times New Roman" w:hAnsi="Times New Roman"/>
            <w:sz w:val="24"/>
            <w:szCs w:val="24"/>
            <w:lang w:val="en-US" w:eastAsia="zh-CN"/>
          </w:rPr>
          <w:t>底层的</w:t>
        </w:r>
      </w:ins>
      <w:ins w:id="484" w:author="Janusio" w:date="2018-03-10T13:15:19Z">
        <w:r>
          <w:rPr>
            <w:rFonts w:hint="eastAsia" w:ascii="Times New Roman" w:hAnsi="Times New Roman"/>
            <w:sz w:val="24"/>
            <w:szCs w:val="24"/>
          </w:rPr>
          <w:t>硬件信任根，主要</w:t>
        </w:r>
      </w:ins>
      <w:ins w:id="485" w:author="Janusio" w:date="2018-03-10T13:15:19Z">
        <w:r>
          <w:rPr>
            <w:rFonts w:hint="eastAsia" w:ascii="Times New Roman" w:hAnsi="Times New Roman"/>
            <w:sz w:val="24"/>
            <w:szCs w:val="24"/>
            <w:lang w:val="en-US" w:eastAsia="zh-CN"/>
          </w:rPr>
          <w:t>通过可信计算技术</w:t>
        </w:r>
      </w:ins>
      <w:ins w:id="486" w:author="Janusio" w:date="2018-03-10T13:15:19Z">
        <w:r>
          <w:rPr>
            <w:rFonts w:hint="eastAsia" w:ascii="Times New Roman" w:hAnsi="Times New Roman"/>
            <w:sz w:val="24"/>
            <w:szCs w:val="24"/>
          </w:rPr>
          <w:t>为物理平台提供信任保障，它拥有</w:t>
        </w:r>
      </w:ins>
      <w:ins w:id="487" w:author="Janusio" w:date="2018-03-10T13:15:19Z">
        <w:r>
          <w:rPr>
            <w:rFonts w:hint="eastAsia" w:ascii="Times New Roman" w:hAnsi="Times New Roman"/>
            <w:sz w:val="24"/>
            <w:szCs w:val="24"/>
            <w:lang w:val="en-US" w:eastAsia="zh-CN"/>
          </w:rPr>
          <w:t>可信平台的</w:t>
        </w:r>
      </w:ins>
      <w:ins w:id="488" w:author="Janusio" w:date="2018-03-10T13:15:19Z">
        <w:r>
          <w:rPr>
            <w:rFonts w:hint="eastAsia" w:ascii="Times New Roman" w:hAnsi="Times New Roman"/>
            <w:sz w:val="24"/>
            <w:szCs w:val="24"/>
          </w:rPr>
          <w:t>非易失存储</w:t>
        </w:r>
      </w:ins>
      <w:ins w:id="489" w:author="Janusio" w:date="2018-03-10T13:15:19Z">
        <w:r>
          <w:rPr>
            <w:rFonts w:hint="eastAsia" w:ascii="Times New Roman" w:hAnsi="Times New Roman"/>
            <w:sz w:val="24"/>
            <w:szCs w:val="24"/>
            <w:lang w:val="en-US" w:eastAsia="zh-CN"/>
          </w:rPr>
          <w:t>、</w:t>
        </w:r>
      </w:ins>
      <w:ins w:id="490" w:author="Janusio" w:date="2018-03-10T13:15:19Z">
        <w:r>
          <w:rPr>
            <w:rFonts w:hint="eastAsia" w:ascii="Times New Roman" w:hAnsi="Times New Roman"/>
            <w:sz w:val="24"/>
            <w:szCs w:val="24"/>
          </w:rPr>
          <w:t>密钥存储等固有特性；vRT包含</w:t>
        </w:r>
      </w:ins>
      <w:ins w:id="491" w:author="Janusio" w:date="2018-03-10T13:15:19Z">
        <w:r>
          <w:rPr>
            <w:rFonts w:hint="eastAsia" w:ascii="Times New Roman" w:hAnsi="Times New Roman"/>
            <w:sz w:val="24"/>
            <w:szCs w:val="24"/>
            <w:lang w:val="en-US" w:eastAsia="zh-CN"/>
          </w:rPr>
          <w:t>可信衔接点</w:t>
        </w:r>
      </w:ins>
      <w:ins w:id="492" w:author="Janusio" w:date="2018-03-10T13:15:19Z">
        <w:r>
          <w:rPr>
            <w:rFonts w:hint="eastAsia" w:ascii="Times New Roman" w:hAnsi="Times New Roman"/>
            <w:sz w:val="24"/>
            <w:szCs w:val="24"/>
          </w:rPr>
          <w:t>TJP和vTPM，在功能实现上可表现为</w:t>
        </w:r>
      </w:ins>
      <w:ins w:id="493" w:author="Janusio" w:date="2018-03-10T13:15:19Z">
        <w:r>
          <w:rPr>
            <w:rFonts w:hint="eastAsia" w:ascii="Times New Roman" w:hAnsi="Times New Roman"/>
            <w:sz w:val="24"/>
            <w:szCs w:val="24"/>
            <w:lang w:val="en-US" w:eastAsia="zh-CN"/>
          </w:rPr>
          <w:t>主机</w:t>
        </w:r>
      </w:ins>
      <w:ins w:id="494" w:author="Janusio" w:date="2018-03-10T13:15:19Z">
        <w:r>
          <w:rPr>
            <w:rFonts w:hint="eastAsia" w:ascii="Times New Roman" w:hAnsi="Times New Roman"/>
            <w:sz w:val="24"/>
            <w:szCs w:val="24"/>
          </w:rPr>
          <w:t>m中内核组件或</w:t>
        </w:r>
      </w:ins>
      <w:ins w:id="495" w:author="Janusio" w:date="2018-03-10T13:15:19Z">
        <w:r>
          <w:rPr>
            <w:rFonts w:hint="eastAsia" w:ascii="Times New Roman" w:hAnsi="Times New Roman"/>
            <w:sz w:val="24"/>
            <w:szCs w:val="24"/>
            <w:lang w:val="en-US" w:eastAsia="zh-CN"/>
          </w:rPr>
          <w:t>部分</w:t>
        </w:r>
      </w:ins>
      <w:ins w:id="496" w:author="Janusio" w:date="2018-03-10T13:15:19Z">
        <w:r>
          <w:rPr>
            <w:rFonts w:hint="eastAsia" w:ascii="Times New Roman" w:hAnsi="Times New Roman"/>
            <w:sz w:val="24"/>
            <w:szCs w:val="24"/>
          </w:rPr>
          <w:t>独立的可信组件，</w:t>
        </w:r>
      </w:ins>
      <w:ins w:id="497" w:author="Janusio" w:date="2018-03-10T13:15:19Z">
        <w:r>
          <w:rPr>
            <w:rFonts w:hint="eastAsia" w:ascii="Times New Roman" w:hAnsi="Times New Roman"/>
            <w:sz w:val="24"/>
            <w:szCs w:val="24"/>
            <w:lang w:val="en-US" w:eastAsia="zh-CN"/>
          </w:rPr>
          <w:t>本文</w:t>
        </w:r>
      </w:ins>
      <w:ins w:id="498" w:author="Janusio" w:date="2018-03-10T13:15:19Z">
        <w:r>
          <w:rPr>
            <w:rFonts w:hint="eastAsia" w:ascii="Times New Roman" w:hAnsi="Times New Roman"/>
            <w:sz w:val="24"/>
            <w:szCs w:val="24"/>
          </w:rPr>
          <w:t>将</w:t>
        </w:r>
      </w:ins>
      <w:ins w:id="499" w:author="Janusio" w:date="2018-03-10T13:15:19Z">
        <w:r>
          <w:rPr>
            <w:rFonts w:hint="eastAsia" w:ascii="Times New Roman" w:hAnsi="Times New Roman"/>
            <w:sz w:val="24"/>
            <w:szCs w:val="24"/>
            <w:lang w:val="en-US" w:eastAsia="zh-CN"/>
          </w:rPr>
          <w:t>vRT</w:t>
        </w:r>
      </w:ins>
      <w:ins w:id="500" w:author="Janusio" w:date="2018-03-10T13:15:19Z">
        <w:r>
          <w:rPr>
            <w:rFonts w:hint="eastAsia" w:ascii="Times New Roman" w:hAnsi="Times New Roman"/>
            <w:sz w:val="24"/>
            <w:szCs w:val="24"/>
          </w:rPr>
          <w:t>抽象为一个独立</w:t>
        </w:r>
      </w:ins>
      <w:ins w:id="501" w:author="Janusio" w:date="2018-03-10T13:15:19Z">
        <w:r>
          <w:rPr>
            <w:rFonts w:hint="eastAsia" w:ascii="Times New Roman" w:hAnsi="Times New Roman"/>
            <w:sz w:val="24"/>
            <w:szCs w:val="24"/>
            <w:lang w:val="en-US" w:eastAsia="zh-CN"/>
          </w:rPr>
          <w:t>的可信</w:t>
        </w:r>
      </w:ins>
      <w:ins w:id="502" w:author="Janusio" w:date="2018-03-10T13:15:19Z">
        <w:r>
          <w:rPr>
            <w:rFonts w:hint="eastAsia" w:ascii="Times New Roman" w:hAnsi="Times New Roman"/>
            <w:sz w:val="24"/>
            <w:szCs w:val="24"/>
          </w:rPr>
          <w:t>功能组件，通过特定的映射关系与硬件信任根TPM关联</w:t>
        </w:r>
      </w:ins>
      <w:ins w:id="503" w:author="Janusio" w:date="2018-03-10T13:15:19Z">
        <w:r>
          <w:rPr>
            <w:rFonts w:hint="eastAsia" w:ascii="Times New Roman" w:hAnsi="Times New Roman"/>
            <w:sz w:val="24"/>
            <w:szCs w:val="24"/>
            <w:lang w:eastAsia="zh-CN"/>
          </w:rPr>
          <w:t>，</w:t>
        </w:r>
      </w:ins>
      <w:ins w:id="504" w:author="Janusio" w:date="2018-03-10T13:15:19Z">
        <w:r>
          <w:rPr>
            <w:rFonts w:hint="eastAsia" w:ascii="Times New Roman" w:hAnsi="Times New Roman"/>
            <w:sz w:val="24"/>
            <w:szCs w:val="24"/>
          </w:rPr>
          <w:t>以确保其</w:t>
        </w:r>
      </w:ins>
      <w:ins w:id="505" w:author="Janusio" w:date="2018-03-10T13:15:19Z">
        <w:r>
          <w:rPr>
            <w:rFonts w:hint="eastAsia" w:ascii="Times New Roman" w:hAnsi="Times New Roman"/>
            <w:sz w:val="24"/>
            <w:szCs w:val="24"/>
            <w:lang w:val="en-US" w:eastAsia="zh-CN"/>
          </w:rPr>
          <w:t>vRT的</w:t>
        </w:r>
      </w:ins>
      <w:ins w:id="506" w:author="Janusio" w:date="2018-03-10T13:15:19Z">
        <w:r>
          <w:rPr>
            <w:rFonts w:hint="eastAsia" w:ascii="Times New Roman" w:hAnsi="Times New Roman"/>
            <w:sz w:val="24"/>
            <w:szCs w:val="24"/>
          </w:rPr>
          <w:t>可信性。其中vTPM是软件形式的TPM，具有TPM的安全功能；TJP是可信衔接点，TJP的可信依赖于物理TPM，用来衔接底层的虚拟化平台m和顶层的虚拟机vm。</w:t>
        </w:r>
      </w:ins>
    </w:p>
    <w:p>
      <w:pPr>
        <w:pStyle w:val="27"/>
        <w:spacing w:line="360" w:lineRule="auto"/>
        <w:ind w:firstLine="420" w:firstLineChars="0"/>
        <w:rPr>
          <w:ins w:id="507" w:author="Janusio" w:date="2018-03-10T13:15:19Z"/>
          <w:rFonts w:hint="eastAsia" w:ascii="Times New Roman" w:hAnsi="Times New Roman"/>
          <w:sz w:val="24"/>
          <w:szCs w:val="24"/>
        </w:rPr>
      </w:pPr>
      <w:ins w:id="508" w:author="Janusio" w:date="2018-03-10T13:15:19Z">
        <w:r>
          <w:rPr>
            <w:rFonts w:hint="eastAsia" w:ascii="Times New Roman" w:hAnsi="Times New Roman"/>
            <w:sz w:val="24"/>
            <w:szCs w:val="24"/>
          </w:rPr>
          <w:t>因此，TVP从功能角度可定义为：</w:t>
        </w:r>
      </w:ins>
    </w:p>
    <w:p>
      <w:pPr>
        <w:pStyle w:val="27"/>
        <w:spacing w:line="360" w:lineRule="auto"/>
        <w:ind w:firstLine="420" w:firstLineChars="0"/>
        <w:rPr>
          <w:ins w:id="509" w:author="Janusio" w:date="2018-03-10T13:15:19Z"/>
          <w:rFonts w:hint="eastAsia" w:ascii="Times New Roman" w:hAnsi="Times New Roman"/>
          <w:sz w:val="24"/>
          <w:szCs w:val="24"/>
        </w:rPr>
      </w:pPr>
      <w:ins w:id="510" w:author="Janusio" w:date="2018-03-10T13:15:19Z">
        <w:r>
          <w:rPr>
            <w:rFonts w:hint="eastAsia" w:ascii="Times New Roman" w:hAnsi="Times New Roman"/>
            <w:sz w:val="24"/>
            <w:szCs w:val="24"/>
          </w:rPr>
          <w:t>TVP:= {(TPM, m), (vRT1, vm1), … , (vRTn, vmm)}</w:t>
        </w:r>
      </w:ins>
    </w:p>
    <w:p>
      <w:pPr>
        <w:pStyle w:val="27"/>
        <w:spacing w:line="360" w:lineRule="auto"/>
        <w:ind w:firstLine="420" w:firstLineChars="0"/>
        <w:rPr>
          <w:ins w:id="511" w:author="Janusio" w:date="2018-03-10T13:15:19Z"/>
          <w:rFonts w:hint="eastAsia" w:ascii="Times New Roman" w:hAnsi="Times New Roman"/>
          <w:sz w:val="24"/>
          <w:szCs w:val="24"/>
        </w:rPr>
      </w:pPr>
      <w:ins w:id="512" w:author="Janusio" w:date="2018-03-10T13:15:19Z">
        <w:r>
          <w:rPr>
            <w:rFonts w:hint="eastAsia" w:ascii="Times New Roman" w:hAnsi="Times New Roman"/>
            <w:sz w:val="24"/>
            <w:szCs w:val="24"/>
          </w:rPr>
          <w:t>= { (TPM, (vmm, Dom0 Kernel, TJP) ), ((TJP, vTPM1), vm1), …,( (TJP, vTPMn), vmn) }</w:t>
        </w:r>
      </w:ins>
    </w:p>
    <w:p>
      <w:pPr>
        <w:pStyle w:val="27"/>
        <w:spacing w:line="360" w:lineRule="auto"/>
        <w:ind w:firstLine="420" w:firstLineChars="0"/>
        <w:rPr>
          <w:ins w:id="513" w:author="Janusio" w:date="2018-03-10T13:15:19Z"/>
          <w:rFonts w:hint="eastAsia" w:ascii="Times New Roman" w:hAnsi="Times New Roman"/>
          <w:sz w:val="24"/>
          <w:szCs w:val="24"/>
        </w:rPr>
      </w:pPr>
      <w:ins w:id="514" w:author="Janusio" w:date="2018-03-10T13:15:19Z">
        <w:r>
          <w:rPr>
            <w:rFonts w:hint="eastAsia" w:ascii="Times New Roman" w:hAnsi="Times New Roman"/>
            <w:sz w:val="24"/>
            <w:szCs w:val="24"/>
          </w:rPr>
          <w:t xml:space="preserve">其中，m必须使用 TPM 来构建信任，而虚拟机vm则是利用TJP和其相应的vTPM来构建信任。 </w:t>
        </w:r>
      </w:ins>
    </w:p>
    <w:p>
      <w:pPr>
        <w:pStyle w:val="27"/>
        <w:spacing w:line="360" w:lineRule="auto"/>
        <w:ind w:firstLine="420" w:firstLineChars="0"/>
        <w:rPr>
          <w:ins w:id="515" w:author="Janusio" w:date="2018-03-10T13:15:19Z"/>
          <w:rFonts w:hint="eastAsia" w:ascii="Times New Roman" w:hAnsi="Times New Roman"/>
          <w:sz w:val="24"/>
          <w:szCs w:val="24"/>
          <w:lang w:val="en-US" w:eastAsia="zh-CN"/>
        </w:rPr>
      </w:pPr>
      <w:ins w:id="516" w:author="Janusio" w:date="2018-03-10T13:15:19Z">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ins>
      <w:ins w:id="517" w:author="Janusio" w:date="2018-03-10T13:15:19Z">
        <w:r>
          <w:rPr>
            <w:rFonts w:hint="eastAsia" w:ascii="Times New Roman" w:hAnsi="Times New Roman"/>
            <w:sz w:val="24"/>
            <w:szCs w:val="24"/>
            <w:lang w:val="en-US" w:eastAsia="zh-CN"/>
          </w:rPr>
          <w:t>3.</w:t>
        </w:r>
      </w:ins>
      <w:ins w:id="518" w:author="Janusio" w:date="2018-03-10T13:15:19Z">
        <w:r>
          <w:rPr>
            <w:rFonts w:hint="eastAsia" w:ascii="Times New Roman" w:hAnsi="Times New Roman"/>
            <w:sz w:val="24"/>
            <w:szCs w:val="24"/>
          </w:rPr>
          <w:t>1所示，其中vTPM管理组件可由VMM上的vTPM组件提供，比如目前存在与Xen上的vTPM Manager。</w:t>
        </w:r>
      </w:ins>
    </w:p>
    <w:p>
      <w:pPr>
        <w:pStyle w:val="27"/>
        <w:spacing w:line="360" w:lineRule="auto"/>
        <w:ind w:firstLine="420" w:firstLineChars="0"/>
        <w:jc w:val="center"/>
        <w:rPr>
          <w:ins w:id="519" w:author="Janusio" w:date="2018-03-10T13:15:19Z"/>
          <w:rFonts w:hint="eastAsia" w:ascii="Times New Roman" w:hAnsi="Times New Roman"/>
          <w:sz w:val="24"/>
          <w:szCs w:val="24"/>
          <w:lang w:val="en-US" w:eastAsia="zh-CN"/>
        </w:rPr>
      </w:pPr>
      <w:ins w:id="520" w:author="Janusio" w:date="2018-03-10T13:15:19Z">
        <w:r>
          <w:rPr>
            <w:rFonts w:hint="eastAsia" w:ascii="Times New Roman" w:hAnsi="Times New Roman"/>
            <w:sz w:val="24"/>
            <w:szCs w:val="24"/>
            <w:lang w:val="en-US" w:eastAsia="zh-CN"/>
          </w:rPr>
          <w:t>表3.1 TJP功能组件来源</w:t>
        </w:r>
      </w:ins>
    </w:p>
    <w:tbl>
      <w:tblPr>
        <w:tblStyle w:val="25"/>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ins w:id="521" w:author="Janusio" w:date="2018-03-10T13:15:19Z"/>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22" w:author="Janusio" w:date="2018-03-10T13:15:19Z"/>
                <w:rFonts w:hint="default" w:ascii="Times New Roman" w:hAnsi="Times New Roman" w:eastAsia="宋体" w:cs="Times New Roman"/>
                <w:sz w:val="18"/>
                <w:szCs w:val="18"/>
                <w:vertAlign w:val="baseline"/>
                <w:lang w:val="en-US" w:eastAsia="zh-CN"/>
              </w:rPr>
            </w:pPr>
            <w:ins w:id="523" w:author="Janusio" w:date="2018-03-10T13:15:19Z">
              <w:r>
                <w:rPr>
                  <w:rFonts w:hint="default" w:ascii="Times New Roman" w:hAnsi="Times New Roman" w:cs="Times New Roman"/>
                  <w:sz w:val="18"/>
                  <w:szCs w:val="18"/>
                  <w:vertAlign w:val="baseline"/>
                  <w:lang w:val="en-US" w:eastAsia="zh-CN"/>
                </w:rPr>
                <w:t>TJP</w:t>
              </w:r>
            </w:ins>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24" w:author="Janusio" w:date="2018-03-10T13:15:19Z"/>
                <w:rFonts w:hint="default" w:ascii="Times New Roman" w:hAnsi="Times New Roman" w:eastAsia="宋体" w:cs="Times New Roman"/>
                <w:sz w:val="18"/>
                <w:szCs w:val="18"/>
                <w:vertAlign w:val="baseline"/>
                <w:lang w:val="en-US" w:eastAsia="zh-CN"/>
              </w:rPr>
            </w:pPr>
            <w:ins w:id="525" w:author="Janusio" w:date="2018-03-10T13:15:19Z">
              <w:r>
                <w:rPr>
                  <w:rFonts w:hint="eastAsia" w:ascii="Times New Roman" w:hAnsi="Times New Roman" w:cs="Times New Roman"/>
                  <w:sz w:val="18"/>
                  <w:szCs w:val="18"/>
                  <w:vertAlign w:val="baseline"/>
                  <w:lang w:eastAsia="zh-CN"/>
                </w:rPr>
                <w:t>主要组件</w:t>
              </w:r>
            </w:ins>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26" w:author="Janusio" w:date="2018-03-10T13:15:19Z"/>
                <w:rFonts w:hint="eastAsia" w:ascii="Times New Roman" w:hAnsi="Times New Roman" w:cs="Times New Roman"/>
                <w:sz w:val="18"/>
                <w:szCs w:val="18"/>
                <w:vertAlign w:val="baseline"/>
                <w:lang w:eastAsia="zh-CN"/>
              </w:rPr>
            </w:pPr>
            <w:ins w:id="527" w:author="Janusio" w:date="2018-03-10T13:15:19Z">
              <w:r>
                <w:rPr>
                  <w:rFonts w:hint="eastAsia" w:ascii="Times New Roman" w:hAnsi="Times New Roman" w:cs="Times New Roman"/>
                  <w:sz w:val="18"/>
                  <w:szCs w:val="18"/>
                  <w:vertAlign w:val="baseline"/>
                  <w:lang w:eastAsia="zh-CN"/>
                </w:rPr>
                <w:t>主要功能组件来源</w:t>
              </w:r>
            </w:ins>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ins w:id="528" w:author="Janusio" w:date="2018-03-10T13:15:19Z"/>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29" w:author="Janusio" w:date="2018-03-10T13:15:19Z"/>
                <w:rFonts w:hint="default" w:ascii="Times New Roman" w:hAnsi="Times New Roman" w:cs="Times New Roman"/>
                <w:sz w:val="18"/>
                <w:szCs w:val="18"/>
                <w:vertAlign w:val="baseline"/>
              </w:rPr>
            </w:pPr>
            <w:ins w:id="530" w:author="Janusio" w:date="2018-03-10T13:15:19Z">
              <w:r>
                <w:rPr>
                  <w:rFonts w:hint="default" w:ascii="Times New Roman" w:hAnsi="Times New Roman" w:cs="Times New Roman"/>
                  <w:sz w:val="18"/>
                  <w:szCs w:val="18"/>
                  <w:vertAlign w:val="baseline"/>
                  <w:lang w:val="en-US" w:eastAsia="zh-CN"/>
                </w:rPr>
                <w:t xml:space="preserve">vTPM </w:t>
              </w:r>
            </w:ins>
            <w:ins w:id="531" w:author="Janusio" w:date="2018-03-10T13:15:19Z">
              <w:r>
                <w:rPr>
                  <w:rFonts w:hint="eastAsia" w:ascii="Times New Roman" w:hAnsi="Times New Roman" w:cs="Times New Roman"/>
                  <w:sz w:val="18"/>
                  <w:szCs w:val="18"/>
                  <w:vertAlign w:val="baseline"/>
                  <w:lang w:val="en-US" w:eastAsia="zh-CN"/>
                </w:rPr>
                <w:t>B</w:t>
              </w:r>
            </w:ins>
            <w:ins w:id="532" w:author="Janusio" w:date="2018-03-10T13:15:19Z">
              <w:r>
                <w:rPr>
                  <w:rFonts w:hint="default" w:ascii="Times New Roman" w:hAnsi="Times New Roman" w:cs="Times New Roman"/>
                  <w:sz w:val="18"/>
                  <w:szCs w:val="18"/>
                  <w:vertAlign w:val="baseline"/>
                  <w:lang w:val="en-US" w:eastAsia="zh-CN"/>
                </w:rPr>
                <w:t>uilder</w:t>
              </w:r>
            </w:ins>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33" w:author="Janusio" w:date="2018-03-10T13:15:19Z"/>
                <w:rFonts w:hint="eastAsia" w:ascii="Times New Roman" w:hAnsi="Times New Roman" w:eastAsia="宋体" w:cs="Times New Roman"/>
                <w:sz w:val="18"/>
                <w:szCs w:val="18"/>
                <w:vertAlign w:val="baseline"/>
                <w:lang w:val="en-US" w:eastAsia="zh-CN"/>
              </w:rPr>
            </w:pPr>
            <w:ins w:id="534" w:author="Janusio" w:date="2018-03-10T13:15:19Z">
              <w:r>
                <w:rPr>
                  <w:rFonts w:hint="eastAsia" w:ascii="Times New Roman" w:hAnsi="Times New Roman" w:cs="Times New Roman"/>
                  <w:sz w:val="18"/>
                  <w:szCs w:val="18"/>
                  <w:vertAlign w:val="baseline"/>
                  <w:lang w:val="en-US" w:eastAsia="zh-CN"/>
                </w:rPr>
                <w:t>vTPM启动组件</w:t>
              </w:r>
            </w:ins>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35" w:author="Janusio" w:date="2018-03-10T13:15:19Z"/>
                <w:rFonts w:hint="default" w:ascii="Times New Roman" w:hAnsi="Times New Roman" w:cs="Times New Roman"/>
                <w:sz w:val="18"/>
                <w:szCs w:val="18"/>
                <w:vertAlign w:val="baseline"/>
                <w:lang w:val="en-US" w:eastAsia="zh-CN"/>
              </w:rPr>
            </w:pPr>
            <w:ins w:id="536" w:author="Janusio" w:date="2018-03-10T13:15:19Z">
              <w:r>
                <w:rPr>
                  <w:rFonts w:hint="default" w:ascii="Times New Roman" w:hAnsi="Times New Roman" w:cs="Times New Roman"/>
                  <w:sz w:val="18"/>
                  <w:szCs w:val="18"/>
                  <w:vertAlign w:val="baseline"/>
                  <w:lang w:val="en-US" w:eastAsia="zh-CN"/>
                </w:rPr>
                <w:t>vTPM</w:t>
              </w:r>
            </w:ins>
            <w:ins w:id="537" w:author="Janusio" w:date="2018-03-10T13:15:19Z">
              <w:r>
                <w:rPr>
                  <w:rFonts w:hint="eastAsia" w:ascii="Times New Roman" w:hAnsi="Times New Roman" w:cs="Times New Roman"/>
                  <w:sz w:val="18"/>
                  <w:szCs w:val="18"/>
                  <w:vertAlign w:val="baseline"/>
                  <w:lang w:val="en-US" w:eastAsia="zh-CN"/>
                </w:rPr>
                <w:t>管理组件</w:t>
              </w:r>
            </w:ins>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ins w:id="538" w:author="Janusio" w:date="2018-03-10T13:15:19Z"/>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ins w:id="539" w:author="Janusio" w:date="2018-03-10T13:15:19Z"/>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40" w:author="Janusio" w:date="2018-03-10T13:15:19Z"/>
                <w:rFonts w:hint="eastAsia" w:ascii="Times New Roman" w:hAnsi="Times New Roman" w:eastAsia="宋体" w:cs="Times New Roman"/>
                <w:sz w:val="18"/>
                <w:szCs w:val="18"/>
                <w:vertAlign w:val="baseline"/>
                <w:lang w:val="en-US" w:eastAsia="zh-CN"/>
              </w:rPr>
            </w:pPr>
            <w:ins w:id="541" w:author="Janusio" w:date="2018-03-10T13:15:19Z">
              <w:r>
                <w:rPr>
                  <w:rFonts w:hint="eastAsia" w:ascii="Times New Roman" w:hAnsi="Times New Roman" w:cs="Times New Roman"/>
                  <w:sz w:val="18"/>
                  <w:szCs w:val="18"/>
                  <w:vertAlign w:val="baseline"/>
                  <w:lang w:val="en-US" w:eastAsia="zh-CN"/>
                </w:rPr>
                <w:t>vTPM配置文件</w:t>
              </w:r>
            </w:ins>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42" w:author="Janusio" w:date="2018-03-10T13:15:19Z"/>
                <w:rFonts w:hint="default" w:ascii="Times New Roman" w:hAnsi="Times New Roman" w:cs="Times New Roman"/>
                <w:sz w:val="18"/>
                <w:szCs w:val="18"/>
                <w:vertAlign w:val="baseline"/>
                <w:lang w:val="en-US" w:eastAsia="zh-CN"/>
              </w:rPr>
            </w:pPr>
            <w:ins w:id="543" w:author="Janusio" w:date="2018-03-10T13:15:19Z">
              <w:r>
                <w:rPr>
                  <w:rFonts w:hint="eastAsia" w:ascii="Times New Roman" w:hAnsi="Times New Roman" w:cs="Times New Roman"/>
                  <w:sz w:val="18"/>
                  <w:szCs w:val="18"/>
                  <w:vertAlign w:val="baseline"/>
                  <w:lang w:val="en-US" w:eastAsia="zh-CN"/>
                </w:rPr>
                <w:t>虚拟化平台</w:t>
              </w:r>
            </w:ins>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ins w:id="544" w:author="Janusio" w:date="2018-03-10T13:15:19Z"/>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45" w:author="Janusio" w:date="2018-03-10T13:15:19Z"/>
                <w:rFonts w:hint="default" w:ascii="Times New Roman" w:hAnsi="Times New Roman" w:cs="Times New Roman"/>
                <w:color w:val="auto"/>
                <w:sz w:val="18"/>
                <w:szCs w:val="18"/>
              </w:rPr>
            </w:pPr>
            <w:ins w:id="546" w:author="Janusio" w:date="2018-03-10T13:15:19Z">
              <w:r>
                <w:rPr>
                  <w:rFonts w:hint="default" w:ascii="Times New Roman" w:hAnsi="Times New Roman" w:cs="Times New Roman"/>
                  <w:color w:val="auto"/>
                  <w:sz w:val="18"/>
                  <w:szCs w:val="18"/>
                </w:rPr>
                <w:t xml:space="preserve">vTPM-VM Binding </w:t>
              </w:r>
            </w:ins>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47" w:author="Janusio" w:date="2018-03-10T13:15:19Z"/>
                <w:rFonts w:hint="default" w:ascii="Times New Roman" w:hAnsi="Times New Roman" w:cs="Times New Roman"/>
                <w:sz w:val="18"/>
                <w:szCs w:val="18"/>
                <w:vertAlign w:val="baseline"/>
                <w:lang w:val="en-US" w:eastAsia="zh-CN"/>
              </w:rPr>
            </w:pPr>
            <w:ins w:id="548" w:author="Janusio" w:date="2018-03-10T13:15:19Z">
              <w:r>
                <w:rPr>
                  <w:rFonts w:hint="default" w:ascii="Times New Roman" w:hAnsi="Times New Roman" w:cs="Times New Roman"/>
                  <w:sz w:val="18"/>
                  <w:szCs w:val="18"/>
                  <w:vertAlign w:val="baseline"/>
                  <w:lang w:val="en-US" w:eastAsia="zh-CN"/>
                </w:rPr>
                <w:t>vTPM-VM</w:t>
              </w:r>
            </w:ins>
            <w:ins w:id="549" w:author="Janusio" w:date="2018-03-10T13:15:19Z">
              <w:r>
                <w:rPr>
                  <w:rFonts w:hint="eastAsia" w:ascii="Times New Roman" w:hAnsi="Times New Roman" w:cs="Times New Roman"/>
                  <w:sz w:val="18"/>
                  <w:szCs w:val="18"/>
                  <w:vertAlign w:val="baseline"/>
                  <w:lang w:val="en-US" w:eastAsia="zh-CN"/>
                </w:rPr>
                <w:t>绑定</w:t>
              </w:r>
            </w:ins>
            <w:ins w:id="550" w:author="Janusio" w:date="2018-03-10T13:15:19Z">
              <w:r>
                <w:rPr>
                  <w:rFonts w:hint="default" w:ascii="Times New Roman" w:hAnsi="Times New Roman" w:cs="Times New Roman"/>
                  <w:sz w:val="18"/>
                  <w:szCs w:val="18"/>
                  <w:vertAlign w:val="baseline"/>
                  <w:lang w:val="en-US" w:eastAsia="zh-CN"/>
                </w:rPr>
                <w:t>组件</w:t>
              </w:r>
            </w:ins>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51" w:author="Janusio" w:date="2018-03-10T13:15:19Z"/>
                <w:rFonts w:hint="default" w:ascii="Times New Roman" w:hAnsi="Times New Roman" w:cs="Times New Roman"/>
                <w:sz w:val="18"/>
                <w:szCs w:val="18"/>
                <w:vertAlign w:val="baseline"/>
                <w:lang w:val="en-US" w:eastAsia="zh-CN"/>
              </w:rPr>
            </w:pPr>
            <w:ins w:id="552" w:author="Janusio" w:date="2018-03-10T13:15:19Z">
              <w:r>
                <w:rPr>
                  <w:rFonts w:hint="default" w:ascii="Times New Roman" w:hAnsi="Times New Roman" w:cs="Times New Roman"/>
                  <w:sz w:val="18"/>
                  <w:szCs w:val="18"/>
                  <w:vertAlign w:val="baseline"/>
                  <w:lang w:val="en-US" w:eastAsia="zh-CN"/>
                </w:rPr>
                <w:t>vTPM</w:t>
              </w:r>
            </w:ins>
            <w:ins w:id="553" w:author="Janusio" w:date="2018-03-10T13:15:19Z">
              <w:r>
                <w:rPr>
                  <w:rFonts w:hint="eastAsia" w:ascii="Times New Roman" w:hAnsi="Times New Roman" w:cs="Times New Roman"/>
                  <w:sz w:val="18"/>
                  <w:szCs w:val="18"/>
                  <w:vertAlign w:val="baseline"/>
                  <w:lang w:val="en-US" w:eastAsia="zh-CN"/>
                </w:rPr>
                <w:t>管理工具</w:t>
              </w:r>
            </w:ins>
            <w:ins w:id="554" w:author="Janusio" w:date="2018-03-10T13:15:19Z">
              <w:r>
                <w:rPr>
                  <w:rFonts w:hint="default" w:ascii="Times New Roman" w:hAnsi="Times New Roman" w:cs="Times New Roman"/>
                  <w:sz w:val="18"/>
                  <w:szCs w:val="18"/>
                  <w:vertAlign w:val="baseline"/>
                  <w:lang w:val="en-US" w:eastAsia="zh-CN"/>
                </w:rPr>
                <w:t>、</w:t>
              </w:r>
            </w:ins>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55" w:author="Janusio" w:date="2018-03-10T13:15:19Z"/>
                <w:rFonts w:hint="default" w:ascii="Times New Roman" w:hAnsi="Times New Roman" w:cs="Times New Roman"/>
                <w:sz w:val="18"/>
                <w:szCs w:val="18"/>
                <w:vertAlign w:val="baseline"/>
                <w:lang w:val="en-US" w:eastAsia="zh-CN"/>
              </w:rPr>
            </w:pPr>
            <w:ins w:id="556" w:author="Janusio" w:date="2018-03-10T13:15:19Z">
              <w:r>
                <w:rPr>
                  <w:rFonts w:hint="default" w:ascii="Times New Roman" w:hAnsi="Times New Roman" w:cs="Times New Roman"/>
                  <w:sz w:val="18"/>
                  <w:szCs w:val="18"/>
                  <w:vertAlign w:val="baseline"/>
                  <w:lang w:val="en-US" w:eastAsia="zh-CN"/>
                </w:rPr>
                <w:t>VMM</w:t>
              </w:r>
            </w:ins>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ins w:id="557" w:author="Janusio" w:date="2018-03-10T13:15:19Z"/>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58" w:author="Janusio" w:date="2018-03-10T13:15:19Z"/>
                <w:rFonts w:hint="default" w:ascii="Times New Roman" w:hAnsi="Times New Roman" w:cs="Times New Roman"/>
                <w:sz w:val="18"/>
                <w:szCs w:val="18"/>
                <w:vertAlign w:val="baseline"/>
              </w:rPr>
            </w:pPr>
            <w:ins w:id="559" w:author="Janusio" w:date="2018-03-10T13:15:19Z">
              <w:r>
                <w:rPr>
                  <w:rFonts w:hint="default" w:ascii="Times New Roman" w:hAnsi="Times New Roman" w:cs="Times New Roman"/>
                  <w:color w:val="auto"/>
                  <w:sz w:val="18"/>
                  <w:szCs w:val="18"/>
                </w:rPr>
                <w:t>VM Builder</w:t>
              </w:r>
            </w:ins>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60" w:author="Janusio" w:date="2018-03-10T13:15:19Z"/>
                <w:rFonts w:hint="eastAsia" w:ascii="Times New Roman" w:hAnsi="Times New Roman" w:eastAsia="宋体" w:cs="Times New Roman"/>
                <w:sz w:val="18"/>
                <w:szCs w:val="18"/>
                <w:vertAlign w:val="baseline"/>
                <w:lang w:val="en-US" w:eastAsia="zh-CN"/>
              </w:rPr>
            </w:pPr>
            <w:ins w:id="561" w:author="Janusio" w:date="2018-03-10T13:15:19Z">
              <w:r>
                <w:rPr>
                  <w:rFonts w:hint="eastAsia" w:ascii="Times New Roman" w:hAnsi="Times New Roman" w:cs="Times New Roman"/>
                  <w:sz w:val="18"/>
                  <w:szCs w:val="18"/>
                  <w:vertAlign w:val="baseline"/>
                  <w:lang w:val="en-US" w:eastAsia="zh-CN"/>
                </w:rPr>
                <w:t>VM启动组件</w:t>
              </w:r>
            </w:ins>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62" w:author="Janusio" w:date="2018-03-10T13:15:19Z"/>
                <w:rFonts w:hint="default" w:ascii="Times New Roman" w:hAnsi="Times New Roman" w:cs="Times New Roman"/>
                <w:sz w:val="18"/>
                <w:szCs w:val="18"/>
                <w:vertAlign w:val="baseline"/>
                <w:lang w:val="en-US" w:eastAsia="zh-CN"/>
              </w:rPr>
            </w:pPr>
            <w:ins w:id="563" w:author="Janusio" w:date="2018-03-10T13:15:19Z">
              <w:r>
                <w:rPr>
                  <w:rFonts w:hint="default" w:ascii="Times New Roman" w:hAnsi="Times New Roman" w:cs="Times New Roman"/>
                  <w:sz w:val="18"/>
                  <w:szCs w:val="18"/>
                  <w:vertAlign w:val="baseline"/>
                  <w:lang w:val="en-US" w:eastAsia="zh-CN"/>
                </w:rPr>
                <w:t>VMM</w:t>
              </w:r>
            </w:ins>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ins w:id="564" w:author="Janusio" w:date="2018-03-10T13:15:19Z"/>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ins w:id="565" w:author="Janusio" w:date="2018-03-10T13:15:19Z"/>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66" w:author="Janusio" w:date="2018-03-10T13:15:19Z"/>
                <w:rFonts w:hint="eastAsia" w:ascii="Times New Roman" w:hAnsi="Times New Roman" w:cs="Times New Roman"/>
                <w:sz w:val="18"/>
                <w:szCs w:val="18"/>
                <w:vertAlign w:val="baseline"/>
                <w:lang w:val="en-US" w:eastAsia="zh-CN"/>
              </w:rPr>
            </w:pPr>
            <w:ins w:id="567" w:author="Janusio" w:date="2018-03-10T13:15:19Z">
              <w:r>
                <w:rPr>
                  <w:rFonts w:hint="eastAsia" w:ascii="Times New Roman" w:hAnsi="Times New Roman" w:cs="Times New Roman"/>
                  <w:sz w:val="18"/>
                  <w:szCs w:val="18"/>
                  <w:vertAlign w:val="baseline"/>
                  <w:lang w:val="en-US" w:eastAsia="zh-CN"/>
                </w:rPr>
                <w:t>VM配置文件</w:t>
              </w:r>
            </w:ins>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ins w:id="568" w:author="Janusio" w:date="2018-03-10T13:15:19Z"/>
                <w:rFonts w:hint="default" w:ascii="Times New Roman" w:hAnsi="Times New Roman" w:cs="Times New Roman"/>
                <w:sz w:val="18"/>
                <w:szCs w:val="18"/>
                <w:vertAlign w:val="baseline"/>
                <w:lang w:val="en-US" w:eastAsia="zh-CN"/>
              </w:rPr>
            </w:pPr>
            <w:ins w:id="569" w:author="Janusio" w:date="2018-03-10T13:15:19Z">
              <w:r>
                <w:rPr>
                  <w:rFonts w:hint="eastAsia" w:ascii="Times New Roman" w:hAnsi="Times New Roman" w:cs="Times New Roman"/>
                  <w:sz w:val="18"/>
                  <w:szCs w:val="18"/>
                  <w:vertAlign w:val="baseline"/>
                  <w:lang w:val="en-US" w:eastAsia="zh-CN"/>
                </w:rPr>
                <w:t>虚拟化平台</w:t>
              </w:r>
            </w:ins>
          </w:p>
        </w:tc>
      </w:tr>
    </w:tbl>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ins w:id="570" w:author="Janusio" w:date="2018-03-10T13:16:05Z"/>
          <w:rFonts w:hint="eastAsia" w:ascii="Times New Roman" w:hAnsi="Times New Roman" w:eastAsia="黑体"/>
          <w:b/>
          <w:sz w:val="28"/>
          <w:szCs w:val="28"/>
          <w:lang w:val="en-US" w:eastAsia="zh-CN"/>
        </w:rPr>
      </w:pPr>
      <w:del w:id="571" w:author="Janusio" w:date="2018-03-10T13:16:03Z">
        <w:r>
          <w:rPr>
            <w:rFonts w:hint="eastAsia" w:ascii="Times New Roman" w:hAnsi="Times New Roman" w:eastAsia="黑体"/>
            <w:b/>
            <w:sz w:val="28"/>
            <w:szCs w:val="28"/>
            <w:lang w:val="en-US" w:eastAsia="zh-CN"/>
          </w:rPr>
          <w:delText>TVP-QT组件定义</w:delText>
        </w:r>
      </w:del>
      <w:ins w:id="572" w:author="Janusio" w:date="2018-03-10T13:16:01Z">
        <w:r>
          <w:rPr>
            <w:rFonts w:hint="eastAsia" w:ascii="Times New Roman" w:hAnsi="Times New Roman"/>
            <w:szCs w:val="28"/>
            <w:rPrChange w:id="573" w:author="Janusio" w:date="2018-03-10T13:16:01Z">
              <w:rPr>
                <w:rFonts w:hint="eastAsia"/>
              </w:rPr>
            </w:rPrChange>
          </w:rPr>
          <w:t>TVP-QT信任链及属性</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ins w:id="576" w:author="Janusio" w:date="2018-03-10T13:17:10Z"/>
          <w:rFonts w:ascii="Times New Roman" w:hAnsi="Times New Roman"/>
          <w:color w:val="auto"/>
          <w:szCs w:val="21"/>
        </w:rPr>
        <w:pPrChange w:id="575"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270" w:firstLineChars="150"/>
            <w:jc w:val="both"/>
            <w:textAlignment w:val="auto"/>
            <w:outlineLvl w:val="9"/>
          </w:pPr>
        </w:pPrChange>
      </w:pPr>
      <w:ins w:id="577" w:author="Janusio" w:date="2018-03-10T13:16:28Z">
        <w:r>
          <w:rPr>
            <w:rFonts w:hint="eastAsia"/>
            <w:color w:val="auto"/>
            <w:sz w:val="18"/>
            <w:szCs w:val="18"/>
            <w:lang w:val="en-US" w:eastAsia="zh-CN"/>
          </w:rPr>
          <w:t xml:space="preserve"> </w:t>
        </w:r>
      </w:ins>
      <w:ins w:id="578" w:author="Janusio" w:date="2018-03-10T13:16:28Z">
        <w:r>
          <w:rPr>
            <w:rFonts w:ascii="Times New Roman" w:hAnsi="Times New Roman"/>
            <w:color w:val="auto"/>
            <w:szCs w:val="21"/>
          </w:rPr>
          <w:t>TCG 组织从实体行为预期性角度给出可信的定义，并采用装载前度量的方案，给出了信任链传递和控制权转移的过程</w:t>
        </w:r>
      </w:ins>
      <w:ins w:id="579" w:author="Janusio" w:date="2018-03-10T13:16:28Z">
        <w:r>
          <w:rPr>
            <w:rFonts w:hint="eastAsia"/>
            <w:color w:val="auto"/>
            <w:szCs w:val="21"/>
            <w:vertAlign w:val="superscript"/>
            <w:lang w:val="en-US" w:eastAsia="zh-CN"/>
          </w:rPr>
          <w:t>[19]</w:t>
        </w:r>
      </w:ins>
      <w:ins w:id="580" w:author="Janusio" w:date="2018-03-10T13:16:28Z">
        <w:r>
          <w:rPr>
            <w:rFonts w:ascii="Times New Roman" w:hAnsi="Times New Roman"/>
            <w:color w:val="auto"/>
            <w:szCs w:val="21"/>
          </w:rPr>
          <w:t>。</w:t>
        </w:r>
      </w:ins>
      <w:ins w:id="581" w:author="Janusio" w:date="2018-03-10T13:16:28Z">
        <w:r>
          <w:rPr>
            <w:rFonts w:hint="eastAsia"/>
            <w:color w:val="auto"/>
            <w:szCs w:val="21"/>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582" w:author="Janusio" w:date="2018-03-10T13:16:28Z">
        <w:r>
          <w:rPr>
            <w:rFonts w:ascii="Times New Roman" w:hAnsi="Times New Roman"/>
            <w:color w:val="auto"/>
            <w:szCs w:val="21"/>
          </w:rPr>
          <w:t>这与可信计算最初构建信任环境的思想并不一致</w:t>
        </w:r>
      </w:ins>
      <w:ins w:id="583" w:author="Janusio" w:date="2018-03-10T13:16:28Z">
        <w:r>
          <w:rPr>
            <w:rFonts w:hint="eastAsia"/>
            <w:color w:val="auto"/>
            <w:szCs w:val="21"/>
            <w:vertAlign w:val="superscript"/>
            <w:lang w:val="en-US" w:eastAsia="zh-CN"/>
          </w:rPr>
          <w:t>[19]</w:t>
        </w:r>
      </w:ins>
      <w:ins w:id="584" w:author="Janusio" w:date="2018-03-10T13:16:28Z">
        <w:r>
          <w:rPr>
            <w:rFonts w:ascii="Times New Roman" w:hAnsi="Times New Roman"/>
            <w:color w:val="auto"/>
            <w:szCs w:val="21"/>
          </w:rPr>
          <w:t>。尽管如此，只要虚拟化平台能够确保信任链构建过程的唯一性、正确性，以及能对任意的外部实体R证明确实构建了对应的信任链，那么整个虚拟化平台是可信的</w:t>
        </w:r>
      </w:ins>
      <w:ins w:id="585" w:author="Janusio" w:date="2018-03-10T13:16:28Z">
        <w:r>
          <w:rPr>
            <w:rFonts w:hint="eastAsia"/>
            <w:color w:val="auto"/>
            <w:szCs w:val="21"/>
            <w:vertAlign w:val="superscript"/>
            <w:lang w:val="en-US" w:eastAsia="zh-CN"/>
          </w:rPr>
          <w:t>[19]</w:t>
        </w:r>
      </w:ins>
      <w:ins w:id="586" w:author="Janusio" w:date="2018-03-10T13:16:28Z">
        <w:r>
          <w:rPr>
            <w:rFonts w:ascii="Times New Roman" w:hAnsi="Times New Roman"/>
            <w:color w:val="auto"/>
            <w:szCs w:val="21"/>
          </w:rPr>
          <w:t>。如图</w:t>
        </w:r>
      </w:ins>
      <w:ins w:id="587" w:author="Janusio" w:date="2018-03-10T13:16:28Z">
        <w:r>
          <w:rPr>
            <w:rFonts w:hint="eastAsia" w:ascii="Times New Roman" w:hAnsi="Times New Roman"/>
            <w:color w:val="auto"/>
            <w:szCs w:val="21"/>
          </w:rPr>
          <w:t>3</w:t>
        </w:r>
      </w:ins>
      <w:ins w:id="588" w:author="Janusio" w:date="2018-03-10T13:16:28Z">
        <w:r>
          <w:rPr>
            <w:rFonts w:ascii="Times New Roman" w:hAnsi="Times New Roman"/>
            <w:color w:val="auto"/>
            <w:szCs w:val="21"/>
          </w:rPr>
          <w:t>所示，从外部实体来看，虚拟化平台仍然满足TCG最初建立信任环境的思想。</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center"/>
        <w:textAlignment w:val="auto"/>
        <w:outlineLvl w:val="9"/>
        <w:rPr>
          <w:ins w:id="590" w:author="Janusio" w:date="2018-03-10T13:16:28Z"/>
          <w:rFonts w:ascii="Times New Roman" w:hAnsi="Times New Roman"/>
          <w:color w:val="auto"/>
          <w:szCs w:val="21"/>
        </w:rPr>
        <w:pPrChange w:id="589" w:author="Janusio" w:date="2018-03-10T13:17:11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270" w:firstLineChars="150"/>
            <w:jc w:val="both"/>
            <w:textAlignment w:val="auto"/>
            <w:outlineLvl w:val="9"/>
          </w:pPr>
        </w:pPrChange>
      </w:pPr>
      <w:ins w:id="591" w:author="Janusio" w:date="2018-03-10T13:17:08Z">
        <w:r>
          <w:rPr>
            <w:rFonts w:ascii="Times New Roman" w:hAnsi="Times New Roman"/>
            <w:color w:val="auto"/>
            <w:sz w:val="18"/>
            <w:szCs w:val="18"/>
          </w:rPr>
          <w:object>
            <v:shape id="_x0000_i1179"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179" DrawAspect="Content" ObjectID="_1468075729" r:id="rId17">
              <o:LockedField>false</o:LockedField>
            </o:OLEObject>
          </w:object>
        </w:r>
      </w:ins>
    </w:p>
    <w:p>
      <w:pPr>
        <w:numPr>
          <w:ilvl w:val="-1"/>
          <w:numId w:val="0"/>
        </w:numPr>
        <w:ind w:left="0" w:leftChars="0" w:firstLine="480" w:firstLineChars="200"/>
        <w:jc w:val="center"/>
        <w:rPr>
          <w:ins w:id="594" w:author="Janusio" w:date="2018-03-10T13:16:28Z"/>
          <w:rFonts w:hint="default"/>
          <w:sz w:val="21"/>
          <w:szCs w:val="21"/>
          <w:rPrChange w:id="595" w:author="Janusio" w:date="2018-03-10T13:17:22Z">
            <w:rPr>
              <w:ins w:id="596" w:author="Janusio" w:date="2018-03-10T13:16:28Z"/>
              <w:rFonts w:hint="default"/>
            </w:rPr>
          </w:rPrChange>
        </w:rPr>
        <w:pPrChange w:id="593" w:author="Janusio" w:date="2018-03-10T13:17:19Z">
          <w:pPr>
            <w:numPr>
              <w:ilvl w:val="0"/>
              <w:numId w:val="8"/>
            </w:numPr>
            <w:ind w:left="420" w:leftChars="0" w:hanging="420" w:firstLineChars="0"/>
            <w:jc w:val="center"/>
          </w:pPr>
        </w:pPrChange>
      </w:pPr>
      <w:ins w:id="597" w:author="Janusio" w:date="2018-03-10T13:17:31Z">
        <w:r>
          <w:rPr>
            <w:rFonts w:hint="eastAsia" w:ascii="Times New Roman" w:hAnsi="Times New Roman"/>
            <w:sz w:val="24"/>
            <w:szCs w:val="24"/>
            <w:lang w:val="en-US" w:eastAsia="zh-CN"/>
          </w:rPr>
          <w:t>图3.</w:t>
        </w:r>
      </w:ins>
      <w:ins w:id="598" w:author="Janusio" w:date="2018-03-10T13:17:35Z">
        <w:r>
          <w:rPr>
            <w:rFonts w:hint="eastAsia"/>
            <w:sz w:val="24"/>
            <w:szCs w:val="24"/>
            <w:lang w:val="en-US" w:eastAsia="zh-CN"/>
          </w:rPr>
          <w:t>2</w:t>
        </w:r>
      </w:ins>
      <w:ins w:id="599" w:author="Janusio" w:date="2018-03-10T13:17:31Z">
        <w:r>
          <w:rPr>
            <w:rFonts w:hint="eastAsia" w:ascii="Times New Roman" w:hAnsi="Times New Roman"/>
            <w:sz w:val="24"/>
            <w:szCs w:val="24"/>
            <w:lang w:val="en-US" w:eastAsia="zh-CN"/>
          </w:rPr>
          <w:t xml:space="preserve"> </w:t>
        </w:r>
      </w:ins>
      <w:ins w:id="600" w:author="Janusio" w:date="2018-03-10T13:16:28Z">
        <w:r>
          <w:rPr>
            <w:rFonts w:hint="default"/>
            <w:sz w:val="21"/>
            <w:szCs w:val="21"/>
            <w:rPrChange w:id="601" w:author="Janusio" w:date="2018-03-10T13:17:22Z">
              <w:rPr>
                <w:rFonts w:hint="default"/>
              </w:rPr>
            </w:rPrChange>
          </w:rPr>
          <w:t>虚拟化平台可信环境信任链构建与验证</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200"/>
        <w:jc w:val="both"/>
        <w:textAlignment w:val="auto"/>
        <w:outlineLvl w:val="9"/>
        <w:rPr>
          <w:ins w:id="604" w:author="Janusio" w:date="2018-03-10T13:16:28Z"/>
          <w:rFonts w:ascii="Times New Roman" w:hAnsi="Times New Roman"/>
          <w:color w:val="auto"/>
          <w:szCs w:val="21"/>
        </w:rPr>
        <w:pPrChange w:id="603"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605" w:author="Janusio" w:date="2018-03-10T13:16:28Z">
        <w:r>
          <w:rPr>
            <w:rFonts w:ascii="Times New Roman" w:hAnsi="Times New Roman"/>
            <w:color w:val="auto"/>
            <w:szCs w:val="21"/>
          </w:rPr>
          <w:t>为了确保这种信任传递的正确性，需要对 TVP-Q</w:t>
        </w:r>
      </w:ins>
      <w:ins w:id="606" w:author="Janusio" w:date="2018-03-10T13:16:28Z">
        <w:r>
          <w:rPr>
            <w:rFonts w:hint="eastAsia" w:ascii="Times New Roman" w:hAnsi="Times New Roman"/>
            <w:color w:val="auto"/>
            <w:szCs w:val="21"/>
          </w:rPr>
          <w:t>T</w:t>
        </w:r>
      </w:ins>
      <w:ins w:id="607" w:author="Janusio" w:date="2018-03-10T13:16:28Z">
        <w:r>
          <w:rPr>
            <w:rFonts w:ascii="Times New Roman" w:hAnsi="Times New Roman"/>
            <w:color w:val="auto"/>
            <w:szCs w:val="21"/>
          </w:rPr>
          <w:t>信任链进行验证，证明在程序控制权传递过程中，各个进程的确能够按照预期执行，而且能够对外证明上述属性。</w:t>
        </w:r>
      </w:ins>
      <w:ins w:id="608" w:author="Janusio" w:date="2018-03-10T14:28:20Z">
        <w:r>
          <w:rPr>
            <w:rFonts w:hint="eastAsia"/>
            <w:color w:val="auto"/>
            <w:szCs w:val="21"/>
            <w:lang w:eastAsia="zh-CN"/>
          </w:rPr>
          <w:t>本文</w:t>
        </w:r>
      </w:ins>
      <w:ins w:id="609" w:author="Janusio" w:date="2018-03-10T13:16:28Z">
        <w:r>
          <w:rPr>
            <w:rFonts w:ascii="Times New Roman" w:hAnsi="Times New Roman"/>
            <w:color w:val="auto"/>
            <w:szCs w:val="21"/>
          </w:rPr>
          <w:t>将上述验证目标抽象为信任链的信任属性（</w:t>
        </w:r>
      </w:ins>
      <w:ins w:id="610" w:author="Janusio" w:date="2018-03-10T13:16:28Z">
        <w:r>
          <w:rPr>
            <w:rFonts w:hint="eastAsia" w:ascii="Times New Roman" w:hAnsi="Times New Roman"/>
            <w:color w:val="auto"/>
            <w:szCs w:val="21"/>
          </w:rPr>
          <w:t>T</w:t>
        </w:r>
      </w:ins>
      <w:ins w:id="611" w:author="Janusio" w:date="2018-03-10T13:16:28Z">
        <w:r>
          <w:rPr>
            <w:rFonts w:ascii="Times New Roman" w:hAnsi="Times New Roman"/>
            <w:color w:val="auto"/>
            <w:szCs w:val="21"/>
          </w:rPr>
          <w:t xml:space="preserve">rusted </w:t>
        </w:r>
      </w:ins>
      <w:ins w:id="612" w:author="Janusio" w:date="2018-03-10T13:16:28Z">
        <w:r>
          <w:rPr>
            <w:rFonts w:hint="eastAsia" w:ascii="Times New Roman" w:hAnsi="Times New Roman"/>
            <w:color w:val="auto"/>
            <w:szCs w:val="21"/>
          </w:rPr>
          <w:t>P</w:t>
        </w:r>
      </w:ins>
      <w:ins w:id="613" w:author="Janusio" w:date="2018-03-10T13:16:28Z">
        <w:r>
          <w:rPr>
            <w:rFonts w:ascii="Times New Roman" w:hAnsi="Times New Roman"/>
            <w:color w:val="auto"/>
            <w:szCs w:val="21"/>
          </w:rPr>
          <w:t>roperty</w:t>
        </w:r>
      </w:ins>
      <w:ins w:id="614" w:author="Janusio" w:date="2018-03-10T13:16:28Z">
        <w:r>
          <w:rPr>
            <w:rFonts w:hint="eastAsia" w:ascii="Times New Roman" w:hAnsi="Times New Roman"/>
            <w:color w:val="auto"/>
            <w:szCs w:val="21"/>
          </w:rPr>
          <w:t xml:space="preserve">, </w:t>
        </w:r>
      </w:ins>
      <w:ins w:id="615" w:author="Janusio" w:date="2018-03-10T13:16:28Z">
        <w:r>
          <w:rPr>
            <w:rFonts w:ascii="Times New Roman" w:hAnsi="Times New Roman"/>
            <w:color w:val="auto"/>
            <w:szCs w:val="21"/>
          </w:rPr>
          <w:t>TP），其抽象定义如下。</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617" w:author="Janusio" w:date="2018-03-10T13:16:28Z"/>
          <w:rFonts w:ascii="Times New Roman" w:hAnsi="Times New Roman"/>
          <w:color w:val="auto"/>
          <w:szCs w:val="21"/>
        </w:rPr>
        <w:pPrChange w:id="616"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618" w:author="Janusio" w:date="2018-03-10T13:16:28Z">
        <w:r>
          <w:rPr>
            <w:rFonts w:ascii="Times New Roman" w:hAnsi="Times New Roman"/>
            <w:b/>
            <w:bCs/>
            <w:color w:val="auto"/>
            <w:szCs w:val="21"/>
          </w:rPr>
          <w:t>定义2</w:t>
        </w:r>
      </w:ins>
      <w:ins w:id="619" w:author="Janusio" w:date="2018-03-10T13:16:28Z">
        <w:r>
          <w:rPr>
            <w:rFonts w:ascii="Times New Roman" w:hAnsi="Times New Roman"/>
            <w:color w:val="auto"/>
            <w:szCs w:val="21"/>
          </w:rPr>
          <w:t xml:space="preserve"> （TVP-Q</w:t>
        </w:r>
      </w:ins>
      <w:ins w:id="620" w:author="Janusio" w:date="2018-03-10T13:16:28Z">
        <w:r>
          <w:rPr>
            <w:rFonts w:hint="eastAsia" w:ascii="Times New Roman" w:hAnsi="Times New Roman"/>
            <w:color w:val="auto"/>
            <w:szCs w:val="21"/>
          </w:rPr>
          <w:t>T</w:t>
        </w:r>
      </w:ins>
      <w:ins w:id="621" w:author="Janusio" w:date="2018-03-10T13:16:28Z">
        <w:r>
          <w:rPr>
            <w:rFonts w:ascii="Times New Roman" w:hAnsi="Times New Roman"/>
            <w:color w:val="auto"/>
            <w:szCs w:val="21"/>
          </w:rPr>
          <w:t>信任链模型的信任属性TP</w:t>
        </w:r>
      </w:ins>
      <w:ins w:id="622" w:author="Janusio" w:date="2018-03-10T13:16:28Z">
        <w:r>
          <w:rPr>
            <w:rFonts w:ascii="Times New Roman" w:hAnsi="Times New Roman"/>
            <w:color w:val="auto"/>
            <w:szCs w:val="21"/>
            <w:vertAlign w:val="subscript"/>
          </w:rPr>
          <w:t>TVP-Q</w:t>
        </w:r>
      </w:ins>
      <w:ins w:id="623" w:author="Janusio" w:date="2018-03-10T13:16:28Z">
        <w:r>
          <w:rPr>
            <w:rFonts w:hint="eastAsia" w:ascii="Times New Roman" w:hAnsi="Times New Roman"/>
            <w:color w:val="auto"/>
            <w:szCs w:val="21"/>
            <w:vertAlign w:val="subscript"/>
          </w:rPr>
          <w:t>T</w:t>
        </w:r>
      </w:ins>
      <w:ins w:id="624" w:author="Janusio" w:date="2018-03-10T13:16:28Z">
        <w:r>
          <w:rPr>
            <w:rFonts w:ascii="Times New Roman" w:hAnsi="Times New Roman"/>
            <w:color w:val="auto"/>
            <w:szCs w:val="21"/>
          </w:rPr>
          <w:t>）根据上文对TVP-Q</w:t>
        </w:r>
      </w:ins>
      <w:ins w:id="625" w:author="Janusio" w:date="2018-03-10T13:16:28Z">
        <w:r>
          <w:rPr>
            <w:rFonts w:hint="eastAsia" w:ascii="Times New Roman" w:hAnsi="Times New Roman"/>
            <w:color w:val="auto"/>
            <w:szCs w:val="21"/>
          </w:rPr>
          <w:t>T</w:t>
        </w:r>
      </w:ins>
      <w:ins w:id="626" w:author="Janusio" w:date="2018-03-10T13:16:28Z">
        <w:r>
          <w:rPr>
            <w:rFonts w:ascii="Times New Roman" w:hAnsi="Times New Roman"/>
            <w:color w:val="auto"/>
            <w:szCs w:val="21"/>
          </w:rPr>
          <w:t>信任属性的描述，TVP-Q</w:t>
        </w:r>
      </w:ins>
      <w:ins w:id="627" w:author="Janusio" w:date="2018-03-10T13:16:28Z">
        <w:r>
          <w:rPr>
            <w:rFonts w:hint="eastAsia" w:ascii="Times New Roman" w:hAnsi="Times New Roman"/>
            <w:color w:val="auto"/>
            <w:szCs w:val="21"/>
          </w:rPr>
          <w:t>T</w:t>
        </w:r>
      </w:ins>
      <w:ins w:id="628" w:author="Janusio" w:date="2018-03-10T13:16:28Z">
        <w:r>
          <w:rPr>
            <w:rFonts w:ascii="Times New Roman" w:hAnsi="Times New Roman"/>
            <w:color w:val="auto"/>
            <w:szCs w:val="21"/>
          </w:rPr>
          <w:t>的信任属性应该定义为一个二元组TP</w:t>
        </w:r>
      </w:ins>
      <w:ins w:id="629" w:author="Janusio" w:date="2018-03-10T13:16:28Z">
        <w:r>
          <w:rPr>
            <w:rFonts w:ascii="Times New Roman" w:hAnsi="Times New Roman"/>
            <w:color w:val="auto"/>
            <w:szCs w:val="21"/>
            <w:vertAlign w:val="subscript"/>
          </w:rPr>
          <w:t>TVP-Q</w:t>
        </w:r>
      </w:ins>
      <w:ins w:id="630" w:author="Janusio" w:date="2018-03-10T13:16:28Z">
        <w:r>
          <w:rPr>
            <w:rFonts w:hint="eastAsia" w:ascii="Times New Roman" w:hAnsi="Times New Roman"/>
            <w:color w:val="auto"/>
            <w:szCs w:val="21"/>
            <w:vertAlign w:val="subscript"/>
          </w:rPr>
          <w:t>T</w:t>
        </w:r>
      </w:ins>
      <w:ins w:id="631" w:author="Janusio" w:date="2018-03-10T13:16:28Z">
        <w:r>
          <w:rPr>
            <w:rFonts w:ascii="Times New Roman" w:hAnsi="Times New Roman"/>
            <w:color w:val="auto"/>
            <w:szCs w:val="21"/>
          </w:rPr>
          <w:t>:={TC</w:t>
        </w:r>
      </w:ins>
      <w:ins w:id="632" w:author="Janusio" w:date="2018-03-10T13:16:28Z">
        <w:r>
          <w:rPr>
            <w:rFonts w:ascii="Times New Roman" w:hAnsi="Times New Roman"/>
            <w:color w:val="auto"/>
            <w:szCs w:val="21"/>
            <w:vertAlign w:val="subscript"/>
          </w:rPr>
          <w:t>TVP-Q</w:t>
        </w:r>
      </w:ins>
      <w:ins w:id="633" w:author="Janusio" w:date="2018-03-10T13:16:28Z">
        <w:r>
          <w:rPr>
            <w:rFonts w:hint="eastAsia" w:ascii="Times New Roman" w:hAnsi="Times New Roman"/>
            <w:color w:val="auto"/>
            <w:szCs w:val="21"/>
            <w:vertAlign w:val="subscript"/>
          </w:rPr>
          <w:t>T</w:t>
        </w:r>
      </w:ins>
      <w:ins w:id="634" w:author="Janusio" w:date="2018-03-10T13:16:28Z">
        <w:r>
          <w:rPr>
            <w:rFonts w:hint="eastAsia" w:ascii="Times New Roman" w:hAnsi="Times New Roman"/>
            <w:color w:val="auto"/>
            <w:szCs w:val="21"/>
          </w:rPr>
          <w:t>,</w:t>
        </w:r>
      </w:ins>
      <w:ins w:id="635" w:author="Janusio" w:date="2018-03-10T13:16:28Z">
        <w:r>
          <w:rPr>
            <w:rFonts w:ascii="Times New Roman" w:hAnsi="Times New Roman"/>
            <w:color w:val="auto"/>
            <w:szCs w:val="21"/>
          </w:rPr>
          <w:t>Ver</w:t>
        </w:r>
      </w:ins>
      <w:ins w:id="636" w:author="Janusio" w:date="2018-03-10T13:16:28Z">
        <w:r>
          <w:rPr>
            <w:rFonts w:ascii="Times New Roman" w:hAnsi="Times New Roman"/>
            <w:color w:val="auto"/>
            <w:szCs w:val="21"/>
            <w:vertAlign w:val="subscript"/>
          </w:rPr>
          <w:t>TVP-Q</w:t>
        </w:r>
      </w:ins>
      <w:ins w:id="637" w:author="Janusio" w:date="2018-03-10T13:16:28Z">
        <w:r>
          <w:rPr>
            <w:rFonts w:hint="eastAsia" w:ascii="Times New Roman" w:hAnsi="Times New Roman"/>
            <w:color w:val="auto"/>
            <w:szCs w:val="21"/>
            <w:vertAlign w:val="subscript"/>
          </w:rPr>
          <w:t>T</w:t>
        </w:r>
      </w:ins>
      <w:ins w:id="638" w:author="Janusio" w:date="2018-03-10T13:16:28Z">
        <w:r>
          <w:rPr>
            <w:rFonts w:ascii="Times New Roman" w:hAnsi="Times New Roman"/>
            <w:color w:val="auto"/>
            <w:szCs w:val="21"/>
          </w:rPr>
          <w:t>}，其中TC</w:t>
        </w:r>
      </w:ins>
      <w:ins w:id="639" w:author="Janusio" w:date="2018-03-10T13:16:28Z">
        <w:r>
          <w:rPr>
            <w:rFonts w:ascii="Times New Roman" w:hAnsi="Times New Roman"/>
            <w:color w:val="auto"/>
            <w:szCs w:val="21"/>
            <w:vertAlign w:val="subscript"/>
          </w:rPr>
          <w:t>TVP-Q</w:t>
        </w:r>
      </w:ins>
      <w:ins w:id="640" w:author="Janusio" w:date="2018-03-10T13:16:28Z">
        <w:r>
          <w:rPr>
            <w:rFonts w:hint="eastAsia" w:ascii="Times New Roman" w:hAnsi="Times New Roman"/>
            <w:color w:val="auto"/>
            <w:szCs w:val="21"/>
            <w:vertAlign w:val="subscript"/>
          </w:rPr>
          <w:t>T</w:t>
        </w:r>
      </w:ins>
      <w:ins w:id="641" w:author="Janusio" w:date="2018-03-10T13:16:28Z">
        <w:r>
          <w:rPr>
            <w:rFonts w:ascii="Times New Roman" w:hAnsi="Times New Roman"/>
            <w:color w:val="auto"/>
            <w:szCs w:val="21"/>
          </w:rPr>
          <w:t>表示TVP-Q</w:t>
        </w:r>
      </w:ins>
      <w:ins w:id="642" w:author="Janusio" w:date="2018-03-10T13:16:28Z">
        <w:r>
          <w:rPr>
            <w:rFonts w:hint="eastAsia" w:ascii="Times New Roman" w:hAnsi="Times New Roman"/>
            <w:color w:val="auto"/>
            <w:szCs w:val="21"/>
          </w:rPr>
          <w:t>T</w:t>
        </w:r>
      </w:ins>
      <w:ins w:id="643" w:author="Janusio" w:date="2018-03-10T13:16:28Z">
        <w:r>
          <w:rPr>
            <w:rFonts w:ascii="Times New Roman" w:hAnsi="Times New Roman"/>
            <w:color w:val="auto"/>
            <w:szCs w:val="21"/>
          </w:rPr>
          <w:t>信任链模型构建时所包含的可信组件传递序列，即上文对TVP-Q</w:t>
        </w:r>
      </w:ins>
      <w:ins w:id="644" w:author="Janusio" w:date="2018-03-10T13:16:28Z">
        <w:r>
          <w:rPr>
            <w:rFonts w:hint="eastAsia" w:ascii="Times New Roman" w:hAnsi="Times New Roman"/>
            <w:color w:val="auto"/>
            <w:szCs w:val="21"/>
          </w:rPr>
          <w:t>T</w:t>
        </w:r>
      </w:ins>
      <w:ins w:id="645" w:author="Janusio" w:date="2018-03-10T13:16:28Z">
        <w:r>
          <w:rPr>
            <w:rFonts w:ascii="Times New Roman" w:hAnsi="Times New Roman"/>
            <w:color w:val="auto"/>
            <w:szCs w:val="21"/>
          </w:rPr>
          <w:t>信任链模型具体构建过程的描述的各个组件序列。Ver</w:t>
        </w:r>
      </w:ins>
      <w:ins w:id="646" w:author="Janusio" w:date="2018-03-10T13:16:28Z">
        <w:r>
          <w:rPr>
            <w:rFonts w:ascii="Times New Roman" w:hAnsi="Times New Roman"/>
            <w:color w:val="auto"/>
            <w:szCs w:val="21"/>
            <w:vertAlign w:val="subscript"/>
          </w:rPr>
          <w:t>TVP-Q</w:t>
        </w:r>
      </w:ins>
      <w:ins w:id="647" w:author="Janusio" w:date="2018-03-10T13:16:28Z">
        <w:r>
          <w:rPr>
            <w:rFonts w:hint="eastAsia" w:ascii="Times New Roman" w:hAnsi="Times New Roman"/>
            <w:color w:val="auto"/>
            <w:szCs w:val="21"/>
            <w:vertAlign w:val="subscript"/>
          </w:rPr>
          <w:t>T</w:t>
        </w:r>
      </w:ins>
      <w:ins w:id="648" w:author="Janusio" w:date="2018-03-10T13:16:28Z">
        <w:r>
          <w:rPr>
            <w:rFonts w:ascii="Times New Roman" w:hAnsi="Times New Roman"/>
            <w:color w:val="auto"/>
            <w:szCs w:val="21"/>
          </w:rPr>
          <w:t>表示为对TVP-Q</w:t>
        </w:r>
      </w:ins>
      <w:ins w:id="649" w:author="Janusio" w:date="2018-03-10T13:16:28Z">
        <w:r>
          <w:rPr>
            <w:rFonts w:hint="eastAsia" w:ascii="Times New Roman" w:hAnsi="Times New Roman"/>
            <w:color w:val="auto"/>
            <w:szCs w:val="21"/>
          </w:rPr>
          <w:t>T</w:t>
        </w:r>
      </w:ins>
      <w:ins w:id="650" w:author="Janusio" w:date="2018-03-10T13:16:28Z">
        <w:r>
          <w:rPr>
            <w:rFonts w:ascii="Times New Roman" w:hAnsi="Times New Roman"/>
            <w:color w:val="auto"/>
            <w:szCs w:val="21"/>
          </w:rPr>
          <w:t>信任链模型执行序列的远程认证。</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ins w:id="652" w:author="Janusio" w:date="2018-03-10T13:16:28Z"/>
          <w:rFonts w:ascii="Times New Roman" w:hAnsi="Times New Roman"/>
          <w:color w:val="auto"/>
          <w:szCs w:val="21"/>
        </w:rPr>
        <w:pPrChange w:id="651"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270" w:firstLineChars="150"/>
            <w:jc w:val="both"/>
            <w:textAlignment w:val="auto"/>
            <w:outlineLvl w:val="9"/>
          </w:pPr>
        </w:pPrChange>
      </w:pPr>
      <w:ins w:id="653" w:author="Janusio" w:date="2018-03-10T13:16:28Z">
        <w:r>
          <w:rPr>
            <w:rFonts w:ascii="Times New Roman" w:hAnsi="Times New Roman"/>
            <w:color w:val="auto"/>
            <w:szCs w:val="21"/>
          </w:rPr>
          <w:t xml:space="preserve"> 按照3.1节对TVP-QT中相应功能组件的定义，该TVP-Q</w:t>
        </w:r>
      </w:ins>
      <w:ins w:id="654" w:author="Janusio" w:date="2018-03-10T13:16:28Z">
        <w:r>
          <w:rPr>
            <w:rFonts w:hint="eastAsia" w:ascii="Times New Roman" w:hAnsi="Times New Roman"/>
            <w:color w:val="auto"/>
            <w:szCs w:val="21"/>
          </w:rPr>
          <w:t>T</w:t>
        </w:r>
      </w:ins>
      <w:ins w:id="655" w:author="Janusio" w:date="2018-03-10T13:16:28Z">
        <w:r>
          <w:rPr>
            <w:rFonts w:ascii="Times New Roman" w:hAnsi="Times New Roman"/>
            <w:color w:val="auto"/>
            <w:szCs w:val="21"/>
          </w:rPr>
          <w:t>信任属性可以进一步细分为：</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657" w:author="Janusio" w:date="2018-03-10T13:16:28Z"/>
          <w:rFonts w:ascii="Times New Roman" w:hAnsi="Times New Roman"/>
          <w:color w:val="auto"/>
          <w:szCs w:val="21"/>
        </w:rPr>
        <w:pPrChange w:id="656"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658" w:author="Janusio" w:date="2018-03-10T13:16:28Z">
        <w:r>
          <w:rPr>
            <w:rFonts w:ascii="Times New Roman" w:hAnsi="Times New Roman"/>
            <w:color w:val="auto"/>
            <w:szCs w:val="21"/>
          </w:rPr>
          <w:t>TP</w:t>
        </w:r>
      </w:ins>
      <w:ins w:id="659" w:author="Janusio" w:date="2018-03-10T13:16:28Z">
        <w:r>
          <w:rPr>
            <w:rFonts w:ascii="Times New Roman" w:hAnsi="Times New Roman"/>
            <w:color w:val="auto"/>
            <w:szCs w:val="21"/>
            <w:vertAlign w:val="subscript"/>
          </w:rPr>
          <w:t>TVP-QT</w:t>
        </w:r>
      </w:ins>
      <w:ins w:id="660" w:author="Janusio" w:date="2018-03-10T13:16:28Z">
        <w:r>
          <w:rPr>
            <w:rFonts w:ascii="Times New Roman" w:hAnsi="Times New Roman"/>
            <w:color w:val="auto"/>
            <w:szCs w:val="21"/>
          </w:rPr>
          <w:t>:={TC</w:t>
        </w:r>
      </w:ins>
      <w:ins w:id="661" w:author="Janusio" w:date="2018-03-10T13:16:28Z">
        <w:r>
          <w:rPr>
            <w:rFonts w:ascii="Times New Roman" w:hAnsi="Times New Roman"/>
            <w:color w:val="auto"/>
            <w:szCs w:val="21"/>
            <w:vertAlign w:val="subscript"/>
          </w:rPr>
          <w:t>TVP-Q</w:t>
        </w:r>
      </w:ins>
      <w:ins w:id="662" w:author="Janusio" w:date="2018-03-10T13:16:28Z">
        <w:r>
          <w:rPr>
            <w:rFonts w:hint="eastAsia" w:ascii="Times New Roman" w:hAnsi="Times New Roman"/>
            <w:color w:val="auto"/>
            <w:szCs w:val="21"/>
            <w:vertAlign w:val="subscript"/>
          </w:rPr>
          <w:t>T</w:t>
        </w:r>
      </w:ins>
      <w:ins w:id="663" w:author="Janusio" w:date="2018-03-10T13:16:28Z">
        <w:r>
          <w:rPr>
            <w:rFonts w:hint="eastAsia" w:ascii="Times New Roman" w:hAnsi="Times New Roman"/>
            <w:color w:val="auto"/>
            <w:szCs w:val="21"/>
          </w:rPr>
          <w:t>,</w:t>
        </w:r>
      </w:ins>
      <w:ins w:id="664" w:author="Janusio" w:date="2018-03-10T13:16:28Z">
        <w:r>
          <w:rPr>
            <w:rFonts w:ascii="Times New Roman" w:hAnsi="Times New Roman"/>
            <w:color w:val="auto"/>
            <w:szCs w:val="21"/>
          </w:rPr>
          <w:t>Ver</w:t>
        </w:r>
      </w:ins>
      <w:ins w:id="665" w:author="Janusio" w:date="2018-03-10T13:16:28Z">
        <w:r>
          <w:rPr>
            <w:rFonts w:ascii="Times New Roman" w:hAnsi="Times New Roman"/>
            <w:color w:val="auto"/>
            <w:szCs w:val="21"/>
            <w:vertAlign w:val="subscript"/>
          </w:rPr>
          <w:t>TVP-Q</w:t>
        </w:r>
      </w:ins>
      <w:ins w:id="666" w:author="Janusio" w:date="2018-03-10T13:16:28Z">
        <w:r>
          <w:rPr>
            <w:rFonts w:hint="eastAsia" w:ascii="Times New Roman" w:hAnsi="Times New Roman"/>
            <w:color w:val="auto"/>
            <w:szCs w:val="21"/>
            <w:vertAlign w:val="subscript"/>
          </w:rPr>
          <w:t>T</w:t>
        </w:r>
      </w:ins>
      <w:ins w:id="667" w:author="Janusio" w:date="2018-03-10T13:16:28Z">
        <w:r>
          <w:rPr>
            <w:rFonts w:ascii="Times New Roman" w:hAnsi="Times New Roman"/>
            <w:color w:val="auto"/>
            <w:szCs w:val="21"/>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ins w:id="669" w:author="Janusio" w:date="2018-03-10T13:16:28Z"/>
          <w:rFonts w:ascii="Times New Roman" w:hAnsi="Times New Roman"/>
          <w:color w:val="auto"/>
          <w:szCs w:val="21"/>
        </w:rPr>
        <w:pPrChange w:id="668"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50" w:firstLineChars="250"/>
            <w:jc w:val="both"/>
            <w:textAlignment w:val="auto"/>
            <w:outlineLvl w:val="9"/>
          </w:pPr>
        </w:pPrChange>
      </w:pPr>
      <w:ins w:id="670" w:author="Janusio" w:date="2018-03-10T13:16:28Z">
        <w:r>
          <w:rPr>
            <w:rFonts w:ascii="Times New Roman" w:hAnsi="Times New Roman"/>
            <w:color w:val="auto"/>
            <w:szCs w:val="21"/>
          </w:rPr>
          <w:t xml:space="preserve">       ={</w:t>
        </w:r>
      </w:ins>
      <w:ins w:id="671" w:author="Janusio" w:date="2018-03-10T13:16:28Z">
        <w:r>
          <w:rPr>
            <w:rFonts w:hint="eastAsia" w:ascii="Times New Roman" w:hAnsi="Times New Roman"/>
            <w:color w:val="auto"/>
            <w:szCs w:val="21"/>
          </w:rPr>
          <w:t>(</w:t>
        </w:r>
      </w:ins>
      <w:ins w:id="672" w:author="Janusio" w:date="2018-03-10T13:16:28Z">
        <w:r>
          <w:rPr>
            <w:rFonts w:ascii="Times New Roman" w:hAnsi="Times New Roman"/>
            <w:color w:val="auto"/>
            <w:szCs w:val="21"/>
          </w:rPr>
          <w:t>TC</w:t>
        </w:r>
      </w:ins>
      <w:ins w:id="673" w:author="Janusio" w:date="2018-03-10T13:16:28Z">
        <w:r>
          <w:rPr>
            <w:rFonts w:ascii="Times New Roman" w:hAnsi="Times New Roman"/>
            <w:color w:val="auto"/>
            <w:szCs w:val="21"/>
            <w:vertAlign w:val="subscript"/>
          </w:rPr>
          <w:t>m</w:t>
        </w:r>
      </w:ins>
      <w:ins w:id="674" w:author="Janusio" w:date="2018-03-10T13:16:28Z">
        <w:r>
          <w:rPr>
            <w:rFonts w:hint="eastAsia" w:ascii="Times New Roman" w:hAnsi="Times New Roman"/>
            <w:color w:val="auto"/>
            <w:szCs w:val="21"/>
          </w:rPr>
          <w:t>,</w:t>
        </w:r>
      </w:ins>
      <w:ins w:id="675" w:author="Janusio" w:date="2018-03-10T13:16:28Z">
        <w:r>
          <w:rPr>
            <w:rFonts w:ascii="Times New Roman" w:hAnsi="Times New Roman"/>
            <w:color w:val="auto"/>
            <w:szCs w:val="21"/>
          </w:rPr>
          <w:t>TC</w:t>
        </w:r>
      </w:ins>
      <w:ins w:id="676" w:author="Janusio" w:date="2018-03-10T13:16:28Z">
        <w:r>
          <w:rPr>
            <w:rFonts w:ascii="Times New Roman" w:hAnsi="Times New Roman"/>
            <w:color w:val="auto"/>
            <w:szCs w:val="21"/>
            <w:vertAlign w:val="subscript"/>
          </w:rPr>
          <w:t>vRT</w:t>
        </w:r>
      </w:ins>
      <w:ins w:id="677" w:author="Janusio" w:date="2018-03-10T13:16:28Z">
        <w:r>
          <w:rPr>
            <w:rFonts w:hint="eastAsia" w:ascii="Times New Roman" w:hAnsi="Times New Roman"/>
            <w:color w:val="auto"/>
            <w:szCs w:val="21"/>
            <w:vertAlign w:val="subscript"/>
          </w:rPr>
          <w:t>,</w:t>
        </w:r>
      </w:ins>
      <w:ins w:id="678" w:author="Janusio" w:date="2018-03-10T13:16:28Z">
        <w:r>
          <w:rPr>
            <w:rFonts w:hint="eastAsia" w:ascii="Times New Roman" w:hAnsi="Times New Roman"/>
            <w:color w:val="auto"/>
            <w:szCs w:val="21"/>
          </w:rPr>
          <w:t>,</w:t>
        </w:r>
      </w:ins>
      <w:ins w:id="679" w:author="Janusio" w:date="2018-03-10T13:16:28Z">
        <w:r>
          <w:rPr>
            <w:rFonts w:ascii="Times New Roman" w:hAnsi="Times New Roman"/>
            <w:color w:val="auto"/>
            <w:szCs w:val="21"/>
          </w:rPr>
          <w:t>TC</w:t>
        </w:r>
      </w:ins>
      <w:ins w:id="680" w:author="Janusio" w:date="2018-03-10T13:16:28Z">
        <w:r>
          <w:rPr>
            <w:rFonts w:ascii="Times New Roman" w:hAnsi="Times New Roman"/>
            <w:color w:val="auto"/>
            <w:szCs w:val="21"/>
            <w:vertAlign w:val="subscript"/>
          </w:rPr>
          <w:t>vm</w:t>
        </w:r>
      </w:ins>
      <w:ins w:id="681" w:author="Janusio" w:date="2018-03-10T13:16:28Z">
        <w:r>
          <w:rPr>
            <w:rFonts w:hint="eastAsia" w:ascii="Times New Roman" w:hAnsi="Times New Roman"/>
            <w:color w:val="auto"/>
            <w:szCs w:val="21"/>
          </w:rPr>
          <w:t>),</w:t>
        </w:r>
      </w:ins>
      <w:ins w:id="682" w:author="Janusio" w:date="2018-03-10T13:16:28Z">
        <w:r>
          <w:rPr>
            <w:rFonts w:ascii="Times New Roman" w:hAnsi="Times New Roman"/>
            <w:color w:val="auto"/>
            <w:szCs w:val="21"/>
          </w:rPr>
          <w:t xml:space="preserve"> </w:t>
        </w:r>
      </w:ins>
      <w:ins w:id="683" w:author="Janusio" w:date="2018-03-10T13:16:28Z">
        <w:r>
          <w:rPr>
            <w:rFonts w:hint="eastAsia" w:ascii="Times New Roman" w:hAnsi="Times New Roman"/>
            <w:color w:val="auto"/>
            <w:szCs w:val="21"/>
          </w:rPr>
          <w:t>(</w:t>
        </w:r>
      </w:ins>
      <w:ins w:id="684" w:author="Janusio" w:date="2018-03-10T13:16:28Z">
        <w:r>
          <w:rPr>
            <w:rFonts w:ascii="Times New Roman" w:hAnsi="Times New Roman"/>
            <w:color w:val="auto"/>
            <w:szCs w:val="21"/>
          </w:rPr>
          <w:t>Ver</w:t>
        </w:r>
      </w:ins>
      <w:ins w:id="685" w:author="Janusio" w:date="2018-03-10T13:16:28Z">
        <w:r>
          <w:rPr>
            <w:rFonts w:ascii="Times New Roman" w:hAnsi="Times New Roman"/>
            <w:color w:val="auto"/>
            <w:szCs w:val="21"/>
            <w:vertAlign w:val="subscript"/>
          </w:rPr>
          <w:t>m</w:t>
        </w:r>
      </w:ins>
      <w:ins w:id="686" w:author="Janusio" w:date="2018-03-10T13:16:28Z">
        <w:r>
          <w:rPr>
            <w:rFonts w:hint="eastAsia" w:ascii="Times New Roman" w:hAnsi="Times New Roman"/>
            <w:color w:val="auto"/>
            <w:szCs w:val="21"/>
          </w:rPr>
          <w:t>,</w:t>
        </w:r>
      </w:ins>
      <w:ins w:id="687" w:author="Janusio" w:date="2018-03-10T13:16:28Z">
        <w:r>
          <w:rPr>
            <w:rFonts w:ascii="Times New Roman" w:hAnsi="Times New Roman"/>
            <w:color w:val="auto"/>
            <w:szCs w:val="21"/>
          </w:rPr>
          <w:t xml:space="preserve"> Ver</w:t>
        </w:r>
      </w:ins>
      <w:ins w:id="688" w:author="Janusio" w:date="2018-03-10T13:16:28Z">
        <w:r>
          <w:rPr>
            <w:rFonts w:ascii="Times New Roman" w:hAnsi="Times New Roman"/>
            <w:color w:val="auto"/>
            <w:szCs w:val="21"/>
            <w:vertAlign w:val="subscript"/>
          </w:rPr>
          <w:t>vRT</w:t>
        </w:r>
      </w:ins>
      <w:ins w:id="689" w:author="Janusio" w:date="2018-03-10T13:16:28Z">
        <w:r>
          <w:rPr>
            <w:rFonts w:hint="eastAsia" w:ascii="Times New Roman" w:hAnsi="Times New Roman"/>
            <w:color w:val="auto"/>
            <w:szCs w:val="21"/>
            <w:vertAlign w:val="subscript"/>
          </w:rPr>
          <w:t>,</w:t>
        </w:r>
      </w:ins>
      <w:ins w:id="690" w:author="Janusio" w:date="2018-03-10T13:16:28Z">
        <w:r>
          <w:rPr>
            <w:rFonts w:hint="eastAsia" w:ascii="Times New Roman" w:hAnsi="Times New Roman"/>
            <w:color w:val="auto"/>
            <w:szCs w:val="21"/>
          </w:rPr>
          <w:t>,</w:t>
        </w:r>
      </w:ins>
      <w:ins w:id="691" w:author="Janusio" w:date="2018-03-10T13:16:28Z">
        <w:r>
          <w:rPr>
            <w:rFonts w:ascii="Times New Roman" w:hAnsi="Times New Roman"/>
            <w:color w:val="auto"/>
            <w:szCs w:val="21"/>
          </w:rPr>
          <w:t xml:space="preserve"> Ver</w:t>
        </w:r>
      </w:ins>
      <w:ins w:id="692" w:author="Janusio" w:date="2018-03-10T13:16:28Z">
        <w:r>
          <w:rPr>
            <w:rFonts w:ascii="Times New Roman" w:hAnsi="Times New Roman"/>
            <w:color w:val="auto"/>
            <w:szCs w:val="21"/>
            <w:vertAlign w:val="subscript"/>
          </w:rPr>
          <w:t>vm</w:t>
        </w:r>
      </w:ins>
      <w:ins w:id="693" w:author="Janusio" w:date="2018-03-10T13:16:28Z">
        <w:r>
          <w:rPr>
            <w:rFonts w:hint="eastAsia" w:ascii="Times New Roman" w:hAnsi="Times New Roman"/>
            <w:color w:val="auto"/>
            <w:szCs w:val="21"/>
          </w:rPr>
          <w:t>)</w:t>
        </w:r>
      </w:ins>
      <w:ins w:id="694" w:author="Janusio" w:date="2018-03-10T13:16:28Z">
        <w:r>
          <w:rPr>
            <w:rFonts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ins w:id="696" w:author="Janusio" w:date="2018-03-10T13:16:28Z"/>
          <w:rFonts w:ascii="Times New Roman" w:hAnsi="Times New Roman"/>
          <w:color w:val="auto"/>
          <w:szCs w:val="21"/>
        </w:rPr>
        <w:pPrChange w:id="695"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1080" w:firstLineChars="600"/>
            <w:jc w:val="both"/>
            <w:textAlignment w:val="auto"/>
            <w:outlineLvl w:val="9"/>
          </w:pPr>
        </w:pPrChange>
      </w:pPr>
      <w:ins w:id="697" w:author="Janusio" w:date="2018-03-10T13:16:28Z">
        <w:r>
          <w:rPr>
            <w:rFonts w:ascii="Times New Roman" w:hAnsi="Times New Roman"/>
            <w:color w:val="auto"/>
            <w:szCs w:val="21"/>
          </w:rPr>
          <w:t>={</w:t>
        </w:r>
      </w:ins>
      <w:ins w:id="698" w:author="Janusio" w:date="2018-03-10T13:16:28Z">
        <w:r>
          <w:rPr>
            <w:rFonts w:hint="eastAsia" w:ascii="Times New Roman" w:hAnsi="Times New Roman"/>
            <w:color w:val="auto"/>
            <w:szCs w:val="21"/>
          </w:rPr>
          <w:t>(</w:t>
        </w:r>
      </w:ins>
      <w:ins w:id="699" w:author="Janusio" w:date="2018-03-10T13:16:28Z">
        <w:r>
          <w:rPr>
            <w:rFonts w:ascii="Times New Roman" w:hAnsi="Times New Roman"/>
            <w:color w:val="auto"/>
            <w:szCs w:val="21"/>
          </w:rPr>
          <w:t>TC</w:t>
        </w:r>
      </w:ins>
      <w:ins w:id="700" w:author="Janusio" w:date="2018-03-10T13:16:28Z">
        <w:r>
          <w:rPr>
            <w:rFonts w:ascii="Times New Roman" w:hAnsi="Times New Roman"/>
            <w:color w:val="auto"/>
            <w:szCs w:val="21"/>
            <w:vertAlign w:val="subscript"/>
          </w:rPr>
          <w:t>m</w:t>
        </w:r>
      </w:ins>
      <w:ins w:id="701" w:author="Janusio" w:date="2018-03-10T13:16:28Z">
        <w:r>
          <w:rPr>
            <w:rFonts w:hint="eastAsia" w:ascii="Times New Roman" w:hAnsi="Times New Roman"/>
            <w:color w:val="auto"/>
            <w:szCs w:val="21"/>
          </w:rPr>
          <w:t>,(</w:t>
        </w:r>
      </w:ins>
      <w:ins w:id="702" w:author="Janusio" w:date="2018-03-10T13:16:28Z">
        <w:r>
          <w:rPr>
            <w:rFonts w:ascii="Times New Roman" w:hAnsi="Times New Roman"/>
            <w:color w:val="auto"/>
            <w:szCs w:val="21"/>
          </w:rPr>
          <w:t>TC</w:t>
        </w:r>
      </w:ins>
      <w:ins w:id="703" w:author="Janusio" w:date="2018-03-10T13:16:28Z">
        <w:r>
          <w:rPr>
            <w:rFonts w:hint="eastAsia" w:ascii="Times New Roman" w:hAnsi="Times New Roman"/>
            <w:color w:val="auto"/>
            <w:szCs w:val="21"/>
            <w:vertAlign w:val="subscript"/>
          </w:rPr>
          <w:t>TJP</w:t>
        </w:r>
      </w:ins>
      <w:ins w:id="704" w:author="Janusio" w:date="2018-03-10T13:16:28Z">
        <w:r>
          <w:rPr>
            <w:rFonts w:hint="eastAsia" w:ascii="Times New Roman" w:hAnsi="Times New Roman"/>
            <w:color w:val="auto"/>
            <w:szCs w:val="21"/>
          </w:rPr>
          <w:t>,</w:t>
        </w:r>
      </w:ins>
      <w:ins w:id="705" w:author="Janusio" w:date="2018-03-10T13:16:28Z">
        <w:r>
          <w:rPr>
            <w:rFonts w:ascii="Times New Roman" w:hAnsi="Times New Roman"/>
            <w:color w:val="auto"/>
            <w:szCs w:val="21"/>
          </w:rPr>
          <w:t>TC</w:t>
        </w:r>
      </w:ins>
      <w:ins w:id="706" w:author="Janusio" w:date="2018-03-10T13:16:28Z">
        <w:r>
          <w:rPr>
            <w:rFonts w:ascii="Times New Roman" w:hAnsi="Times New Roman"/>
            <w:color w:val="auto"/>
            <w:szCs w:val="21"/>
            <w:vertAlign w:val="subscript"/>
          </w:rPr>
          <w:t>vTPM</w:t>
        </w:r>
      </w:ins>
      <w:ins w:id="707" w:author="Janusio" w:date="2018-03-10T13:16:28Z">
        <w:r>
          <w:rPr>
            <w:rFonts w:hint="eastAsia" w:ascii="Times New Roman" w:hAnsi="Times New Roman"/>
            <w:color w:val="auto"/>
            <w:szCs w:val="21"/>
          </w:rPr>
          <w:t>),</w:t>
        </w:r>
      </w:ins>
      <w:ins w:id="708" w:author="Janusio" w:date="2018-03-10T13:16:28Z">
        <w:r>
          <w:rPr>
            <w:rFonts w:ascii="Times New Roman" w:hAnsi="Times New Roman"/>
            <w:color w:val="auto"/>
            <w:szCs w:val="21"/>
          </w:rPr>
          <w:t>TC</w:t>
        </w:r>
      </w:ins>
      <w:ins w:id="709" w:author="Janusio" w:date="2018-03-10T13:16:28Z">
        <w:r>
          <w:rPr>
            <w:rFonts w:ascii="Times New Roman" w:hAnsi="Times New Roman"/>
            <w:color w:val="auto"/>
            <w:szCs w:val="21"/>
            <w:vertAlign w:val="subscript"/>
          </w:rPr>
          <w:t>vm</w:t>
        </w:r>
      </w:ins>
      <w:ins w:id="710" w:author="Janusio" w:date="2018-03-10T13:16:28Z">
        <w:r>
          <w:rPr>
            <w:rFonts w:hint="eastAsia" w:ascii="Times New Roman" w:hAnsi="Times New Roman"/>
            <w:color w:val="auto"/>
            <w:szCs w:val="21"/>
          </w:rPr>
          <w:t>),(</w:t>
        </w:r>
      </w:ins>
      <w:ins w:id="711" w:author="Janusio" w:date="2018-03-10T13:16:28Z">
        <w:r>
          <w:rPr>
            <w:rFonts w:ascii="Times New Roman" w:hAnsi="Times New Roman"/>
            <w:color w:val="auto"/>
            <w:szCs w:val="21"/>
          </w:rPr>
          <w:t>Ver</w:t>
        </w:r>
      </w:ins>
      <w:ins w:id="712" w:author="Janusio" w:date="2018-03-10T13:16:28Z">
        <w:r>
          <w:rPr>
            <w:rFonts w:ascii="Times New Roman" w:hAnsi="Times New Roman"/>
            <w:color w:val="auto"/>
            <w:szCs w:val="21"/>
            <w:vertAlign w:val="subscript"/>
          </w:rPr>
          <w:t>m</w:t>
        </w:r>
      </w:ins>
      <w:ins w:id="713" w:author="Janusio" w:date="2018-03-10T13:16:28Z">
        <w:r>
          <w:rPr>
            <w:rFonts w:hint="eastAsia" w:ascii="Times New Roman" w:hAnsi="Times New Roman"/>
            <w:color w:val="auto"/>
            <w:szCs w:val="21"/>
          </w:rPr>
          <w:t>,(</w:t>
        </w:r>
      </w:ins>
      <w:ins w:id="714" w:author="Janusio" w:date="2018-03-10T13:16:28Z">
        <w:r>
          <w:rPr>
            <w:rFonts w:ascii="Times New Roman" w:hAnsi="Times New Roman"/>
            <w:color w:val="auto"/>
            <w:szCs w:val="21"/>
          </w:rPr>
          <w:t>Ver</w:t>
        </w:r>
      </w:ins>
      <w:ins w:id="715" w:author="Janusio" w:date="2018-03-10T13:16:28Z">
        <w:r>
          <w:rPr>
            <w:rFonts w:hint="eastAsia" w:ascii="Times New Roman" w:hAnsi="Times New Roman"/>
            <w:color w:val="auto"/>
            <w:szCs w:val="21"/>
            <w:vertAlign w:val="subscript"/>
          </w:rPr>
          <w:t>TJP</w:t>
        </w:r>
      </w:ins>
      <w:ins w:id="716" w:author="Janusio" w:date="2018-03-10T13:16:28Z">
        <w:r>
          <w:rPr>
            <w:rFonts w:hint="eastAsia" w:ascii="Times New Roman" w:hAnsi="Times New Roman"/>
            <w:color w:val="auto"/>
            <w:szCs w:val="21"/>
          </w:rPr>
          <w:t>,</w:t>
        </w:r>
      </w:ins>
      <w:ins w:id="717" w:author="Janusio" w:date="2018-03-10T13:16:28Z">
        <w:r>
          <w:rPr>
            <w:rFonts w:ascii="Times New Roman" w:hAnsi="Times New Roman"/>
            <w:color w:val="auto"/>
            <w:szCs w:val="21"/>
          </w:rPr>
          <w:t>Ver</w:t>
        </w:r>
      </w:ins>
      <w:ins w:id="718" w:author="Janusio" w:date="2018-03-10T13:16:28Z">
        <w:r>
          <w:rPr>
            <w:rFonts w:ascii="Times New Roman" w:hAnsi="Times New Roman"/>
            <w:color w:val="auto"/>
            <w:szCs w:val="21"/>
            <w:vertAlign w:val="subscript"/>
          </w:rPr>
          <w:t>vTPM</w:t>
        </w:r>
      </w:ins>
      <w:ins w:id="719" w:author="Janusio" w:date="2018-03-10T13:16:28Z">
        <w:r>
          <w:rPr>
            <w:rFonts w:hint="eastAsia" w:ascii="Times New Roman" w:hAnsi="Times New Roman"/>
            <w:color w:val="auto"/>
            <w:szCs w:val="21"/>
          </w:rPr>
          <w:t>),</w:t>
        </w:r>
      </w:ins>
      <w:ins w:id="720" w:author="Janusio" w:date="2018-03-10T13:16:28Z">
        <w:r>
          <w:rPr>
            <w:rFonts w:ascii="Times New Roman" w:hAnsi="Times New Roman"/>
            <w:color w:val="auto"/>
            <w:szCs w:val="21"/>
          </w:rPr>
          <w:t>Ver</w:t>
        </w:r>
      </w:ins>
      <w:ins w:id="721" w:author="Janusio" w:date="2018-03-10T13:16:28Z">
        <w:r>
          <w:rPr>
            <w:rFonts w:ascii="Times New Roman" w:hAnsi="Times New Roman"/>
            <w:color w:val="auto"/>
            <w:szCs w:val="21"/>
            <w:vertAlign w:val="subscript"/>
          </w:rPr>
          <w:t>vm</w:t>
        </w:r>
      </w:ins>
      <w:ins w:id="722" w:author="Janusio" w:date="2018-03-10T13:16:28Z">
        <w:r>
          <w:rPr>
            <w:rFonts w:hint="eastAsia" w:ascii="Times New Roman" w:hAnsi="Times New Roman"/>
            <w:color w:val="auto"/>
            <w:szCs w:val="21"/>
          </w:rPr>
          <w:t>)</w:t>
        </w:r>
      </w:ins>
      <w:ins w:id="723" w:author="Janusio" w:date="2018-03-10T13:16:28Z">
        <w:r>
          <w:rPr>
            <w:rFonts w:ascii="Times New Roman" w:hAnsi="Times New Roman"/>
            <w:color w:val="auto"/>
            <w:szCs w:val="21"/>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725" w:author="Janusio" w:date="2018-03-10T13:16:28Z"/>
          <w:rFonts w:ascii="Times New Roman" w:hAnsi="Times New Roman"/>
          <w:color w:val="auto"/>
          <w:szCs w:val="21"/>
        </w:rPr>
        <w:pPrChange w:id="724"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726" w:author="Janusio" w:date="2018-03-10T13:16:28Z">
        <w:r>
          <w:rPr>
            <w:rFonts w:ascii="Times New Roman" w:hAnsi="Times New Roman"/>
            <w:color w:val="auto"/>
            <w:szCs w:val="21"/>
          </w:rPr>
          <w:t>由定义可知TVP-Q</w:t>
        </w:r>
      </w:ins>
      <w:ins w:id="727" w:author="Janusio" w:date="2018-03-10T13:16:28Z">
        <w:r>
          <w:rPr>
            <w:rFonts w:hint="eastAsia" w:ascii="Times New Roman" w:hAnsi="Times New Roman"/>
            <w:color w:val="auto"/>
            <w:szCs w:val="21"/>
          </w:rPr>
          <w:t>T</w:t>
        </w:r>
      </w:ins>
      <w:ins w:id="728" w:author="Janusio" w:date="2018-03-10T13:16:28Z">
        <w:r>
          <w:rPr>
            <w:rFonts w:ascii="Times New Roman" w:hAnsi="Times New Roman"/>
            <w:color w:val="auto"/>
            <w:szCs w:val="21"/>
          </w:rPr>
          <w:t>信任属性可以分为三类：主机m的信任属性T</w:t>
        </w:r>
      </w:ins>
      <w:ins w:id="729" w:author="Janusio" w:date="2018-03-10T13:16:28Z">
        <w:r>
          <w:rPr>
            <w:rFonts w:hint="eastAsia" w:ascii="Times New Roman" w:hAnsi="Times New Roman"/>
            <w:color w:val="auto"/>
            <w:szCs w:val="21"/>
          </w:rPr>
          <w:t>C</w:t>
        </w:r>
      </w:ins>
      <w:ins w:id="730" w:author="Janusio" w:date="2018-03-10T13:16:28Z">
        <w:r>
          <w:rPr>
            <w:rFonts w:hint="eastAsia" w:ascii="Times New Roman" w:hAnsi="Times New Roman"/>
            <w:color w:val="auto"/>
            <w:szCs w:val="21"/>
            <w:vertAlign w:val="subscript"/>
          </w:rPr>
          <w:t>m</w:t>
        </w:r>
      </w:ins>
      <w:ins w:id="731" w:author="Janusio" w:date="2018-03-10T13:16:28Z">
        <w:r>
          <w:rPr>
            <w:rFonts w:ascii="Times New Roman" w:hAnsi="Times New Roman"/>
            <w:color w:val="auto"/>
            <w:szCs w:val="21"/>
          </w:rPr>
          <w:t>，虚拟信任根vRT的信任属性T</w:t>
        </w:r>
      </w:ins>
      <w:ins w:id="732" w:author="Janusio" w:date="2018-03-10T13:16:28Z">
        <w:r>
          <w:rPr>
            <w:rFonts w:hint="eastAsia" w:ascii="Times New Roman" w:hAnsi="Times New Roman"/>
            <w:color w:val="auto"/>
            <w:szCs w:val="21"/>
          </w:rPr>
          <w:t>C</w:t>
        </w:r>
      </w:ins>
      <w:ins w:id="733" w:author="Janusio" w:date="2018-03-10T13:16:28Z">
        <w:r>
          <w:rPr>
            <w:rFonts w:ascii="Times New Roman" w:hAnsi="Times New Roman"/>
            <w:color w:val="auto"/>
            <w:szCs w:val="21"/>
            <w:vertAlign w:val="subscript"/>
          </w:rPr>
          <w:t>vRT</w:t>
        </w:r>
      </w:ins>
      <w:ins w:id="734" w:author="Janusio" w:date="2018-03-10T13:16:28Z">
        <w:r>
          <w:rPr>
            <w:rFonts w:ascii="Times New Roman" w:hAnsi="Times New Roman"/>
            <w:color w:val="auto"/>
            <w:szCs w:val="21"/>
          </w:rPr>
          <w:t>，以及用户虚拟机的信任属性T</w:t>
        </w:r>
      </w:ins>
      <w:ins w:id="735" w:author="Janusio" w:date="2018-03-10T13:16:28Z">
        <w:r>
          <w:rPr>
            <w:rFonts w:hint="eastAsia" w:ascii="Times New Roman" w:hAnsi="Times New Roman"/>
            <w:color w:val="auto"/>
            <w:szCs w:val="21"/>
          </w:rPr>
          <w:t>C</w:t>
        </w:r>
      </w:ins>
      <w:ins w:id="736" w:author="Janusio" w:date="2018-03-10T13:16:28Z">
        <w:r>
          <w:rPr>
            <w:rFonts w:ascii="Times New Roman" w:hAnsi="Times New Roman"/>
            <w:color w:val="auto"/>
            <w:szCs w:val="21"/>
            <w:vertAlign w:val="subscript"/>
          </w:rPr>
          <w:t>vm</w:t>
        </w:r>
      </w:ins>
      <w:ins w:id="737" w:author="Janusio" w:date="2018-03-10T13:16:28Z">
        <w:r>
          <w:rPr>
            <w:rFonts w:hint="eastAsia" w:ascii="Times New Roman" w:hAnsi="Times New Roman"/>
            <w:color w:val="auto"/>
            <w:szCs w:val="21"/>
          </w:rPr>
          <w:t>。其中</w:t>
        </w:r>
      </w:ins>
      <w:ins w:id="738" w:author="Janusio" w:date="2018-03-10T13:16:28Z">
        <w:r>
          <w:rPr>
            <w:rFonts w:ascii="Times New Roman" w:hAnsi="Times New Roman"/>
            <w:color w:val="auto"/>
            <w:szCs w:val="21"/>
          </w:rPr>
          <w:t>T</w:t>
        </w:r>
      </w:ins>
      <w:ins w:id="739" w:author="Janusio" w:date="2018-03-10T13:16:28Z">
        <w:r>
          <w:rPr>
            <w:rFonts w:hint="eastAsia" w:ascii="Times New Roman" w:hAnsi="Times New Roman"/>
            <w:color w:val="auto"/>
            <w:szCs w:val="21"/>
          </w:rPr>
          <w:t>C</w:t>
        </w:r>
      </w:ins>
      <w:ins w:id="740" w:author="Janusio" w:date="2018-03-10T13:16:28Z">
        <w:r>
          <w:rPr>
            <w:rFonts w:hint="eastAsia" w:ascii="Times New Roman" w:hAnsi="Times New Roman"/>
            <w:color w:val="auto"/>
            <w:szCs w:val="21"/>
            <w:vertAlign w:val="subscript"/>
          </w:rPr>
          <w:t>vRT</w:t>
        </w:r>
      </w:ins>
      <w:ins w:id="741" w:author="Janusio" w:date="2018-03-10T13:16:28Z">
        <w:r>
          <w:rPr>
            <w:rFonts w:hint="eastAsia" w:ascii="Times New Roman" w:hAnsi="Times New Roman"/>
            <w:color w:val="auto"/>
          </w:rPr>
          <w:t>包含</w:t>
        </w:r>
      </w:ins>
      <w:ins w:id="742" w:author="Janusio" w:date="2018-03-10T13:16:28Z">
        <w:r>
          <w:rPr>
            <w:rFonts w:ascii="Times New Roman" w:hAnsi="Times New Roman"/>
            <w:color w:val="auto"/>
            <w:szCs w:val="21"/>
          </w:rPr>
          <w:t>TC</w:t>
        </w:r>
      </w:ins>
      <w:ins w:id="743" w:author="Janusio" w:date="2018-03-10T13:16:28Z">
        <w:r>
          <w:rPr>
            <w:rFonts w:hint="eastAsia" w:ascii="Times New Roman" w:hAnsi="Times New Roman"/>
            <w:color w:val="auto"/>
            <w:szCs w:val="21"/>
            <w:vertAlign w:val="subscript"/>
          </w:rPr>
          <w:t>TJP</w:t>
        </w:r>
      </w:ins>
      <w:ins w:id="744" w:author="Janusio" w:date="2018-03-10T13:16:28Z">
        <w:r>
          <w:rPr>
            <w:rFonts w:hint="eastAsia" w:ascii="Times New Roman" w:hAnsi="Times New Roman"/>
            <w:color w:val="auto"/>
            <w:szCs w:val="21"/>
          </w:rPr>
          <w:t xml:space="preserve"> 和</w:t>
        </w:r>
      </w:ins>
      <w:ins w:id="745" w:author="Janusio" w:date="2018-03-10T13:16:28Z">
        <w:r>
          <w:rPr>
            <w:rFonts w:ascii="Times New Roman" w:hAnsi="Times New Roman"/>
            <w:color w:val="auto"/>
            <w:szCs w:val="21"/>
          </w:rPr>
          <w:t>TC</w:t>
        </w:r>
      </w:ins>
      <w:ins w:id="746" w:author="Janusio" w:date="2018-03-10T13:16:28Z">
        <w:r>
          <w:rPr>
            <w:rFonts w:ascii="Times New Roman" w:hAnsi="Times New Roman"/>
            <w:color w:val="auto"/>
            <w:szCs w:val="21"/>
            <w:vertAlign w:val="subscript"/>
          </w:rPr>
          <w:t>vTPM</w:t>
        </w:r>
      </w:ins>
      <w:ins w:id="747" w:author="Janusio" w:date="2018-03-10T13:16:28Z">
        <w:r>
          <w:rPr>
            <w:rFonts w:ascii="Times New Roman" w:hAnsi="Times New Roman"/>
            <w:color w:val="auto"/>
          </w:rPr>
          <w:t>两个属性。</w:t>
        </w:r>
      </w:ins>
      <w:ins w:id="748" w:author="Janusio" w:date="2018-03-10T13:16:28Z">
        <w:r>
          <w:rPr>
            <w:rFonts w:hint="eastAsia" w:ascii="Times New Roman" w:hAnsi="Times New Roman"/>
            <w:color w:val="auto"/>
          </w:rPr>
          <w:t>下面</w:t>
        </w:r>
      </w:ins>
      <w:ins w:id="749" w:author="Janusio" w:date="2018-03-10T13:16:28Z">
        <w:r>
          <w:rPr>
            <w:rFonts w:ascii="Times New Roman" w:hAnsi="Times New Roman"/>
            <w:color w:val="auto"/>
          </w:rPr>
          <w:t>对TVP-Q</w:t>
        </w:r>
      </w:ins>
      <w:ins w:id="750" w:author="Janusio" w:date="2018-03-10T13:16:28Z">
        <w:r>
          <w:rPr>
            <w:rFonts w:hint="eastAsia" w:ascii="Times New Roman" w:hAnsi="Times New Roman"/>
            <w:color w:val="auto"/>
          </w:rPr>
          <w:t>T</w:t>
        </w:r>
      </w:ins>
      <w:ins w:id="751" w:author="Janusio" w:date="2018-03-10T13:16:28Z">
        <w:r>
          <w:rPr>
            <w:rFonts w:ascii="Times New Roman" w:hAnsi="Times New Roman"/>
            <w:color w:val="auto"/>
          </w:rPr>
          <w:t>三类组件的信任属性进行</w:t>
        </w:r>
      </w:ins>
      <w:ins w:id="752" w:author="Janusio" w:date="2018-03-10T13:16:28Z">
        <w:r>
          <w:rPr>
            <w:rFonts w:hint="eastAsia" w:ascii="Times New Roman" w:hAnsi="Times New Roman"/>
            <w:color w:val="auto"/>
            <w:szCs w:val="21"/>
          </w:rPr>
          <w:t>分别阐述</w:t>
        </w:r>
      </w:ins>
      <w:ins w:id="753" w:author="Janusio" w:date="2018-03-10T13:16:28Z">
        <w:r>
          <w:rPr>
            <w:rFonts w:ascii="Times New Roman" w:hAnsi="Times New Roman"/>
            <w:color w:val="auto"/>
            <w:szCs w:val="21"/>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200"/>
        <w:jc w:val="both"/>
        <w:textAlignment w:val="auto"/>
        <w:outlineLvl w:val="9"/>
        <w:rPr>
          <w:ins w:id="755" w:author="Janusio" w:date="2018-03-10T13:16:28Z"/>
          <w:rFonts w:hint="eastAsia" w:ascii="Times New Roman" w:hAnsi="Times New Roman"/>
          <w:color w:val="auto"/>
          <w:szCs w:val="21"/>
        </w:rPr>
        <w:pPrChange w:id="754"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756" w:author="Janusio" w:date="2018-03-10T13:16:28Z">
        <w:r>
          <w:rPr>
            <w:rFonts w:hint="eastAsia" w:ascii="Times New Roman" w:hAnsi="Times New Roman"/>
            <w:color w:val="auto"/>
            <w:szCs w:val="21"/>
          </w:rPr>
          <w:t>（1）</w:t>
        </w:r>
      </w:ins>
      <w:ins w:id="757" w:author="Janusio" w:date="2018-03-10T13:16:28Z">
        <w:r>
          <w:rPr>
            <w:rFonts w:ascii="Times New Roman" w:hAnsi="Times New Roman"/>
            <w:color w:val="auto"/>
            <w:szCs w:val="21"/>
          </w:rPr>
          <w:t>主机</w:t>
        </w:r>
      </w:ins>
      <w:ins w:id="758" w:author="Janusio" w:date="2018-03-10T13:16:28Z">
        <w:r>
          <w:rPr>
            <w:rFonts w:hint="eastAsia" w:ascii="Times New Roman" w:hAnsi="Times New Roman"/>
            <w:color w:val="auto"/>
            <w:szCs w:val="21"/>
          </w:rPr>
          <w:t>m</w:t>
        </w:r>
      </w:ins>
      <w:ins w:id="759" w:author="Janusio" w:date="2018-03-10T13:16:28Z">
        <w:r>
          <w:rPr>
            <w:rFonts w:ascii="Times New Roman" w:hAnsi="Times New Roman"/>
            <w:color w:val="auto"/>
            <w:szCs w:val="21"/>
          </w:rPr>
          <w:t>的信任属性表示TP</w:t>
        </w:r>
      </w:ins>
      <w:ins w:id="760" w:author="Janusio" w:date="2018-03-10T13:16:28Z">
        <w:r>
          <w:rPr>
            <w:rFonts w:hint="eastAsia" w:ascii="Times New Roman" w:hAnsi="Times New Roman"/>
            <w:color w:val="auto"/>
            <w:szCs w:val="21"/>
            <w:vertAlign w:val="subscript"/>
          </w:rPr>
          <w:t>m</w:t>
        </w:r>
      </w:ins>
      <w:ins w:id="761" w:author="Janusio" w:date="2018-03-10T13:16:28Z">
        <w:r>
          <w:rPr>
            <w:rFonts w:ascii="Times New Roman" w:hAnsi="Times New Roman"/>
            <w:color w:val="auto"/>
            <w:szCs w:val="21"/>
          </w:rPr>
          <w:t>:={TC</w:t>
        </w:r>
      </w:ins>
      <w:ins w:id="762" w:author="Janusio" w:date="2018-03-10T13:16:28Z">
        <w:r>
          <w:rPr>
            <w:rFonts w:hint="eastAsia" w:ascii="Times New Roman" w:hAnsi="Times New Roman"/>
            <w:color w:val="auto"/>
            <w:szCs w:val="21"/>
            <w:vertAlign w:val="subscript"/>
          </w:rPr>
          <w:t>m</w:t>
        </w:r>
      </w:ins>
      <w:ins w:id="763" w:author="Janusio" w:date="2018-03-10T13:16:28Z">
        <w:r>
          <w:rPr>
            <w:rFonts w:hint="eastAsia" w:ascii="Times New Roman" w:hAnsi="Times New Roman"/>
            <w:color w:val="auto"/>
            <w:szCs w:val="21"/>
          </w:rPr>
          <w:t>,</w:t>
        </w:r>
      </w:ins>
      <w:ins w:id="764" w:author="Janusio" w:date="2018-03-10T13:16:28Z">
        <w:r>
          <w:rPr>
            <w:rFonts w:ascii="Times New Roman" w:hAnsi="Times New Roman"/>
            <w:color w:val="auto"/>
            <w:szCs w:val="21"/>
          </w:rPr>
          <w:t>Ver</w:t>
        </w:r>
      </w:ins>
      <w:ins w:id="765" w:author="Janusio" w:date="2018-03-10T13:16:28Z">
        <w:r>
          <w:rPr>
            <w:rFonts w:hint="eastAsia" w:ascii="Times New Roman" w:hAnsi="Times New Roman"/>
            <w:color w:val="auto"/>
            <w:szCs w:val="21"/>
            <w:vertAlign w:val="subscript"/>
          </w:rPr>
          <w:t>m</w:t>
        </w:r>
      </w:ins>
      <w:ins w:id="766" w:author="Janusio" w:date="2018-03-10T13:16:28Z">
        <w:r>
          <w:rPr>
            <w:rFonts w:ascii="Times New Roman" w:hAnsi="Times New Roman"/>
            <w:color w:val="auto"/>
            <w:szCs w:val="21"/>
          </w:rPr>
          <w:t>}，其中，TC</w:t>
        </w:r>
      </w:ins>
      <w:ins w:id="767" w:author="Janusio" w:date="2018-03-10T13:16:28Z">
        <w:r>
          <w:rPr>
            <w:rFonts w:hint="eastAsia" w:ascii="Times New Roman" w:hAnsi="Times New Roman"/>
            <w:color w:val="auto"/>
            <w:szCs w:val="21"/>
            <w:vertAlign w:val="subscript"/>
          </w:rPr>
          <w:t>m</w:t>
        </w:r>
      </w:ins>
      <w:ins w:id="768" w:author="Janusio" w:date="2018-03-10T13:16:28Z">
        <w:r>
          <w:rPr>
            <w:rFonts w:ascii="Times New Roman" w:hAnsi="Times New Roman"/>
            <w:color w:val="auto"/>
            <w:szCs w:val="21"/>
          </w:rPr>
          <w:t>表示基于硬件信任根构建的信任链，即主机</w:t>
        </w:r>
      </w:ins>
      <w:ins w:id="769" w:author="Janusio" w:date="2018-03-10T13:16:28Z">
        <w:r>
          <w:rPr>
            <w:rFonts w:hint="eastAsia" w:ascii="Times New Roman" w:hAnsi="Times New Roman"/>
            <w:color w:val="auto"/>
            <w:szCs w:val="21"/>
          </w:rPr>
          <w:t>m</w:t>
        </w:r>
      </w:ins>
      <w:ins w:id="770" w:author="Janusio" w:date="2018-03-10T13:16:28Z">
        <w:r>
          <w:rPr>
            <w:rFonts w:ascii="Times New Roman" w:hAnsi="Times New Roman"/>
            <w:color w:val="auto"/>
            <w:szCs w:val="21"/>
          </w:rPr>
          <w:t>在本地正确地完成从第一层硬件TPM的CRTM到</w:t>
        </w:r>
      </w:ins>
      <w:ins w:id="771" w:author="Janusio" w:date="2018-03-10T13:16:28Z">
        <w:r>
          <w:rPr>
            <w:rFonts w:hint="eastAsia" w:ascii="Times New Roman" w:hAnsi="Times New Roman"/>
            <w:color w:val="auto"/>
            <w:szCs w:val="21"/>
            <w:lang w:eastAsia="zh-CN"/>
          </w:rPr>
          <w:t>Dom0 Kernel</w:t>
        </w:r>
      </w:ins>
      <w:ins w:id="772" w:author="Janusio" w:date="2018-03-10T13:16:28Z">
        <w:r>
          <w:rPr>
            <w:rFonts w:ascii="Times New Roman" w:hAnsi="Times New Roman"/>
            <w:color w:val="auto"/>
            <w:szCs w:val="21"/>
          </w:rPr>
          <w:t>的可信启动过程：</w:t>
        </w:r>
      </w:ins>
      <w:ins w:id="773" w:author="Janusio" w:date="2018-03-10T13:16:28Z">
        <w:r>
          <w:rPr>
            <w:rFonts w:hint="eastAsia" w:ascii="Times New Roman" w:hAnsi="Times New Roman"/>
            <w:color w:val="auto"/>
            <w:szCs w:val="21"/>
          </w:rPr>
          <w:t>(</w:t>
        </w:r>
      </w:ins>
      <w:ins w:id="774" w:author="Janusio" w:date="2018-03-10T13:16:28Z">
        <w:r>
          <w:rPr>
            <w:rFonts w:ascii="Times New Roman" w:hAnsi="Times New Roman"/>
            <w:color w:val="auto"/>
            <w:szCs w:val="21"/>
          </w:rPr>
          <w:t xml:space="preserve">CRTM→BIOS→OSLoader→VMM→Dom0 </w:t>
        </w:r>
      </w:ins>
      <w:ins w:id="775" w:author="Janusio" w:date="2018-03-10T13:16:28Z">
        <w:r>
          <w:rPr>
            <w:rFonts w:hint="eastAsia" w:ascii="Times New Roman" w:hAnsi="Times New Roman"/>
            <w:color w:val="auto"/>
            <w:szCs w:val="21"/>
          </w:rPr>
          <w:t>Kernel)</w:t>
        </w:r>
      </w:ins>
      <w:ins w:id="776" w:author="Janusio" w:date="2018-03-10T13:16:28Z">
        <w:r>
          <w:rPr>
            <w:rFonts w:ascii="Times New Roman" w:hAnsi="Times New Roman"/>
            <w:color w:val="auto"/>
            <w:szCs w:val="21"/>
            <w:vertAlign w:val="subscript"/>
          </w:rPr>
          <w:t>TPM</w:t>
        </w:r>
      </w:ins>
      <w:ins w:id="777" w:author="Janusio" w:date="2018-03-10T13:16:28Z">
        <w:r>
          <w:rPr>
            <w:rFonts w:hint="eastAsia" w:ascii="Times New Roman" w:hAnsi="Times New Roman"/>
            <w:color w:val="auto"/>
            <w:szCs w:val="21"/>
            <w:vertAlign w:val="subscript"/>
          </w:rPr>
          <w:t>_Static</w:t>
        </w:r>
      </w:ins>
      <w:ins w:id="778" w:author="Janusio" w:date="2018-03-10T13:16:28Z">
        <w:r>
          <w:rPr>
            <w:rFonts w:ascii="Times New Roman" w:hAnsi="Times New Roman"/>
            <w:color w:val="auto"/>
            <w:szCs w:val="21"/>
          </w:rPr>
          <w:t>，此部分信任链可基于硬件可信芯片TPM的可信度量，且在TVP-QT信任链传递过程中不存在除TVP-QT信任链组件之外的程序代码加载。Ver</w:t>
        </w:r>
      </w:ins>
      <w:ins w:id="779" w:author="Janusio" w:date="2018-03-10T13:16:28Z">
        <w:r>
          <w:rPr>
            <w:rFonts w:hint="eastAsia" w:ascii="Times New Roman" w:hAnsi="Times New Roman"/>
            <w:color w:val="auto"/>
            <w:szCs w:val="21"/>
            <w:vertAlign w:val="subscript"/>
          </w:rPr>
          <w:t>m</w:t>
        </w:r>
      </w:ins>
      <w:ins w:id="780" w:author="Janusio" w:date="2018-03-10T13:16:28Z">
        <w:r>
          <w:rPr>
            <w:rFonts w:ascii="Times New Roman" w:hAnsi="Times New Roman"/>
            <w:color w:val="auto"/>
            <w:szCs w:val="21"/>
          </w:rPr>
          <w:t>:=Verify</w:t>
        </w:r>
      </w:ins>
      <w:ins w:id="781" w:author="Janusio" w:date="2018-03-10T13:16:28Z">
        <w:r>
          <w:rPr>
            <w:rFonts w:hint="eastAsia" w:ascii="Times New Roman" w:hAnsi="Times New Roman"/>
            <w:color w:val="auto"/>
            <w:szCs w:val="21"/>
          </w:rPr>
          <w:t xml:space="preserve">(m, </w:t>
        </w:r>
      </w:ins>
      <w:ins w:id="782" w:author="Janusio" w:date="2018-03-10T13:16:28Z">
        <w:r>
          <w:rPr>
            <w:rFonts w:ascii="Times New Roman" w:hAnsi="Times New Roman"/>
            <w:color w:val="auto"/>
            <w:szCs w:val="21"/>
          </w:rPr>
          <w:t>TC</w:t>
        </w:r>
      </w:ins>
      <w:ins w:id="783" w:author="Janusio" w:date="2018-03-10T13:16:28Z">
        <w:r>
          <w:rPr>
            <w:rFonts w:hint="eastAsia" w:ascii="Times New Roman" w:hAnsi="Times New Roman"/>
            <w:color w:val="auto"/>
            <w:szCs w:val="21"/>
            <w:vertAlign w:val="subscript"/>
          </w:rPr>
          <w:t>m</w:t>
        </w:r>
      </w:ins>
      <w:ins w:id="784" w:author="Janusio" w:date="2018-03-10T13:16:28Z">
        <w:r>
          <w:rPr>
            <w:rFonts w:hint="eastAsia" w:ascii="Times New Roman" w:hAnsi="Times New Roman"/>
            <w:color w:val="auto"/>
            <w:szCs w:val="21"/>
          </w:rPr>
          <w:t>)</w:t>
        </w:r>
      </w:ins>
      <w:ins w:id="785" w:author="Janusio" w:date="2018-03-10T13:16:28Z">
        <w:r>
          <w:rPr>
            <w:rFonts w:ascii="Times New Roman" w:hAnsi="Times New Roman"/>
            <w:color w:val="auto"/>
            <w:szCs w:val="21"/>
          </w:rPr>
          <w:t>表示对外验证主机</w:t>
        </w:r>
      </w:ins>
      <w:ins w:id="786" w:author="Janusio" w:date="2018-03-10T13:16:28Z">
        <w:r>
          <w:rPr>
            <w:rFonts w:hint="eastAsia" w:ascii="Times New Roman" w:hAnsi="Times New Roman"/>
            <w:color w:val="auto"/>
            <w:szCs w:val="21"/>
          </w:rPr>
          <w:t>m</w:t>
        </w:r>
      </w:ins>
      <w:ins w:id="787" w:author="Janusio" w:date="2018-03-10T13:16:28Z">
        <w:r>
          <w:rPr>
            <w:rFonts w:ascii="Times New Roman" w:hAnsi="Times New Roman"/>
            <w:color w:val="auto"/>
            <w:szCs w:val="21"/>
          </w:rPr>
          <w:t>所声称的信任属性TC</w:t>
        </w:r>
      </w:ins>
      <w:ins w:id="788" w:author="Janusio" w:date="2018-03-10T13:16:28Z">
        <w:r>
          <w:rPr>
            <w:rFonts w:hint="eastAsia" w:ascii="Times New Roman" w:hAnsi="Times New Roman"/>
            <w:color w:val="auto"/>
            <w:szCs w:val="21"/>
            <w:vertAlign w:val="subscript"/>
          </w:rPr>
          <w:t>m</w:t>
        </w:r>
      </w:ins>
      <w:ins w:id="789" w:author="Janusio" w:date="2018-03-10T13:16:28Z">
        <w:r>
          <w:rPr>
            <w:rFonts w:ascii="Times New Roman" w:hAnsi="Times New Roman"/>
            <w:color w:val="auto"/>
            <w:szCs w:val="21"/>
          </w:rPr>
          <w:t>，使远程验证者R相信TVP-QT平台主机</w:t>
        </w:r>
      </w:ins>
      <w:ins w:id="790" w:author="Janusio" w:date="2018-03-10T13:16:28Z">
        <w:r>
          <w:rPr>
            <w:rFonts w:hint="eastAsia" w:ascii="Times New Roman" w:hAnsi="Times New Roman"/>
            <w:color w:val="auto"/>
            <w:szCs w:val="21"/>
          </w:rPr>
          <w:t>m</w:t>
        </w:r>
      </w:ins>
      <w:ins w:id="791" w:author="Janusio" w:date="2018-03-10T13:16:28Z">
        <w:r>
          <w:rPr>
            <w:rFonts w:ascii="Times New Roman" w:hAnsi="Times New Roman"/>
            <w:color w:val="auto"/>
            <w:szCs w:val="21"/>
          </w:rPr>
          <w:t>拥有这样的信任链属性TC</w:t>
        </w:r>
      </w:ins>
      <w:ins w:id="792" w:author="Janusio" w:date="2018-03-10T13:16:28Z">
        <w:r>
          <w:rPr>
            <w:rFonts w:hint="eastAsia" w:ascii="Times New Roman" w:hAnsi="Times New Roman"/>
            <w:color w:val="auto"/>
            <w:szCs w:val="21"/>
            <w:vertAlign w:val="subscript"/>
          </w:rPr>
          <w:t>m</w:t>
        </w:r>
      </w:ins>
      <w:ins w:id="793" w:author="Janusio" w:date="2018-03-10T13:16:28Z">
        <w:r>
          <w:rPr>
            <w:rFonts w:ascii="Times New Roman" w:hAnsi="Times New Roman"/>
            <w:color w:val="auto"/>
            <w:szCs w:val="21"/>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200"/>
        <w:jc w:val="both"/>
        <w:textAlignment w:val="auto"/>
        <w:outlineLvl w:val="9"/>
        <w:rPr>
          <w:ins w:id="795" w:author="Janusio" w:date="2018-03-10T13:16:28Z"/>
          <w:rFonts w:ascii="Times New Roman" w:hAnsi="Times New Roman"/>
          <w:color w:val="auto"/>
          <w:szCs w:val="21"/>
        </w:rPr>
        <w:pPrChange w:id="794"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796" w:author="Janusio" w:date="2018-03-10T13:16:28Z">
        <w:r>
          <w:rPr>
            <w:rFonts w:ascii="Times New Roman" w:hAnsi="Times New Roman"/>
            <w:color w:val="auto"/>
            <w:szCs w:val="21"/>
          </w:rPr>
          <w:t>（</w:t>
        </w:r>
      </w:ins>
      <w:ins w:id="797" w:author="Janusio" w:date="2018-03-10T13:16:28Z">
        <w:r>
          <w:rPr>
            <w:rFonts w:hint="eastAsia" w:ascii="Times New Roman" w:hAnsi="Times New Roman"/>
            <w:color w:val="auto"/>
            <w:szCs w:val="21"/>
          </w:rPr>
          <w:t>2）</w:t>
        </w:r>
      </w:ins>
      <w:ins w:id="798" w:author="Janusio" w:date="2018-03-10T13:16:28Z">
        <w:r>
          <w:rPr>
            <w:rFonts w:ascii="Times New Roman" w:hAnsi="Times New Roman"/>
            <w:color w:val="auto"/>
            <w:szCs w:val="21"/>
          </w:rPr>
          <w:t>vRT的信任属性为TP</w:t>
        </w:r>
      </w:ins>
      <w:ins w:id="799" w:author="Janusio" w:date="2018-03-10T13:16:28Z">
        <w:r>
          <w:rPr>
            <w:rFonts w:ascii="Times New Roman" w:hAnsi="Times New Roman"/>
            <w:color w:val="auto"/>
            <w:szCs w:val="21"/>
            <w:vertAlign w:val="subscript"/>
          </w:rPr>
          <w:t>vRT</w:t>
        </w:r>
      </w:ins>
      <w:ins w:id="800" w:author="Janusio" w:date="2018-03-10T13:16:28Z">
        <w:r>
          <w:rPr>
            <w:rFonts w:ascii="Times New Roman" w:hAnsi="Times New Roman"/>
            <w:color w:val="auto"/>
            <w:szCs w:val="21"/>
          </w:rPr>
          <w:t>:= {TC</w:t>
        </w:r>
      </w:ins>
      <w:ins w:id="801" w:author="Janusio" w:date="2018-03-10T13:16:28Z">
        <w:r>
          <w:rPr>
            <w:rFonts w:ascii="Times New Roman" w:hAnsi="Times New Roman"/>
            <w:color w:val="auto"/>
            <w:szCs w:val="21"/>
            <w:vertAlign w:val="subscript"/>
          </w:rPr>
          <w:t>vRT</w:t>
        </w:r>
      </w:ins>
      <w:ins w:id="802" w:author="Janusio" w:date="2018-03-10T13:16:28Z">
        <w:r>
          <w:rPr>
            <w:rFonts w:hint="eastAsia" w:ascii="Times New Roman" w:hAnsi="Times New Roman"/>
            <w:color w:val="auto"/>
            <w:szCs w:val="21"/>
          </w:rPr>
          <w:t xml:space="preserve">, </w:t>
        </w:r>
      </w:ins>
      <w:ins w:id="803" w:author="Janusio" w:date="2018-03-10T13:16:28Z">
        <w:r>
          <w:rPr>
            <w:rFonts w:ascii="Times New Roman" w:hAnsi="Times New Roman"/>
            <w:color w:val="auto"/>
            <w:szCs w:val="21"/>
          </w:rPr>
          <w:t>Ver</w:t>
        </w:r>
      </w:ins>
      <w:ins w:id="804" w:author="Janusio" w:date="2018-03-10T13:16:28Z">
        <w:r>
          <w:rPr>
            <w:rFonts w:ascii="Times New Roman" w:hAnsi="Times New Roman"/>
            <w:color w:val="auto"/>
            <w:szCs w:val="21"/>
            <w:vertAlign w:val="subscript"/>
          </w:rPr>
          <w:t>vRT</w:t>
        </w:r>
      </w:ins>
      <w:ins w:id="805" w:author="Janusio" w:date="2018-03-10T13:16:28Z">
        <w:r>
          <w:rPr>
            <w:rFonts w:ascii="Times New Roman" w:hAnsi="Times New Roman"/>
            <w:color w:val="auto"/>
            <w:szCs w:val="21"/>
          </w:rPr>
          <w:t>}，表示vRT 的本地可信加载及其对外的证明。</w:t>
        </w:r>
      </w:ins>
      <w:ins w:id="806" w:author="Janusio" w:date="2018-03-10T13:16:28Z">
        <w:r>
          <w:rPr>
            <w:rFonts w:hint="eastAsia" w:ascii="Times New Roman" w:hAnsi="Times New Roman"/>
            <w:color w:val="auto"/>
            <w:szCs w:val="21"/>
          </w:rPr>
          <w:t>由定义1对vRT以及定义2对TVP-QT信任属性的定义，可对TP</w:t>
        </w:r>
      </w:ins>
      <w:ins w:id="807" w:author="Janusio" w:date="2018-03-10T13:16:28Z">
        <w:r>
          <w:rPr>
            <w:rFonts w:hint="eastAsia" w:ascii="Times New Roman" w:hAnsi="Times New Roman"/>
            <w:color w:val="auto"/>
            <w:szCs w:val="21"/>
            <w:vertAlign w:val="subscript"/>
          </w:rPr>
          <w:t>vRT</w:t>
        </w:r>
      </w:ins>
      <w:ins w:id="808" w:author="Janusio" w:date="2018-03-10T13:16:28Z">
        <w:r>
          <w:rPr>
            <w:rFonts w:hint="eastAsia" w:ascii="Times New Roman" w:hAnsi="Times New Roman"/>
            <w:color w:val="auto"/>
            <w:szCs w:val="21"/>
          </w:rPr>
          <w:t>进行进一步细分：</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810" w:author="Janusio" w:date="2018-03-10T13:16:28Z"/>
          <w:rFonts w:hint="eastAsia" w:ascii="Times New Roman" w:hAnsi="Times New Roman"/>
          <w:color w:val="auto"/>
          <w:szCs w:val="21"/>
        </w:rPr>
        <w:pPrChange w:id="809"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jc w:val="both"/>
            <w:textAlignment w:val="auto"/>
            <w:outlineLvl w:val="9"/>
          </w:pPr>
        </w:pPrChange>
      </w:pPr>
      <w:ins w:id="811" w:author="Janusio" w:date="2018-03-10T13:16:28Z">
        <w:r>
          <w:rPr>
            <w:rFonts w:hint="eastAsia" w:ascii="Times New Roman" w:hAnsi="Times New Roman"/>
            <w:color w:val="auto"/>
            <w:szCs w:val="21"/>
          </w:rPr>
          <w:t xml:space="preserve">  TP</w:t>
        </w:r>
      </w:ins>
      <w:ins w:id="812" w:author="Janusio" w:date="2018-03-10T13:16:28Z">
        <w:r>
          <w:rPr>
            <w:rFonts w:hint="eastAsia" w:ascii="Times New Roman" w:hAnsi="Times New Roman"/>
            <w:color w:val="auto"/>
            <w:szCs w:val="21"/>
            <w:vertAlign w:val="subscript"/>
          </w:rPr>
          <w:t>vRT</w:t>
        </w:r>
      </w:ins>
      <w:ins w:id="813" w:author="Janusio" w:date="2018-03-10T13:16:28Z">
        <w:r>
          <w:rPr>
            <w:rFonts w:hint="eastAsia" w:ascii="Times New Roman" w:hAnsi="Times New Roman"/>
            <w:color w:val="auto"/>
            <w:szCs w:val="21"/>
          </w:rPr>
          <w:t>:={(TC</w:t>
        </w:r>
      </w:ins>
      <w:ins w:id="814" w:author="Janusio" w:date="2018-03-10T13:16:28Z">
        <w:r>
          <w:rPr>
            <w:rFonts w:hint="eastAsia" w:ascii="Times New Roman" w:hAnsi="Times New Roman"/>
            <w:color w:val="auto"/>
            <w:szCs w:val="21"/>
            <w:vertAlign w:val="subscript"/>
          </w:rPr>
          <w:t>TJP</w:t>
        </w:r>
      </w:ins>
      <w:ins w:id="815" w:author="Janusio" w:date="2018-03-10T13:16:28Z">
        <w:r>
          <w:rPr>
            <w:rFonts w:hint="eastAsia" w:ascii="Times New Roman" w:hAnsi="Times New Roman"/>
            <w:color w:val="auto"/>
            <w:szCs w:val="21"/>
          </w:rPr>
          <w:t>, Ver</w:t>
        </w:r>
      </w:ins>
      <w:ins w:id="816" w:author="Janusio" w:date="2018-03-10T13:16:28Z">
        <w:r>
          <w:rPr>
            <w:rFonts w:hint="eastAsia" w:ascii="Times New Roman" w:hAnsi="Times New Roman"/>
            <w:color w:val="auto"/>
            <w:szCs w:val="21"/>
            <w:vertAlign w:val="subscript"/>
          </w:rPr>
          <w:t xml:space="preserve">TJP </w:t>
        </w:r>
      </w:ins>
      <w:ins w:id="817" w:author="Janusio" w:date="2018-03-10T13:16:28Z">
        <w:r>
          <w:rPr>
            <w:rFonts w:hint="eastAsia" w:ascii="Times New Roman" w:hAnsi="Times New Roman"/>
            <w:color w:val="auto"/>
            <w:szCs w:val="21"/>
          </w:rPr>
          <w:t>), (TC</w:t>
        </w:r>
      </w:ins>
      <w:ins w:id="818" w:author="Janusio" w:date="2018-03-10T13:16:28Z">
        <w:r>
          <w:rPr>
            <w:rFonts w:hint="eastAsia" w:ascii="Times New Roman" w:hAnsi="Times New Roman"/>
            <w:color w:val="auto"/>
            <w:szCs w:val="21"/>
            <w:vertAlign w:val="subscript"/>
          </w:rPr>
          <w:t>vTPM</w:t>
        </w:r>
      </w:ins>
      <w:ins w:id="819" w:author="Janusio" w:date="2018-03-10T13:16:28Z">
        <w:r>
          <w:rPr>
            <w:rFonts w:hint="eastAsia" w:ascii="Times New Roman" w:hAnsi="Times New Roman"/>
            <w:color w:val="auto"/>
            <w:szCs w:val="21"/>
          </w:rPr>
          <w:t>, Ver</w:t>
        </w:r>
      </w:ins>
      <w:ins w:id="820" w:author="Janusio" w:date="2018-03-10T13:16:28Z">
        <w:r>
          <w:rPr>
            <w:rFonts w:hint="eastAsia" w:ascii="Times New Roman" w:hAnsi="Times New Roman"/>
            <w:color w:val="auto"/>
            <w:szCs w:val="21"/>
            <w:vertAlign w:val="subscript"/>
          </w:rPr>
          <w:t>vTPM</w:t>
        </w:r>
      </w:ins>
      <w:ins w:id="821" w:author="Janusio" w:date="2018-03-10T13:16:28Z">
        <w:r>
          <w:rPr>
            <w:rFonts w:hint="eastAsia" w:ascii="Times New Roman" w:hAnsi="Times New Roman"/>
            <w:color w:val="auto"/>
            <w:szCs w:val="21"/>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823" w:author="Janusio" w:date="2018-03-10T13:16:28Z"/>
          <w:rFonts w:hint="eastAsia" w:ascii="Times New Roman" w:hAnsi="Times New Roman"/>
          <w:color w:val="auto"/>
          <w:szCs w:val="21"/>
          <w:vertAlign w:val="subscript"/>
        </w:rPr>
        <w:pPrChange w:id="822"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jc w:val="both"/>
            <w:textAlignment w:val="auto"/>
            <w:outlineLvl w:val="9"/>
          </w:pPr>
        </w:pPrChange>
      </w:pPr>
      <w:ins w:id="824" w:author="Janusio" w:date="2018-03-10T13:16:28Z">
        <w:r>
          <w:rPr>
            <w:rFonts w:hint="eastAsia" w:ascii="Times New Roman" w:hAnsi="Times New Roman"/>
            <w:color w:val="auto"/>
            <w:szCs w:val="21"/>
          </w:rPr>
          <w:t>其中，TC</w:t>
        </w:r>
      </w:ins>
      <w:ins w:id="825" w:author="Janusio" w:date="2018-03-10T13:16:28Z">
        <w:r>
          <w:rPr>
            <w:rFonts w:hint="eastAsia" w:ascii="Times New Roman" w:hAnsi="Times New Roman"/>
            <w:color w:val="auto"/>
            <w:szCs w:val="21"/>
            <w:vertAlign w:val="subscript"/>
          </w:rPr>
          <w:t>TJP</w:t>
        </w:r>
      </w:ins>
      <w:ins w:id="826" w:author="Janusio" w:date="2018-03-10T13:16:28Z">
        <w:r>
          <w:rPr>
            <w:rFonts w:ascii="Times New Roman" w:hAnsi="Times New Roman"/>
            <w:color w:val="auto"/>
            <w:szCs w:val="21"/>
          </w:rPr>
          <w:t>表示基于硬件信任根构建的信任链衔接点</w:t>
        </w:r>
      </w:ins>
      <w:ins w:id="827" w:author="Janusio" w:date="2018-03-10T13:16:28Z">
        <w:r>
          <w:rPr>
            <w:rFonts w:hint="eastAsia" w:ascii="Times New Roman" w:hAnsi="Times New Roman"/>
            <w:color w:val="auto"/>
            <w:szCs w:val="21"/>
          </w:rPr>
          <w:t>，其信任传递的过程包括两种情况，其一是在m启动时，需要采用静态度量方式对TJP进行度量，其信任传递的过程为</w:t>
        </w:r>
      </w:ins>
      <w:ins w:id="828" w:author="Janusio" w:date="2018-03-10T13:16:28Z">
        <w:r>
          <w:rPr>
            <w:rFonts w:ascii="Times New Roman" w:hAnsi="Times New Roman"/>
            <w:color w:val="auto"/>
            <w:szCs w:val="21"/>
          </w:rPr>
          <w:t xml:space="preserve"> </w:t>
        </w:r>
      </w:ins>
      <w:ins w:id="829" w:author="Janusio" w:date="2018-03-10T13:16:28Z">
        <w:r>
          <w:rPr>
            <w:rFonts w:hint="eastAsia" w:ascii="Times New Roman" w:hAnsi="Times New Roman"/>
            <w:color w:val="auto"/>
            <w:szCs w:val="21"/>
          </w:rPr>
          <w:t>(……</w:t>
        </w:r>
      </w:ins>
      <w:ins w:id="830" w:author="Janusio" w:date="2018-03-10T13:16:28Z">
        <w:r>
          <w:rPr>
            <w:rFonts w:ascii="Times New Roman" w:hAnsi="Times New Roman"/>
            <w:color w:val="auto"/>
            <w:szCs w:val="21"/>
          </w:rPr>
          <w:t>→</w:t>
        </w:r>
      </w:ins>
      <w:ins w:id="831" w:author="Janusio" w:date="2018-03-10T13:16:28Z">
        <w:r>
          <w:rPr>
            <w:rFonts w:hint="eastAsia" w:ascii="Times New Roman" w:hAnsi="Times New Roman"/>
            <w:color w:val="auto"/>
            <w:szCs w:val="21"/>
            <w:lang w:eastAsia="zh-CN"/>
          </w:rPr>
          <w:t>Dom0 Kernel</w:t>
        </w:r>
      </w:ins>
      <w:ins w:id="832" w:author="Janusio" w:date="2018-03-10T13:16:28Z">
        <w:r>
          <w:rPr>
            <w:rFonts w:ascii="Times New Roman" w:hAnsi="Times New Roman"/>
            <w:color w:val="auto"/>
            <w:szCs w:val="21"/>
          </w:rPr>
          <w:t>→</w:t>
        </w:r>
      </w:ins>
      <w:ins w:id="833" w:author="Janusio" w:date="2018-03-10T13:16:28Z">
        <w:r>
          <w:rPr>
            <w:rFonts w:hint="eastAsia" w:ascii="Times New Roman" w:hAnsi="Times New Roman"/>
            <w:color w:val="auto"/>
            <w:szCs w:val="21"/>
          </w:rPr>
          <w:t>TJP)</w:t>
        </w:r>
      </w:ins>
      <w:ins w:id="834" w:author="Janusio" w:date="2018-03-10T13:16:28Z">
        <w:r>
          <w:rPr>
            <w:rFonts w:ascii="Times New Roman" w:hAnsi="Times New Roman"/>
            <w:color w:val="auto"/>
            <w:szCs w:val="21"/>
            <w:vertAlign w:val="subscript"/>
          </w:rPr>
          <w:t>TPM</w:t>
        </w:r>
      </w:ins>
      <w:ins w:id="835" w:author="Janusio" w:date="2018-03-10T13:16:28Z">
        <w:r>
          <w:rPr>
            <w:rFonts w:hint="eastAsia" w:ascii="Times New Roman" w:hAnsi="Times New Roman"/>
            <w:color w:val="auto"/>
            <w:szCs w:val="21"/>
            <w:vertAlign w:val="subscript"/>
          </w:rPr>
          <w:t>_Static</w:t>
        </w:r>
      </w:ins>
      <w:ins w:id="836" w:author="Janusio" w:date="2018-03-10T13:16:28Z">
        <w:r>
          <w:rPr>
            <w:rFonts w:ascii="Times New Roman" w:hAnsi="Times New Roman"/>
            <w:color w:val="auto"/>
            <w:szCs w:val="21"/>
          </w:rPr>
          <w:t>，完整地表示为：</w:t>
        </w:r>
      </w:ins>
      <w:ins w:id="837" w:author="Janusio" w:date="2018-03-10T13:16:28Z">
        <w:r>
          <w:rPr>
            <w:rFonts w:hint="eastAsia" w:ascii="Times New Roman" w:hAnsi="Times New Roman"/>
            <w:color w:val="auto"/>
          </w:rPr>
          <w:t>（</w:t>
        </w:r>
      </w:ins>
      <w:ins w:id="838" w:author="Janusio" w:date="2018-03-10T13:16:28Z">
        <w:r>
          <w:rPr>
            <w:rFonts w:ascii="Times New Roman" w:hAnsi="Times New Roman"/>
            <w:color w:val="auto"/>
            <w:szCs w:val="21"/>
          </w:rPr>
          <w:t>CRTM→BIOS→</w:t>
        </w:r>
      </w:ins>
      <w:ins w:id="839" w:author="Janusio" w:date="2018-03-10T13:16:28Z">
        <w:r>
          <w:rPr>
            <w:rFonts w:hint="eastAsia" w:ascii="Times New Roman" w:hAnsi="Times New Roman"/>
            <w:color w:val="auto"/>
            <w:szCs w:val="21"/>
          </w:rPr>
          <w:t>OS</w:t>
        </w:r>
      </w:ins>
      <w:ins w:id="840" w:author="Janusio" w:date="2018-03-10T13:16:28Z">
        <w:r>
          <w:rPr>
            <w:rFonts w:ascii="Times New Roman" w:hAnsi="Times New Roman"/>
            <w:color w:val="auto"/>
            <w:szCs w:val="21"/>
          </w:rPr>
          <w:t xml:space="preserve">Loader→VMM→Dom0 </w:t>
        </w:r>
      </w:ins>
      <w:ins w:id="841" w:author="Janusio" w:date="2018-03-10T13:16:28Z">
        <w:r>
          <w:rPr>
            <w:rFonts w:hint="eastAsia" w:ascii="Times New Roman" w:hAnsi="Times New Roman"/>
            <w:color w:val="auto"/>
            <w:szCs w:val="21"/>
          </w:rPr>
          <w:t>Kernel</w:t>
        </w:r>
      </w:ins>
      <w:ins w:id="842" w:author="Janusio" w:date="2018-03-10T13:16:28Z">
        <w:r>
          <w:rPr>
            <w:rFonts w:ascii="Times New Roman" w:hAnsi="Times New Roman"/>
            <w:color w:val="auto"/>
            <w:szCs w:val="21"/>
          </w:rPr>
          <w:t xml:space="preserve"> →</w:t>
        </w:r>
      </w:ins>
      <w:ins w:id="843" w:author="Janusio" w:date="2018-03-10T13:16:28Z">
        <w:r>
          <w:rPr>
            <w:rFonts w:hint="eastAsia" w:ascii="Times New Roman" w:hAnsi="Times New Roman"/>
            <w:color w:val="auto"/>
            <w:szCs w:val="21"/>
          </w:rPr>
          <w:t xml:space="preserve">vTPM Builder </w:t>
        </w:r>
      </w:ins>
      <w:ins w:id="844" w:author="Janusio" w:date="2018-03-10T13:16:28Z">
        <w:r>
          <w:rPr>
            <w:rFonts w:ascii="Times New Roman" w:hAnsi="Times New Roman"/>
            <w:color w:val="auto"/>
            <w:szCs w:val="21"/>
          </w:rPr>
          <w:t>→</w:t>
        </w:r>
      </w:ins>
      <w:ins w:id="845" w:author="Janusio" w:date="2018-03-10T13:16:28Z">
        <w:r>
          <w:rPr>
            <w:rFonts w:hint="eastAsia" w:ascii="Times New Roman" w:hAnsi="Times New Roman"/>
            <w:color w:val="auto"/>
            <w:szCs w:val="21"/>
          </w:rPr>
          <w:t xml:space="preserve"> vTPM-VM Binding</w:t>
        </w:r>
      </w:ins>
      <w:ins w:id="846" w:author="Janusio" w:date="2018-03-10T13:16:28Z">
        <w:r>
          <w:rPr>
            <w:rFonts w:ascii="Times New Roman" w:hAnsi="Times New Roman"/>
            <w:color w:val="auto"/>
            <w:szCs w:val="21"/>
          </w:rPr>
          <w:t>→</w:t>
        </w:r>
      </w:ins>
      <w:ins w:id="847" w:author="Janusio" w:date="2018-03-10T13:16:28Z">
        <w:r>
          <w:rPr>
            <w:rFonts w:hint="eastAsia" w:ascii="Times New Roman" w:hAnsi="Times New Roman"/>
            <w:color w:val="auto"/>
            <w:szCs w:val="21"/>
          </w:rPr>
          <w:t>VM Builder</w:t>
        </w:r>
      </w:ins>
      <w:ins w:id="848" w:author="Janusio" w:date="2018-03-10T13:16:28Z">
        <w:r>
          <w:rPr>
            <w:rFonts w:ascii="Times New Roman" w:hAnsi="Times New Roman"/>
            <w:color w:val="auto"/>
            <w:szCs w:val="21"/>
          </w:rPr>
          <w:t xml:space="preserve"> </w:t>
        </w:r>
      </w:ins>
      <w:ins w:id="849" w:author="Janusio" w:date="2018-03-10T13:16:28Z">
        <w:r>
          <w:rPr>
            <w:rFonts w:hint="eastAsia" w:ascii="Times New Roman" w:hAnsi="Times New Roman"/>
            <w:color w:val="auto"/>
            <w:szCs w:val="21"/>
          </w:rPr>
          <w:t>）</w:t>
        </w:r>
      </w:ins>
      <w:ins w:id="850" w:author="Janusio" w:date="2018-03-10T13:16:28Z">
        <w:r>
          <w:rPr>
            <w:rFonts w:ascii="Times New Roman" w:hAnsi="Times New Roman"/>
            <w:color w:val="auto"/>
            <w:szCs w:val="21"/>
            <w:vertAlign w:val="subscript"/>
          </w:rPr>
          <w:t>TPM</w:t>
        </w:r>
      </w:ins>
      <w:ins w:id="851" w:author="Janusio" w:date="2018-03-10T13:16:28Z">
        <w:r>
          <w:rPr>
            <w:rFonts w:hint="eastAsia" w:ascii="Times New Roman" w:hAnsi="Times New Roman"/>
            <w:color w:val="auto"/>
            <w:szCs w:val="21"/>
            <w:vertAlign w:val="subscript"/>
          </w:rPr>
          <w:t>_Static</w:t>
        </w:r>
      </w:ins>
      <w:ins w:id="852" w:author="Janusio" w:date="2018-03-10T13:16:28Z">
        <w:r>
          <w:rPr>
            <w:rFonts w:ascii="Times New Roman" w:hAnsi="Times New Roman"/>
            <w:color w:val="auto"/>
            <w:szCs w:val="21"/>
          </w:rPr>
          <w:t>；其二是</w:t>
        </w:r>
      </w:ins>
      <w:ins w:id="853" w:author="Janusio" w:date="2018-03-10T13:16:28Z">
        <w:r>
          <w:rPr>
            <w:rFonts w:hint="eastAsia" w:ascii="Times New Roman" w:hAnsi="Times New Roman"/>
            <w:color w:val="auto"/>
            <w:szCs w:val="21"/>
          </w:rPr>
          <w:t>在创建vm时，</w:t>
        </w:r>
      </w:ins>
      <w:ins w:id="854" w:author="Janusio" w:date="2018-03-10T13:16:28Z">
        <w:r>
          <w:rPr>
            <w:rFonts w:hint="eastAsia" w:ascii="Times New Roman" w:hAnsi="Times New Roman"/>
            <w:color w:val="auto"/>
          </w:rPr>
          <w:t>为了保证TJP的可信（由于TJP是应用程序，恶意程序容易篡改），从而使得信任关系可以传递到新建的vm, 需要采用动态度量方式对TJP重新度量验证，</w:t>
        </w:r>
      </w:ins>
      <w:ins w:id="855" w:author="Janusio" w:date="2018-03-10T13:16:28Z">
        <w:r>
          <w:rPr>
            <w:rFonts w:hint="eastAsia" w:ascii="Times New Roman" w:hAnsi="Times New Roman"/>
            <w:color w:val="auto"/>
            <w:szCs w:val="21"/>
          </w:rPr>
          <w:t>信任传递的过程为</w:t>
        </w:r>
      </w:ins>
      <w:ins w:id="856" w:author="Janusio" w:date="2018-03-10T13:16:28Z">
        <w:r>
          <w:rPr>
            <w:rFonts w:ascii="Times New Roman" w:hAnsi="Times New Roman"/>
            <w:color w:val="auto"/>
            <w:szCs w:val="21"/>
          </w:rPr>
          <w:t xml:space="preserve"> </w:t>
        </w:r>
      </w:ins>
      <w:ins w:id="857" w:author="Janusio" w:date="2018-03-10T13:16:28Z">
        <w:r>
          <w:rPr>
            <w:rFonts w:hint="eastAsia" w:ascii="Times New Roman" w:hAnsi="Times New Roman"/>
            <w:color w:val="auto"/>
            <w:szCs w:val="21"/>
          </w:rPr>
          <w:t>(TJP)</w:t>
        </w:r>
      </w:ins>
      <w:ins w:id="858" w:author="Janusio" w:date="2018-03-10T13:16:28Z">
        <w:r>
          <w:rPr>
            <w:rFonts w:ascii="Times New Roman" w:hAnsi="Times New Roman"/>
            <w:color w:val="auto"/>
            <w:szCs w:val="21"/>
            <w:vertAlign w:val="subscript"/>
          </w:rPr>
          <w:t>TPM</w:t>
        </w:r>
      </w:ins>
      <w:ins w:id="859" w:author="Janusio" w:date="2018-03-10T13:16:28Z">
        <w:r>
          <w:rPr>
            <w:rFonts w:hint="eastAsia" w:ascii="Times New Roman" w:hAnsi="Times New Roman"/>
            <w:color w:val="auto"/>
            <w:szCs w:val="21"/>
            <w:vertAlign w:val="subscript"/>
          </w:rPr>
          <w:t>_Dynamic</w:t>
        </w:r>
      </w:ins>
      <w:ins w:id="860" w:author="Janusio" w:date="2018-03-10T13:16:28Z">
        <w:r>
          <w:rPr>
            <w:rFonts w:hint="eastAsia" w:ascii="Times New Roman" w:hAnsi="Times New Roman"/>
            <w:color w:val="auto"/>
          </w:rPr>
          <w:t>，完整表示为：</w:t>
        </w:r>
      </w:ins>
      <w:ins w:id="861" w:author="Janusio" w:date="2018-03-10T13:16:28Z">
        <w:r>
          <w:rPr>
            <w:rFonts w:hint="eastAsia" w:ascii="Times New Roman" w:hAnsi="Times New Roman"/>
            <w:color w:val="auto"/>
            <w:szCs w:val="21"/>
          </w:rPr>
          <w:t>(vTPM Builder</w:t>
        </w:r>
      </w:ins>
      <w:ins w:id="862" w:author="Janusio" w:date="2018-03-10T13:16:28Z">
        <w:r>
          <w:rPr>
            <w:rFonts w:ascii="Times New Roman" w:hAnsi="Times New Roman"/>
            <w:color w:val="auto"/>
            <w:szCs w:val="21"/>
          </w:rPr>
          <w:t>→</w:t>
        </w:r>
      </w:ins>
      <w:ins w:id="863" w:author="Janusio" w:date="2018-03-10T13:16:28Z">
        <w:r>
          <w:rPr>
            <w:rFonts w:hint="eastAsia" w:ascii="Times New Roman" w:hAnsi="Times New Roman"/>
            <w:color w:val="auto"/>
            <w:szCs w:val="21"/>
          </w:rPr>
          <w:t>vTPM-VM Binding</w:t>
        </w:r>
      </w:ins>
      <w:ins w:id="864" w:author="Janusio" w:date="2018-03-10T13:16:28Z">
        <w:r>
          <w:rPr>
            <w:rFonts w:ascii="Times New Roman" w:hAnsi="Times New Roman"/>
            <w:color w:val="auto"/>
            <w:szCs w:val="21"/>
          </w:rPr>
          <w:t>→</w:t>
        </w:r>
      </w:ins>
      <w:ins w:id="865" w:author="Janusio" w:date="2018-03-10T13:16:28Z">
        <w:r>
          <w:rPr>
            <w:rFonts w:hint="eastAsia" w:ascii="Times New Roman" w:hAnsi="Times New Roman"/>
            <w:color w:val="auto"/>
            <w:szCs w:val="21"/>
          </w:rPr>
          <w:t>VM Builder)</w:t>
        </w:r>
      </w:ins>
      <w:ins w:id="866" w:author="Janusio" w:date="2018-03-10T13:16:28Z">
        <w:r>
          <w:rPr>
            <w:rFonts w:ascii="Times New Roman" w:hAnsi="Times New Roman"/>
            <w:color w:val="auto"/>
            <w:szCs w:val="21"/>
            <w:vertAlign w:val="subscript"/>
          </w:rPr>
          <w:t>TPM</w:t>
        </w:r>
      </w:ins>
      <w:ins w:id="867" w:author="Janusio" w:date="2018-03-10T13:16:28Z">
        <w:r>
          <w:rPr>
            <w:rFonts w:hint="eastAsia" w:ascii="Times New Roman" w:hAnsi="Times New Roman"/>
            <w:color w:val="auto"/>
            <w:szCs w:val="21"/>
            <w:vertAlign w:val="subscript"/>
          </w:rPr>
          <w:t>_Dynamic</w:t>
        </w:r>
      </w:ins>
      <w:ins w:id="868" w:author="Janusio" w:date="2018-03-10T13:16:28Z">
        <w:r>
          <w:rPr>
            <w:rFonts w:hint="eastAsia" w:ascii="Times New Roman" w:hAnsi="Times New Roman"/>
            <w:color w:val="auto"/>
          </w:rPr>
          <w:t>。在这两种情况下</w:t>
        </w:r>
      </w:ins>
      <w:ins w:id="869" w:author="Janusio" w:date="2018-03-10T13:16:28Z">
        <w:r>
          <w:rPr>
            <w:rFonts w:hint="eastAsia" w:ascii="Times New Roman" w:hAnsi="Times New Roman"/>
            <w:color w:val="auto"/>
            <w:szCs w:val="21"/>
          </w:rPr>
          <w:t>Ver</w:t>
        </w:r>
      </w:ins>
      <w:ins w:id="870" w:author="Janusio" w:date="2018-03-10T13:16:28Z">
        <w:r>
          <w:rPr>
            <w:rFonts w:hint="eastAsia" w:ascii="Times New Roman" w:hAnsi="Times New Roman"/>
            <w:color w:val="auto"/>
            <w:szCs w:val="21"/>
            <w:vertAlign w:val="subscript"/>
          </w:rPr>
          <w:t>TJP</w:t>
        </w:r>
      </w:ins>
      <w:ins w:id="871" w:author="Janusio" w:date="2018-03-10T13:16:28Z">
        <w:r>
          <w:rPr>
            <w:rFonts w:ascii="Times New Roman" w:hAnsi="Times New Roman"/>
            <w:color w:val="auto"/>
            <w:szCs w:val="21"/>
          </w:rPr>
          <w:t>:=Verify</w:t>
        </w:r>
      </w:ins>
      <w:ins w:id="872" w:author="Janusio" w:date="2018-03-10T13:16:28Z">
        <w:r>
          <w:rPr>
            <w:rFonts w:hint="eastAsia" w:ascii="Times New Roman" w:hAnsi="Times New Roman"/>
            <w:color w:val="auto"/>
            <w:szCs w:val="21"/>
          </w:rPr>
          <w:t xml:space="preserve"> (TJP, TC</w:t>
        </w:r>
      </w:ins>
      <w:ins w:id="873" w:author="Janusio" w:date="2018-03-10T13:16:28Z">
        <w:r>
          <w:rPr>
            <w:rFonts w:hint="eastAsia" w:ascii="Times New Roman" w:hAnsi="Times New Roman"/>
            <w:color w:val="auto"/>
            <w:szCs w:val="21"/>
            <w:vertAlign w:val="subscript"/>
          </w:rPr>
          <w:t>TJP</w:t>
        </w:r>
      </w:ins>
      <w:ins w:id="874" w:author="Janusio" w:date="2018-03-10T13:16:28Z">
        <w:r>
          <w:rPr>
            <w:rFonts w:hint="eastAsia" w:ascii="Times New Roman" w:hAnsi="Times New Roman"/>
            <w:color w:val="auto"/>
            <w:szCs w:val="21"/>
          </w:rPr>
          <w:t>)</w:t>
        </w:r>
      </w:ins>
      <w:ins w:id="875" w:author="Janusio" w:date="2018-03-10T13:16:28Z">
        <w:r>
          <w:rPr>
            <w:rFonts w:ascii="Times New Roman" w:hAnsi="Times New Roman"/>
            <w:color w:val="auto"/>
            <w:szCs w:val="21"/>
          </w:rPr>
          <w:t xml:space="preserve"> 表示对外验证</w:t>
        </w:r>
      </w:ins>
      <w:ins w:id="876" w:author="Janusio" w:date="2018-03-10T13:16:28Z">
        <w:r>
          <w:rPr>
            <w:rFonts w:hint="eastAsia" w:ascii="Times New Roman" w:hAnsi="Times New Roman"/>
            <w:color w:val="auto"/>
            <w:szCs w:val="21"/>
          </w:rPr>
          <w:t>可信衔接点</w:t>
        </w:r>
      </w:ins>
      <w:ins w:id="877" w:author="Janusio" w:date="2018-03-10T13:16:28Z">
        <w:r>
          <w:rPr>
            <w:rFonts w:ascii="Times New Roman" w:hAnsi="Times New Roman"/>
            <w:color w:val="auto"/>
            <w:szCs w:val="21"/>
          </w:rPr>
          <w:t>所声称的信任属性</w:t>
        </w:r>
      </w:ins>
      <w:ins w:id="878" w:author="Janusio" w:date="2018-03-10T13:16:28Z">
        <w:r>
          <w:rPr>
            <w:rFonts w:hint="eastAsia" w:ascii="Times New Roman" w:hAnsi="Times New Roman"/>
            <w:color w:val="auto"/>
            <w:szCs w:val="21"/>
          </w:rPr>
          <w:t>TC</w:t>
        </w:r>
      </w:ins>
      <w:ins w:id="879" w:author="Janusio" w:date="2018-03-10T13:16:28Z">
        <w:r>
          <w:rPr>
            <w:rFonts w:hint="eastAsia" w:ascii="Times New Roman" w:hAnsi="Times New Roman"/>
            <w:color w:val="auto"/>
            <w:szCs w:val="21"/>
            <w:vertAlign w:val="subscript"/>
          </w:rPr>
          <w:t>TJP</w:t>
        </w:r>
      </w:ins>
      <w:ins w:id="880" w:author="Janusio" w:date="2018-03-10T13:16:28Z">
        <w:r>
          <w:rPr>
            <w:rFonts w:ascii="Times New Roman" w:hAnsi="Times New Roman"/>
            <w:color w:val="auto"/>
            <w:szCs w:val="21"/>
          </w:rPr>
          <w:t>，使远程验证者R相信TVP-Q</w:t>
        </w:r>
      </w:ins>
      <w:ins w:id="881" w:author="Janusio" w:date="2018-03-10T13:16:28Z">
        <w:r>
          <w:rPr>
            <w:rFonts w:hint="eastAsia" w:ascii="Times New Roman" w:hAnsi="Times New Roman"/>
            <w:color w:val="auto"/>
            <w:szCs w:val="21"/>
          </w:rPr>
          <w:t>T的可信衔接点</w:t>
        </w:r>
      </w:ins>
      <w:ins w:id="882" w:author="Janusio" w:date="2018-03-10T13:16:28Z">
        <w:r>
          <w:rPr>
            <w:rFonts w:ascii="Times New Roman" w:hAnsi="Times New Roman"/>
            <w:color w:val="auto"/>
            <w:szCs w:val="21"/>
          </w:rPr>
          <w:t>拥有这样的信任链属性</w:t>
        </w:r>
      </w:ins>
      <w:ins w:id="883" w:author="Janusio" w:date="2018-03-10T13:16:28Z">
        <w:r>
          <w:rPr>
            <w:rFonts w:hint="eastAsia" w:ascii="Times New Roman" w:hAnsi="Times New Roman"/>
            <w:color w:val="auto"/>
            <w:szCs w:val="21"/>
          </w:rPr>
          <w:t>TC</w:t>
        </w:r>
      </w:ins>
      <w:ins w:id="884" w:author="Janusio" w:date="2018-03-10T13:16:28Z">
        <w:r>
          <w:rPr>
            <w:rFonts w:hint="eastAsia" w:ascii="Times New Roman" w:hAnsi="Times New Roman"/>
            <w:color w:val="auto"/>
            <w:szCs w:val="21"/>
            <w:vertAlign w:val="subscript"/>
          </w:rPr>
          <w:t>TJP</w:t>
        </w:r>
      </w:ins>
      <w:ins w:id="885" w:author="Janusio" w:date="2018-03-10T13:16:28Z">
        <w:r>
          <w:rPr>
            <w:rFonts w:ascii="Times New Roman" w:hAnsi="Times New Roman"/>
            <w:color w:val="auto"/>
            <w:szCs w:val="21"/>
          </w:rPr>
          <w:t>；</w:t>
        </w:r>
      </w:ins>
      <w:ins w:id="886" w:author="Janusio" w:date="2018-03-10T13:16:28Z">
        <w:r>
          <w:rPr>
            <w:rFonts w:hint="eastAsia" w:ascii="Times New Roman" w:hAnsi="Times New Roman"/>
            <w:color w:val="auto"/>
            <w:szCs w:val="21"/>
          </w:rPr>
          <w:t>TC</w:t>
        </w:r>
      </w:ins>
      <w:ins w:id="887" w:author="Janusio" w:date="2018-03-10T13:16:28Z">
        <w:r>
          <w:rPr>
            <w:rFonts w:hint="eastAsia" w:ascii="Times New Roman" w:hAnsi="Times New Roman"/>
            <w:color w:val="auto"/>
            <w:szCs w:val="21"/>
            <w:vertAlign w:val="subscript"/>
          </w:rPr>
          <w:t>vTPM</w:t>
        </w:r>
      </w:ins>
      <w:ins w:id="888" w:author="Janusio" w:date="2018-03-10T13:16:28Z">
        <w:r>
          <w:rPr>
            <w:rFonts w:ascii="Times New Roman" w:hAnsi="Times New Roman"/>
            <w:color w:val="auto"/>
            <w:szCs w:val="21"/>
          </w:rPr>
          <w:t>表示基于硬件信任根构建的用户虚拟机信任根v</w:t>
        </w:r>
      </w:ins>
      <w:ins w:id="889" w:author="Janusio" w:date="2018-03-10T13:16:28Z">
        <w:r>
          <w:rPr>
            <w:rFonts w:hint="eastAsia" w:ascii="Times New Roman" w:hAnsi="Times New Roman"/>
            <w:color w:val="auto"/>
            <w:szCs w:val="21"/>
          </w:rPr>
          <w:t>TPM，值得</w:t>
        </w:r>
      </w:ins>
      <w:ins w:id="890" w:author="Janusio" w:date="2018-03-10T13:16:28Z">
        <w:r>
          <w:rPr>
            <w:rFonts w:ascii="Times New Roman" w:hAnsi="Times New Roman"/>
            <w:color w:val="auto"/>
            <w:szCs w:val="21"/>
          </w:rPr>
          <w:t>注意的是，v</w:t>
        </w:r>
      </w:ins>
      <w:ins w:id="891" w:author="Janusio" w:date="2018-03-10T13:16:28Z">
        <w:r>
          <w:rPr>
            <w:rFonts w:hint="eastAsia" w:ascii="Times New Roman" w:hAnsi="Times New Roman"/>
            <w:color w:val="auto"/>
            <w:szCs w:val="21"/>
          </w:rPr>
          <w:t>TPM</w:t>
        </w:r>
      </w:ins>
      <w:ins w:id="892" w:author="Janusio" w:date="2018-03-10T13:16:28Z">
        <w:r>
          <w:rPr>
            <w:rFonts w:ascii="Times New Roman" w:hAnsi="Times New Roman"/>
            <w:color w:val="auto"/>
            <w:szCs w:val="21"/>
          </w:rPr>
          <w:t>的信任属性与其实现方式密切相关，它可能实现为一个微内核系统或一个应用进程，而且需要</w:t>
        </w:r>
      </w:ins>
      <w:ins w:id="893" w:author="Janusio" w:date="2018-03-10T13:16:28Z">
        <w:r>
          <w:rPr>
            <w:rFonts w:hint="eastAsia" w:ascii="Times New Roman" w:hAnsi="Times New Roman"/>
            <w:color w:val="auto"/>
            <w:szCs w:val="21"/>
          </w:rPr>
          <w:t>建立</w:t>
        </w:r>
      </w:ins>
      <w:ins w:id="894" w:author="Janusio" w:date="2018-03-10T13:16:28Z">
        <w:r>
          <w:rPr>
            <w:rFonts w:ascii="Times New Roman" w:hAnsi="Times New Roman"/>
            <w:color w:val="auto"/>
            <w:szCs w:val="21"/>
          </w:rPr>
          <w:t>v</w:t>
        </w:r>
      </w:ins>
      <w:ins w:id="895" w:author="Janusio" w:date="2018-03-10T13:16:28Z">
        <w:r>
          <w:rPr>
            <w:rFonts w:hint="eastAsia" w:ascii="Times New Roman" w:hAnsi="Times New Roman"/>
            <w:color w:val="auto"/>
            <w:szCs w:val="21"/>
          </w:rPr>
          <w:t>TPM</w:t>
        </w:r>
      </w:ins>
      <w:ins w:id="896" w:author="Janusio" w:date="2018-03-10T13:16:28Z">
        <w:r>
          <w:rPr>
            <w:rFonts w:ascii="Times New Roman" w:hAnsi="Times New Roman"/>
            <w:color w:val="auto"/>
            <w:szCs w:val="21"/>
          </w:rPr>
          <w:t>与</w:t>
        </w:r>
      </w:ins>
      <w:ins w:id="897" w:author="Janusio" w:date="2018-03-10T13:16:28Z">
        <w:r>
          <w:rPr>
            <w:rFonts w:hint="eastAsia" w:ascii="Times New Roman" w:hAnsi="Times New Roman"/>
            <w:color w:val="auto"/>
            <w:szCs w:val="21"/>
          </w:rPr>
          <w:t>TPM</w:t>
        </w:r>
      </w:ins>
      <w:ins w:id="898" w:author="Janusio" w:date="2018-03-10T13:16:28Z">
        <w:r>
          <w:rPr>
            <w:rFonts w:ascii="Times New Roman" w:hAnsi="Times New Roman"/>
            <w:color w:val="auto"/>
            <w:szCs w:val="21"/>
          </w:rPr>
          <w:t>之间的强依赖关系，以硬件信任根保障v</w:t>
        </w:r>
      </w:ins>
      <w:ins w:id="899" w:author="Janusio" w:date="2018-03-10T13:16:28Z">
        <w:r>
          <w:rPr>
            <w:rFonts w:hint="eastAsia" w:ascii="Times New Roman" w:hAnsi="Times New Roman"/>
            <w:color w:val="auto"/>
            <w:szCs w:val="21"/>
          </w:rPr>
          <w:t>TPM</w:t>
        </w:r>
      </w:ins>
      <w:ins w:id="900" w:author="Janusio" w:date="2018-03-10T13:16:28Z">
        <w:r>
          <w:rPr>
            <w:rFonts w:ascii="Times New Roman" w:hAnsi="Times New Roman"/>
            <w:color w:val="auto"/>
            <w:szCs w:val="21"/>
          </w:rPr>
          <w:t>的可信</w:t>
        </w:r>
      </w:ins>
      <w:ins w:id="901" w:author="Janusio" w:date="2018-03-10T13:16:28Z">
        <w:r>
          <w:rPr>
            <w:rFonts w:hint="eastAsia" w:ascii="Times New Roman" w:hAnsi="Times New Roman"/>
            <w:color w:val="auto"/>
            <w:szCs w:val="21"/>
          </w:rPr>
          <w:t>。TJP到</w:t>
        </w:r>
      </w:ins>
      <w:ins w:id="902" w:author="Janusio" w:date="2018-03-10T13:16:28Z">
        <w:r>
          <w:rPr>
            <w:rFonts w:ascii="Times New Roman" w:hAnsi="Times New Roman"/>
            <w:color w:val="auto"/>
            <w:szCs w:val="21"/>
          </w:rPr>
          <w:t>v</w:t>
        </w:r>
      </w:ins>
      <w:ins w:id="903" w:author="Janusio" w:date="2018-03-10T13:16:28Z">
        <w:r>
          <w:rPr>
            <w:rFonts w:hint="eastAsia" w:ascii="Times New Roman" w:hAnsi="Times New Roman"/>
            <w:color w:val="auto"/>
            <w:szCs w:val="21"/>
          </w:rPr>
          <w:t>TPM的信任传递，既可以采用静态度量，也可以采用动态度量，其信任传递的过程为：(TJP</w:t>
        </w:r>
      </w:ins>
      <w:ins w:id="904" w:author="Janusio" w:date="2018-03-10T13:16:28Z">
        <w:r>
          <w:rPr>
            <w:rFonts w:ascii="Times New Roman" w:hAnsi="Times New Roman"/>
            <w:color w:val="auto"/>
            <w:szCs w:val="21"/>
          </w:rPr>
          <w:t>→v</w:t>
        </w:r>
      </w:ins>
      <w:ins w:id="905" w:author="Janusio" w:date="2018-03-10T13:16:28Z">
        <w:r>
          <w:rPr>
            <w:rFonts w:hint="eastAsia" w:ascii="Times New Roman" w:hAnsi="Times New Roman"/>
            <w:color w:val="auto"/>
            <w:szCs w:val="21"/>
          </w:rPr>
          <w:t>TPM)</w:t>
        </w:r>
      </w:ins>
      <w:ins w:id="906" w:author="Janusio" w:date="2018-03-10T13:16:28Z">
        <w:r>
          <w:rPr>
            <w:rFonts w:ascii="Times New Roman" w:hAnsi="Times New Roman"/>
            <w:color w:val="auto"/>
            <w:szCs w:val="21"/>
            <w:vertAlign w:val="subscript"/>
          </w:rPr>
          <w:t>TPM</w:t>
        </w:r>
      </w:ins>
      <w:ins w:id="907" w:author="Janusio" w:date="2018-03-10T13:16:28Z">
        <w:r>
          <w:rPr>
            <w:rFonts w:hint="eastAsia" w:ascii="Times New Roman" w:hAnsi="Times New Roman"/>
            <w:color w:val="auto"/>
            <w:szCs w:val="21"/>
            <w:vertAlign w:val="subscript"/>
          </w:rPr>
          <w:t>_Staic</w:t>
        </w:r>
      </w:ins>
      <w:ins w:id="908" w:author="Janusio" w:date="2018-03-10T13:16:28Z">
        <w:r>
          <w:rPr>
            <w:rFonts w:hint="eastAsia" w:ascii="Times New Roman" w:hAnsi="Times New Roman"/>
            <w:color w:val="auto"/>
            <w:szCs w:val="21"/>
          </w:rPr>
          <w:t>或(TJP</w:t>
        </w:r>
      </w:ins>
      <w:ins w:id="909" w:author="Janusio" w:date="2018-03-10T13:16:28Z">
        <w:r>
          <w:rPr>
            <w:rFonts w:ascii="Times New Roman" w:hAnsi="Times New Roman"/>
            <w:color w:val="auto"/>
            <w:szCs w:val="21"/>
          </w:rPr>
          <w:t>→v</w:t>
        </w:r>
      </w:ins>
      <w:ins w:id="910" w:author="Janusio" w:date="2018-03-10T13:16:28Z">
        <w:r>
          <w:rPr>
            <w:rFonts w:hint="eastAsia" w:ascii="Times New Roman" w:hAnsi="Times New Roman"/>
            <w:color w:val="auto"/>
            <w:szCs w:val="21"/>
          </w:rPr>
          <w:t>TPM)</w:t>
        </w:r>
      </w:ins>
      <w:ins w:id="911" w:author="Janusio" w:date="2018-03-10T13:16:28Z">
        <w:r>
          <w:rPr>
            <w:rFonts w:ascii="Times New Roman" w:hAnsi="Times New Roman"/>
            <w:color w:val="auto"/>
            <w:szCs w:val="21"/>
            <w:vertAlign w:val="subscript"/>
          </w:rPr>
          <w:t>TPM</w:t>
        </w:r>
      </w:ins>
      <w:ins w:id="912" w:author="Janusio" w:date="2018-03-10T13:16:28Z">
        <w:r>
          <w:rPr>
            <w:rFonts w:hint="eastAsia" w:ascii="Times New Roman" w:hAnsi="Times New Roman"/>
            <w:color w:val="auto"/>
            <w:szCs w:val="21"/>
            <w:vertAlign w:val="subscript"/>
          </w:rPr>
          <w:t>_Dynamic</w:t>
        </w:r>
      </w:ins>
      <w:ins w:id="913" w:author="Janusio" w:date="2018-03-10T13:16:28Z">
        <w:r>
          <w:rPr>
            <w:rFonts w:hint="eastAsia" w:ascii="Times New Roman" w:hAnsi="Times New Roman"/>
            <w:color w:val="auto"/>
            <w:szCs w:val="21"/>
          </w:rPr>
          <w:t>。Ver</w:t>
        </w:r>
      </w:ins>
      <w:ins w:id="914" w:author="Janusio" w:date="2018-03-10T13:16:28Z">
        <w:r>
          <w:rPr>
            <w:rFonts w:hint="eastAsia" w:ascii="Times New Roman" w:hAnsi="Times New Roman"/>
            <w:color w:val="auto"/>
            <w:szCs w:val="21"/>
            <w:vertAlign w:val="subscript"/>
          </w:rPr>
          <w:t>vTPM</w:t>
        </w:r>
      </w:ins>
      <w:ins w:id="915" w:author="Janusio" w:date="2018-03-10T13:16:28Z">
        <w:r>
          <w:rPr>
            <w:rFonts w:ascii="Times New Roman" w:hAnsi="Times New Roman"/>
            <w:color w:val="auto"/>
            <w:szCs w:val="21"/>
          </w:rPr>
          <w:t>:=Verify</w:t>
        </w:r>
      </w:ins>
      <w:ins w:id="916" w:author="Janusio" w:date="2018-03-10T13:16:28Z">
        <w:r>
          <w:rPr>
            <w:rFonts w:hint="eastAsia" w:ascii="Times New Roman" w:hAnsi="Times New Roman"/>
            <w:color w:val="auto"/>
            <w:szCs w:val="21"/>
          </w:rPr>
          <w:t>(vTPM, Ver</w:t>
        </w:r>
      </w:ins>
      <w:ins w:id="917" w:author="Janusio" w:date="2018-03-10T13:16:28Z">
        <w:r>
          <w:rPr>
            <w:rFonts w:hint="eastAsia" w:ascii="Times New Roman" w:hAnsi="Times New Roman"/>
            <w:color w:val="auto"/>
            <w:szCs w:val="21"/>
            <w:vertAlign w:val="subscript"/>
          </w:rPr>
          <w:t>vTPM</w:t>
        </w:r>
      </w:ins>
      <w:ins w:id="918" w:author="Janusio" w:date="2018-03-10T13:16:28Z">
        <w:r>
          <w:rPr>
            <w:rFonts w:hint="eastAsia" w:ascii="Times New Roman" w:hAnsi="Times New Roman"/>
            <w:color w:val="auto"/>
            <w:szCs w:val="21"/>
          </w:rPr>
          <w:t>)</w:t>
        </w:r>
      </w:ins>
      <w:ins w:id="919" w:author="Janusio" w:date="2018-03-10T13:16:28Z">
        <w:r>
          <w:rPr>
            <w:rFonts w:ascii="Times New Roman" w:hAnsi="Times New Roman"/>
            <w:color w:val="auto"/>
            <w:szCs w:val="21"/>
          </w:rPr>
          <w:t xml:space="preserve"> 表示对外验证</w:t>
        </w:r>
      </w:ins>
      <w:ins w:id="920" w:author="Janusio" w:date="2018-03-10T13:16:28Z">
        <w:r>
          <w:rPr>
            <w:rFonts w:hint="eastAsia" w:ascii="Times New Roman" w:hAnsi="Times New Roman"/>
            <w:color w:val="auto"/>
            <w:szCs w:val="21"/>
          </w:rPr>
          <w:t>vTPM</w:t>
        </w:r>
      </w:ins>
      <w:ins w:id="921" w:author="Janusio" w:date="2018-03-10T13:16:28Z">
        <w:r>
          <w:rPr>
            <w:rFonts w:ascii="Times New Roman" w:hAnsi="Times New Roman"/>
            <w:color w:val="auto"/>
            <w:szCs w:val="21"/>
          </w:rPr>
          <w:t>所声称的信任属性</w:t>
        </w:r>
      </w:ins>
      <w:ins w:id="922" w:author="Janusio" w:date="2018-03-10T13:16:28Z">
        <w:r>
          <w:rPr>
            <w:rFonts w:hint="eastAsia" w:ascii="Times New Roman" w:hAnsi="Times New Roman"/>
            <w:color w:val="auto"/>
            <w:szCs w:val="21"/>
          </w:rPr>
          <w:t>TC</w:t>
        </w:r>
      </w:ins>
      <w:ins w:id="923" w:author="Janusio" w:date="2018-03-10T13:16:28Z">
        <w:r>
          <w:rPr>
            <w:rFonts w:hint="eastAsia" w:ascii="Times New Roman" w:hAnsi="Times New Roman"/>
            <w:color w:val="auto"/>
            <w:szCs w:val="21"/>
            <w:vertAlign w:val="subscript"/>
          </w:rPr>
          <w:t>vTPM</w:t>
        </w:r>
      </w:ins>
      <w:ins w:id="924" w:author="Janusio" w:date="2018-03-10T13:16:28Z">
        <w:r>
          <w:rPr>
            <w:rFonts w:ascii="Times New Roman" w:hAnsi="Times New Roman"/>
            <w:color w:val="auto"/>
            <w:szCs w:val="21"/>
          </w:rPr>
          <w:t>，使远程验证者R相信TVP-Q</w:t>
        </w:r>
      </w:ins>
      <w:ins w:id="925" w:author="Janusio" w:date="2018-03-10T13:16:28Z">
        <w:r>
          <w:rPr>
            <w:rFonts w:hint="eastAsia" w:ascii="Times New Roman" w:hAnsi="Times New Roman"/>
            <w:color w:val="auto"/>
            <w:szCs w:val="21"/>
          </w:rPr>
          <w:t>T的vTPM</w:t>
        </w:r>
      </w:ins>
      <w:ins w:id="926" w:author="Janusio" w:date="2018-03-10T13:16:28Z">
        <w:r>
          <w:rPr>
            <w:rFonts w:ascii="Times New Roman" w:hAnsi="Times New Roman"/>
            <w:color w:val="auto"/>
            <w:szCs w:val="21"/>
          </w:rPr>
          <w:t>拥有这样的信任链属性</w:t>
        </w:r>
      </w:ins>
      <w:ins w:id="927" w:author="Janusio" w:date="2018-03-10T13:16:28Z">
        <w:r>
          <w:rPr>
            <w:rFonts w:hint="eastAsia" w:ascii="Times New Roman" w:hAnsi="Times New Roman"/>
            <w:color w:val="auto"/>
            <w:szCs w:val="21"/>
          </w:rPr>
          <w:t>TC</w:t>
        </w:r>
      </w:ins>
      <w:ins w:id="928" w:author="Janusio" w:date="2018-03-10T13:16:28Z">
        <w:r>
          <w:rPr>
            <w:rFonts w:hint="eastAsia" w:ascii="Times New Roman" w:hAnsi="Times New Roman"/>
            <w:color w:val="auto"/>
            <w:szCs w:val="21"/>
            <w:vertAlign w:val="subscript"/>
          </w:rPr>
          <w:t>vTPM</w:t>
        </w:r>
      </w:ins>
      <w:ins w:id="929" w:author="Janusio" w:date="2018-03-10T13:16:28Z">
        <w:r>
          <w:rPr>
            <w:rFonts w:ascii="Times New Roman" w:hAnsi="Times New Roman"/>
            <w:color w:val="auto"/>
            <w:szCs w:val="21"/>
          </w:rPr>
          <w:t>；</w:t>
        </w:r>
      </w:ins>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0"/>
        <w:jc w:val="both"/>
        <w:textAlignment w:val="auto"/>
        <w:outlineLvl w:val="9"/>
        <w:rPr>
          <w:ins w:id="931" w:author="Janusio" w:date="2018-03-10T13:16:28Z"/>
          <w:rFonts w:hint="eastAsia" w:ascii="Times New Roman" w:hAnsi="Times New Roman"/>
          <w:color w:val="auto"/>
          <w:szCs w:val="21"/>
        </w:rPr>
        <w:pPrChange w:id="930" w:author="Janusio" w:date="2018-03-10T13:16:58Z">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0" w:leftChars="0" w:right="0" w:rightChars="0" w:firstLine="435"/>
            <w:jc w:val="both"/>
            <w:textAlignment w:val="auto"/>
            <w:outlineLvl w:val="9"/>
          </w:pPr>
        </w:pPrChange>
      </w:pPr>
      <w:ins w:id="932" w:author="Janusio" w:date="2018-03-10T13:16:28Z">
        <w:r>
          <w:rPr>
            <w:rFonts w:ascii="Times New Roman" w:hAnsi="Times New Roman"/>
            <w:color w:val="auto"/>
            <w:szCs w:val="21"/>
          </w:rPr>
          <w:t>用户虚拟机</w:t>
        </w:r>
      </w:ins>
      <w:ins w:id="933" w:author="Janusio" w:date="2018-03-10T13:16:28Z">
        <w:r>
          <w:rPr>
            <w:rFonts w:hint="eastAsia" w:ascii="Times New Roman" w:hAnsi="Times New Roman"/>
            <w:color w:val="auto"/>
            <w:szCs w:val="21"/>
          </w:rPr>
          <w:t>vm</w:t>
        </w:r>
      </w:ins>
      <w:ins w:id="934" w:author="Janusio" w:date="2018-03-10T13:16:28Z">
        <w:r>
          <w:rPr>
            <w:rFonts w:ascii="Times New Roman" w:hAnsi="Times New Roman"/>
            <w:color w:val="auto"/>
            <w:szCs w:val="21"/>
          </w:rPr>
          <w:t>的信任属性类似主机</w:t>
        </w:r>
      </w:ins>
      <w:ins w:id="935" w:author="Janusio" w:date="2018-03-10T13:16:28Z">
        <w:r>
          <w:rPr>
            <w:rFonts w:hint="eastAsia" w:ascii="Times New Roman" w:hAnsi="Times New Roman"/>
            <w:color w:val="auto"/>
            <w:szCs w:val="21"/>
          </w:rPr>
          <w:t>m</w:t>
        </w:r>
      </w:ins>
      <w:ins w:id="936" w:author="Janusio" w:date="2018-03-10T13:16:28Z">
        <w:r>
          <w:rPr>
            <w:rFonts w:ascii="Times New Roman" w:hAnsi="Times New Roman"/>
            <w:color w:val="auto"/>
            <w:szCs w:val="21"/>
          </w:rPr>
          <w:t>的信任属性类似，表示为TP</w:t>
        </w:r>
      </w:ins>
      <w:ins w:id="937" w:author="Janusio" w:date="2018-03-10T13:16:28Z">
        <w:r>
          <w:rPr>
            <w:rFonts w:hint="eastAsia" w:ascii="Times New Roman" w:hAnsi="Times New Roman"/>
            <w:color w:val="auto"/>
            <w:szCs w:val="21"/>
            <w:vertAlign w:val="subscript"/>
          </w:rPr>
          <w:t>vm</w:t>
        </w:r>
      </w:ins>
      <w:ins w:id="938" w:author="Janusio" w:date="2018-03-10T13:16:28Z">
        <w:r>
          <w:rPr>
            <w:rFonts w:ascii="Times New Roman" w:hAnsi="Times New Roman"/>
            <w:color w:val="auto"/>
            <w:szCs w:val="21"/>
          </w:rPr>
          <w:t>:={TC</w:t>
        </w:r>
      </w:ins>
      <w:ins w:id="939" w:author="Janusio" w:date="2018-03-10T13:16:28Z">
        <w:r>
          <w:rPr>
            <w:rFonts w:hint="eastAsia" w:ascii="Times New Roman" w:hAnsi="Times New Roman"/>
            <w:color w:val="auto"/>
            <w:szCs w:val="21"/>
            <w:vertAlign w:val="subscript"/>
          </w:rPr>
          <w:t>vm</w:t>
        </w:r>
      </w:ins>
      <w:ins w:id="940" w:author="Janusio" w:date="2018-03-10T13:16:28Z">
        <w:r>
          <w:rPr>
            <w:rFonts w:hint="eastAsia" w:ascii="Times New Roman" w:hAnsi="Times New Roman"/>
            <w:color w:val="auto"/>
            <w:szCs w:val="21"/>
          </w:rPr>
          <w:t xml:space="preserve">, </w:t>
        </w:r>
      </w:ins>
      <w:ins w:id="941" w:author="Janusio" w:date="2018-03-10T13:16:28Z">
        <w:r>
          <w:rPr>
            <w:rFonts w:ascii="Times New Roman" w:hAnsi="Times New Roman"/>
            <w:color w:val="auto"/>
            <w:szCs w:val="21"/>
          </w:rPr>
          <w:t>Ver</w:t>
        </w:r>
      </w:ins>
      <w:ins w:id="942" w:author="Janusio" w:date="2018-03-10T13:16:28Z">
        <w:r>
          <w:rPr>
            <w:rFonts w:hint="eastAsia" w:ascii="Times New Roman" w:hAnsi="Times New Roman"/>
            <w:color w:val="auto"/>
            <w:szCs w:val="21"/>
            <w:vertAlign w:val="subscript"/>
          </w:rPr>
          <w:t>vm</w:t>
        </w:r>
      </w:ins>
      <w:ins w:id="943" w:author="Janusio" w:date="2018-03-10T13:16:28Z">
        <w:r>
          <w:rPr>
            <w:rFonts w:ascii="Times New Roman" w:hAnsi="Times New Roman"/>
            <w:color w:val="auto"/>
            <w:szCs w:val="21"/>
          </w:rPr>
          <w:t>}，其中TC</w:t>
        </w:r>
      </w:ins>
      <w:ins w:id="944" w:author="Janusio" w:date="2018-03-10T13:16:28Z">
        <w:r>
          <w:rPr>
            <w:rFonts w:hint="eastAsia" w:ascii="Times New Roman" w:hAnsi="Times New Roman"/>
            <w:color w:val="auto"/>
            <w:szCs w:val="21"/>
            <w:vertAlign w:val="subscript"/>
          </w:rPr>
          <w:t>vm</w:t>
        </w:r>
      </w:ins>
      <w:ins w:id="945" w:author="Janusio" w:date="2018-03-10T13:16:28Z">
        <w:r>
          <w:rPr>
            <w:rFonts w:ascii="Times New Roman" w:hAnsi="Times New Roman"/>
            <w:color w:val="auto"/>
            <w:szCs w:val="21"/>
          </w:rPr>
          <w:t>表示基于</w:t>
        </w:r>
      </w:ins>
      <w:ins w:id="946" w:author="Janusio" w:date="2018-03-10T13:16:28Z">
        <w:r>
          <w:rPr>
            <w:rFonts w:hint="eastAsia" w:ascii="Times New Roman" w:hAnsi="Times New Roman"/>
            <w:color w:val="auto"/>
            <w:szCs w:val="21"/>
          </w:rPr>
          <w:t>vTPM</w:t>
        </w:r>
      </w:ins>
      <w:ins w:id="947" w:author="Janusio" w:date="2018-03-10T13:16:28Z">
        <w:r>
          <w:rPr>
            <w:rFonts w:ascii="Times New Roman" w:hAnsi="Times New Roman"/>
            <w:color w:val="auto"/>
            <w:szCs w:val="21"/>
          </w:rPr>
          <w:t>构建的信任链，</w:t>
        </w:r>
      </w:ins>
      <w:ins w:id="948" w:author="Janusio" w:date="2018-03-10T13:16:28Z">
        <w:r>
          <w:rPr>
            <w:rFonts w:hint="eastAsia" w:ascii="Times New Roman" w:hAnsi="Times New Roman"/>
            <w:color w:val="auto"/>
            <w:szCs w:val="21"/>
          </w:rPr>
          <w:t>在创建vm时需采用动态度量方式对TJP进行度量，vm</w:t>
        </w:r>
      </w:ins>
      <w:ins w:id="949" w:author="Janusio" w:date="2018-03-10T13:16:28Z">
        <w:r>
          <w:rPr>
            <w:rFonts w:ascii="Times New Roman" w:hAnsi="Times New Roman"/>
            <w:color w:val="auto"/>
            <w:szCs w:val="21"/>
          </w:rPr>
          <w:t>从</w:t>
        </w:r>
      </w:ins>
      <w:ins w:id="950" w:author="Janusio" w:date="2018-03-10T13:16:28Z">
        <w:r>
          <w:rPr>
            <w:rFonts w:hint="eastAsia" w:ascii="Times New Roman" w:hAnsi="Times New Roman"/>
            <w:color w:val="auto"/>
            <w:szCs w:val="21"/>
          </w:rPr>
          <w:t>初始化到应用</w:t>
        </w:r>
      </w:ins>
      <w:ins w:id="951" w:author="Janusio" w:date="2018-03-10T13:16:28Z">
        <w:r>
          <w:rPr>
            <w:rFonts w:ascii="Times New Roman" w:hAnsi="Times New Roman"/>
            <w:color w:val="auto"/>
            <w:szCs w:val="21"/>
          </w:rPr>
          <w:t>的可信启动过程：</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ins w:id="953" w:author="Janusio" w:date="2018-03-10T13:16:28Z"/>
          <w:rFonts w:ascii="Times New Roman" w:hAnsi="Times New Roman"/>
          <w:color w:val="auto"/>
          <w:szCs w:val="21"/>
        </w:rPr>
        <w:pPrChange w:id="952" w:author="Janusio" w:date="2018-03-10T13:16:58Z">
          <w:pPr>
            <w:keepNext w:val="0"/>
            <w:keepLines w:val="0"/>
            <w:pageBreakBefore w:val="0"/>
            <w:widowControl w:val="0"/>
            <w:numPr>
              <w:ilvl w:val="0"/>
              <w:numId w:val="0"/>
            </w:numPr>
            <w:kinsoku/>
            <w:wordWrap/>
            <w:overflowPunct/>
            <w:topLinePunct w:val="0"/>
            <w:autoSpaceDE/>
            <w:autoSpaceDN/>
            <w:bidi w:val="0"/>
            <w:adjustRightInd/>
            <w:snapToGrid/>
            <w:spacing w:line="312" w:lineRule="auto"/>
            <w:ind w:right="0" w:rightChars="0" w:firstLine="400" w:firstLineChars="0"/>
            <w:jc w:val="both"/>
            <w:textAlignment w:val="auto"/>
            <w:outlineLvl w:val="9"/>
          </w:pPr>
        </w:pPrChange>
      </w:pPr>
      <w:ins w:id="954" w:author="Janusio" w:date="2018-03-10T13:16:28Z">
        <w:r>
          <w:rPr>
            <w:rFonts w:hint="eastAsia" w:ascii="Times New Roman" w:hAnsi="Times New Roman"/>
            <w:color w:val="auto"/>
            <w:szCs w:val="21"/>
          </w:rPr>
          <w:t>(TJP)</w:t>
        </w:r>
      </w:ins>
      <w:ins w:id="955" w:author="Janusio" w:date="2018-03-10T13:16:28Z">
        <w:r>
          <w:rPr>
            <w:rFonts w:hint="eastAsia" w:ascii="Times New Roman" w:hAnsi="Times New Roman"/>
            <w:color w:val="auto"/>
            <w:szCs w:val="21"/>
            <w:vertAlign w:val="subscript"/>
          </w:rPr>
          <w:t xml:space="preserve"> TPM_Dynamic</w:t>
        </w:r>
      </w:ins>
      <w:ins w:id="956" w:author="Janusio" w:date="2018-03-10T13:16:28Z">
        <w:r>
          <w:rPr>
            <w:rFonts w:ascii="Times New Roman" w:hAnsi="Times New Roman"/>
            <w:color w:val="auto"/>
            <w:szCs w:val="21"/>
          </w:rPr>
          <w:t>→{</w:t>
        </w:r>
      </w:ins>
      <w:ins w:id="957" w:author="Janusio" w:date="2018-03-10T13:16:28Z">
        <w:r>
          <w:rPr>
            <w:rFonts w:hint="eastAsia" w:ascii="Times New Roman" w:hAnsi="Times New Roman"/>
            <w:color w:val="auto"/>
            <w:szCs w:val="21"/>
          </w:rPr>
          <w:t>INIT</w:t>
        </w:r>
      </w:ins>
      <w:ins w:id="958" w:author="Janusio" w:date="2018-03-10T13:16:28Z">
        <w:r>
          <w:rPr>
            <w:rFonts w:ascii="Times New Roman" w:hAnsi="Times New Roman"/>
            <w:color w:val="auto"/>
            <w:szCs w:val="21"/>
          </w:rPr>
          <w:t>→VBIOS</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0"/>
        <w:jc w:val="both"/>
        <w:textAlignment w:val="auto"/>
        <w:outlineLvl w:val="9"/>
        <w:rPr>
          <w:ins w:id="960" w:author="Janusio" w:date="2018-03-10T13:16:28Z"/>
          <w:rFonts w:ascii="Times New Roman" w:hAnsi="Times New Roman"/>
          <w:color w:val="auto"/>
          <w:szCs w:val="21"/>
        </w:rPr>
        <w:pPrChange w:id="959" w:author="Janusio" w:date="2018-03-10T13:16:58Z">
          <w:pPr>
            <w:keepNext w:val="0"/>
            <w:keepLines w:val="0"/>
            <w:pageBreakBefore w:val="0"/>
            <w:widowControl w:val="0"/>
            <w:numPr>
              <w:ilvl w:val="0"/>
              <w:numId w:val="0"/>
            </w:numPr>
            <w:kinsoku/>
            <w:wordWrap/>
            <w:overflowPunct/>
            <w:topLinePunct w:val="0"/>
            <w:autoSpaceDE/>
            <w:autoSpaceDN/>
            <w:bidi w:val="0"/>
            <w:adjustRightInd/>
            <w:snapToGrid/>
            <w:spacing w:line="312" w:lineRule="auto"/>
            <w:ind w:right="0" w:rightChars="0"/>
            <w:jc w:val="both"/>
            <w:textAlignment w:val="auto"/>
            <w:outlineLvl w:val="9"/>
          </w:pPr>
        </w:pPrChange>
      </w:pPr>
      <w:ins w:id="961" w:author="Janusio" w:date="2018-03-10T13:16:28Z">
        <w:r>
          <w:rPr>
            <w:rFonts w:hint="eastAsia" w:ascii="Times New Roman" w:hAnsi="Times New Roman"/>
            <w:color w:val="auto"/>
            <w:szCs w:val="21"/>
          </w:rPr>
          <w:t xml:space="preserve"> </w:t>
        </w:r>
      </w:ins>
      <w:ins w:id="962" w:author="Janusio" w:date="2018-03-10T13:16:28Z">
        <w:r>
          <w:rPr>
            <w:rFonts w:hint="eastAsia"/>
            <w:color w:val="auto"/>
            <w:szCs w:val="21"/>
            <w:lang w:val="en-US" w:eastAsia="zh-CN"/>
          </w:rPr>
          <w:tab/>
        </w:r>
      </w:ins>
      <w:ins w:id="963" w:author="Janusio" w:date="2018-03-10T13:16:28Z">
        <w:r>
          <w:rPr>
            <w:rFonts w:ascii="Times New Roman" w:hAnsi="Times New Roman"/>
            <w:color w:val="auto"/>
            <w:szCs w:val="21"/>
          </w:rPr>
          <w:t>→VOSLoader→VMOS→APP}</w:t>
        </w:r>
      </w:ins>
      <w:ins w:id="964" w:author="Janusio" w:date="2018-03-10T13:16:28Z">
        <w:r>
          <w:rPr>
            <w:rFonts w:ascii="Times New Roman" w:hAnsi="Times New Roman"/>
            <w:color w:val="auto"/>
            <w:szCs w:val="21"/>
            <w:vertAlign w:val="subscript"/>
          </w:rPr>
          <w:t>v</w:t>
        </w:r>
      </w:ins>
      <w:ins w:id="965" w:author="Janusio" w:date="2018-03-10T13:16:28Z">
        <w:r>
          <w:rPr>
            <w:rFonts w:hint="eastAsia" w:ascii="Times New Roman" w:hAnsi="Times New Roman"/>
            <w:color w:val="auto"/>
            <w:szCs w:val="21"/>
            <w:vertAlign w:val="subscript"/>
          </w:rPr>
          <w:t>TPM_Static</w:t>
        </w:r>
      </w:ins>
      <w:ins w:id="966" w:author="Janusio" w:date="2018-03-10T13:16:28Z">
        <w:r>
          <w:rPr>
            <w:rFonts w:ascii="Times New Roman" w:hAnsi="Times New Roman"/>
            <w:color w:val="auto"/>
            <w:szCs w:val="21"/>
          </w:rPr>
          <w:t>。</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ins w:id="968" w:author="Janusio" w:date="2018-03-10T13:16:28Z"/>
          <w:rFonts w:hint="eastAsia" w:ascii="Times New Roman" w:hAnsi="Times New Roman"/>
          <w:color w:val="auto"/>
          <w:szCs w:val="21"/>
        </w:rPr>
        <w:pPrChange w:id="967" w:author="Janusio" w:date="2018-03-10T13:16:58Z">
          <w:pPr>
            <w:keepNext w:val="0"/>
            <w:keepLines w:val="0"/>
            <w:pageBreakBefore w:val="0"/>
            <w:widowControl w:val="0"/>
            <w:numPr>
              <w:ilvl w:val="0"/>
              <w:numId w:val="0"/>
            </w:numPr>
            <w:kinsoku/>
            <w:wordWrap/>
            <w:overflowPunct/>
            <w:topLinePunct w:val="0"/>
            <w:autoSpaceDE/>
            <w:autoSpaceDN/>
            <w:bidi w:val="0"/>
            <w:adjustRightInd/>
            <w:snapToGrid/>
            <w:spacing w:line="312" w:lineRule="auto"/>
            <w:ind w:right="0" w:rightChars="0" w:firstLine="400" w:firstLineChars="0"/>
            <w:jc w:val="both"/>
            <w:textAlignment w:val="auto"/>
            <w:outlineLvl w:val="9"/>
          </w:pPr>
        </w:pPrChange>
      </w:pPr>
      <w:ins w:id="969" w:author="Janusio" w:date="2018-03-10T13:16:28Z">
        <w:r>
          <w:rPr>
            <w:rFonts w:ascii="Times New Roman" w:hAnsi="Times New Roman"/>
            <w:color w:val="auto"/>
            <w:szCs w:val="21"/>
          </w:rPr>
          <w:t>Ver</w:t>
        </w:r>
      </w:ins>
      <w:ins w:id="970" w:author="Janusio" w:date="2018-03-10T13:16:28Z">
        <w:r>
          <w:rPr>
            <w:rFonts w:ascii="Times New Roman" w:hAnsi="Times New Roman"/>
            <w:color w:val="auto"/>
            <w:szCs w:val="21"/>
            <w:vertAlign w:val="subscript"/>
          </w:rPr>
          <w:t>VM</w:t>
        </w:r>
      </w:ins>
      <w:ins w:id="971" w:author="Janusio" w:date="2018-03-10T13:16:28Z">
        <w:r>
          <w:rPr>
            <w:rFonts w:ascii="Times New Roman" w:hAnsi="Times New Roman"/>
            <w:color w:val="auto"/>
            <w:szCs w:val="21"/>
          </w:rPr>
          <w:t>:=Verify</w:t>
        </w:r>
      </w:ins>
      <w:ins w:id="972" w:author="Janusio" w:date="2018-03-10T13:16:28Z">
        <w:r>
          <w:rPr>
            <w:rFonts w:hint="eastAsia" w:ascii="Times New Roman" w:hAnsi="Times New Roman"/>
            <w:color w:val="auto"/>
            <w:szCs w:val="21"/>
          </w:rPr>
          <w:t>(vm,</w:t>
        </w:r>
      </w:ins>
      <w:ins w:id="973" w:author="Janusio" w:date="2018-03-10T13:16:28Z">
        <w:r>
          <w:rPr>
            <w:rFonts w:ascii="Times New Roman" w:hAnsi="Times New Roman"/>
            <w:color w:val="auto"/>
            <w:szCs w:val="21"/>
          </w:rPr>
          <w:t>TC</w:t>
        </w:r>
      </w:ins>
      <w:ins w:id="974" w:author="Janusio" w:date="2018-03-10T13:16:28Z">
        <w:r>
          <w:rPr>
            <w:rFonts w:hint="eastAsia" w:ascii="Times New Roman" w:hAnsi="Times New Roman"/>
            <w:color w:val="auto"/>
            <w:szCs w:val="21"/>
            <w:vertAlign w:val="subscript"/>
          </w:rPr>
          <w:t>vm</w:t>
        </w:r>
      </w:ins>
      <w:ins w:id="975" w:author="Janusio" w:date="2018-03-10T13:16:28Z">
        <w:r>
          <w:rPr>
            <w:rFonts w:hint="eastAsia" w:ascii="Times New Roman" w:hAnsi="Times New Roman"/>
            <w:color w:val="auto"/>
            <w:szCs w:val="21"/>
          </w:rPr>
          <w:t>)</w:t>
        </w:r>
      </w:ins>
      <w:ins w:id="976" w:author="Janusio" w:date="2018-03-10T13:16:28Z">
        <w:r>
          <w:rPr>
            <w:rFonts w:ascii="Times New Roman" w:hAnsi="Times New Roman"/>
            <w:color w:val="auto"/>
            <w:szCs w:val="21"/>
          </w:rPr>
          <w:t>表示v</w:t>
        </w:r>
      </w:ins>
      <w:ins w:id="977" w:author="Janusio" w:date="2018-03-10T13:16:28Z">
        <w:r>
          <w:rPr>
            <w:rFonts w:hint="eastAsia" w:ascii="Times New Roman" w:hAnsi="Times New Roman"/>
            <w:color w:val="auto"/>
            <w:szCs w:val="21"/>
          </w:rPr>
          <w:t>m</w:t>
        </w:r>
      </w:ins>
      <w:ins w:id="978" w:author="Janusio" w:date="2018-03-10T13:16:28Z">
        <w:r>
          <w:rPr>
            <w:rFonts w:ascii="Times New Roman" w:hAnsi="Times New Roman"/>
            <w:color w:val="auto"/>
            <w:szCs w:val="21"/>
          </w:rPr>
          <w:t>信任链的外部验证。</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200"/>
        <w:jc w:val="both"/>
        <w:textAlignment w:val="auto"/>
        <w:outlineLvl w:val="9"/>
        <w:rPr>
          <w:ins w:id="980" w:author="Janusio" w:date="2018-03-10T13:16:28Z"/>
          <w:rFonts w:hint="eastAsia" w:ascii="Times New Roman" w:hAnsi="Times New Roman"/>
          <w:color w:val="auto"/>
          <w:szCs w:val="21"/>
        </w:rPr>
        <w:pPrChange w:id="979" w:author="Janusio" w:date="2018-03-10T13:16:5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981" w:author="Janusio" w:date="2018-03-10T13:16:28Z">
        <w:r>
          <w:rPr>
            <w:rFonts w:hint="eastAsia" w:ascii="Times New Roman" w:hAnsi="Times New Roman"/>
            <w:color w:val="auto"/>
            <w:szCs w:val="21"/>
          </w:rPr>
          <w:t>显然，相对于已有的TVP信任链模型，</w:t>
        </w:r>
      </w:ins>
      <w:ins w:id="982" w:author="Janusio" w:date="2018-03-10T14:28:20Z">
        <w:r>
          <w:rPr>
            <w:rFonts w:hint="eastAsia"/>
            <w:color w:val="auto"/>
            <w:szCs w:val="21"/>
            <w:lang w:eastAsia="zh-CN"/>
          </w:rPr>
          <w:t>本文</w:t>
        </w:r>
      </w:ins>
      <w:ins w:id="983" w:author="Janusio" w:date="2018-03-10T13:16:28Z">
        <w:r>
          <w:rPr>
            <w:rFonts w:hint="eastAsia" w:ascii="Times New Roman" w:hAnsi="Times New Roman"/>
            <w:color w:val="auto"/>
            <w:szCs w:val="21"/>
          </w:rPr>
          <w:t>提出的</w:t>
        </w:r>
      </w:ins>
      <w:ins w:id="984" w:author="Janusio" w:date="2018-03-10T13:16:28Z">
        <w:r>
          <w:rPr>
            <w:rFonts w:ascii="Times New Roman" w:hAnsi="Times New Roman"/>
            <w:color w:val="auto"/>
            <w:szCs w:val="21"/>
          </w:rPr>
          <w:t>TVP-Q</w:t>
        </w:r>
      </w:ins>
      <w:ins w:id="985" w:author="Janusio" w:date="2018-03-10T13:16:28Z">
        <w:r>
          <w:rPr>
            <w:rFonts w:hint="eastAsia" w:ascii="Times New Roman" w:hAnsi="Times New Roman"/>
            <w:color w:val="auto"/>
            <w:szCs w:val="21"/>
          </w:rPr>
          <w:t>T信任链模型具有如下特点：</w:t>
        </w:r>
      </w:ins>
    </w:p>
    <w:p>
      <w:pPr>
        <w:pStyle w:val="3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987" w:author="Janusio" w:date="2018-03-10T13:16:28Z"/>
          <w:rFonts w:hint="eastAsia"/>
          <w:color w:val="auto"/>
          <w:szCs w:val="21"/>
        </w:rPr>
        <w:pPrChange w:id="986" w:author="Janusio" w:date="2018-03-10T13:16:58Z">
          <w:pPr>
            <w:pStyle w:val="36"/>
            <w:keepNext w:val="0"/>
            <w:keepLines w:val="0"/>
            <w:pageBreakBefore w:val="0"/>
            <w:widowControl w:val="0"/>
            <w:kinsoku/>
            <w:wordWrap/>
            <w:overflowPunct/>
            <w:topLinePunct w:val="0"/>
            <w:autoSpaceDE/>
            <w:autoSpaceDN/>
            <w:bidi w:val="0"/>
            <w:adjustRightInd/>
            <w:snapToGrid/>
            <w:spacing w:line="312" w:lineRule="auto"/>
            <w:ind w:left="0" w:leftChars="0" w:right="0" w:rightChars="0"/>
            <w:jc w:val="both"/>
            <w:textAlignment w:val="auto"/>
            <w:outlineLvl w:val="9"/>
          </w:pPr>
        </w:pPrChange>
      </w:pPr>
      <w:ins w:id="988" w:author="Janusio" w:date="2018-03-10T13:16:28Z">
        <w:r>
          <w:rPr>
            <w:color w:val="auto"/>
            <w:szCs w:val="21"/>
          </w:rPr>
          <w:t>（</w:t>
        </w:r>
      </w:ins>
      <w:ins w:id="989" w:author="Janusio" w:date="2018-03-10T13:16:28Z">
        <w:r>
          <w:rPr>
            <w:rFonts w:hint="eastAsia"/>
            <w:color w:val="auto"/>
            <w:szCs w:val="21"/>
          </w:rPr>
          <w:t>1）</w:t>
        </w:r>
      </w:ins>
      <w:ins w:id="990" w:author="Janusio" w:date="2018-03-10T13:16:28Z">
        <w:r>
          <w:rPr>
            <w:color w:val="auto"/>
            <w:szCs w:val="21"/>
          </w:rPr>
          <w:t>TVP-Q</w:t>
        </w:r>
      </w:ins>
      <w:ins w:id="991" w:author="Janusio" w:date="2018-03-10T13:16:28Z">
        <w:r>
          <w:rPr>
            <w:rFonts w:hint="eastAsia"/>
            <w:color w:val="auto"/>
            <w:szCs w:val="21"/>
          </w:rPr>
          <w:t>T信任链模型具有瀑布特征。TJP将分离的两条信任链链接起来，</w:t>
        </w:r>
      </w:ins>
      <w:ins w:id="992" w:author="Janusio" w:date="2018-03-10T13:16:28Z">
        <w:r>
          <w:rPr>
            <w:color w:val="auto"/>
            <w:szCs w:val="21"/>
          </w:rPr>
          <w:t>保证TVP-Q</w:t>
        </w:r>
      </w:ins>
      <w:ins w:id="993" w:author="Janusio" w:date="2018-03-10T13:16:28Z">
        <w:r>
          <w:rPr>
            <w:rFonts w:hint="eastAsia"/>
            <w:color w:val="auto"/>
            <w:szCs w:val="21"/>
          </w:rPr>
          <w:t>T</w:t>
        </w:r>
      </w:ins>
      <w:ins w:id="994" w:author="Janusio" w:date="2018-03-10T13:16:28Z">
        <w:r>
          <w:rPr>
            <w:color w:val="auto"/>
            <w:szCs w:val="21"/>
          </w:rPr>
          <w:t>信任链构建的连贯性，起到承上启下的作用。</w:t>
        </w:r>
      </w:ins>
    </w:p>
    <w:p>
      <w:pPr>
        <w:pStyle w:val="36"/>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ins w:id="996" w:author="Janusio" w:date="2018-03-10T13:16:28Z"/>
          <w:rFonts w:hint="eastAsia"/>
          <w:color w:val="auto"/>
          <w:szCs w:val="21"/>
        </w:rPr>
        <w:pPrChange w:id="995" w:author="Janusio" w:date="2018-03-10T13:16:58Z">
          <w:pPr>
            <w:pStyle w:val="36"/>
            <w:keepNext w:val="0"/>
            <w:keepLines w:val="0"/>
            <w:pageBreakBefore w:val="0"/>
            <w:widowControl w:val="0"/>
            <w:kinsoku/>
            <w:wordWrap/>
            <w:overflowPunct/>
            <w:topLinePunct w:val="0"/>
            <w:autoSpaceDE/>
            <w:autoSpaceDN/>
            <w:bidi w:val="0"/>
            <w:adjustRightInd/>
            <w:snapToGrid/>
            <w:spacing w:line="312" w:lineRule="auto"/>
            <w:ind w:left="0" w:leftChars="0" w:right="0" w:rightChars="0"/>
            <w:jc w:val="both"/>
            <w:textAlignment w:val="auto"/>
            <w:outlineLvl w:val="9"/>
          </w:pPr>
        </w:pPrChange>
      </w:pPr>
      <w:ins w:id="997" w:author="Janusio" w:date="2018-03-10T13:16:28Z">
        <w:r>
          <w:rPr>
            <w:color w:val="auto"/>
            <w:szCs w:val="21"/>
          </w:rPr>
          <w:t>（</w:t>
        </w:r>
      </w:ins>
      <w:ins w:id="998" w:author="Janusio" w:date="2018-03-10T13:16:28Z">
        <w:r>
          <w:rPr>
            <w:rFonts w:hint="eastAsia"/>
            <w:color w:val="auto"/>
            <w:szCs w:val="21"/>
          </w:rPr>
          <w:t>2）</w:t>
        </w:r>
      </w:ins>
      <w:ins w:id="999" w:author="Janusio" w:date="2018-03-10T13:16:28Z">
        <w:r>
          <w:rPr>
            <w:color w:val="auto"/>
            <w:szCs w:val="21"/>
          </w:rPr>
          <w:t xml:space="preserve"> TVP-Q</w:t>
        </w:r>
      </w:ins>
      <w:ins w:id="1000" w:author="Janusio" w:date="2018-03-10T13:16:28Z">
        <w:r>
          <w:rPr>
            <w:rFonts w:hint="eastAsia"/>
            <w:color w:val="auto"/>
            <w:szCs w:val="21"/>
          </w:rPr>
          <w:t>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ind w:firstLine="480" w:firstLineChars="200"/>
        <w:jc w:val="both"/>
        <w:outlineLvl w:val="9"/>
        <w:rPr>
          <w:ins w:id="1002" w:author="Janusio" w:date="2018-03-10T13:17:56Z"/>
          <w:rFonts w:hint="eastAsia" w:ascii="Times New Roman" w:hAnsi="Times New Roman"/>
          <w:color w:val="auto"/>
          <w:szCs w:val="21"/>
        </w:rPr>
        <w:pPrChange w:id="1001" w:author="Janusio" w:date="2018-03-10T13:17:45Z">
          <w:pPr/>
        </w:pPrChange>
      </w:pPr>
      <w:ins w:id="1003" w:author="Janusio" w:date="2018-03-10T13:16:28Z">
        <w:r>
          <w:rPr>
            <w:rFonts w:hint="eastAsia" w:ascii="Times New Roman" w:hAnsi="Times New Roman"/>
            <w:color w:val="auto"/>
            <w:szCs w:val="21"/>
          </w:rPr>
          <w:t>（3）</w:t>
        </w:r>
      </w:ins>
      <w:ins w:id="1004" w:author="Janusio" w:date="2018-03-10T13:16:28Z">
        <w:r>
          <w:rPr>
            <w:rFonts w:ascii="Times New Roman" w:hAnsi="Times New Roman"/>
            <w:color w:val="auto"/>
            <w:szCs w:val="21"/>
          </w:rPr>
          <w:t>TVP-Q</w:t>
        </w:r>
      </w:ins>
      <w:ins w:id="1005" w:author="Janusio" w:date="2018-03-10T13:16:28Z">
        <w:r>
          <w:rPr>
            <w:rFonts w:hint="eastAsia" w:ascii="Times New Roman" w:hAnsi="Times New Roman"/>
            <w:color w:val="auto"/>
            <w:szCs w:val="21"/>
          </w:rPr>
          <w:t>T信任链模型解决了</w:t>
        </w:r>
      </w:ins>
      <w:ins w:id="1006" w:author="Janusio" w:date="2018-03-10T13:16:28Z">
        <w:r>
          <w:rPr>
            <w:rFonts w:ascii="Times New Roman" w:hAnsi="Times New Roman"/>
            <w:color w:val="auto"/>
            <w:szCs w:val="21"/>
          </w:rPr>
          <w:t>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w:t>
        </w:r>
      </w:ins>
      <w:ins w:id="1007" w:author="Janusio" w:date="2018-03-10T13:16:28Z">
        <w:r>
          <w:rPr>
            <w:rFonts w:hint="eastAsia" w:ascii="Times New Roman" w:hAnsi="Times New Roman"/>
            <w:color w:val="auto"/>
            <w:szCs w:val="21"/>
          </w:rPr>
          <w:t>TVP信任链模型对这个问题没有具体回答，比较笼统</w:t>
        </w:r>
      </w:ins>
      <w:ins w:id="1008" w:author="Janusio" w:date="2018-03-10T13:16:28Z">
        <w:r>
          <w:rPr>
            <w:rFonts w:hint="eastAsia" w:ascii="Times New Roman" w:hAnsi="Times New Roman"/>
            <w:color w:val="auto"/>
            <w:szCs w:val="21"/>
            <w:lang w:eastAsia="zh-CN"/>
          </w:rPr>
          <w:t>；</w:t>
        </w:r>
      </w:ins>
      <w:ins w:id="1009" w:author="Janusio" w:date="2018-03-10T13:16:28Z">
        <w:r>
          <w:rPr>
            <w:rFonts w:hint="eastAsia" w:ascii="Times New Roman" w:hAnsi="Times New Roman"/>
            <w:color w:val="auto"/>
            <w:szCs w:val="21"/>
          </w:rPr>
          <w:t>但</w:t>
        </w:r>
      </w:ins>
      <w:ins w:id="1010" w:author="Janusio" w:date="2018-03-10T13:16:28Z">
        <w:r>
          <w:rPr>
            <w:rFonts w:ascii="Times New Roman" w:hAnsi="Times New Roman"/>
            <w:color w:val="auto"/>
            <w:szCs w:val="21"/>
          </w:rPr>
          <w:t>是TVP-Q</w:t>
        </w:r>
      </w:ins>
      <w:ins w:id="1011" w:author="Janusio" w:date="2018-03-10T13:16:28Z">
        <w:r>
          <w:rPr>
            <w:rFonts w:hint="eastAsia" w:ascii="Times New Roman" w:hAnsi="Times New Roman"/>
            <w:color w:val="auto"/>
            <w:szCs w:val="21"/>
          </w:rPr>
          <w:t>T信任链模型回答得比较具体和清楚。</w:t>
        </w:r>
      </w:ins>
    </w:p>
    <w:p>
      <w:pPr>
        <w:pStyle w:val="3"/>
        <w:numPr>
          <w:ins w:id="1013" w:author="Janusio" w:date="2018-03-10T13:18:14Z"/>
        </w:numPr>
        <w:rPr>
          <w:ins w:id="1014" w:author="Janusio" w:date="2018-03-10T13:18:16Z"/>
          <w:rFonts w:hint="eastAsia" w:ascii="Times New Roman" w:hAnsi="Times New Roman"/>
          <w:color w:val="auto"/>
          <w:szCs w:val="21"/>
          <w:lang w:val="en-US" w:eastAsia="zh-CN"/>
        </w:rPr>
        <w:pPrChange w:id="1012" w:author="Janusio" w:date="2018-03-10T13:18:14Z">
          <w:pPr/>
        </w:pPrChange>
      </w:pPr>
      <w:ins w:id="1015" w:author="Janusio" w:date="2018-03-10T13:18:00Z">
        <w:r>
          <w:rPr>
            <w:rFonts w:hint="eastAsia"/>
            <w:color w:val="auto"/>
            <w:szCs w:val="21"/>
            <w:rPrChange w:id="1016" w:author="Janusio" w:date="2018-03-10T13:18:00Z">
              <w:rPr>
                <w:rFonts w:hint="eastAsia"/>
              </w:rPr>
            </w:rPrChange>
          </w:rPr>
          <w:t>基于LS</w:t>
        </w:r>
      </w:ins>
      <w:ins w:id="1018" w:author="Janusio" w:date="2018-03-10T13:18:00Z">
        <w:r>
          <w:rPr>
            <w:rFonts w:hint="eastAsia"/>
            <w:color w:val="auto"/>
            <w:szCs w:val="21"/>
            <w:vertAlign w:val="superscript"/>
            <w:rPrChange w:id="1019" w:author="Janusio" w:date="2018-03-10T13:18:03Z">
              <w:rPr>
                <w:rFonts w:hint="eastAsia"/>
              </w:rPr>
            </w:rPrChange>
          </w:rPr>
          <w:t>2</w:t>
        </w:r>
      </w:ins>
      <w:ins w:id="1021" w:author="Janusio" w:date="2018-03-10T13:18:00Z">
        <w:r>
          <w:rPr>
            <w:rFonts w:hint="eastAsia"/>
            <w:color w:val="auto"/>
            <w:szCs w:val="21"/>
            <w:rPrChange w:id="1022" w:author="Janusio" w:date="2018-03-10T13:18:00Z">
              <w:rPr>
                <w:rFonts w:hint="eastAsia"/>
              </w:rPr>
            </w:rPrChange>
          </w:rPr>
          <w:t>的TVP-QT信任链分析</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1025" w:author="Janusio" w:date="2018-03-10T13:18:44Z"/>
          <w:rFonts w:hint="eastAsia"/>
        </w:rPr>
        <w:pPrChange w:id="1024" w:author="Janusio" w:date="2018-03-10T13:20:03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1026" w:author="Janusio" w:date="2018-03-10T13:18:44Z">
        <w:r>
          <w:rPr/>
          <w:t>针对信任链的形式化建模和分析可以确保可信虚拟平台的可验证性。本文将采用已有的形式化分析方法</w:t>
        </w:r>
      </w:ins>
      <w:ins w:id="1027" w:author="Janusio" w:date="2018-03-10T13:18:44Z">
        <w:r>
          <w:rPr>
            <w:rFonts w:hint="eastAsia"/>
          </w:rPr>
          <w:t>“</w:t>
        </w:r>
      </w:ins>
      <w:ins w:id="1028" w:author="Janusio" w:date="2018-03-10T13:19:51Z">
        <w:r>
          <w:rPr>
            <w:rFonts w:hint="eastAsia"/>
            <w:lang w:eastAsia="zh-CN"/>
          </w:rPr>
          <w:t>安全系统逻辑</w:t>
        </w:r>
      </w:ins>
      <w:ins w:id="1029" w:author="Janusio" w:date="2018-03-10T13:18:44Z">
        <w:r>
          <w:rPr>
            <w:rFonts w:hint="eastAsia"/>
          </w:rPr>
          <w:t>（Logic of Secure System,LS</w:t>
        </w:r>
      </w:ins>
      <w:ins w:id="1030" w:author="Janusio" w:date="2018-03-10T13:18:44Z">
        <w:r>
          <w:rPr>
            <w:rFonts w:hint="eastAsia"/>
            <w:vertAlign w:val="superscript"/>
            <w:rPrChange w:id="1031" w:author="Janusio" w:date="2018-03-10T13:46:56Z">
              <w:rPr>
                <w:rFonts w:hint="eastAsia"/>
              </w:rPr>
            </w:rPrChange>
          </w:rPr>
          <w:t>2</w:t>
        </w:r>
      </w:ins>
      <w:ins w:id="1033" w:author="Janusio" w:date="2018-03-10T13:18:44Z">
        <w:r>
          <w:rPr>
            <w:rFonts w:hint="eastAsia"/>
          </w:rPr>
          <w:t>）”对TVP-QT信任链模型进行形式化分析。</w:t>
        </w:r>
      </w:ins>
    </w:p>
    <w:p>
      <w:pPr>
        <w:pStyle w:val="4"/>
        <w:numPr>
          <w:ins w:id="1035" w:author="Janusio" w:date="2018-03-10T13:19:12Z"/>
        </w:numPr>
        <w:tabs>
          <w:tab w:val="left" w:pos="360"/>
          <w:tab w:val="clear" w:pos="420"/>
        </w:tabs>
        <w:spacing w:before="192" w:after="192"/>
        <w:rPr>
          <w:ins w:id="1036" w:author="Janusio" w:date="2018-03-10T13:18:44Z"/>
          <w:rFonts w:hint="eastAsia"/>
        </w:rPr>
        <w:pPrChange w:id="1034" w:author="Janusio" w:date="2018-03-10T13:19:12Z">
          <w:pPr>
            <w:pStyle w:val="37"/>
            <w:spacing w:before="192" w:after="192"/>
          </w:pPr>
        </w:pPrChange>
      </w:pPr>
      <w:ins w:id="1037" w:author="Janusio" w:date="2018-03-10T13:18:44Z">
        <w:r>
          <w:rPr>
            <w:rFonts w:hint="eastAsia"/>
          </w:rPr>
          <w:t>基本假定</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1039" w:author="Janusio" w:date="2018-03-10T13:18:44Z"/>
          <w:rFonts w:hint="eastAsia"/>
          <w:lang w:val="en-US" w:eastAsia="zh-CN"/>
        </w:rPr>
        <w:pPrChange w:id="1038" w:author="Janusio" w:date="2018-03-10T13:20:08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1040" w:author="Janusio" w:date="2018-03-10T13:18:44Z">
        <w:r>
          <w:rPr>
            <w:rFonts w:hint="eastAsia"/>
          </w:rPr>
          <w:t>在对TVP-QT信任链属性</w:t>
        </w:r>
      </w:ins>
      <w:ins w:id="1041" w:author="Janusio" w:date="2018-03-10T13:18:44Z">
        <w:r>
          <w:rPr>
            <w:rFonts w:hint="eastAsia"/>
            <w:lang w:val="en-US" w:eastAsia="zh-CN"/>
          </w:rPr>
          <w:t>进行形式化</w:t>
        </w:r>
      </w:ins>
      <w:ins w:id="1042" w:author="Janusio" w:date="2018-03-10T13:18:44Z">
        <w:r>
          <w:rPr>
            <w:rFonts w:hint="eastAsia"/>
          </w:rPr>
          <w:t>分析</w:t>
        </w:r>
      </w:ins>
      <w:ins w:id="1043" w:author="Janusio" w:date="2018-03-10T13:18:44Z">
        <w:r>
          <w:rPr>
            <w:rFonts w:hint="eastAsia"/>
            <w:lang w:val="en-US" w:eastAsia="zh-CN"/>
          </w:rPr>
          <w:t>前，本文假定以下条件是成立的：</w:t>
        </w:r>
      </w:ins>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ins w:id="1045" w:author="Janusio" w:date="2018-03-10T13:18:44Z"/>
          <w:rFonts w:hint="eastAsia"/>
        </w:rPr>
        <w:pPrChange w:id="1044" w:author="Janusio" w:date="2018-03-10T13:20:08Z">
          <w:pPr>
            <w:keepNext w:val="0"/>
            <w:keepLines w:val="0"/>
            <w:pageBreakBefore w:val="0"/>
            <w:widowControl w:val="0"/>
            <w:numPr>
              <w:ilvl w:val="0"/>
              <w:numId w:val="0"/>
            </w:numPr>
            <w:kinsoku/>
            <w:wordWrap/>
            <w:overflowPunct/>
            <w:topLinePunct w:val="0"/>
            <w:autoSpaceDE/>
            <w:autoSpaceDN/>
            <w:bidi w:val="0"/>
            <w:adjustRightInd/>
            <w:snapToGrid/>
            <w:spacing w:line="312" w:lineRule="auto"/>
            <w:ind w:right="0" w:rightChars="0" w:firstLine="400" w:firstLineChars="0"/>
            <w:jc w:val="both"/>
            <w:textAlignment w:val="auto"/>
            <w:outlineLvl w:val="9"/>
          </w:pPr>
        </w:pPrChange>
      </w:pPr>
      <w:ins w:id="1046" w:author="Janusio" w:date="2018-03-10T13:18:44Z">
        <w:r>
          <w:rPr>
            <w:rFonts w:hint="eastAsia"/>
            <w:lang w:eastAsia="zh-CN"/>
          </w:rPr>
          <w:t>（</w:t>
        </w:r>
      </w:ins>
      <w:ins w:id="1047" w:author="Janusio" w:date="2018-03-10T13:18:44Z">
        <w:r>
          <w:rPr>
            <w:rFonts w:hint="eastAsia"/>
            <w:lang w:val="en-US" w:eastAsia="zh-CN"/>
          </w:rPr>
          <w:t>1</w:t>
        </w:r>
      </w:ins>
      <w:ins w:id="1048" w:author="Janusio" w:date="2018-03-10T13:18:44Z">
        <w:r>
          <w:rPr>
            <w:rFonts w:hint="eastAsia"/>
            <w:lang w:eastAsia="zh-CN"/>
          </w:rPr>
          <w:t>）</w:t>
        </w:r>
      </w:ins>
      <w:ins w:id="1049" w:author="Janusio" w:date="2018-03-10T13:18:44Z">
        <w:r>
          <w:rPr>
            <w:rFonts w:hint="eastAsia"/>
          </w:rPr>
          <w:t>TVP</w:t>
        </w:r>
      </w:ins>
      <w:ins w:id="1050" w:author="Janusio" w:date="2018-03-10T13:18:44Z">
        <w:r>
          <w:rPr/>
          <w:t xml:space="preserve"> </w:t>
        </w:r>
      </w:ins>
      <w:ins w:id="1051" w:author="Janusio" w:date="2018-03-10T13:18:44Z">
        <w:r>
          <w:rPr>
            <w:rFonts w:hint="eastAsia"/>
          </w:rPr>
          <w:t>中</w:t>
        </w:r>
      </w:ins>
      <w:ins w:id="1052" w:author="Janusio" w:date="2018-03-10T13:18:44Z">
        <w:r>
          <w:rPr>
            <w:rFonts w:hint="eastAsia"/>
            <w:lang w:val="en-US" w:eastAsia="zh-CN"/>
          </w:rPr>
          <w:t>各个层次的系统镜像文件（包括主机m以及用户虚拟机层次上的各个用户虚拟机VM）</w:t>
        </w:r>
      </w:ins>
      <w:ins w:id="1053" w:author="Janusio" w:date="2018-03-10T13:18:44Z">
        <w:r>
          <w:rPr>
            <w:rFonts w:hint="eastAsia"/>
          </w:rPr>
          <w:t>的完整性未受破坏</w:t>
        </w:r>
      </w:ins>
      <w:ins w:id="1054" w:author="Janusio" w:date="2018-03-10T13:18:44Z">
        <w:r>
          <w:rPr>
            <w:rFonts w:hint="eastAsia"/>
            <w:lang w:eastAsia="zh-CN"/>
          </w:rPr>
          <w:t>，</w:t>
        </w:r>
      </w:ins>
      <w:ins w:id="1055" w:author="Janusio" w:date="2018-03-10T13:18:44Z">
        <w:r>
          <w:rPr>
            <w:rFonts w:hint="eastAsia"/>
            <w:lang w:val="en-US" w:eastAsia="zh-CN"/>
          </w:rPr>
          <w:t>并且各个用户虚拟机都预先植入所需要的可信度量和证明代理功能组件</w:t>
        </w:r>
      </w:ins>
      <w:ins w:id="1056" w:author="Janusio" w:date="2018-03-10T13:18:44Z">
        <w:r>
          <w:rPr>
            <w:rFonts w:hint="eastAsia"/>
          </w:rPr>
          <w:t>；</w:t>
        </w:r>
      </w:ins>
      <w:ins w:id="1057" w:author="Janusio" w:date="2018-03-10T13:18:44Z">
        <w:r>
          <w:rPr>
            <w:rFonts w:hint="eastAsia"/>
            <w:lang w:eastAsia="zh-CN"/>
          </w:rPr>
          <w:t>（</w:t>
        </w:r>
      </w:ins>
      <w:ins w:id="1058" w:author="Janusio" w:date="2018-03-10T13:18:44Z">
        <w:r>
          <w:rPr>
            <w:rFonts w:hint="eastAsia"/>
            <w:lang w:val="en-US" w:eastAsia="zh-CN"/>
          </w:rPr>
          <w:t>2</w:t>
        </w:r>
      </w:ins>
      <w:ins w:id="1059" w:author="Janusio" w:date="2018-03-10T13:18:44Z">
        <w:r>
          <w:rPr>
            <w:rFonts w:hint="eastAsia"/>
            <w:lang w:eastAsia="zh-CN"/>
          </w:rPr>
          <w:t>）</w:t>
        </w:r>
      </w:ins>
      <w:ins w:id="1060" w:author="Janusio" w:date="2018-03-10T13:18:44Z">
        <w:r>
          <w:rPr>
            <w:rFonts w:hint="eastAsia"/>
          </w:rPr>
          <w:t>主机</w:t>
        </w:r>
      </w:ins>
      <w:ins w:id="1061" w:author="Janusio" w:date="2018-03-10T13:18:44Z">
        <w:r>
          <w:rPr/>
          <w:t>m</w:t>
        </w:r>
      </w:ins>
      <w:ins w:id="1062" w:author="Janusio" w:date="2018-03-10T13:18:44Z">
        <w:r>
          <w:rPr>
            <w:rFonts w:hint="eastAsia"/>
          </w:rPr>
          <w:t>支持动态加载</w:t>
        </w:r>
      </w:ins>
      <w:ins w:id="1063" w:author="Janusio" w:date="2018-03-10T13:18:44Z">
        <w:r>
          <w:rPr>
            <w:rFonts w:hint="eastAsia"/>
            <w:lang w:val="en-US" w:eastAsia="zh-CN"/>
          </w:rPr>
          <w:t>动态度量根</w:t>
        </w:r>
      </w:ins>
      <w:ins w:id="1064" w:author="Janusio" w:date="2018-03-10T13:18:44Z">
        <w:r>
          <w:rPr>
            <w:rFonts w:hint="eastAsia"/>
          </w:rPr>
          <w:t xml:space="preserve"> </w:t>
        </w:r>
      </w:ins>
      <w:ins w:id="1065" w:author="Janusio" w:date="2018-03-10T13:18:44Z">
        <w:r>
          <w:rPr/>
          <w:t>DRTM</w:t>
        </w:r>
      </w:ins>
      <w:ins w:id="1066" w:author="Janusio" w:date="2018-03-10T13:18:44Z">
        <w:r>
          <w:rPr>
            <w:rFonts w:hint="eastAsia"/>
          </w:rPr>
          <w:t>技术，能够为TJP和vTPM提供动态的可信运行环境；</w:t>
        </w:r>
      </w:ins>
      <w:ins w:id="1067" w:author="Janusio" w:date="2018-03-10T13:18:44Z">
        <w:r>
          <w:rPr>
            <w:rFonts w:hint="eastAsia"/>
            <w:lang w:eastAsia="zh-CN"/>
          </w:rPr>
          <w:t>（</w:t>
        </w:r>
      </w:ins>
      <w:ins w:id="1068" w:author="Janusio" w:date="2018-03-10T13:18:44Z">
        <w:r>
          <w:rPr>
            <w:rFonts w:hint="eastAsia"/>
            <w:lang w:val="en-US" w:eastAsia="zh-CN"/>
          </w:rPr>
          <w:t>3</w:t>
        </w:r>
      </w:ins>
      <w:ins w:id="1069" w:author="Janusio" w:date="2018-03-10T13:18:44Z">
        <w:r>
          <w:rPr>
            <w:rFonts w:hint="eastAsia"/>
            <w:lang w:eastAsia="zh-CN"/>
          </w:rPr>
          <w:t>）</w:t>
        </w:r>
      </w:ins>
      <w:ins w:id="1070" w:author="Janusio" w:date="2018-03-10T13:18:44Z">
        <w:r>
          <w:rPr>
            <w:rFonts w:hint="eastAsia"/>
          </w:rPr>
          <w:t>vTPM的平台身份密钥（A</w:t>
        </w:r>
      </w:ins>
      <w:ins w:id="1071" w:author="Janusio" w:date="2018-03-10T13:18:44Z">
        <w:r>
          <w:rPr/>
          <w:t xml:space="preserve">ttestation </w:t>
        </w:r>
      </w:ins>
      <w:ins w:id="1072" w:author="Janusio" w:date="2018-03-10T13:18:44Z">
        <w:r>
          <w:rPr>
            <w:rFonts w:hint="eastAsia"/>
          </w:rPr>
          <w:t>I</w:t>
        </w:r>
      </w:ins>
      <w:ins w:id="1073" w:author="Janusio" w:date="2018-03-10T13:18:44Z">
        <w:r>
          <w:rPr/>
          <w:t xml:space="preserve">dentity </w:t>
        </w:r>
      </w:ins>
      <w:ins w:id="1074" w:author="Janusio" w:date="2018-03-10T13:18:44Z">
        <w:r>
          <w:rPr>
            <w:rFonts w:hint="eastAsia"/>
          </w:rPr>
          <w:t>K</w:t>
        </w:r>
      </w:ins>
      <w:ins w:id="1075" w:author="Janusio" w:date="2018-03-10T13:18:44Z">
        <w:r>
          <w:rPr/>
          <w:t>ey</w:t>
        </w:r>
      </w:ins>
      <w:ins w:id="1076" w:author="Janusio" w:date="2018-03-10T13:18:44Z">
        <w:r>
          <w:rPr>
            <w:rFonts w:hint="eastAsia"/>
          </w:rPr>
          <w:t>，</w:t>
        </w:r>
      </w:ins>
      <w:ins w:id="1077" w:author="Janusio" w:date="2018-03-10T13:18:44Z">
        <w:r>
          <w:rPr/>
          <w:t>AIK</w:t>
        </w:r>
      </w:ins>
      <w:ins w:id="1078" w:author="Janusio" w:date="2018-03-10T13:18:44Z">
        <w:r>
          <w:rPr>
            <w:rFonts w:hint="eastAsia"/>
          </w:rPr>
          <w:t>）已得到可信第三方的认证并颁发证书，这里不考虑其具体实现方案；</w:t>
        </w:r>
      </w:ins>
      <w:ins w:id="1079" w:author="Janusio" w:date="2018-03-10T13:18:44Z">
        <w:r>
          <w:rPr>
            <w:rFonts w:hint="eastAsia"/>
            <w:lang w:eastAsia="zh-CN"/>
          </w:rPr>
          <w:t>（</w:t>
        </w:r>
      </w:ins>
      <w:ins w:id="1080" w:author="Janusio" w:date="2018-03-10T13:18:44Z">
        <w:r>
          <w:rPr>
            <w:rFonts w:hint="eastAsia"/>
            <w:lang w:val="en-US" w:eastAsia="zh-CN"/>
          </w:rPr>
          <w:t>4</w:t>
        </w:r>
      </w:ins>
      <w:ins w:id="1081" w:author="Janusio" w:date="2018-03-10T13:18:44Z">
        <w:r>
          <w:rPr>
            <w:rFonts w:hint="eastAsia"/>
            <w:lang w:eastAsia="zh-CN"/>
          </w:rPr>
          <w:t>）</w:t>
        </w:r>
      </w:ins>
      <w:ins w:id="1082" w:author="Janusio" w:date="2018-03-10T13:18:44Z">
        <w:r>
          <w:rPr>
            <w:rFonts w:hint="eastAsia"/>
          </w:rPr>
          <w:t xml:space="preserve">远程验证方案基于 </w:t>
        </w:r>
      </w:ins>
      <w:ins w:id="1083" w:author="Janusio" w:date="2018-03-10T13:18:44Z">
        <w:r>
          <w:rPr/>
          <w:t xml:space="preserve">TCG </w:t>
        </w:r>
      </w:ins>
      <w:ins w:id="1084" w:author="Janusio" w:date="2018-03-10T13:18:44Z">
        <w:r>
          <w:rPr>
            <w:rFonts w:hint="eastAsia"/>
          </w:rPr>
          <w:t xml:space="preserve">组织给出的完整性报告协议，且在远程挑战者 </w:t>
        </w:r>
      </w:ins>
      <w:ins w:id="1085" w:author="Janusio" w:date="2018-03-10T13:18:44Z">
        <w:r>
          <w:rPr/>
          <w:t xml:space="preserve">R </w:t>
        </w:r>
      </w:ins>
      <w:ins w:id="1086" w:author="Janusio" w:date="2018-03-10T13:18:44Z">
        <w:r>
          <w:rPr>
            <w:rFonts w:hint="eastAsia"/>
          </w:rPr>
          <w:t xml:space="preserve">与本地 </w:t>
        </w:r>
      </w:ins>
      <w:ins w:id="1087" w:author="Janusio" w:date="2018-03-10T13:18:44Z">
        <w:r>
          <w:rPr/>
          <w:t xml:space="preserve">TVP </w:t>
        </w:r>
      </w:ins>
      <w:ins w:id="1088" w:author="Janusio" w:date="2018-03-10T13:18:44Z">
        <w:r>
          <w:rPr>
            <w:rFonts w:hint="eastAsia"/>
          </w:rPr>
          <w:t>之间已经建立了安全信道</w:t>
        </w:r>
      </w:ins>
      <w:ins w:id="1089" w:author="Janusio" w:date="2018-03-10T13:18:44Z">
        <w:r>
          <w:rPr>
            <w:rFonts w:hint="eastAsia"/>
            <w:vertAlign w:val="superscript"/>
            <w:lang w:val="en-US" w:eastAsia="zh-CN"/>
            <w:rPrChange w:id="1090" w:author="Janusio" w:date="2018-03-10T13:21:29Z">
              <w:rPr>
                <w:rFonts w:hint="eastAsia"/>
                <w:lang w:val="en-US" w:eastAsia="zh-CN"/>
              </w:rPr>
            </w:rPrChange>
          </w:rPr>
          <w:t>[</w:t>
        </w:r>
      </w:ins>
      <w:ins w:id="1092" w:author="Janusio" w:date="2018-03-10T13:21:24Z">
        <w:r>
          <w:rPr>
            <w:rFonts w:hint="eastAsia"/>
            <w:vertAlign w:val="superscript"/>
            <w:lang w:val="en-US" w:eastAsia="zh-CN"/>
            <w:rPrChange w:id="1093" w:author="Janusio" w:date="2018-03-10T13:21:29Z">
              <w:rPr>
                <w:rFonts w:hint="eastAsia"/>
                <w:lang w:val="en-US" w:eastAsia="zh-CN"/>
              </w:rPr>
            </w:rPrChange>
          </w:rPr>
          <w:t>2</w:t>
        </w:r>
      </w:ins>
      <w:ins w:id="1095" w:author="Janusio" w:date="2018-03-10T13:21:26Z">
        <w:r>
          <w:rPr>
            <w:rFonts w:hint="eastAsia"/>
            <w:vertAlign w:val="superscript"/>
            <w:lang w:val="en-US" w:eastAsia="zh-CN"/>
            <w:rPrChange w:id="1096" w:author="Janusio" w:date="2018-03-10T13:21:29Z">
              <w:rPr>
                <w:rFonts w:hint="eastAsia"/>
                <w:lang w:val="en-US" w:eastAsia="zh-CN"/>
              </w:rPr>
            </w:rPrChange>
          </w:rPr>
          <w:t>6</w:t>
        </w:r>
      </w:ins>
      <w:ins w:id="1098" w:author="Janusio" w:date="2018-03-10T13:18:44Z">
        <w:r>
          <w:rPr>
            <w:rFonts w:hint="eastAsia"/>
            <w:vertAlign w:val="superscript"/>
            <w:lang w:val="en-US" w:eastAsia="zh-CN"/>
            <w:rPrChange w:id="1099" w:author="Janusio" w:date="2018-03-10T13:21:29Z">
              <w:rPr>
                <w:rFonts w:hint="eastAsia"/>
                <w:lang w:val="en-US" w:eastAsia="zh-CN"/>
              </w:rPr>
            </w:rPrChange>
          </w:rPr>
          <w:t>]</w:t>
        </w:r>
      </w:ins>
      <w:ins w:id="1101" w:author="Janusio" w:date="2018-03-10T13:18:44Z">
        <w:r>
          <w:rPr>
            <w:rFonts w:hint="eastAsia"/>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1103" w:author="Janusio" w:date="2018-03-10T13:18:44Z"/>
          <w:rFonts w:hint="eastAsia"/>
        </w:rPr>
        <w:pPrChange w:id="1102" w:author="Janusio" w:date="2018-03-10T13:20:19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1104" w:author="Janusio" w:date="2018-03-10T13:18:44Z">
        <w:r>
          <w:rPr>
            <w:rFonts w:hint="eastAsia"/>
          </w:rPr>
          <w:t>从</w:t>
        </w:r>
      </w:ins>
      <w:ins w:id="1105" w:author="Janusio" w:date="2018-03-10T13:20:16Z">
        <w:r>
          <w:rPr>
            <w:rFonts w:hint="eastAsia"/>
            <w:lang w:val="en-US" w:eastAsia="zh-CN"/>
          </w:rPr>
          <w:t>3</w:t>
        </w:r>
      </w:ins>
      <w:ins w:id="1106" w:author="Janusio" w:date="2018-03-10T13:18:44Z">
        <w:r>
          <w:rPr>
            <w:rFonts w:hint="eastAsia"/>
          </w:rPr>
          <w:t>.2的分析可知，本文对TVP-QT</w:t>
        </w:r>
      </w:ins>
      <w:ins w:id="1107" w:author="Janusio" w:date="2018-03-10T13:18:44Z">
        <w:r>
          <w:rPr/>
          <w:t xml:space="preserve"> </w:t>
        </w:r>
      </w:ins>
      <w:ins w:id="1108" w:author="Janusio" w:date="2018-03-10T13:18:44Z">
        <w:r>
          <w:rPr>
            <w:rFonts w:hint="eastAsia"/>
          </w:rPr>
          <w:t>信任链的信任属性分析验证主要包括</w:t>
        </w:r>
      </w:ins>
      <w:ins w:id="1109" w:author="Janusio" w:date="2018-03-10T13:18:44Z">
        <w:r>
          <w:rPr/>
          <w:t xml:space="preserve">3 </w:t>
        </w:r>
      </w:ins>
      <w:ins w:id="1110" w:author="Janusio" w:date="2018-03-10T13:18:44Z">
        <w:r>
          <w:rPr>
            <w:rFonts w:hint="eastAsia"/>
          </w:rPr>
          <w:t>部分：</w:t>
        </w:r>
      </w:ins>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1112" w:author="Janusio" w:date="2018-03-10T13:18:44Z"/>
          <w:rFonts w:hint="eastAsia"/>
        </w:rPr>
        <w:pPrChange w:id="1111" w:author="Janusio" w:date="2018-03-10T13:20:19Z">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1113" w:author="Janusio" w:date="2018-03-10T13:20:23Z">
        <w:r>
          <w:rPr>
            <w:rFonts w:hint="eastAsia"/>
            <w:lang w:eastAsia="zh-CN"/>
          </w:rPr>
          <w:t>（</w:t>
        </w:r>
      </w:ins>
      <w:ins w:id="1114" w:author="Janusio" w:date="2018-03-10T13:20:24Z">
        <w:r>
          <w:rPr>
            <w:rFonts w:hint="eastAsia"/>
            <w:lang w:val="en-US" w:eastAsia="zh-CN"/>
          </w:rPr>
          <w:t>1</w:t>
        </w:r>
      </w:ins>
      <w:ins w:id="1115" w:author="Janusio" w:date="2018-03-10T13:20:23Z">
        <w:r>
          <w:rPr>
            <w:rFonts w:hint="eastAsia"/>
            <w:lang w:eastAsia="zh-CN"/>
          </w:rPr>
          <w:t>）</w:t>
        </w:r>
      </w:ins>
      <w:ins w:id="1116" w:author="Janusio" w:date="2018-03-10T13:18:44Z">
        <w:r>
          <w:rPr>
            <w:rFonts w:hint="eastAsia"/>
          </w:rPr>
          <w:t>m信任链构建的验证及该信任链的远程验证（含TJP）；</w:t>
        </w:r>
      </w:ins>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1118" w:author="Janusio" w:date="2018-03-10T13:18:44Z"/>
          <w:rFonts w:hint="eastAsia"/>
        </w:rPr>
        <w:pPrChange w:id="1117" w:author="Janusio" w:date="2018-03-10T13:20:19Z">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1119" w:author="Janusio" w:date="2018-03-10T13:20:29Z">
        <w:r>
          <w:rPr>
            <w:rFonts w:hint="eastAsia"/>
            <w:lang w:eastAsia="zh-CN"/>
          </w:rPr>
          <w:t>（</w:t>
        </w:r>
      </w:ins>
      <w:ins w:id="1120" w:author="Janusio" w:date="2018-03-10T13:20:30Z">
        <w:r>
          <w:rPr>
            <w:rFonts w:hint="eastAsia"/>
            <w:lang w:val="en-US" w:eastAsia="zh-CN"/>
          </w:rPr>
          <w:t>2</w:t>
        </w:r>
      </w:ins>
      <w:ins w:id="1121" w:author="Janusio" w:date="2018-03-10T13:20:29Z">
        <w:r>
          <w:rPr>
            <w:rFonts w:hint="eastAsia"/>
            <w:lang w:eastAsia="zh-CN"/>
          </w:rPr>
          <w:t>）</w:t>
        </w:r>
      </w:ins>
      <w:ins w:id="1122" w:author="Janusio" w:date="2018-03-10T13:18:44Z">
        <w:r>
          <w:rPr>
            <w:rFonts w:hint="eastAsia"/>
          </w:rPr>
          <w:t>TJP动态度量验证及远程验证；</w:t>
        </w:r>
      </w:ins>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1124" w:author="Janusio" w:date="2018-03-10T13:18:44Z"/>
          <w:rFonts w:hint="eastAsia"/>
        </w:rPr>
        <w:pPrChange w:id="1123" w:author="Janusio" w:date="2018-03-10T13:20:19Z">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1125" w:author="Janusio" w:date="2018-03-10T13:20:31Z">
        <w:r>
          <w:rPr>
            <w:rFonts w:hint="eastAsia"/>
            <w:lang w:eastAsia="zh-CN"/>
          </w:rPr>
          <w:t>（</w:t>
        </w:r>
      </w:ins>
      <w:ins w:id="1126" w:author="Janusio" w:date="2018-03-10T13:20:32Z">
        <w:r>
          <w:rPr>
            <w:rFonts w:hint="eastAsia"/>
            <w:lang w:val="en-US" w:eastAsia="zh-CN"/>
          </w:rPr>
          <w:t>3</w:t>
        </w:r>
      </w:ins>
      <w:ins w:id="1127" w:author="Janusio" w:date="2018-03-10T13:20:31Z">
        <w:r>
          <w:rPr>
            <w:rFonts w:hint="eastAsia"/>
            <w:lang w:eastAsia="zh-CN"/>
          </w:rPr>
          <w:t>）</w:t>
        </w:r>
      </w:ins>
      <w:ins w:id="1128" w:author="Janusio" w:date="2018-03-10T13:18:44Z">
        <w:r>
          <w:rPr>
            <w:rFonts w:hint="eastAsia"/>
          </w:rPr>
          <w:t>利用vTPM构建的vm信任链验证及远程证明；</w:t>
        </w:r>
      </w:ins>
    </w:p>
    <w:p>
      <w:pPr>
        <w:ind w:firstLine="480"/>
        <w:rPr>
          <w:ins w:id="1130" w:author="Janusio" w:date="2018-03-10T13:18:44Z"/>
          <w:rFonts w:hint="eastAsia"/>
        </w:rPr>
        <w:pPrChange w:id="1129" w:author="Janusio" w:date="2018-03-10T13:20:19Z">
          <w:pPr>
            <w:ind w:firstLine="360"/>
          </w:pPr>
        </w:pPrChange>
      </w:pPr>
      <w:ins w:id="1131" w:author="Janusio" w:date="2018-03-10T13:18:44Z">
        <w:r>
          <w:rPr>
            <w:rFonts w:hint="eastAsia"/>
          </w:rPr>
          <w:t>在这3部分中，对（3）的验证分析与文献[19]相同，具体过程读者可参见文献</w:t>
        </w:r>
      </w:ins>
      <w:ins w:id="1132" w:author="Janusio" w:date="2018-03-10T13:20:55Z">
        <w:r>
          <w:rPr>
            <w:rFonts w:hint="eastAsia"/>
            <w:lang w:val="en-US" w:eastAsia="zh-CN"/>
          </w:rPr>
          <w:t>[]</w:t>
        </w:r>
      </w:ins>
      <w:ins w:id="1133" w:author="Janusio" w:date="2018-03-10T13:18:44Z">
        <w:r>
          <w:rPr>
            <w:rFonts w:hint="eastAsia"/>
          </w:rPr>
          <w:t>，本文不再论述；下面本文只对（1）（2）进行验证分析。</w:t>
        </w:r>
      </w:ins>
    </w:p>
    <w:p>
      <w:pPr>
        <w:pStyle w:val="4"/>
        <w:numPr>
          <w:ins w:id="1135" w:author="Janusio" w:date="2018-03-10T13:21:49Z"/>
        </w:numPr>
        <w:tabs>
          <w:tab w:val="left" w:pos="360"/>
          <w:tab w:val="clear" w:pos="420"/>
        </w:tabs>
        <w:spacing w:before="192" w:after="192"/>
        <w:rPr>
          <w:ins w:id="1136" w:author="Janusio" w:date="2018-03-10T13:18:44Z"/>
          <w:rFonts w:hint="eastAsia"/>
        </w:rPr>
        <w:pPrChange w:id="1134" w:author="Janusio" w:date="2018-03-10T13:21:49Z">
          <w:pPr>
            <w:pStyle w:val="37"/>
            <w:spacing w:before="192" w:after="192"/>
          </w:pPr>
        </w:pPrChange>
      </w:pPr>
      <w:ins w:id="1137" w:author="Janusio" w:date="2018-03-10T13:18:44Z">
        <w:r>
          <w:rPr>
            <w:rFonts w:hint="eastAsia"/>
          </w:rPr>
          <w:t>m信任链的本地验证及远程证明</w:t>
        </w:r>
      </w:ins>
    </w:p>
    <w:p>
      <w:pPr>
        <w:numPr>
          <w:ilvl w:val="0"/>
          <w:numId w:val="11"/>
          <w:ins w:id="1139" w:author="Janusio" w:date="2018-03-10T13:54:22Z"/>
        </w:numPr>
        <w:tabs>
          <w:tab w:val="left" w:pos="360"/>
        </w:tabs>
        <w:spacing w:before="120" w:after="120"/>
        <w:rPr>
          <w:ins w:id="1140" w:author="Janusio" w:date="2018-03-10T13:54:22Z"/>
          <w:rFonts w:hint="eastAsia"/>
        </w:rPr>
        <w:pPrChange w:id="1138" w:author="Janusio" w:date="2018-03-10T13:54:22Z">
          <w:pPr>
            <w:pStyle w:val="38"/>
            <w:spacing w:before="120" w:after="120"/>
          </w:pPr>
        </w:pPrChange>
      </w:pPr>
      <w:ins w:id="1141" w:author="Janusio" w:date="2018-03-10T13:18:44Z">
        <w:r>
          <w:rPr>
            <w:rFonts w:hint="eastAsia"/>
          </w:rPr>
          <w:t>本地程序执行</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ins w:id="1143" w:author="Janusio" w:date="2018-03-10T13:54:27Z"/>
          <w:rFonts w:hint="eastAsia" w:ascii="Times New Roman" w:hAnsi="Times New Roman"/>
          <w:color w:val="auto"/>
        </w:rPr>
        <w:pPrChange w:id="1142"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144" w:author="Janusio" w:date="2018-03-10T13:54:27Z">
        <w:r>
          <w:rPr>
            <w:rFonts w:hint="eastAsia" w:ascii="Times New Roman" w:hAnsi="Times New Roman"/>
            <w:color w:val="auto"/>
          </w:rPr>
          <w:t>根据</w:t>
        </w:r>
      </w:ins>
      <w:ins w:id="1145" w:author="Janusio" w:date="2018-03-10T13:54:47Z">
        <w:r>
          <w:rPr>
            <w:rFonts w:hint="eastAsia"/>
            <w:color w:val="auto"/>
            <w:lang w:val="en-US" w:eastAsia="zh-CN"/>
          </w:rPr>
          <w:t>3</w:t>
        </w:r>
      </w:ins>
      <w:ins w:id="1146" w:author="Janusio" w:date="2018-03-10T13:54:27Z">
        <w:r>
          <w:rPr>
            <w:rFonts w:hint="eastAsia" w:ascii="Times New Roman" w:hAnsi="Times New Roman"/>
            <w:color w:val="auto"/>
          </w:rPr>
          <w:t>.2节对TVP中m信任属性TP</w:t>
        </w:r>
      </w:ins>
      <w:ins w:id="1147" w:author="Janusio" w:date="2018-03-10T13:54:27Z">
        <w:r>
          <w:rPr>
            <w:rFonts w:hint="eastAsia" w:ascii="Times New Roman" w:hAnsi="Times New Roman"/>
            <w:color w:val="auto"/>
            <w:vertAlign w:val="subscript"/>
          </w:rPr>
          <w:t>m</w:t>
        </w:r>
      </w:ins>
      <w:ins w:id="1148" w:author="Janusio" w:date="2018-03-10T13:54:27Z">
        <w:r>
          <w:rPr>
            <w:rFonts w:hint="eastAsia" w:ascii="Times New Roman" w:hAnsi="Times New Roman"/>
            <w:color w:val="auto"/>
          </w:rPr>
          <w:t>定义以及</w:t>
        </w:r>
      </w:ins>
      <w:ins w:id="1149" w:author="Janusio" w:date="2018-03-10T13:54:27Z">
        <w:r>
          <w:rPr>
            <w:rFonts w:hint="eastAsia" w:ascii="Times New Roman" w:hAnsi="Times New Roman"/>
            <w:color w:val="auto"/>
            <w:szCs w:val="21"/>
          </w:rPr>
          <w:t>TP</w:t>
        </w:r>
      </w:ins>
      <w:ins w:id="1150" w:author="Janusio" w:date="2018-03-10T13:54:27Z">
        <w:r>
          <w:rPr>
            <w:rFonts w:hint="eastAsia" w:ascii="Times New Roman" w:hAnsi="Times New Roman"/>
            <w:color w:val="auto"/>
            <w:szCs w:val="21"/>
            <w:vertAlign w:val="subscript"/>
          </w:rPr>
          <w:t>vRT</w:t>
        </w:r>
      </w:ins>
      <w:ins w:id="1151" w:author="Janusio" w:date="2018-03-10T13:54:27Z">
        <w:r>
          <w:rPr>
            <w:rFonts w:hint="eastAsia" w:ascii="Times New Roman" w:hAnsi="Times New Roman"/>
            <w:color w:val="auto"/>
            <w:szCs w:val="21"/>
          </w:rPr>
          <w:t>中对TC</w:t>
        </w:r>
      </w:ins>
      <w:ins w:id="1152" w:author="Janusio" w:date="2018-03-10T13:54:27Z">
        <w:r>
          <w:rPr>
            <w:rFonts w:hint="eastAsia" w:ascii="Times New Roman" w:hAnsi="Times New Roman"/>
            <w:color w:val="auto"/>
            <w:szCs w:val="21"/>
            <w:vertAlign w:val="subscript"/>
          </w:rPr>
          <w:t>TJP</w:t>
        </w:r>
      </w:ins>
      <w:ins w:id="1153" w:author="Janusio" w:date="2018-03-10T13:54:27Z">
        <w:r>
          <w:rPr>
            <w:rFonts w:hint="eastAsia" w:ascii="Times New Roman" w:hAnsi="Times New Roman"/>
            <w:color w:val="auto"/>
          </w:rPr>
          <w:t>的定义，其信任链本地执行过程中涉及到的程序如图</w:t>
        </w:r>
      </w:ins>
      <w:ins w:id="1154" w:author="Janusio" w:date="2018-03-10T13:55:41Z">
        <w:r>
          <w:rPr>
            <w:rFonts w:hint="eastAsia"/>
            <w:color w:val="auto"/>
            <w:lang w:val="en-US" w:eastAsia="zh-CN"/>
          </w:rPr>
          <w:t>3</w:t>
        </w:r>
      </w:ins>
      <w:ins w:id="1155" w:author="Janusio" w:date="2018-03-10T13:55:42Z">
        <w:r>
          <w:rPr>
            <w:rFonts w:hint="eastAsia"/>
            <w:color w:val="auto"/>
            <w:lang w:val="en-US" w:eastAsia="zh-CN"/>
          </w:rPr>
          <w:t>.3</w:t>
        </w:r>
      </w:ins>
      <w:ins w:id="1156" w:author="Janusio" w:date="2018-03-10T13:54:27Z">
        <w:r>
          <w:rPr>
            <w:rFonts w:hint="eastAsia" w:ascii="Times New Roman" w:hAnsi="Times New Roman"/>
            <w:color w:val="auto"/>
          </w:rPr>
          <w:t>所示。</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158" w:author="Janusio" w:date="2018-03-10T13:54:27Z"/>
          <w:rFonts w:hint="eastAsia" w:ascii="Times New Roman" w:hAnsi="Times New Roman"/>
          <w:color w:val="auto"/>
          <w:sz w:val="22"/>
          <w:szCs w:val="22"/>
          <w:rPrChange w:id="1159" w:author="Janusio" w:date="2018-03-10T13:55:55Z">
            <w:rPr>
              <w:ins w:id="1160" w:author="Janusio" w:date="2018-03-10T13:54:27Z"/>
              <w:rFonts w:hint="eastAsia" w:ascii="Times New Roman" w:hAnsi="Times New Roman"/>
              <w:color w:val="auto"/>
            </w:rPr>
          </w:rPrChange>
        </w:rPr>
        <w:pPrChange w:id="1157"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161" w:author="Janusio" w:date="2018-03-10T13:54:27Z">
        <w:r>
          <w:rPr>
            <w:rFonts w:hint="eastAsia" w:ascii="Times New Roman" w:hAnsi="Times New Roman"/>
            <w:i/>
            <w:iCs/>
            <w:color w:val="auto"/>
            <w:sz w:val="22"/>
            <w:szCs w:val="22"/>
            <w:rPrChange w:id="1162" w:author="Janusio" w:date="2018-03-10T13:55:55Z">
              <w:rPr>
                <w:rFonts w:hint="eastAsia" w:ascii="Times New Roman" w:hAnsi="Times New Roman"/>
                <w:i/>
                <w:iCs/>
                <w:color w:val="auto"/>
              </w:rPr>
            </w:rPrChange>
          </w:rPr>
          <w:t>SRTM</w:t>
        </w:r>
      </w:ins>
      <w:ins w:id="1164" w:author="Janusio" w:date="2018-03-10T13:54:27Z">
        <w:r>
          <w:rPr>
            <w:rFonts w:hint="eastAsia" w:ascii="Times New Roman" w:hAnsi="Times New Roman"/>
            <w:iCs/>
            <w:color w:val="auto"/>
            <w:sz w:val="22"/>
            <w:szCs w:val="22"/>
            <w:rPrChange w:id="1165" w:author="Janusio" w:date="2018-03-10T13:55:55Z">
              <w:rPr>
                <w:rFonts w:hint="eastAsia" w:ascii="Times New Roman" w:hAnsi="Times New Roman"/>
                <w:iCs/>
                <w:color w:val="auto"/>
              </w:rPr>
            </w:rPrChange>
          </w:rPr>
          <w:t>(</w:t>
        </w:r>
      </w:ins>
      <w:ins w:id="1167" w:author="Janusio" w:date="2018-03-10T13:54:27Z">
        <w:r>
          <w:rPr>
            <w:rFonts w:hint="eastAsia" w:ascii="Times New Roman" w:hAnsi="Times New Roman"/>
            <w:i/>
            <w:iCs/>
            <w:color w:val="auto"/>
            <w:sz w:val="22"/>
            <w:szCs w:val="22"/>
            <w:rPrChange w:id="1168" w:author="Janusio" w:date="2018-03-10T13:55:55Z">
              <w:rPr>
                <w:rFonts w:hint="eastAsia" w:ascii="Times New Roman" w:hAnsi="Times New Roman"/>
                <w:i/>
                <w:iCs/>
                <w:color w:val="auto"/>
              </w:rPr>
            </w:rPrChange>
          </w:rPr>
          <w:t>m</w:t>
        </w:r>
      </w:ins>
      <w:ins w:id="1170" w:author="Janusio" w:date="2018-03-10T13:54:27Z">
        <w:r>
          <w:rPr>
            <w:rFonts w:hint="eastAsia" w:ascii="Times New Roman" w:hAnsi="Times New Roman"/>
            <w:iCs/>
            <w:color w:val="auto"/>
            <w:sz w:val="22"/>
            <w:szCs w:val="22"/>
            <w:rPrChange w:id="1171" w:author="Janusio" w:date="2018-03-10T13:55:55Z">
              <w:rPr>
                <w:rFonts w:hint="eastAsia" w:ascii="Times New Roman" w:hAnsi="Times New Roman"/>
                <w:iCs/>
                <w:color w:val="auto"/>
              </w:rPr>
            </w:rPrChange>
          </w:rPr>
          <w:t>)</w:t>
        </w:r>
      </w:ins>
      <w:ins w:id="1173" w:author="Janusio" w:date="2018-03-10T13:54:27Z">
        <w:r>
          <w:rPr>
            <w:rFonts w:hint="eastAsia" w:ascii="Times New Roman" w:hAnsi="Times New Roman"/>
            <w:i/>
            <w:iCs/>
            <w:color w:val="auto"/>
            <w:sz w:val="22"/>
            <w:szCs w:val="22"/>
            <w:rPrChange w:id="1174" w:author="Janusio" w:date="2018-03-10T13:55:55Z">
              <w:rPr>
                <w:rFonts w:hint="eastAsia" w:ascii="Times New Roman" w:hAnsi="Times New Roman"/>
                <w:i/>
                <w:iCs/>
                <w:color w:val="auto"/>
              </w:rPr>
            </w:rPrChange>
          </w:rPr>
          <w:t xml:space="preserve">   </w:t>
        </w:r>
      </w:ins>
      <w:ins w:id="1176" w:author="Janusio" w:date="2018-03-10T13:54:27Z">
        <w:r>
          <w:rPr>
            <w:rFonts w:hint="eastAsia" w:ascii="Times New Roman" w:hAnsi="Times New Roman"/>
            <w:color w:val="auto"/>
            <w:sz w:val="22"/>
            <w:szCs w:val="22"/>
            <w:rPrChange w:id="1177" w:author="Janusio" w:date="2018-03-10T13:55:55Z">
              <w:rPr>
                <w:rFonts w:hint="eastAsia" w:ascii="Times New Roman" w:hAnsi="Times New Roman"/>
                <w:color w:val="auto"/>
              </w:rPr>
            </w:rPrChange>
          </w:rPr>
          <w:t xml:space="preserve">       </w:t>
        </w:r>
      </w:ins>
      <w:ins w:id="1179" w:author="Janusio" w:date="2018-03-10T13:54:27Z">
        <w:r>
          <w:rPr>
            <w:rFonts w:ascii="Times New Roman" w:hAnsi="Times New Roman"/>
            <w:color w:val="auto"/>
            <w:sz w:val="22"/>
            <w:szCs w:val="22"/>
            <w:rPrChange w:id="1180" w:author="Janusio" w:date="2018-03-10T13:55:55Z">
              <w:rPr>
                <w:rFonts w:ascii="Times New Roman" w:hAnsi="Times New Roman"/>
                <w:color w:val="auto"/>
              </w:rPr>
            </w:rPrChange>
          </w:rPr>
          <w:t>≡</w:t>
        </w:r>
      </w:ins>
      <w:ins w:id="1182" w:author="Janusio" w:date="2018-03-10T13:54:27Z">
        <w:r>
          <w:rPr>
            <w:rFonts w:hint="eastAsia" w:ascii="Times New Roman" w:hAnsi="Times New Roman"/>
            <w:color w:val="auto"/>
            <w:sz w:val="22"/>
            <w:szCs w:val="22"/>
            <w:rPrChange w:id="1183" w:author="Janusio" w:date="2018-03-10T13:55:55Z">
              <w:rPr>
                <w:rFonts w:hint="eastAsia" w:ascii="Times New Roman" w:hAnsi="Times New Roman"/>
                <w:color w:val="auto"/>
              </w:rPr>
            </w:rPrChange>
          </w:rPr>
          <w:t xml:space="preserve"> </w:t>
        </w:r>
      </w:ins>
      <w:ins w:id="1185" w:author="Janusio" w:date="2018-03-10T13:54:27Z">
        <w:r>
          <w:rPr>
            <w:rFonts w:hint="eastAsia" w:ascii="Times New Roman" w:hAnsi="Times New Roman"/>
            <w:i/>
            <w:iCs/>
            <w:color w:val="auto"/>
            <w:sz w:val="22"/>
            <w:szCs w:val="22"/>
            <w:rPrChange w:id="1186" w:author="Janusio" w:date="2018-03-10T13:55:55Z">
              <w:rPr>
                <w:rFonts w:hint="eastAsia" w:ascii="Times New Roman" w:hAnsi="Times New Roman"/>
                <w:i/>
                <w:iCs/>
                <w:color w:val="auto"/>
              </w:rPr>
            </w:rPrChange>
          </w:rPr>
          <w:t>b</w:t>
        </w:r>
      </w:ins>
      <w:ins w:id="1188" w:author="Janusio" w:date="2018-03-10T13:54:27Z">
        <w:r>
          <w:rPr>
            <w:rFonts w:hint="eastAsia" w:ascii="Times New Roman" w:hAnsi="Times New Roman"/>
            <w:color w:val="auto"/>
            <w:sz w:val="22"/>
            <w:szCs w:val="22"/>
            <w:rPrChange w:id="1189" w:author="Janusio" w:date="2018-03-10T13:55:55Z">
              <w:rPr>
                <w:rFonts w:hint="eastAsia" w:ascii="Times New Roman" w:hAnsi="Times New Roman"/>
                <w:color w:val="auto"/>
              </w:rPr>
            </w:rPrChange>
          </w:rPr>
          <w:t xml:space="preserve"> = read </w:t>
        </w:r>
      </w:ins>
      <w:ins w:id="1191" w:author="Janusio" w:date="2018-03-10T13:54:27Z">
        <w:r>
          <w:rPr>
            <w:rFonts w:hint="eastAsia" w:ascii="Times New Roman" w:hAnsi="Times New Roman"/>
            <w:i/>
            <w:iCs/>
            <w:color w:val="auto"/>
            <w:sz w:val="22"/>
            <w:szCs w:val="22"/>
            <w:rPrChange w:id="1192" w:author="Janusio" w:date="2018-03-10T13:55:55Z">
              <w:rPr>
                <w:rFonts w:hint="eastAsia" w:ascii="Times New Roman" w:hAnsi="Times New Roman"/>
                <w:i/>
                <w:iCs/>
                <w:color w:val="auto"/>
              </w:rPr>
            </w:rPrChange>
          </w:rPr>
          <w:t>m.bios_loc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195" w:author="Janusio" w:date="2018-03-10T13:54:27Z"/>
          <w:rFonts w:hint="eastAsia" w:ascii="Times New Roman" w:hAnsi="Times New Roman"/>
          <w:color w:val="auto"/>
          <w:sz w:val="22"/>
          <w:szCs w:val="22"/>
          <w:rPrChange w:id="1196" w:author="Janusio" w:date="2018-03-10T13:55:55Z">
            <w:rPr>
              <w:ins w:id="1197" w:author="Janusio" w:date="2018-03-10T13:54:27Z"/>
              <w:rFonts w:hint="eastAsia" w:ascii="Times New Roman" w:hAnsi="Times New Roman"/>
              <w:color w:val="auto"/>
            </w:rPr>
          </w:rPrChange>
        </w:rPr>
        <w:pPrChange w:id="1194"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198" w:author="Janusio" w:date="2018-03-10T13:54:27Z">
        <w:r>
          <w:rPr>
            <w:rFonts w:hint="eastAsia" w:ascii="Times New Roman" w:hAnsi="Times New Roman"/>
            <w:color w:val="auto"/>
            <w:sz w:val="22"/>
            <w:szCs w:val="22"/>
            <w:rPrChange w:id="1199" w:author="Janusio" w:date="2018-03-10T13:55:55Z">
              <w:rPr>
                <w:rFonts w:hint="eastAsia" w:ascii="Times New Roman" w:hAnsi="Times New Roman"/>
                <w:color w:val="auto"/>
              </w:rPr>
            </w:rPrChange>
          </w:rPr>
          <w:t xml:space="preserve">                    Extend </w:t>
        </w:r>
      </w:ins>
      <w:ins w:id="1201" w:author="Janusio" w:date="2018-03-10T13:54:27Z">
        <w:r>
          <w:rPr>
            <w:rFonts w:hint="eastAsia" w:ascii="Times New Roman" w:hAnsi="Times New Roman"/>
            <w:i/>
            <w:iCs/>
            <w:color w:val="auto"/>
            <w:sz w:val="22"/>
            <w:szCs w:val="22"/>
            <w:rPrChange w:id="1202" w:author="Janusio" w:date="2018-03-10T13:55:55Z">
              <w:rPr>
                <w:rFonts w:hint="eastAsia" w:ascii="Times New Roman" w:hAnsi="Times New Roman"/>
                <w:i/>
                <w:iCs/>
                <w:color w:val="auto"/>
              </w:rPr>
            </w:rPrChange>
          </w:rPr>
          <w:t>m.pcr.s</w:t>
        </w:r>
      </w:ins>
      <w:ins w:id="1204" w:author="Janusio" w:date="2018-03-10T13:54:27Z">
        <w:r>
          <w:rPr>
            <w:rFonts w:hint="eastAsia" w:ascii="Times New Roman" w:hAnsi="Times New Roman"/>
            <w:iCs/>
            <w:color w:val="auto"/>
            <w:sz w:val="22"/>
            <w:szCs w:val="22"/>
            <w:rPrChange w:id="1205" w:author="Janusio" w:date="2018-03-10T13:55:55Z">
              <w:rPr>
                <w:rFonts w:hint="eastAsia" w:ascii="Times New Roman" w:hAnsi="Times New Roman"/>
                <w:iCs/>
                <w:color w:val="auto"/>
              </w:rPr>
            </w:rPrChange>
          </w:rPr>
          <w:t>,</w:t>
        </w:r>
      </w:ins>
      <w:ins w:id="1207" w:author="Janusio" w:date="2018-03-10T13:54:27Z">
        <w:r>
          <w:rPr>
            <w:rFonts w:hint="eastAsia" w:ascii="Times New Roman" w:hAnsi="Times New Roman"/>
            <w:i/>
            <w:iCs/>
            <w:color w:val="auto"/>
            <w:sz w:val="22"/>
            <w:szCs w:val="22"/>
            <w:rPrChange w:id="1208" w:author="Janusio" w:date="2018-03-10T13:55:55Z">
              <w:rPr>
                <w:rFonts w:hint="eastAsia" w:ascii="Times New Roman" w:hAnsi="Times New Roman"/>
                <w:i/>
                <w:iCs/>
                <w:color w:val="auto"/>
              </w:rPr>
            </w:rPrChange>
          </w:rPr>
          <w:t>b</w:t>
        </w:r>
      </w:ins>
      <w:ins w:id="1210" w:author="Janusio" w:date="2018-03-10T13:54:27Z">
        <w:r>
          <w:rPr>
            <w:rFonts w:hint="eastAsia" w:ascii="Times New Roman" w:hAnsi="Times New Roman"/>
            <w:color w:val="auto"/>
            <w:sz w:val="22"/>
            <w:szCs w:val="22"/>
            <w:rPrChange w:id="1211"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214" w:author="Janusio" w:date="2018-03-10T13:54:27Z"/>
          <w:rFonts w:hint="eastAsia" w:ascii="Times New Roman" w:hAnsi="Times New Roman"/>
          <w:i/>
          <w:iCs/>
          <w:color w:val="auto"/>
          <w:sz w:val="22"/>
          <w:szCs w:val="22"/>
          <w:rPrChange w:id="1215" w:author="Janusio" w:date="2018-03-10T13:55:55Z">
            <w:rPr>
              <w:ins w:id="1216" w:author="Janusio" w:date="2018-03-10T13:54:27Z"/>
              <w:rFonts w:hint="eastAsia" w:ascii="Times New Roman" w:hAnsi="Times New Roman"/>
              <w:i/>
              <w:iCs/>
              <w:color w:val="auto"/>
            </w:rPr>
          </w:rPrChange>
        </w:rPr>
        <w:pPrChange w:id="1213"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217" w:author="Janusio" w:date="2018-03-10T13:54:27Z">
        <w:r>
          <w:rPr>
            <w:rFonts w:hint="eastAsia" w:ascii="Times New Roman" w:hAnsi="Times New Roman"/>
            <w:color w:val="auto"/>
            <w:sz w:val="22"/>
            <w:szCs w:val="22"/>
            <w:rPrChange w:id="1218" w:author="Janusio" w:date="2018-03-10T13:55:55Z">
              <w:rPr>
                <w:rFonts w:hint="eastAsia" w:ascii="Times New Roman" w:hAnsi="Times New Roman"/>
                <w:color w:val="auto"/>
              </w:rPr>
            </w:rPrChange>
          </w:rPr>
          <w:t xml:space="preserve">                    Jump </w:t>
        </w:r>
      </w:ins>
      <w:ins w:id="1220" w:author="Janusio" w:date="2018-03-10T13:54:27Z">
        <w:r>
          <w:rPr>
            <w:rFonts w:hint="eastAsia" w:ascii="Times New Roman" w:hAnsi="Times New Roman"/>
            <w:i/>
            <w:iCs/>
            <w:color w:val="auto"/>
            <w:sz w:val="22"/>
            <w:szCs w:val="22"/>
            <w:rPrChange w:id="1221" w:author="Janusio" w:date="2018-03-10T13:55:55Z">
              <w:rPr>
                <w:rFonts w:hint="eastAsia" w:ascii="Times New Roman" w:hAnsi="Times New Roman"/>
                <w:i/>
                <w:iCs/>
                <w:color w:val="auto"/>
              </w:rPr>
            </w:rPrChange>
          </w:rPr>
          <w:t>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224" w:author="Janusio" w:date="2018-03-10T13:54:27Z"/>
          <w:rFonts w:hint="eastAsia" w:ascii="Times New Roman" w:hAnsi="Times New Roman"/>
          <w:color w:val="auto"/>
          <w:sz w:val="22"/>
          <w:szCs w:val="22"/>
          <w:rPrChange w:id="1225" w:author="Janusio" w:date="2018-03-10T13:55:55Z">
            <w:rPr>
              <w:ins w:id="1226" w:author="Janusio" w:date="2018-03-10T13:54:27Z"/>
              <w:rFonts w:hint="eastAsia" w:ascii="Times New Roman" w:hAnsi="Times New Roman"/>
              <w:color w:val="auto"/>
            </w:rPr>
          </w:rPrChange>
        </w:rPr>
        <w:pPrChange w:id="1223"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227" w:author="Janusio" w:date="2018-03-10T13:54:27Z">
        <w:r>
          <w:rPr>
            <w:rFonts w:hint="eastAsia" w:ascii="Times New Roman" w:hAnsi="Times New Roman"/>
            <w:i/>
            <w:iCs/>
            <w:color w:val="auto"/>
            <w:sz w:val="22"/>
            <w:szCs w:val="22"/>
            <w:rPrChange w:id="1228" w:author="Janusio" w:date="2018-03-10T13:55:55Z">
              <w:rPr>
                <w:rFonts w:hint="eastAsia" w:ascii="Times New Roman" w:hAnsi="Times New Roman"/>
                <w:i/>
                <w:iCs/>
                <w:color w:val="auto"/>
              </w:rPr>
            </w:rPrChange>
          </w:rPr>
          <w:t>BIOS</w:t>
        </w:r>
      </w:ins>
      <w:ins w:id="1230" w:author="Janusio" w:date="2018-03-10T13:54:27Z">
        <w:r>
          <w:rPr>
            <w:rFonts w:hint="eastAsia" w:ascii="Times New Roman" w:hAnsi="Times New Roman"/>
            <w:iCs/>
            <w:color w:val="auto"/>
            <w:sz w:val="22"/>
            <w:szCs w:val="22"/>
            <w:rPrChange w:id="1231" w:author="Janusio" w:date="2018-03-10T13:55:55Z">
              <w:rPr>
                <w:rFonts w:hint="eastAsia" w:ascii="Times New Roman" w:hAnsi="Times New Roman"/>
                <w:iCs/>
                <w:color w:val="auto"/>
              </w:rPr>
            </w:rPrChange>
          </w:rPr>
          <w:t>(</w:t>
        </w:r>
      </w:ins>
      <w:ins w:id="1233" w:author="Janusio" w:date="2018-03-10T13:54:27Z">
        <w:r>
          <w:rPr>
            <w:rFonts w:hint="eastAsia" w:ascii="Times New Roman" w:hAnsi="Times New Roman"/>
            <w:i/>
            <w:iCs/>
            <w:color w:val="auto"/>
            <w:sz w:val="22"/>
            <w:szCs w:val="22"/>
            <w:rPrChange w:id="1234" w:author="Janusio" w:date="2018-03-10T13:55:55Z">
              <w:rPr>
                <w:rFonts w:hint="eastAsia" w:ascii="Times New Roman" w:hAnsi="Times New Roman"/>
                <w:i/>
                <w:iCs/>
                <w:color w:val="auto"/>
              </w:rPr>
            </w:rPrChange>
          </w:rPr>
          <w:t>m</w:t>
        </w:r>
      </w:ins>
      <w:ins w:id="1236" w:author="Janusio" w:date="2018-03-10T13:54:27Z">
        <w:r>
          <w:rPr>
            <w:rFonts w:hint="eastAsia" w:ascii="Times New Roman" w:hAnsi="Times New Roman"/>
            <w:iCs/>
            <w:color w:val="auto"/>
            <w:sz w:val="22"/>
            <w:szCs w:val="22"/>
            <w:rPrChange w:id="1237" w:author="Janusio" w:date="2018-03-10T13:55:55Z">
              <w:rPr>
                <w:rFonts w:hint="eastAsia" w:ascii="Times New Roman" w:hAnsi="Times New Roman"/>
                <w:iCs/>
                <w:color w:val="auto"/>
              </w:rPr>
            </w:rPrChange>
          </w:rPr>
          <w:t>)</w:t>
        </w:r>
      </w:ins>
      <w:ins w:id="1239" w:author="Janusio" w:date="2018-03-10T13:54:27Z">
        <w:r>
          <w:rPr>
            <w:rFonts w:hint="eastAsia" w:ascii="Times New Roman" w:hAnsi="Times New Roman"/>
            <w:i/>
            <w:iCs/>
            <w:color w:val="auto"/>
            <w:sz w:val="22"/>
            <w:szCs w:val="22"/>
            <w:rPrChange w:id="1240" w:author="Janusio" w:date="2018-03-10T13:55:55Z">
              <w:rPr>
                <w:rFonts w:hint="eastAsia" w:ascii="Times New Roman" w:hAnsi="Times New Roman"/>
                <w:i/>
                <w:iCs/>
                <w:color w:val="auto"/>
              </w:rPr>
            </w:rPrChange>
          </w:rPr>
          <w:t xml:space="preserve">  </w:t>
        </w:r>
      </w:ins>
      <w:ins w:id="1242" w:author="Janusio" w:date="2018-03-10T13:54:27Z">
        <w:r>
          <w:rPr>
            <w:rFonts w:hint="eastAsia" w:ascii="Times New Roman" w:hAnsi="Times New Roman"/>
            <w:color w:val="auto"/>
            <w:sz w:val="22"/>
            <w:szCs w:val="22"/>
            <w:rPrChange w:id="1243" w:author="Janusio" w:date="2018-03-10T13:55:55Z">
              <w:rPr>
                <w:rFonts w:hint="eastAsia" w:ascii="Times New Roman" w:hAnsi="Times New Roman"/>
                <w:color w:val="auto"/>
              </w:rPr>
            </w:rPrChange>
          </w:rPr>
          <w:t xml:space="preserve">         </w:t>
        </w:r>
      </w:ins>
      <w:ins w:id="1245" w:author="Janusio" w:date="2018-03-10T13:54:27Z">
        <w:r>
          <w:rPr>
            <w:rFonts w:ascii="Times New Roman" w:hAnsi="Times New Roman"/>
            <w:color w:val="auto"/>
            <w:sz w:val="22"/>
            <w:szCs w:val="22"/>
            <w:rPrChange w:id="1246" w:author="Janusio" w:date="2018-03-10T13:55:55Z">
              <w:rPr>
                <w:rFonts w:ascii="Times New Roman" w:hAnsi="Times New Roman"/>
                <w:color w:val="auto"/>
              </w:rPr>
            </w:rPrChange>
          </w:rPr>
          <w:t>≡</w:t>
        </w:r>
      </w:ins>
      <w:ins w:id="1248" w:author="Janusio" w:date="2018-03-10T13:54:27Z">
        <w:r>
          <w:rPr>
            <w:rFonts w:hint="eastAsia" w:ascii="Times New Roman" w:hAnsi="Times New Roman"/>
            <w:color w:val="auto"/>
            <w:sz w:val="22"/>
            <w:szCs w:val="22"/>
            <w:rPrChange w:id="1249" w:author="Janusio" w:date="2018-03-10T13:55:55Z">
              <w:rPr>
                <w:rFonts w:hint="eastAsia" w:ascii="Times New Roman" w:hAnsi="Times New Roman"/>
                <w:color w:val="auto"/>
              </w:rPr>
            </w:rPrChange>
          </w:rPr>
          <w:t xml:space="preserve"> </w:t>
        </w:r>
      </w:ins>
      <w:ins w:id="1251" w:author="Janusio" w:date="2018-03-10T13:54:27Z">
        <w:r>
          <w:rPr>
            <w:rFonts w:hint="eastAsia" w:ascii="Times New Roman" w:hAnsi="Times New Roman"/>
            <w:i/>
            <w:iCs/>
            <w:color w:val="auto"/>
            <w:sz w:val="22"/>
            <w:szCs w:val="22"/>
            <w:rPrChange w:id="1252" w:author="Janusio" w:date="2018-03-10T13:55:55Z">
              <w:rPr>
                <w:rFonts w:hint="eastAsia" w:ascii="Times New Roman" w:hAnsi="Times New Roman"/>
                <w:i/>
                <w:iCs/>
                <w:color w:val="auto"/>
              </w:rPr>
            </w:rPrChange>
          </w:rPr>
          <w:t>o</w:t>
        </w:r>
      </w:ins>
      <w:ins w:id="1254" w:author="Janusio" w:date="2018-03-10T13:54:27Z">
        <w:r>
          <w:rPr>
            <w:rFonts w:hint="eastAsia" w:ascii="Times New Roman" w:hAnsi="Times New Roman"/>
            <w:color w:val="auto"/>
            <w:sz w:val="22"/>
            <w:szCs w:val="22"/>
            <w:rPrChange w:id="1255" w:author="Janusio" w:date="2018-03-10T13:55:55Z">
              <w:rPr>
                <w:rFonts w:hint="eastAsia" w:ascii="Times New Roman" w:hAnsi="Times New Roman"/>
                <w:color w:val="auto"/>
              </w:rPr>
            </w:rPrChange>
          </w:rPr>
          <w:t xml:space="preserve"> = read </w:t>
        </w:r>
      </w:ins>
      <w:ins w:id="1257" w:author="Janusio" w:date="2018-03-10T13:54:27Z">
        <w:r>
          <w:rPr>
            <w:rFonts w:hint="eastAsia" w:ascii="Times New Roman" w:hAnsi="Times New Roman"/>
            <w:i/>
            <w:iCs/>
            <w:color w:val="auto"/>
            <w:sz w:val="22"/>
            <w:szCs w:val="22"/>
            <w:rPrChange w:id="1258" w:author="Janusio" w:date="2018-03-10T13:55:55Z">
              <w:rPr>
                <w:rFonts w:hint="eastAsia" w:ascii="Times New Roman" w:hAnsi="Times New Roman"/>
                <w:i/>
                <w:iCs/>
                <w:color w:val="auto"/>
              </w:rPr>
            </w:rPrChange>
          </w:rPr>
          <w:t>m.os_loader_loc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261" w:author="Janusio" w:date="2018-03-10T13:54:27Z"/>
          <w:rFonts w:hint="eastAsia" w:ascii="Times New Roman" w:hAnsi="Times New Roman"/>
          <w:color w:val="auto"/>
          <w:sz w:val="22"/>
          <w:szCs w:val="22"/>
          <w:rPrChange w:id="1262" w:author="Janusio" w:date="2018-03-10T13:55:55Z">
            <w:rPr>
              <w:ins w:id="1263" w:author="Janusio" w:date="2018-03-10T13:54:27Z"/>
              <w:rFonts w:hint="eastAsia" w:ascii="Times New Roman" w:hAnsi="Times New Roman"/>
              <w:color w:val="auto"/>
            </w:rPr>
          </w:rPrChange>
        </w:rPr>
        <w:pPrChange w:id="1260"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264" w:author="Janusio" w:date="2018-03-10T13:54:27Z">
        <w:r>
          <w:rPr>
            <w:rFonts w:hint="eastAsia" w:ascii="Times New Roman" w:hAnsi="Times New Roman"/>
            <w:color w:val="auto"/>
            <w:sz w:val="22"/>
            <w:szCs w:val="22"/>
            <w:rPrChange w:id="1265" w:author="Janusio" w:date="2018-03-10T13:55:55Z">
              <w:rPr>
                <w:rFonts w:hint="eastAsia" w:ascii="Times New Roman" w:hAnsi="Times New Roman"/>
                <w:color w:val="auto"/>
              </w:rPr>
            </w:rPrChange>
          </w:rPr>
          <w:t xml:space="preserve">                    Extend </w:t>
        </w:r>
      </w:ins>
      <w:ins w:id="1267" w:author="Janusio" w:date="2018-03-10T13:54:27Z">
        <w:r>
          <w:rPr>
            <w:rFonts w:hint="eastAsia" w:ascii="Times New Roman" w:hAnsi="Times New Roman"/>
            <w:i/>
            <w:iCs/>
            <w:color w:val="auto"/>
            <w:sz w:val="22"/>
            <w:szCs w:val="22"/>
            <w:rPrChange w:id="1268" w:author="Janusio" w:date="2018-03-10T13:55:55Z">
              <w:rPr>
                <w:rFonts w:hint="eastAsia" w:ascii="Times New Roman" w:hAnsi="Times New Roman"/>
                <w:i/>
                <w:iCs/>
                <w:color w:val="auto"/>
              </w:rPr>
            </w:rPrChange>
          </w:rPr>
          <w:t>m.pcr.s</w:t>
        </w:r>
      </w:ins>
      <w:ins w:id="1270" w:author="Janusio" w:date="2018-03-10T13:54:27Z">
        <w:r>
          <w:rPr>
            <w:rFonts w:hint="eastAsia" w:ascii="Times New Roman" w:hAnsi="Times New Roman"/>
            <w:iCs/>
            <w:color w:val="auto"/>
            <w:sz w:val="22"/>
            <w:szCs w:val="22"/>
            <w:rPrChange w:id="1271" w:author="Janusio" w:date="2018-03-10T13:55:55Z">
              <w:rPr>
                <w:rFonts w:hint="eastAsia" w:ascii="Times New Roman" w:hAnsi="Times New Roman"/>
                <w:iCs/>
                <w:color w:val="auto"/>
              </w:rPr>
            </w:rPrChange>
          </w:rPr>
          <w:t>,</w:t>
        </w:r>
      </w:ins>
      <w:ins w:id="1273" w:author="Janusio" w:date="2018-03-10T13:54:27Z">
        <w:r>
          <w:rPr>
            <w:rFonts w:hint="eastAsia" w:ascii="Times New Roman" w:hAnsi="Times New Roman"/>
            <w:i/>
            <w:iCs/>
            <w:color w:val="auto"/>
            <w:sz w:val="22"/>
            <w:szCs w:val="22"/>
            <w:rPrChange w:id="1274" w:author="Janusio" w:date="2018-03-10T13:55:55Z">
              <w:rPr>
                <w:rFonts w:hint="eastAsia" w:ascii="Times New Roman" w:hAnsi="Times New Roman"/>
                <w:i/>
                <w:iCs/>
                <w:color w:val="auto"/>
              </w:rPr>
            </w:rPrChange>
          </w:rPr>
          <w:t>o</w:t>
        </w:r>
      </w:ins>
      <w:ins w:id="1276" w:author="Janusio" w:date="2018-03-10T13:54:27Z">
        <w:r>
          <w:rPr>
            <w:rFonts w:hint="eastAsia" w:ascii="Times New Roman" w:hAnsi="Times New Roman"/>
            <w:color w:val="auto"/>
            <w:sz w:val="22"/>
            <w:szCs w:val="22"/>
            <w:rPrChange w:id="1277"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280" w:author="Janusio" w:date="2018-03-10T13:54:27Z"/>
          <w:rFonts w:hint="eastAsia" w:ascii="Times New Roman" w:hAnsi="Times New Roman"/>
          <w:i/>
          <w:iCs/>
          <w:color w:val="auto"/>
          <w:sz w:val="22"/>
          <w:szCs w:val="22"/>
          <w:rPrChange w:id="1281" w:author="Janusio" w:date="2018-03-10T13:55:55Z">
            <w:rPr>
              <w:ins w:id="1282" w:author="Janusio" w:date="2018-03-10T13:54:27Z"/>
              <w:rFonts w:hint="eastAsia" w:ascii="Times New Roman" w:hAnsi="Times New Roman"/>
              <w:i/>
              <w:iCs/>
              <w:color w:val="auto"/>
            </w:rPr>
          </w:rPrChange>
        </w:rPr>
        <w:pPrChange w:id="1279"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283" w:author="Janusio" w:date="2018-03-10T13:54:27Z">
        <w:r>
          <w:rPr>
            <w:rFonts w:hint="eastAsia" w:ascii="Times New Roman" w:hAnsi="Times New Roman"/>
            <w:color w:val="auto"/>
            <w:sz w:val="22"/>
            <w:szCs w:val="22"/>
            <w:rPrChange w:id="1284" w:author="Janusio" w:date="2018-03-10T13:55:55Z">
              <w:rPr>
                <w:rFonts w:hint="eastAsia" w:ascii="Times New Roman" w:hAnsi="Times New Roman"/>
                <w:color w:val="auto"/>
              </w:rPr>
            </w:rPrChange>
          </w:rPr>
          <w:t xml:space="preserve">                    Jump </w:t>
        </w:r>
      </w:ins>
      <w:ins w:id="1286" w:author="Janusio" w:date="2018-03-10T13:54:27Z">
        <w:r>
          <w:rPr>
            <w:rFonts w:hint="eastAsia" w:ascii="Times New Roman" w:hAnsi="Times New Roman"/>
            <w:i/>
            <w:iCs/>
            <w:color w:val="auto"/>
            <w:sz w:val="22"/>
            <w:szCs w:val="22"/>
            <w:rPrChange w:id="1287" w:author="Janusio" w:date="2018-03-10T13:55:55Z">
              <w:rPr>
                <w:rFonts w:hint="eastAsia" w:ascii="Times New Roman" w:hAnsi="Times New Roman"/>
                <w:i/>
                <w:iCs/>
                <w:color w:val="auto"/>
              </w:rPr>
            </w:rPrChange>
          </w:rPr>
          <w:t>o</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290" w:author="Janusio" w:date="2018-03-10T13:54:27Z"/>
          <w:rFonts w:hint="eastAsia" w:ascii="Times New Roman" w:hAnsi="Times New Roman"/>
          <w:color w:val="auto"/>
          <w:sz w:val="22"/>
          <w:szCs w:val="22"/>
          <w:rPrChange w:id="1291" w:author="Janusio" w:date="2018-03-10T13:55:55Z">
            <w:rPr>
              <w:ins w:id="1292" w:author="Janusio" w:date="2018-03-10T13:54:27Z"/>
              <w:rFonts w:hint="eastAsia" w:ascii="Times New Roman" w:hAnsi="Times New Roman"/>
              <w:color w:val="auto"/>
            </w:rPr>
          </w:rPrChange>
        </w:rPr>
        <w:pPrChange w:id="1289"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293" w:author="Janusio" w:date="2018-03-10T13:54:27Z">
        <w:r>
          <w:rPr>
            <w:rFonts w:hint="eastAsia" w:ascii="Times New Roman" w:hAnsi="Times New Roman"/>
            <w:i/>
            <w:iCs/>
            <w:color w:val="auto"/>
            <w:sz w:val="22"/>
            <w:szCs w:val="22"/>
            <w:rPrChange w:id="1294" w:author="Janusio" w:date="2018-03-10T13:55:55Z">
              <w:rPr>
                <w:rFonts w:hint="eastAsia" w:ascii="Times New Roman" w:hAnsi="Times New Roman"/>
                <w:i/>
                <w:iCs/>
                <w:color w:val="auto"/>
              </w:rPr>
            </w:rPrChange>
          </w:rPr>
          <w:t>OSLoader</w:t>
        </w:r>
      </w:ins>
      <w:ins w:id="1296" w:author="Janusio" w:date="2018-03-10T13:54:27Z">
        <w:r>
          <w:rPr>
            <w:rFonts w:hint="eastAsia" w:ascii="Times New Roman" w:hAnsi="Times New Roman"/>
            <w:iCs/>
            <w:color w:val="auto"/>
            <w:sz w:val="22"/>
            <w:szCs w:val="22"/>
            <w:rPrChange w:id="1297" w:author="Janusio" w:date="2018-03-10T13:55:55Z">
              <w:rPr>
                <w:rFonts w:hint="eastAsia" w:ascii="Times New Roman" w:hAnsi="Times New Roman"/>
                <w:iCs/>
                <w:color w:val="auto"/>
              </w:rPr>
            </w:rPrChange>
          </w:rPr>
          <w:t>(</w:t>
        </w:r>
      </w:ins>
      <w:ins w:id="1299" w:author="Janusio" w:date="2018-03-10T13:54:27Z">
        <w:r>
          <w:rPr>
            <w:rFonts w:hint="eastAsia" w:ascii="Times New Roman" w:hAnsi="Times New Roman"/>
            <w:i/>
            <w:iCs/>
            <w:color w:val="auto"/>
            <w:sz w:val="22"/>
            <w:szCs w:val="22"/>
            <w:rPrChange w:id="1300" w:author="Janusio" w:date="2018-03-10T13:55:55Z">
              <w:rPr>
                <w:rFonts w:hint="eastAsia" w:ascii="Times New Roman" w:hAnsi="Times New Roman"/>
                <w:i/>
                <w:iCs/>
                <w:color w:val="auto"/>
              </w:rPr>
            </w:rPrChange>
          </w:rPr>
          <w:t>m</w:t>
        </w:r>
      </w:ins>
      <w:ins w:id="1302" w:author="Janusio" w:date="2018-03-10T13:54:27Z">
        <w:r>
          <w:rPr>
            <w:rFonts w:hint="eastAsia" w:ascii="Times New Roman" w:hAnsi="Times New Roman"/>
            <w:iCs/>
            <w:color w:val="auto"/>
            <w:sz w:val="22"/>
            <w:szCs w:val="22"/>
            <w:rPrChange w:id="1303" w:author="Janusio" w:date="2018-03-10T13:55:55Z">
              <w:rPr>
                <w:rFonts w:hint="eastAsia" w:ascii="Times New Roman" w:hAnsi="Times New Roman"/>
                <w:iCs/>
                <w:color w:val="auto"/>
              </w:rPr>
            </w:rPrChange>
          </w:rPr>
          <w:t>)</w:t>
        </w:r>
      </w:ins>
      <w:ins w:id="1305" w:author="Janusio" w:date="2018-03-10T13:54:27Z">
        <w:r>
          <w:rPr>
            <w:rFonts w:hint="eastAsia" w:ascii="Times New Roman" w:hAnsi="Times New Roman"/>
            <w:color w:val="auto"/>
            <w:sz w:val="22"/>
            <w:szCs w:val="22"/>
            <w:rPrChange w:id="1306" w:author="Janusio" w:date="2018-03-10T13:55:55Z">
              <w:rPr>
                <w:rFonts w:hint="eastAsia" w:ascii="Times New Roman" w:hAnsi="Times New Roman"/>
                <w:color w:val="auto"/>
              </w:rPr>
            </w:rPrChange>
          </w:rPr>
          <w:t xml:space="preserve">       </w:t>
        </w:r>
      </w:ins>
      <w:ins w:id="1308" w:author="Janusio" w:date="2018-03-10T13:54:27Z">
        <w:r>
          <w:rPr>
            <w:rFonts w:ascii="Times New Roman" w:hAnsi="Times New Roman"/>
            <w:color w:val="auto"/>
            <w:sz w:val="22"/>
            <w:szCs w:val="22"/>
            <w:rPrChange w:id="1309" w:author="Janusio" w:date="2018-03-10T13:55:55Z">
              <w:rPr>
                <w:rFonts w:ascii="Times New Roman" w:hAnsi="Times New Roman"/>
                <w:color w:val="auto"/>
              </w:rPr>
            </w:rPrChange>
          </w:rPr>
          <w:t>≡</w:t>
        </w:r>
      </w:ins>
      <w:ins w:id="1311" w:author="Janusio" w:date="2018-03-10T13:54:27Z">
        <w:r>
          <w:rPr>
            <w:rFonts w:hint="eastAsia" w:ascii="Times New Roman" w:hAnsi="Times New Roman"/>
            <w:color w:val="auto"/>
            <w:sz w:val="22"/>
            <w:szCs w:val="22"/>
            <w:rPrChange w:id="1312" w:author="Janusio" w:date="2018-03-10T13:55:55Z">
              <w:rPr>
                <w:rFonts w:hint="eastAsia" w:ascii="Times New Roman" w:hAnsi="Times New Roman"/>
                <w:color w:val="auto"/>
              </w:rPr>
            </w:rPrChange>
          </w:rPr>
          <w:t xml:space="preserve"> </w:t>
        </w:r>
      </w:ins>
      <w:ins w:id="1314" w:author="Janusio" w:date="2018-03-10T13:54:27Z">
        <w:r>
          <w:rPr>
            <w:rFonts w:hint="eastAsia" w:ascii="Times New Roman" w:hAnsi="Times New Roman"/>
            <w:i/>
            <w:iCs/>
            <w:color w:val="auto"/>
            <w:sz w:val="22"/>
            <w:szCs w:val="22"/>
            <w:rPrChange w:id="1315" w:author="Janusio" w:date="2018-03-10T13:55:55Z">
              <w:rPr>
                <w:rFonts w:hint="eastAsia" w:ascii="Times New Roman" w:hAnsi="Times New Roman"/>
                <w:i/>
                <w:iCs/>
                <w:color w:val="auto"/>
              </w:rPr>
            </w:rPrChange>
          </w:rPr>
          <w:t>v</w:t>
        </w:r>
      </w:ins>
      <w:ins w:id="1317" w:author="Janusio" w:date="2018-03-10T13:54:27Z">
        <w:r>
          <w:rPr>
            <w:rFonts w:hint="eastAsia" w:ascii="Times New Roman" w:hAnsi="Times New Roman"/>
            <w:color w:val="auto"/>
            <w:sz w:val="22"/>
            <w:szCs w:val="22"/>
            <w:rPrChange w:id="1318" w:author="Janusio" w:date="2018-03-10T13:55:55Z">
              <w:rPr>
                <w:rFonts w:hint="eastAsia" w:ascii="Times New Roman" w:hAnsi="Times New Roman"/>
                <w:color w:val="auto"/>
              </w:rPr>
            </w:rPrChange>
          </w:rPr>
          <w:t xml:space="preserve"> = read </w:t>
        </w:r>
      </w:ins>
      <w:ins w:id="1320" w:author="Janusio" w:date="2018-03-10T13:54:27Z">
        <w:r>
          <w:rPr>
            <w:rFonts w:hint="eastAsia" w:ascii="Times New Roman" w:hAnsi="Times New Roman"/>
            <w:i/>
            <w:iCs/>
            <w:color w:val="auto"/>
            <w:sz w:val="22"/>
            <w:szCs w:val="22"/>
            <w:rPrChange w:id="1321" w:author="Janusio" w:date="2018-03-10T13:55:55Z">
              <w:rPr>
                <w:rFonts w:hint="eastAsia" w:ascii="Times New Roman" w:hAnsi="Times New Roman"/>
                <w:i/>
                <w:iCs/>
                <w:color w:val="auto"/>
              </w:rPr>
            </w:rPrChange>
          </w:rPr>
          <w:t>m.vmm_loc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324" w:author="Janusio" w:date="2018-03-10T13:54:27Z"/>
          <w:rFonts w:hint="eastAsia" w:ascii="Times New Roman" w:hAnsi="Times New Roman"/>
          <w:color w:val="auto"/>
          <w:sz w:val="22"/>
          <w:szCs w:val="22"/>
          <w:rPrChange w:id="1325" w:author="Janusio" w:date="2018-03-10T13:55:55Z">
            <w:rPr>
              <w:ins w:id="1326" w:author="Janusio" w:date="2018-03-10T13:54:27Z"/>
              <w:rFonts w:hint="eastAsia" w:ascii="Times New Roman" w:hAnsi="Times New Roman"/>
              <w:color w:val="auto"/>
            </w:rPr>
          </w:rPrChange>
        </w:rPr>
        <w:pPrChange w:id="1323"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327" w:author="Janusio" w:date="2018-03-10T13:54:27Z">
        <w:r>
          <w:rPr>
            <w:rFonts w:hint="eastAsia" w:ascii="Times New Roman" w:hAnsi="Times New Roman"/>
            <w:color w:val="auto"/>
            <w:sz w:val="22"/>
            <w:szCs w:val="22"/>
            <w:rPrChange w:id="1328" w:author="Janusio" w:date="2018-03-10T13:55:55Z">
              <w:rPr>
                <w:rFonts w:hint="eastAsia" w:ascii="Times New Roman" w:hAnsi="Times New Roman"/>
                <w:color w:val="auto"/>
              </w:rPr>
            </w:rPrChange>
          </w:rPr>
          <w:t xml:space="preserve">                    Extend </w:t>
        </w:r>
      </w:ins>
      <w:ins w:id="1330" w:author="Janusio" w:date="2018-03-10T13:54:27Z">
        <w:r>
          <w:rPr>
            <w:rFonts w:hint="eastAsia" w:ascii="Times New Roman" w:hAnsi="Times New Roman"/>
            <w:i/>
            <w:iCs/>
            <w:color w:val="auto"/>
            <w:sz w:val="22"/>
            <w:szCs w:val="22"/>
            <w:rPrChange w:id="1331" w:author="Janusio" w:date="2018-03-10T13:55:55Z">
              <w:rPr>
                <w:rFonts w:hint="eastAsia" w:ascii="Times New Roman" w:hAnsi="Times New Roman"/>
                <w:i/>
                <w:iCs/>
                <w:color w:val="auto"/>
              </w:rPr>
            </w:rPrChange>
          </w:rPr>
          <w:t>m.pcr.s</w:t>
        </w:r>
      </w:ins>
      <w:ins w:id="1333" w:author="Janusio" w:date="2018-03-10T13:54:27Z">
        <w:r>
          <w:rPr>
            <w:rFonts w:hint="eastAsia" w:ascii="Times New Roman" w:hAnsi="Times New Roman"/>
            <w:iCs/>
            <w:color w:val="auto"/>
            <w:sz w:val="22"/>
            <w:szCs w:val="22"/>
            <w:rPrChange w:id="1334" w:author="Janusio" w:date="2018-03-10T13:55:55Z">
              <w:rPr>
                <w:rFonts w:hint="eastAsia" w:ascii="Times New Roman" w:hAnsi="Times New Roman"/>
                <w:iCs/>
                <w:color w:val="auto"/>
              </w:rPr>
            </w:rPrChange>
          </w:rPr>
          <w:t>,</w:t>
        </w:r>
      </w:ins>
      <w:ins w:id="1336" w:author="Janusio" w:date="2018-03-10T13:54:27Z">
        <w:r>
          <w:rPr>
            <w:rFonts w:hint="eastAsia" w:ascii="Times New Roman" w:hAnsi="Times New Roman"/>
            <w:i/>
            <w:iCs/>
            <w:color w:val="auto"/>
            <w:sz w:val="22"/>
            <w:szCs w:val="22"/>
            <w:rPrChange w:id="1337" w:author="Janusio" w:date="2018-03-10T13:55:55Z">
              <w:rPr>
                <w:rFonts w:hint="eastAsia" w:ascii="Times New Roman" w:hAnsi="Times New Roman"/>
                <w:i/>
                <w:iCs/>
                <w:color w:val="auto"/>
              </w:rPr>
            </w:rPrChange>
          </w:rPr>
          <w:t>v</w:t>
        </w:r>
      </w:ins>
      <w:ins w:id="1339" w:author="Janusio" w:date="2018-03-10T13:54:27Z">
        <w:r>
          <w:rPr>
            <w:rFonts w:hint="eastAsia" w:ascii="Times New Roman" w:hAnsi="Times New Roman"/>
            <w:color w:val="auto"/>
            <w:sz w:val="22"/>
            <w:szCs w:val="22"/>
            <w:rPrChange w:id="1340"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343" w:author="Janusio" w:date="2018-03-10T13:54:27Z"/>
          <w:rFonts w:ascii="Times New Roman" w:hAnsi="Times New Roman"/>
          <w:color w:val="auto"/>
          <w:sz w:val="22"/>
          <w:szCs w:val="22"/>
          <w:rPrChange w:id="1344" w:author="Janusio" w:date="2018-03-10T13:55:55Z">
            <w:rPr>
              <w:ins w:id="1345" w:author="Janusio" w:date="2018-03-10T13:54:27Z"/>
              <w:rFonts w:ascii="Times New Roman" w:hAnsi="Times New Roman"/>
              <w:color w:val="auto"/>
            </w:rPr>
          </w:rPrChange>
        </w:rPr>
        <w:pPrChange w:id="1342"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346" w:author="Janusio" w:date="2018-03-10T13:54:27Z">
        <w:r>
          <w:rPr>
            <w:rFonts w:hint="eastAsia" w:ascii="Times New Roman" w:hAnsi="Times New Roman"/>
            <w:color w:val="auto"/>
            <w:sz w:val="22"/>
            <w:szCs w:val="22"/>
            <w:rPrChange w:id="1347" w:author="Janusio" w:date="2018-03-10T13:55:55Z">
              <w:rPr>
                <w:rFonts w:hint="eastAsia" w:ascii="Times New Roman" w:hAnsi="Times New Roman"/>
                <w:color w:val="auto"/>
              </w:rPr>
            </w:rPrChange>
          </w:rPr>
          <w:t xml:space="preserve">                    Jump </w:t>
        </w:r>
      </w:ins>
      <w:ins w:id="1349" w:author="Janusio" w:date="2018-03-10T13:54:27Z">
        <w:r>
          <w:rPr>
            <w:rFonts w:hint="eastAsia" w:ascii="Times New Roman" w:hAnsi="Times New Roman"/>
            <w:i/>
            <w:iCs/>
            <w:color w:val="auto"/>
            <w:sz w:val="22"/>
            <w:szCs w:val="22"/>
            <w:rPrChange w:id="1350" w:author="Janusio" w:date="2018-03-10T13:55:55Z">
              <w:rPr>
                <w:rFonts w:hint="eastAsia" w:ascii="Times New Roman" w:hAnsi="Times New Roman"/>
                <w:i/>
                <w:iCs/>
                <w:color w:val="auto"/>
              </w:rPr>
            </w:rPrChange>
          </w:rPr>
          <w:t>v</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353" w:author="Janusio" w:date="2018-03-10T13:54:27Z"/>
          <w:rFonts w:hint="eastAsia" w:ascii="Times New Roman" w:hAnsi="Times New Roman"/>
          <w:color w:val="auto"/>
          <w:sz w:val="22"/>
          <w:szCs w:val="22"/>
          <w:rPrChange w:id="1354" w:author="Janusio" w:date="2018-03-10T13:55:55Z">
            <w:rPr>
              <w:ins w:id="1355" w:author="Janusio" w:date="2018-03-10T13:54:27Z"/>
              <w:rFonts w:hint="eastAsia" w:ascii="Times New Roman" w:hAnsi="Times New Roman"/>
              <w:color w:val="auto"/>
            </w:rPr>
          </w:rPrChange>
        </w:rPr>
        <w:pPrChange w:id="1352"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356" w:author="Janusio" w:date="2018-03-10T13:54:27Z">
        <w:r>
          <w:rPr>
            <w:rFonts w:hint="eastAsia" w:ascii="Times New Roman" w:hAnsi="Times New Roman"/>
            <w:i/>
            <w:iCs/>
            <w:color w:val="auto"/>
            <w:sz w:val="22"/>
            <w:szCs w:val="22"/>
            <w:rPrChange w:id="1357" w:author="Janusio" w:date="2018-03-10T13:55:55Z">
              <w:rPr>
                <w:rFonts w:hint="eastAsia" w:ascii="Times New Roman" w:hAnsi="Times New Roman"/>
                <w:i/>
                <w:iCs/>
                <w:color w:val="auto"/>
              </w:rPr>
            </w:rPrChange>
          </w:rPr>
          <w:t>VMM</w:t>
        </w:r>
      </w:ins>
      <w:ins w:id="1359" w:author="Janusio" w:date="2018-03-10T13:54:27Z">
        <w:r>
          <w:rPr>
            <w:rFonts w:hint="eastAsia" w:ascii="Times New Roman" w:hAnsi="Times New Roman"/>
            <w:iCs/>
            <w:color w:val="auto"/>
            <w:sz w:val="22"/>
            <w:szCs w:val="22"/>
            <w:rPrChange w:id="1360" w:author="Janusio" w:date="2018-03-10T13:55:55Z">
              <w:rPr>
                <w:rFonts w:hint="eastAsia" w:ascii="Times New Roman" w:hAnsi="Times New Roman"/>
                <w:iCs/>
                <w:color w:val="auto"/>
              </w:rPr>
            </w:rPrChange>
          </w:rPr>
          <w:t>(</w:t>
        </w:r>
      </w:ins>
      <w:ins w:id="1362" w:author="Janusio" w:date="2018-03-10T13:54:27Z">
        <w:r>
          <w:rPr>
            <w:rFonts w:hint="eastAsia" w:ascii="Times New Roman" w:hAnsi="Times New Roman"/>
            <w:i/>
            <w:iCs/>
            <w:color w:val="auto"/>
            <w:sz w:val="22"/>
            <w:szCs w:val="22"/>
            <w:rPrChange w:id="1363" w:author="Janusio" w:date="2018-03-10T13:55:55Z">
              <w:rPr>
                <w:rFonts w:hint="eastAsia" w:ascii="Times New Roman" w:hAnsi="Times New Roman"/>
                <w:i/>
                <w:iCs/>
                <w:color w:val="auto"/>
              </w:rPr>
            </w:rPrChange>
          </w:rPr>
          <w:t>m</w:t>
        </w:r>
      </w:ins>
      <w:ins w:id="1365" w:author="Janusio" w:date="2018-03-10T13:54:27Z">
        <w:r>
          <w:rPr>
            <w:rFonts w:hint="eastAsia" w:ascii="Times New Roman" w:hAnsi="Times New Roman"/>
            <w:iCs/>
            <w:color w:val="auto"/>
            <w:sz w:val="22"/>
            <w:szCs w:val="22"/>
            <w:rPrChange w:id="1366" w:author="Janusio" w:date="2018-03-10T13:55:55Z">
              <w:rPr>
                <w:rFonts w:hint="eastAsia" w:ascii="Times New Roman" w:hAnsi="Times New Roman"/>
                <w:iCs/>
                <w:color w:val="auto"/>
              </w:rPr>
            </w:rPrChange>
          </w:rPr>
          <w:t>)</w:t>
        </w:r>
      </w:ins>
      <w:ins w:id="1368" w:author="Janusio" w:date="2018-03-10T13:54:27Z">
        <w:r>
          <w:rPr>
            <w:rFonts w:hint="eastAsia" w:ascii="Times New Roman" w:hAnsi="Times New Roman"/>
            <w:i/>
            <w:iCs/>
            <w:color w:val="auto"/>
            <w:sz w:val="22"/>
            <w:szCs w:val="22"/>
            <w:rPrChange w:id="1369" w:author="Janusio" w:date="2018-03-10T13:55:55Z">
              <w:rPr>
                <w:rFonts w:hint="eastAsia" w:ascii="Times New Roman" w:hAnsi="Times New Roman"/>
                <w:i/>
                <w:iCs/>
                <w:color w:val="auto"/>
              </w:rPr>
            </w:rPrChange>
          </w:rPr>
          <w:t xml:space="preserve"> </w:t>
        </w:r>
      </w:ins>
      <w:ins w:id="1371" w:author="Janusio" w:date="2018-03-10T13:54:27Z">
        <w:r>
          <w:rPr>
            <w:rFonts w:hint="eastAsia" w:ascii="Times New Roman" w:hAnsi="Times New Roman"/>
            <w:color w:val="auto"/>
            <w:sz w:val="22"/>
            <w:szCs w:val="22"/>
            <w:rPrChange w:id="1372" w:author="Janusio" w:date="2018-03-10T13:55:55Z">
              <w:rPr>
                <w:rFonts w:hint="eastAsia" w:ascii="Times New Roman" w:hAnsi="Times New Roman"/>
                <w:color w:val="auto"/>
              </w:rPr>
            </w:rPrChange>
          </w:rPr>
          <w:t xml:space="preserve">          </w:t>
        </w:r>
      </w:ins>
      <w:ins w:id="1374" w:author="Janusio" w:date="2018-03-10T13:54:27Z">
        <w:r>
          <w:rPr>
            <w:rFonts w:ascii="Times New Roman" w:hAnsi="Times New Roman"/>
            <w:color w:val="auto"/>
            <w:sz w:val="22"/>
            <w:szCs w:val="22"/>
            <w:rPrChange w:id="1375" w:author="Janusio" w:date="2018-03-10T13:55:55Z">
              <w:rPr>
                <w:rFonts w:ascii="Times New Roman" w:hAnsi="Times New Roman"/>
                <w:color w:val="auto"/>
              </w:rPr>
            </w:rPrChange>
          </w:rPr>
          <w:t>≡</w:t>
        </w:r>
      </w:ins>
      <w:ins w:id="1377" w:author="Janusio" w:date="2018-03-10T13:54:27Z">
        <w:r>
          <w:rPr>
            <w:rFonts w:hint="eastAsia" w:ascii="Times New Roman" w:hAnsi="Times New Roman"/>
            <w:color w:val="auto"/>
            <w:sz w:val="22"/>
            <w:szCs w:val="22"/>
            <w:rPrChange w:id="1378" w:author="Janusio" w:date="2018-03-10T13:55:55Z">
              <w:rPr>
                <w:rFonts w:hint="eastAsia" w:ascii="Times New Roman" w:hAnsi="Times New Roman"/>
                <w:color w:val="auto"/>
              </w:rPr>
            </w:rPrChange>
          </w:rPr>
          <w:t xml:space="preserve"> </w:t>
        </w:r>
      </w:ins>
      <w:ins w:id="1380" w:author="Janusio" w:date="2018-03-10T13:54:27Z">
        <w:r>
          <w:rPr>
            <w:rFonts w:hint="eastAsia" w:ascii="Times New Roman" w:hAnsi="Times New Roman"/>
            <w:i/>
            <w:iCs/>
            <w:color w:val="auto"/>
            <w:sz w:val="22"/>
            <w:szCs w:val="22"/>
            <w:rPrChange w:id="1381" w:author="Janusio" w:date="2018-03-10T13:55:55Z">
              <w:rPr>
                <w:rFonts w:hint="eastAsia" w:ascii="Times New Roman" w:hAnsi="Times New Roman"/>
                <w:i/>
                <w:iCs/>
                <w:color w:val="auto"/>
              </w:rPr>
            </w:rPrChange>
          </w:rPr>
          <w:t>d</w:t>
        </w:r>
      </w:ins>
      <w:ins w:id="1383" w:author="Janusio" w:date="2018-03-10T13:54:27Z">
        <w:r>
          <w:rPr>
            <w:rFonts w:hint="eastAsia" w:ascii="Times New Roman" w:hAnsi="Times New Roman"/>
            <w:color w:val="auto"/>
            <w:sz w:val="22"/>
            <w:szCs w:val="22"/>
            <w:rPrChange w:id="1384" w:author="Janusio" w:date="2018-03-10T13:55:55Z">
              <w:rPr>
                <w:rFonts w:hint="eastAsia" w:ascii="Times New Roman" w:hAnsi="Times New Roman"/>
                <w:color w:val="auto"/>
              </w:rPr>
            </w:rPrChange>
          </w:rPr>
          <w:t xml:space="preserve"> = read </w:t>
        </w:r>
      </w:ins>
      <w:ins w:id="1386" w:author="Janusio" w:date="2018-03-10T13:54:27Z">
        <w:r>
          <w:rPr>
            <w:rFonts w:hint="eastAsia" w:ascii="Times New Roman" w:hAnsi="Times New Roman"/>
            <w:i/>
            <w:iCs/>
            <w:color w:val="auto"/>
            <w:sz w:val="22"/>
            <w:szCs w:val="22"/>
            <w:rPrChange w:id="1387" w:author="Janusio" w:date="2018-03-10T13:55:55Z">
              <w:rPr>
                <w:rFonts w:hint="eastAsia" w:ascii="Times New Roman" w:hAnsi="Times New Roman"/>
                <w:i/>
                <w:iCs/>
                <w:color w:val="auto"/>
              </w:rPr>
            </w:rPrChange>
          </w:rPr>
          <w:t>m.dom0_Kernel_loc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390" w:author="Janusio" w:date="2018-03-10T13:54:27Z"/>
          <w:rFonts w:hint="eastAsia" w:ascii="Times New Roman" w:hAnsi="Times New Roman"/>
          <w:color w:val="auto"/>
          <w:sz w:val="22"/>
          <w:szCs w:val="22"/>
          <w:rPrChange w:id="1391" w:author="Janusio" w:date="2018-03-10T13:55:55Z">
            <w:rPr>
              <w:ins w:id="1392" w:author="Janusio" w:date="2018-03-10T13:54:27Z"/>
              <w:rFonts w:hint="eastAsia" w:ascii="Times New Roman" w:hAnsi="Times New Roman"/>
              <w:color w:val="auto"/>
            </w:rPr>
          </w:rPrChange>
        </w:rPr>
        <w:pPrChange w:id="1389"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393" w:author="Janusio" w:date="2018-03-10T13:54:27Z">
        <w:r>
          <w:rPr>
            <w:rFonts w:hint="eastAsia" w:ascii="Times New Roman" w:hAnsi="Times New Roman"/>
            <w:color w:val="auto"/>
            <w:sz w:val="22"/>
            <w:szCs w:val="22"/>
            <w:rPrChange w:id="1394" w:author="Janusio" w:date="2018-03-10T13:55:55Z">
              <w:rPr>
                <w:rFonts w:hint="eastAsia" w:ascii="Times New Roman" w:hAnsi="Times New Roman"/>
                <w:color w:val="auto"/>
              </w:rPr>
            </w:rPrChange>
          </w:rPr>
          <w:t xml:space="preserve">                    Extend </w:t>
        </w:r>
      </w:ins>
      <w:ins w:id="1396" w:author="Janusio" w:date="2018-03-10T13:54:27Z">
        <w:r>
          <w:rPr>
            <w:rFonts w:hint="eastAsia" w:ascii="Times New Roman" w:hAnsi="Times New Roman"/>
            <w:i/>
            <w:iCs/>
            <w:color w:val="auto"/>
            <w:sz w:val="22"/>
            <w:szCs w:val="22"/>
            <w:rPrChange w:id="1397" w:author="Janusio" w:date="2018-03-10T13:55:55Z">
              <w:rPr>
                <w:rFonts w:hint="eastAsia" w:ascii="Times New Roman" w:hAnsi="Times New Roman"/>
                <w:i/>
                <w:iCs/>
                <w:color w:val="auto"/>
              </w:rPr>
            </w:rPrChange>
          </w:rPr>
          <w:t>m.pcr.s</w:t>
        </w:r>
      </w:ins>
      <w:ins w:id="1399" w:author="Janusio" w:date="2018-03-10T13:54:27Z">
        <w:r>
          <w:rPr>
            <w:rFonts w:hint="eastAsia" w:ascii="Times New Roman" w:hAnsi="Times New Roman"/>
            <w:iCs/>
            <w:color w:val="auto"/>
            <w:sz w:val="22"/>
            <w:szCs w:val="22"/>
            <w:rPrChange w:id="1400" w:author="Janusio" w:date="2018-03-10T13:55:55Z">
              <w:rPr>
                <w:rFonts w:hint="eastAsia" w:ascii="Times New Roman" w:hAnsi="Times New Roman"/>
                <w:iCs/>
                <w:color w:val="auto"/>
              </w:rPr>
            </w:rPrChange>
          </w:rPr>
          <w:t>,</w:t>
        </w:r>
      </w:ins>
      <w:ins w:id="1402" w:author="Janusio" w:date="2018-03-10T13:54:27Z">
        <w:r>
          <w:rPr>
            <w:rFonts w:hint="eastAsia" w:ascii="Times New Roman" w:hAnsi="Times New Roman"/>
            <w:i/>
            <w:iCs/>
            <w:color w:val="auto"/>
            <w:sz w:val="22"/>
            <w:szCs w:val="22"/>
            <w:rPrChange w:id="1403" w:author="Janusio" w:date="2018-03-10T13:55:55Z">
              <w:rPr>
                <w:rFonts w:hint="eastAsia" w:ascii="Times New Roman" w:hAnsi="Times New Roman"/>
                <w:i/>
                <w:iCs/>
                <w:color w:val="auto"/>
              </w:rPr>
            </w:rPrChange>
          </w:rPr>
          <w:t>d</w:t>
        </w:r>
      </w:ins>
      <w:ins w:id="1405" w:author="Janusio" w:date="2018-03-10T13:54:27Z">
        <w:r>
          <w:rPr>
            <w:rFonts w:hint="eastAsia" w:ascii="Times New Roman" w:hAnsi="Times New Roman"/>
            <w:color w:val="auto"/>
            <w:sz w:val="22"/>
            <w:szCs w:val="22"/>
            <w:rPrChange w:id="1406"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409" w:author="Janusio" w:date="2018-03-10T13:54:27Z"/>
          <w:rFonts w:hint="eastAsia" w:ascii="Times New Roman" w:hAnsi="Times New Roman"/>
          <w:i/>
          <w:iCs/>
          <w:color w:val="auto"/>
          <w:sz w:val="22"/>
          <w:szCs w:val="22"/>
          <w:rPrChange w:id="1410" w:author="Janusio" w:date="2018-03-10T13:55:55Z">
            <w:rPr>
              <w:ins w:id="1411" w:author="Janusio" w:date="2018-03-10T13:54:27Z"/>
              <w:rFonts w:hint="eastAsia" w:ascii="Times New Roman" w:hAnsi="Times New Roman"/>
              <w:i/>
              <w:iCs/>
              <w:color w:val="auto"/>
            </w:rPr>
          </w:rPrChange>
        </w:rPr>
        <w:pPrChange w:id="1408"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412" w:author="Janusio" w:date="2018-03-10T13:54:27Z">
        <w:r>
          <w:rPr>
            <w:rFonts w:hint="eastAsia" w:ascii="Times New Roman" w:hAnsi="Times New Roman"/>
            <w:color w:val="auto"/>
            <w:sz w:val="22"/>
            <w:szCs w:val="22"/>
            <w:rPrChange w:id="1413" w:author="Janusio" w:date="2018-03-10T13:55:55Z">
              <w:rPr>
                <w:rFonts w:hint="eastAsia" w:ascii="Times New Roman" w:hAnsi="Times New Roman"/>
                <w:color w:val="auto"/>
              </w:rPr>
            </w:rPrChange>
          </w:rPr>
          <w:t xml:space="preserve">                    Jump </w:t>
        </w:r>
      </w:ins>
      <w:ins w:id="1415" w:author="Janusio" w:date="2018-03-10T13:54:27Z">
        <w:r>
          <w:rPr>
            <w:rFonts w:hint="eastAsia" w:ascii="Times New Roman" w:hAnsi="Times New Roman"/>
            <w:i/>
            <w:iCs/>
            <w:color w:val="auto"/>
            <w:sz w:val="22"/>
            <w:szCs w:val="22"/>
            <w:rPrChange w:id="1416" w:author="Janusio" w:date="2018-03-10T13:55:55Z">
              <w:rPr>
                <w:rFonts w:hint="eastAsia" w:ascii="Times New Roman" w:hAnsi="Times New Roman"/>
                <w:i/>
                <w:iCs/>
                <w:color w:val="auto"/>
              </w:rPr>
            </w:rPrChange>
          </w:rPr>
          <w:t>d</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419" w:author="Janusio" w:date="2018-03-10T13:54:27Z"/>
          <w:rFonts w:hint="eastAsia" w:ascii="Times New Roman" w:hAnsi="Times New Roman"/>
          <w:color w:val="auto"/>
          <w:sz w:val="22"/>
          <w:szCs w:val="22"/>
          <w:rPrChange w:id="1420" w:author="Janusio" w:date="2018-03-10T13:55:55Z">
            <w:rPr>
              <w:ins w:id="1421" w:author="Janusio" w:date="2018-03-10T13:54:27Z"/>
              <w:rFonts w:hint="eastAsia" w:ascii="Times New Roman" w:hAnsi="Times New Roman"/>
              <w:color w:val="auto"/>
            </w:rPr>
          </w:rPrChange>
        </w:rPr>
        <w:pPrChange w:id="1418"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422" w:author="Janusio" w:date="2018-03-10T13:54:27Z">
        <w:r>
          <w:rPr>
            <w:rFonts w:hint="eastAsia" w:ascii="Times New Roman" w:hAnsi="Times New Roman"/>
            <w:i/>
            <w:iCs/>
            <w:color w:val="auto"/>
            <w:sz w:val="22"/>
            <w:szCs w:val="22"/>
            <w:rPrChange w:id="1423" w:author="Janusio" w:date="2018-03-10T13:55:55Z">
              <w:rPr>
                <w:rFonts w:hint="eastAsia" w:ascii="Times New Roman" w:hAnsi="Times New Roman"/>
                <w:i/>
                <w:iCs/>
                <w:color w:val="auto"/>
              </w:rPr>
            </w:rPrChange>
          </w:rPr>
          <w:t>Dom0 Kernel</w:t>
        </w:r>
      </w:ins>
      <w:ins w:id="1425" w:author="Janusio" w:date="2018-03-10T13:54:27Z">
        <w:r>
          <w:rPr>
            <w:rFonts w:hint="eastAsia" w:ascii="Times New Roman" w:hAnsi="Times New Roman"/>
            <w:iCs/>
            <w:color w:val="auto"/>
            <w:sz w:val="22"/>
            <w:szCs w:val="22"/>
            <w:rPrChange w:id="1426" w:author="Janusio" w:date="2018-03-10T13:55:55Z">
              <w:rPr>
                <w:rFonts w:hint="eastAsia" w:ascii="Times New Roman" w:hAnsi="Times New Roman"/>
                <w:iCs/>
                <w:color w:val="auto"/>
              </w:rPr>
            </w:rPrChange>
          </w:rPr>
          <w:t>(</w:t>
        </w:r>
      </w:ins>
      <w:ins w:id="1428" w:author="Janusio" w:date="2018-03-10T13:54:27Z">
        <w:r>
          <w:rPr>
            <w:rFonts w:hint="eastAsia" w:ascii="Times New Roman" w:hAnsi="Times New Roman"/>
            <w:i/>
            <w:iCs/>
            <w:color w:val="auto"/>
            <w:sz w:val="22"/>
            <w:szCs w:val="22"/>
            <w:rPrChange w:id="1429" w:author="Janusio" w:date="2018-03-10T13:55:55Z">
              <w:rPr>
                <w:rFonts w:hint="eastAsia" w:ascii="Times New Roman" w:hAnsi="Times New Roman"/>
                <w:i/>
                <w:iCs/>
                <w:color w:val="auto"/>
              </w:rPr>
            </w:rPrChange>
          </w:rPr>
          <w:t>m</w:t>
        </w:r>
      </w:ins>
      <w:ins w:id="1431" w:author="Janusio" w:date="2018-03-10T13:54:27Z">
        <w:r>
          <w:rPr>
            <w:rFonts w:hint="eastAsia" w:ascii="Times New Roman" w:hAnsi="Times New Roman"/>
            <w:iCs/>
            <w:color w:val="auto"/>
            <w:sz w:val="22"/>
            <w:szCs w:val="22"/>
            <w:rPrChange w:id="1432" w:author="Janusio" w:date="2018-03-10T13:55:55Z">
              <w:rPr>
                <w:rFonts w:hint="eastAsia" w:ascii="Times New Roman" w:hAnsi="Times New Roman"/>
                <w:iCs/>
                <w:color w:val="auto"/>
              </w:rPr>
            </w:rPrChange>
          </w:rPr>
          <w:t>)</w:t>
        </w:r>
      </w:ins>
      <w:ins w:id="1434" w:author="Janusio" w:date="2018-03-10T13:54:27Z">
        <w:r>
          <w:rPr>
            <w:rFonts w:hint="eastAsia" w:ascii="Times New Roman" w:hAnsi="Times New Roman"/>
            <w:i/>
            <w:iCs/>
            <w:color w:val="auto"/>
            <w:sz w:val="22"/>
            <w:szCs w:val="22"/>
            <w:rPrChange w:id="1435" w:author="Janusio" w:date="2018-03-10T13:55:55Z">
              <w:rPr>
                <w:rFonts w:hint="eastAsia" w:ascii="Times New Roman" w:hAnsi="Times New Roman"/>
                <w:i/>
                <w:iCs/>
                <w:color w:val="auto"/>
              </w:rPr>
            </w:rPrChange>
          </w:rPr>
          <w:t xml:space="preserve">     </w:t>
        </w:r>
      </w:ins>
      <w:ins w:id="1437" w:author="Janusio" w:date="2018-03-10T13:54:27Z">
        <w:r>
          <w:rPr>
            <w:rFonts w:ascii="Times New Roman" w:hAnsi="Times New Roman"/>
            <w:color w:val="auto"/>
            <w:sz w:val="22"/>
            <w:szCs w:val="22"/>
            <w:rPrChange w:id="1438" w:author="Janusio" w:date="2018-03-10T13:55:55Z">
              <w:rPr>
                <w:rFonts w:ascii="Times New Roman" w:hAnsi="Times New Roman"/>
                <w:color w:val="auto"/>
              </w:rPr>
            </w:rPrChange>
          </w:rPr>
          <w:t>≡</w:t>
        </w:r>
      </w:ins>
      <w:ins w:id="1440" w:author="Janusio" w:date="2018-03-10T13:54:27Z">
        <w:r>
          <w:rPr>
            <w:rFonts w:hint="eastAsia" w:ascii="Times New Roman" w:hAnsi="Times New Roman"/>
            <w:color w:val="auto"/>
            <w:sz w:val="22"/>
            <w:szCs w:val="22"/>
            <w:rPrChange w:id="1441" w:author="Janusio" w:date="2018-03-10T13:55:55Z">
              <w:rPr>
                <w:rFonts w:hint="eastAsia" w:ascii="Times New Roman" w:hAnsi="Times New Roman"/>
                <w:color w:val="auto"/>
              </w:rPr>
            </w:rPrChange>
          </w:rPr>
          <w:t xml:space="preserve"> </w:t>
        </w:r>
      </w:ins>
      <w:ins w:id="1443" w:author="Janusio" w:date="2018-03-10T13:54:27Z">
        <w:r>
          <w:rPr>
            <w:rFonts w:hint="eastAsia" w:ascii="Times New Roman" w:hAnsi="Times New Roman"/>
            <w:i/>
            <w:iCs/>
            <w:color w:val="auto"/>
            <w:sz w:val="22"/>
            <w:szCs w:val="22"/>
            <w:rPrChange w:id="1444" w:author="Janusio" w:date="2018-03-10T13:55:55Z">
              <w:rPr>
                <w:rFonts w:hint="eastAsia" w:ascii="Times New Roman" w:hAnsi="Times New Roman"/>
                <w:i/>
                <w:iCs/>
                <w:color w:val="auto"/>
              </w:rPr>
            </w:rPrChange>
          </w:rPr>
          <w:t>vb</w:t>
        </w:r>
      </w:ins>
      <w:ins w:id="1446" w:author="Janusio" w:date="2018-03-10T13:54:27Z">
        <w:r>
          <w:rPr>
            <w:rFonts w:hint="eastAsia" w:ascii="Times New Roman" w:hAnsi="Times New Roman"/>
            <w:color w:val="auto"/>
            <w:sz w:val="22"/>
            <w:szCs w:val="22"/>
            <w:rPrChange w:id="1447" w:author="Janusio" w:date="2018-03-10T13:55:55Z">
              <w:rPr>
                <w:rFonts w:hint="eastAsia" w:ascii="Times New Roman" w:hAnsi="Times New Roman"/>
                <w:color w:val="auto"/>
              </w:rPr>
            </w:rPrChange>
          </w:rPr>
          <w:t xml:space="preserve">= read </w:t>
        </w:r>
      </w:ins>
      <w:ins w:id="1449" w:author="Janusio" w:date="2018-03-10T13:54:27Z">
        <w:r>
          <w:rPr>
            <w:rFonts w:hint="eastAsia" w:ascii="Times New Roman" w:hAnsi="Times New Roman"/>
            <w:i/>
            <w:iCs/>
            <w:color w:val="auto"/>
            <w:sz w:val="22"/>
            <w:szCs w:val="22"/>
            <w:rPrChange w:id="1450" w:author="Janusio" w:date="2018-03-10T13:55:55Z">
              <w:rPr>
                <w:rFonts w:hint="eastAsia" w:ascii="Times New Roman" w:hAnsi="Times New Roman"/>
                <w:i/>
                <w:iCs/>
                <w:color w:val="auto"/>
              </w:rPr>
            </w:rPrChange>
          </w:rPr>
          <w:t>m.tjp_loc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453" w:author="Janusio" w:date="2018-03-10T13:54:27Z"/>
          <w:rFonts w:hint="eastAsia" w:ascii="Times New Roman" w:hAnsi="Times New Roman"/>
          <w:color w:val="auto"/>
          <w:sz w:val="22"/>
          <w:szCs w:val="22"/>
          <w:rPrChange w:id="1454" w:author="Janusio" w:date="2018-03-10T13:55:55Z">
            <w:rPr>
              <w:ins w:id="1455" w:author="Janusio" w:date="2018-03-10T13:54:27Z"/>
              <w:rFonts w:hint="eastAsia" w:ascii="Times New Roman" w:hAnsi="Times New Roman"/>
              <w:color w:val="auto"/>
            </w:rPr>
          </w:rPrChange>
        </w:rPr>
        <w:pPrChange w:id="1452"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456" w:author="Janusio" w:date="2018-03-10T13:54:27Z">
        <w:r>
          <w:rPr>
            <w:rFonts w:hint="eastAsia" w:ascii="Times New Roman" w:hAnsi="Times New Roman"/>
            <w:color w:val="auto"/>
            <w:sz w:val="22"/>
            <w:szCs w:val="22"/>
            <w:rPrChange w:id="1457" w:author="Janusio" w:date="2018-03-10T13:55:55Z">
              <w:rPr>
                <w:rFonts w:hint="eastAsia" w:ascii="Times New Roman" w:hAnsi="Times New Roman"/>
                <w:color w:val="auto"/>
              </w:rPr>
            </w:rPrChange>
          </w:rPr>
          <w:t xml:space="preserve">                    Extend </w:t>
        </w:r>
      </w:ins>
      <w:ins w:id="1459" w:author="Janusio" w:date="2018-03-10T13:54:27Z">
        <w:r>
          <w:rPr>
            <w:rFonts w:hint="eastAsia" w:ascii="Times New Roman" w:hAnsi="Times New Roman"/>
            <w:i/>
            <w:iCs/>
            <w:color w:val="auto"/>
            <w:sz w:val="22"/>
            <w:szCs w:val="22"/>
            <w:rPrChange w:id="1460" w:author="Janusio" w:date="2018-03-10T13:55:55Z">
              <w:rPr>
                <w:rFonts w:hint="eastAsia" w:ascii="Times New Roman" w:hAnsi="Times New Roman"/>
                <w:i/>
                <w:iCs/>
                <w:color w:val="auto"/>
              </w:rPr>
            </w:rPrChange>
          </w:rPr>
          <w:t>t.pcr.s</w:t>
        </w:r>
      </w:ins>
      <w:ins w:id="1462" w:author="Janusio" w:date="2018-03-10T13:54:27Z">
        <w:r>
          <w:rPr>
            <w:rFonts w:hint="eastAsia" w:ascii="Times New Roman" w:hAnsi="Times New Roman"/>
            <w:iCs/>
            <w:color w:val="auto"/>
            <w:sz w:val="22"/>
            <w:szCs w:val="22"/>
            <w:rPrChange w:id="1463" w:author="Janusio" w:date="2018-03-10T13:55:55Z">
              <w:rPr>
                <w:rFonts w:hint="eastAsia" w:ascii="Times New Roman" w:hAnsi="Times New Roman"/>
                <w:iCs/>
                <w:color w:val="auto"/>
              </w:rPr>
            </w:rPrChange>
          </w:rPr>
          <w:t>,</w:t>
        </w:r>
      </w:ins>
      <w:ins w:id="1465" w:author="Janusio" w:date="2018-03-10T13:54:27Z">
        <w:r>
          <w:rPr>
            <w:rFonts w:hint="eastAsia" w:ascii="Times New Roman" w:hAnsi="Times New Roman"/>
            <w:i/>
            <w:iCs/>
            <w:color w:val="auto"/>
            <w:sz w:val="22"/>
            <w:szCs w:val="22"/>
            <w:rPrChange w:id="1466" w:author="Janusio" w:date="2018-03-10T13:55:55Z">
              <w:rPr>
                <w:rFonts w:hint="eastAsia" w:ascii="Times New Roman" w:hAnsi="Times New Roman"/>
                <w:i/>
                <w:iCs/>
                <w:color w:val="auto"/>
              </w:rPr>
            </w:rPrChange>
          </w:rPr>
          <w:t>t</w:t>
        </w:r>
      </w:ins>
      <w:ins w:id="1468" w:author="Janusio" w:date="2018-03-10T13:54:27Z">
        <w:r>
          <w:rPr>
            <w:rFonts w:hint="eastAsia" w:ascii="Times New Roman" w:hAnsi="Times New Roman"/>
            <w:color w:val="auto"/>
            <w:sz w:val="22"/>
            <w:szCs w:val="22"/>
            <w:rPrChange w:id="1469"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472" w:author="Janusio" w:date="2018-03-10T13:54:27Z"/>
          <w:rFonts w:hint="eastAsia" w:ascii="Times New Roman" w:hAnsi="Times New Roman"/>
          <w:i/>
          <w:iCs/>
          <w:color w:val="auto"/>
          <w:sz w:val="22"/>
          <w:szCs w:val="22"/>
          <w:rPrChange w:id="1473" w:author="Janusio" w:date="2018-03-10T13:55:55Z">
            <w:rPr>
              <w:ins w:id="1474" w:author="Janusio" w:date="2018-03-10T13:54:27Z"/>
              <w:rFonts w:hint="eastAsia" w:ascii="Times New Roman" w:hAnsi="Times New Roman"/>
              <w:i/>
              <w:iCs/>
              <w:color w:val="auto"/>
            </w:rPr>
          </w:rPrChange>
        </w:rPr>
        <w:pPrChange w:id="1471"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475" w:author="Janusio" w:date="2018-03-10T13:54:27Z">
        <w:r>
          <w:rPr>
            <w:rFonts w:hint="eastAsia" w:ascii="Times New Roman" w:hAnsi="Times New Roman"/>
            <w:color w:val="auto"/>
            <w:sz w:val="22"/>
            <w:szCs w:val="22"/>
            <w:rPrChange w:id="1476" w:author="Janusio" w:date="2018-03-10T13:55:55Z">
              <w:rPr>
                <w:rFonts w:hint="eastAsia" w:ascii="Times New Roman" w:hAnsi="Times New Roman"/>
                <w:color w:val="auto"/>
              </w:rPr>
            </w:rPrChange>
          </w:rPr>
          <w:t xml:space="preserve">                    Jump </w:t>
        </w:r>
      </w:ins>
      <w:ins w:id="1478" w:author="Janusio" w:date="2018-03-10T13:54:27Z">
        <w:r>
          <w:rPr>
            <w:rFonts w:hint="eastAsia" w:ascii="Times New Roman" w:hAnsi="Times New Roman"/>
            <w:i/>
            <w:iCs/>
            <w:color w:val="auto"/>
            <w:sz w:val="22"/>
            <w:szCs w:val="22"/>
            <w:rPrChange w:id="1479" w:author="Janusio" w:date="2018-03-10T13:55:55Z">
              <w:rPr>
                <w:rFonts w:hint="eastAsia" w:ascii="Times New Roman" w:hAnsi="Times New Roman"/>
                <w:i/>
                <w:iCs/>
                <w:color w:val="auto"/>
              </w:rPr>
            </w:rPrChange>
          </w:rPr>
          <w:t>vb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482" w:author="Janusio" w:date="2018-03-10T13:54:27Z"/>
          <w:rFonts w:hint="eastAsia" w:ascii="Times New Roman" w:hAnsi="Times New Roman"/>
          <w:color w:val="auto"/>
          <w:sz w:val="22"/>
          <w:szCs w:val="22"/>
          <w:rPrChange w:id="1483" w:author="Janusio" w:date="2018-03-10T13:55:55Z">
            <w:rPr>
              <w:ins w:id="1484" w:author="Janusio" w:date="2018-03-10T13:54:27Z"/>
              <w:rFonts w:hint="eastAsia" w:ascii="Times New Roman" w:hAnsi="Times New Roman"/>
              <w:color w:val="auto"/>
            </w:rPr>
          </w:rPrChange>
        </w:rPr>
        <w:pPrChange w:id="1481"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485" w:author="Janusio" w:date="2018-03-10T13:54:27Z">
        <w:r>
          <w:rPr>
            <w:rFonts w:hint="eastAsia" w:ascii="Times New Roman" w:hAnsi="Times New Roman"/>
            <w:i/>
            <w:iCs/>
            <w:color w:val="auto"/>
            <w:sz w:val="22"/>
            <w:szCs w:val="22"/>
            <w:rPrChange w:id="1486" w:author="Janusio" w:date="2018-03-10T13:55:55Z">
              <w:rPr>
                <w:rFonts w:hint="eastAsia" w:ascii="Times New Roman" w:hAnsi="Times New Roman"/>
                <w:i/>
                <w:iCs/>
                <w:color w:val="auto"/>
              </w:rPr>
            </w:rPrChange>
          </w:rPr>
          <w:t>vTPM-Builder</w:t>
        </w:r>
      </w:ins>
      <w:ins w:id="1488" w:author="Janusio" w:date="2018-03-10T13:54:27Z">
        <w:r>
          <w:rPr>
            <w:rFonts w:hint="eastAsia" w:ascii="Times New Roman" w:hAnsi="Times New Roman"/>
            <w:iCs/>
            <w:color w:val="auto"/>
            <w:sz w:val="22"/>
            <w:szCs w:val="22"/>
            <w:rPrChange w:id="1489" w:author="Janusio" w:date="2018-03-10T13:55:55Z">
              <w:rPr>
                <w:rFonts w:hint="eastAsia" w:ascii="Times New Roman" w:hAnsi="Times New Roman"/>
                <w:iCs/>
                <w:color w:val="auto"/>
              </w:rPr>
            </w:rPrChange>
          </w:rPr>
          <w:t>(</w:t>
        </w:r>
      </w:ins>
      <w:ins w:id="1491" w:author="Janusio" w:date="2018-03-10T13:54:27Z">
        <w:r>
          <w:rPr>
            <w:rFonts w:hint="eastAsia" w:ascii="Times New Roman" w:hAnsi="Times New Roman"/>
            <w:i/>
            <w:iCs/>
            <w:color w:val="auto"/>
            <w:sz w:val="22"/>
            <w:szCs w:val="22"/>
            <w:rPrChange w:id="1492" w:author="Janusio" w:date="2018-03-10T13:55:55Z">
              <w:rPr>
                <w:rFonts w:hint="eastAsia" w:ascii="Times New Roman" w:hAnsi="Times New Roman"/>
                <w:i/>
                <w:iCs/>
                <w:color w:val="auto"/>
              </w:rPr>
            </w:rPrChange>
          </w:rPr>
          <w:t>m</w:t>
        </w:r>
      </w:ins>
      <w:ins w:id="1494" w:author="Janusio" w:date="2018-03-10T13:54:27Z">
        <w:r>
          <w:rPr>
            <w:rFonts w:hint="eastAsia" w:ascii="Times New Roman" w:hAnsi="Times New Roman"/>
            <w:iCs/>
            <w:color w:val="auto"/>
            <w:sz w:val="22"/>
            <w:szCs w:val="22"/>
            <w:rPrChange w:id="1495" w:author="Janusio" w:date="2018-03-10T13:55:55Z">
              <w:rPr>
                <w:rFonts w:hint="eastAsia" w:ascii="Times New Roman" w:hAnsi="Times New Roman"/>
                <w:iCs/>
                <w:color w:val="auto"/>
              </w:rPr>
            </w:rPrChange>
          </w:rPr>
          <w:t>)</w:t>
        </w:r>
      </w:ins>
      <w:ins w:id="1497" w:author="Janusio" w:date="2018-03-10T13:54:27Z">
        <w:r>
          <w:rPr>
            <w:rFonts w:hint="eastAsia" w:ascii="Times New Roman" w:hAnsi="Times New Roman"/>
            <w:i/>
            <w:iCs/>
            <w:color w:val="auto"/>
            <w:sz w:val="22"/>
            <w:szCs w:val="22"/>
            <w:rPrChange w:id="1498" w:author="Janusio" w:date="2018-03-10T13:55:55Z">
              <w:rPr>
                <w:rFonts w:hint="eastAsia" w:ascii="Times New Roman" w:hAnsi="Times New Roman"/>
                <w:i/>
                <w:iCs/>
                <w:color w:val="auto"/>
              </w:rPr>
            </w:rPrChange>
          </w:rPr>
          <w:t xml:space="preserve">  </w:t>
        </w:r>
      </w:ins>
      <w:ins w:id="1500" w:author="Janusio" w:date="2018-03-10T13:54:27Z">
        <w:r>
          <w:rPr>
            <w:rFonts w:hint="eastAsia" w:ascii="Times New Roman" w:hAnsi="Times New Roman"/>
            <w:color w:val="auto"/>
            <w:sz w:val="22"/>
            <w:szCs w:val="22"/>
            <w:rPrChange w:id="1501" w:author="Janusio" w:date="2018-03-10T13:55:55Z">
              <w:rPr>
                <w:rFonts w:hint="eastAsia" w:ascii="Times New Roman" w:hAnsi="Times New Roman"/>
                <w:color w:val="auto"/>
              </w:rPr>
            </w:rPrChange>
          </w:rPr>
          <w:t xml:space="preserve">  </w:t>
        </w:r>
      </w:ins>
      <w:ins w:id="1503" w:author="Janusio" w:date="2018-03-10T13:54:27Z">
        <w:r>
          <w:rPr>
            <w:rFonts w:ascii="Times New Roman" w:hAnsi="Times New Roman"/>
            <w:color w:val="auto"/>
            <w:sz w:val="22"/>
            <w:szCs w:val="22"/>
            <w:rPrChange w:id="1504" w:author="Janusio" w:date="2018-03-10T13:55:55Z">
              <w:rPr>
                <w:rFonts w:ascii="Times New Roman" w:hAnsi="Times New Roman"/>
                <w:color w:val="auto"/>
              </w:rPr>
            </w:rPrChange>
          </w:rPr>
          <w:t>≡</w:t>
        </w:r>
      </w:ins>
      <w:ins w:id="1506" w:author="Janusio" w:date="2018-03-10T13:54:27Z">
        <w:r>
          <w:rPr>
            <w:rFonts w:hint="eastAsia" w:ascii="Times New Roman" w:hAnsi="Times New Roman"/>
            <w:color w:val="auto"/>
            <w:sz w:val="22"/>
            <w:szCs w:val="22"/>
            <w:rPrChange w:id="1507" w:author="Janusio" w:date="2018-03-10T13:55:55Z">
              <w:rPr>
                <w:rFonts w:hint="eastAsia" w:ascii="Times New Roman" w:hAnsi="Times New Roman"/>
                <w:color w:val="auto"/>
              </w:rPr>
            </w:rPrChange>
          </w:rPr>
          <w:t xml:space="preserve"> </w:t>
        </w:r>
      </w:ins>
      <w:ins w:id="1509" w:author="Janusio" w:date="2018-03-10T13:54:27Z">
        <w:r>
          <w:rPr>
            <w:rFonts w:hint="eastAsia" w:ascii="Times New Roman" w:hAnsi="Times New Roman"/>
            <w:i/>
            <w:iCs/>
            <w:color w:val="auto"/>
            <w:sz w:val="22"/>
            <w:szCs w:val="22"/>
            <w:rPrChange w:id="1510" w:author="Janusio" w:date="2018-03-10T13:55:55Z">
              <w:rPr>
                <w:rFonts w:hint="eastAsia" w:ascii="Times New Roman" w:hAnsi="Times New Roman"/>
                <w:i/>
                <w:iCs/>
                <w:color w:val="auto"/>
              </w:rPr>
            </w:rPrChange>
          </w:rPr>
          <w:t>vv</w:t>
        </w:r>
      </w:ins>
      <w:ins w:id="1512" w:author="Janusio" w:date="2018-03-10T13:54:27Z">
        <w:r>
          <w:rPr>
            <w:rFonts w:hint="eastAsia" w:ascii="Times New Roman" w:hAnsi="Times New Roman"/>
            <w:color w:val="auto"/>
            <w:sz w:val="22"/>
            <w:szCs w:val="22"/>
            <w:rPrChange w:id="1513" w:author="Janusio" w:date="2018-03-10T13:55:55Z">
              <w:rPr>
                <w:rFonts w:hint="eastAsia" w:ascii="Times New Roman" w:hAnsi="Times New Roman"/>
                <w:color w:val="auto"/>
              </w:rPr>
            </w:rPrChange>
          </w:rPr>
          <w:t xml:space="preserve">= read </w:t>
        </w:r>
      </w:ins>
      <w:ins w:id="1515" w:author="Janusio" w:date="2018-03-10T13:54:27Z">
        <w:r>
          <w:rPr>
            <w:rFonts w:hint="eastAsia" w:ascii="Times New Roman" w:hAnsi="Times New Roman"/>
            <w:i/>
            <w:iCs/>
            <w:color w:val="auto"/>
            <w:sz w:val="22"/>
            <w:szCs w:val="22"/>
            <w:rPrChange w:id="1516" w:author="Janusio" w:date="2018-03-10T13:55:55Z">
              <w:rPr>
                <w:rFonts w:hint="eastAsia" w:ascii="Times New Roman" w:hAnsi="Times New Roman"/>
                <w:i/>
                <w:iCs/>
                <w:color w:val="auto"/>
              </w:rPr>
            </w:rPrChange>
          </w:rPr>
          <w:t>m.vtpm-vm-binding_loc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519" w:author="Janusio" w:date="2018-03-10T13:54:27Z"/>
          <w:rFonts w:hint="eastAsia" w:ascii="Times New Roman" w:hAnsi="Times New Roman"/>
          <w:color w:val="auto"/>
          <w:sz w:val="22"/>
          <w:szCs w:val="22"/>
          <w:rPrChange w:id="1520" w:author="Janusio" w:date="2018-03-10T13:55:55Z">
            <w:rPr>
              <w:ins w:id="1521" w:author="Janusio" w:date="2018-03-10T13:54:27Z"/>
              <w:rFonts w:hint="eastAsia" w:ascii="Times New Roman" w:hAnsi="Times New Roman"/>
              <w:color w:val="auto"/>
            </w:rPr>
          </w:rPrChange>
        </w:rPr>
        <w:pPrChange w:id="1518"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522" w:author="Janusio" w:date="2018-03-10T13:54:27Z">
        <w:r>
          <w:rPr>
            <w:rFonts w:hint="eastAsia" w:ascii="Times New Roman" w:hAnsi="Times New Roman"/>
            <w:color w:val="auto"/>
            <w:sz w:val="22"/>
            <w:szCs w:val="22"/>
            <w:rPrChange w:id="1523" w:author="Janusio" w:date="2018-03-10T13:55:55Z">
              <w:rPr>
                <w:rFonts w:hint="eastAsia" w:ascii="Times New Roman" w:hAnsi="Times New Roman"/>
                <w:color w:val="auto"/>
              </w:rPr>
            </w:rPrChange>
          </w:rPr>
          <w:t xml:space="preserve">                    Extend </w:t>
        </w:r>
      </w:ins>
      <w:ins w:id="1525" w:author="Janusio" w:date="2018-03-10T13:54:27Z">
        <w:r>
          <w:rPr>
            <w:rFonts w:hint="eastAsia" w:ascii="Times New Roman" w:hAnsi="Times New Roman"/>
            <w:i/>
            <w:iCs/>
            <w:color w:val="auto"/>
            <w:sz w:val="22"/>
            <w:szCs w:val="22"/>
            <w:rPrChange w:id="1526" w:author="Janusio" w:date="2018-03-10T13:55:55Z">
              <w:rPr>
                <w:rFonts w:hint="eastAsia" w:ascii="Times New Roman" w:hAnsi="Times New Roman"/>
                <w:i/>
                <w:iCs/>
                <w:color w:val="auto"/>
              </w:rPr>
            </w:rPrChange>
          </w:rPr>
          <w:t>m.pcr.s</w:t>
        </w:r>
      </w:ins>
      <w:ins w:id="1528" w:author="Janusio" w:date="2018-03-10T13:54:27Z">
        <w:r>
          <w:rPr>
            <w:rFonts w:hint="eastAsia" w:ascii="Times New Roman" w:hAnsi="Times New Roman"/>
            <w:iCs/>
            <w:color w:val="auto"/>
            <w:sz w:val="22"/>
            <w:szCs w:val="22"/>
            <w:rPrChange w:id="1529" w:author="Janusio" w:date="2018-03-10T13:55:55Z">
              <w:rPr>
                <w:rFonts w:hint="eastAsia" w:ascii="Times New Roman" w:hAnsi="Times New Roman"/>
                <w:iCs/>
                <w:color w:val="auto"/>
              </w:rPr>
            </w:rPrChange>
          </w:rPr>
          <w:t>,</w:t>
        </w:r>
      </w:ins>
      <w:ins w:id="1531" w:author="Janusio" w:date="2018-03-10T13:54:27Z">
        <w:r>
          <w:rPr>
            <w:rFonts w:hint="eastAsia" w:ascii="Times New Roman" w:hAnsi="Times New Roman"/>
            <w:i/>
            <w:iCs/>
            <w:color w:val="auto"/>
            <w:sz w:val="22"/>
            <w:szCs w:val="22"/>
            <w:rPrChange w:id="1532" w:author="Janusio" w:date="2018-03-10T13:55:55Z">
              <w:rPr>
                <w:rFonts w:hint="eastAsia" w:ascii="Times New Roman" w:hAnsi="Times New Roman"/>
                <w:i/>
                <w:iCs/>
                <w:color w:val="auto"/>
              </w:rPr>
            </w:rPrChange>
          </w:rPr>
          <w:t>vv</w:t>
        </w:r>
      </w:ins>
      <w:ins w:id="1534" w:author="Janusio" w:date="2018-03-10T13:54:27Z">
        <w:r>
          <w:rPr>
            <w:rFonts w:hint="eastAsia" w:ascii="Times New Roman" w:hAnsi="Times New Roman"/>
            <w:color w:val="auto"/>
            <w:sz w:val="22"/>
            <w:szCs w:val="22"/>
            <w:rPrChange w:id="1535"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538" w:author="Janusio" w:date="2018-03-10T13:54:27Z"/>
          <w:rFonts w:hint="eastAsia" w:ascii="Times New Roman" w:hAnsi="Times New Roman"/>
          <w:color w:val="auto"/>
          <w:sz w:val="22"/>
          <w:szCs w:val="22"/>
          <w:rPrChange w:id="1539" w:author="Janusio" w:date="2018-03-10T13:55:55Z">
            <w:rPr>
              <w:ins w:id="1540" w:author="Janusio" w:date="2018-03-10T13:54:27Z"/>
              <w:rFonts w:hint="eastAsia" w:ascii="Times New Roman" w:hAnsi="Times New Roman"/>
              <w:color w:val="auto"/>
            </w:rPr>
          </w:rPrChange>
        </w:rPr>
        <w:pPrChange w:id="1537"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541" w:author="Janusio" w:date="2018-03-10T13:54:27Z">
        <w:r>
          <w:rPr>
            <w:rFonts w:hint="eastAsia" w:ascii="Times New Roman" w:hAnsi="Times New Roman"/>
            <w:color w:val="auto"/>
            <w:sz w:val="22"/>
            <w:szCs w:val="22"/>
            <w:rPrChange w:id="1542" w:author="Janusio" w:date="2018-03-10T13:55:55Z">
              <w:rPr>
                <w:rFonts w:hint="eastAsia" w:ascii="Times New Roman" w:hAnsi="Times New Roman"/>
                <w:color w:val="auto"/>
              </w:rPr>
            </w:rPrChange>
          </w:rPr>
          <w:t xml:space="preserve">                    Jump </w:t>
        </w:r>
      </w:ins>
      <w:ins w:id="1544" w:author="Janusio" w:date="2018-03-10T13:54:27Z">
        <w:r>
          <w:rPr>
            <w:rFonts w:hint="eastAsia" w:ascii="Times New Roman" w:hAnsi="Times New Roman"/>
            <w:i/>
            <w:iCs/>
            <w:color w:val="auto"/>
            <w:sz w:val="22"/>
            <w:szCs w:val="22"/>
            <w:rPrChange w:id="1545" w:author="Janusio" w:date="2018-03-10T13:55:55Z">
              <w:rPr>
                <w:rFonts w:hint="eastAsia" w:ascii="Times New Roman" w:hAnsi="Times New Roman"/>
                <w:i/>
                <w:iCs/>
                <w:color w:val="auto"/>
              </w:rPr>
            </w:rPrChange>
          </w:rPr>
          <w:t>vv</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548" w:author="Janusio" w:date="2018-03-10T13:54:27Z"/>
          <w:rFonts w:hint="eastAsia" w:ascii="Times New Roman" w:hAnsi="Times New Roman"/>
          <w:color w:val="auto"/>
          <w:sz w:val="22"/>
          <w:szCs w:val="22"/>
          <w:rPrChange w:id="1549" w:author="Janusio" w:date="2018-03-10T13:55:55Z">
            <w:rPr>
              <w:ins w:id="1550" w:author="Janusio" w:date="2018-03-10T13:54:27Z"/>
              <w:rFonts w:hint="eastAsia" w:ascii="Times New Roman" w:hAnsi="Times New Roman"/>
              <w:color w:val="auto"/>
            </w:rPr>
          </w:rPrChange>
        </w:rPr>
        <w:pPrChange w:id="1547"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551" w:author="Janusio" w:date="2018-03-10T13:54:27Z">
        <w:r>
          <w:rPr>
            <w:rFonts w:hint="eastAsia" w:ascii="Times New Roman" w:hAnsi="Times New Roman"/>
            <w:i/>
            <w:iCs/>
            <w:color w:val="auto"/>
            <w:sz w:val="22"/>
            <w:szCs w:val="22"/>
            <w:rPrChange w:id="1552" w:author="Janusio" w:date="2018-03-10T13:55:55Z">
              <w:rPr>
                <w:rFonts w:hint="eastAsia" w:ascii="Times New Roman" w:hAnsi="Times New Roman"/>
                <w:i/>
                <w:iCs/>
                <w:color w:val="auto"/>
              </w:rPr>
            </w:rPrChange>
          </w:rPr>
          <w:t>vTPM-VM Binding</w:t>
        </w:r>
      </w:ins>
      <w:ins w:id="1554" w:author="Janusio" w:date="2018-03-10T13:54:27Z">
        <w:r>
          <w:rPr>
            <w:rFonts w:hint="eastAsia" w:ascii="Times New Roman" w:hAnsi="Times New Roman"/>
            <w:iCs/>
            <w:color w:val="auto"/>
            <w:sz w:val="22"/>
            <w:szCs w:val="22"/>
            <w:rPrChange w:id="1555" w:author="Janusio" w:date="2018-03-10T13:55:55Z">
              <w:rPr>
                <w:rFonts w:hint="eastAsia" w:ascii="Times New Roman" w:hAnsi="Times New Roman"/>
                <w:iCs/>
                <w:color w:val="auto"/>
              </w:rPr>
            </w:rPrChange>
          </w:rPr>
          <w:t>(</w:t>
        </w:r>
      </w:ins>
      <w:ins w:id="1557" w:author="Janusio" w:date="2018-03-10T13:54:27Z">
        <w:r>
          <w:rPr>
            <w:rFonts w:hint="eastAsia" w:ascii="Times New Roman" w:hAnsi="Times New Roman"/>
            <w:i/>
            <w:iCs/>
            <w:color w:val="auto"/>
            <w:sz w:val="22"/>
            <w:szCs w:val="22"/>
            <w:rPrChange w:id="1558" w:author="Janusio" w:date="2018-03-10T13:55:55Z">
              <w:rPr>
                <w:rFonts w:hint="eastAsia" w:ascii="Times New Roman" w:hAnsi="Times New Roman"/>
                <w:i/>
                <w:iCs/>
                <w:color w:val="auto"/>
              </w:rPr>
            </w:rPrChange>
          </w:rPr>
          <w:t>m</w:t>
        </w:r>
      </w:ins>
      <w:ins w:id="1560" w:author="Janusio" w:date="2018-03-10T13:54:27Z">
        <w:r>
          <w:rPr>
            <w:rFonts w:hint="eastAsia" w:ascii="Times New Roman" w:hAnsi="Times New Roman"/>
            <w:iCs/>
            <w:color w:val="auto"/>
            <w:sz w:val="22"/>
            <w:szCs w:val="22"/>
            <w:rPrChange w:id="1561" w:author="Janusio" w:date="2018-03-10T13:55:55Z">
              <w:rPr>
                <w:rFonts w:hint="eastAsia" w:ascii="Times New Roman" w:hAnsi="Times New Roman"/>
                <w:iCs/>
                <w:color w:val="auto"/>
              </w:rPr>
            </w:rPrChange>
          </w:rPr>
          <w:t xml:space="preserve">) </w:t>
        </w:r>
      </w:ins>
      <w:ins w:id="1563" w:author="Janusio" w:date="2018-03-10T13:54:27Z">
        <w:r>
          <w:rPr>
            <w:rFonts w:ascii="Times New Roman" w:hAnsi="Times New Roman"/>
            <w:color w:val="auto"/>
            <w:sz w:val="22"/>
            <w:szCs w:val="22"/>
            <w:rPrChange w:id="1564" w:author="Janusio" w:date="2018-03-10T13:55:55Z">
              <w:rPr>
                <w:rFonts w:ascii="Times New Roman" w:hAnsi="Times New Roman"/>
                <w:color w:val="auto"/>
              </w:rPr>
            </w:rPrChange>
          </w:rPr>
          <w:t>≡</w:t>
        </w:r>
      </w:ins>
      <w:ins w:id="1566" w:author="Janusio" w:date="2018-03-10T13:54:27Z">
        <w:r>
          <w:rPr>
            <w:rFonts w:hint="eastAsia" w:ascii="Times New Roman" w:hAnsi="Times New Roman"/>
            <w:color w:val="auto"/>
            <w:sz w:val="22"/>
            <w:szCs w:val="22"/>
            <w:rPrChange w:id="1567" w:author="Janusio" w:date="2018-03-10T13:55:55Z">
              <w:rPr>
                <w:rFonts w:hint="eastAsia" w:ascii="Times New Roman" w:hAnsi="Times New Roman"/>
                <w:color w:val="auto"/>
              </w:rPr>
            </w:rPrChange>
          </w:rPr>
          <w:t xml:space="preserve"> </w:t>
        </w:r>
      </w:ins>
      <w:ins w:id="1569" w:author="Janusio" w:date="2018-03-10T13:54:27Z">
        <w:r>
          <w:rPr>
            <w:rFonts w:hint="eastAsia" w:ascii="Times New Roman" w:hAnsi="Times New Roman"/>
            <w:i/>
            <w:iCs/>
            <w:color w:val="auto"/>
            <w:sz w:val="22"/>
            <w:szCs w:val="22"/>
            <w:rPrChange w:id="1570" w:author="Janusio" w:date="2018-03-10T13:55:55Z">
              <w:rPr>
                <w:rFonts w:hint="eastAsia" w:ascii="Times New Roman" w:hAnsi="Times New Roman"/>
                <w:i/>
                <w:iCs/>
                <w:color w:val="auto"/>
              </w:rPr>
            </w:rPrChange>
          </w:rPr>
          <w:t>vmb</w:t>
        </w:r>
      </w:ins>
      <w:ins w:id="1572" w:author="Janusio" w:date="2018-03-10T13:54:27Z">
        <w:r>
          <w:rPr>
            <w:rFonts w:hint="eastAsia" w:ascii="Times New Roman" w:hAnsi="Times New Roman"/>
            <w:color w:val="auto"/>
            <w:sz w:val="22"/>
            <w:szCs w:val="22"/>
            <w:rPrChange w:id="1573" w:author="Janusio" w:date="2018-03-10T13:55:55Z">
              <w:rPr>
                <w:rFonts w:hint="eastAsia" w:ascii="Times New Roman" w:hAnsi="Times New Roman"/>
                <w:color w:val="auto"/>
              </w:rPr>
            </w:rPrChange>
          </w:rPr>
          <w:t xml:space="preserve"> = read </w:t>
        </w:r>
      </w:ins>
      <w:ins w:id="1575" w:author="Janusio" w:date="2018-03-10T13:54:27Z">
        <w:r>
          <w:rPr>
            <w:rFonts w:hint="eastAsia" w:ascii="Times New Roman" w:hAnsi="Times New Roman"/>
            <w:i/>
            <w:iCs/>
            <w:color w:val="auto"/>
            <w:sz w:val="22"/>
            <w:szCs w:val="22"/>
            <w:rPrChange w:id="1576" w:author="Janusio" w:date="2018-03-10T13:55:55Z">
              <w:rPr>
                <w:rFonts w:hint="eastAsia" w:ascii="Times New Roman" w:hAnsi="Times New Roman"/>
                <w:i/>
                <w:iCs/>
                <w:color w:val="auto"/>
              </w:rPr>
            </w:rPrChange>
          </w:rPr>
          <w:t>m.vm-builder_loc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579" w:author="Janusio" w:date="2018-03-10T13:54:27Z"/>
          <w:rFonts w:hint="eastAsia" w:ascii="Times New Roman" w:hAnsi="Times New Roman"/>
          <w:color w:val="auto"/>
          <w:sz w:val="22"/>
          <w:szCs w:val="22"/>
          <w:rPrChange w:id="1580" w:author="Janusio" w:date="2018-03-10T13:55:55Z">
            <w:rPr>
              <w:ins w:id="1581" w:author="Janusio" w:date="2018-03-10T13:54:27Z"/>
              <w:rFonts w:hint="eastAsia" w:ascii="Times New Roman" w:hAnsi="Times New Roman"/>
              <w:color w:val="auto"/>
            </w:rPr>
          </w:rPrChange>
        </w:rPr>
        <w:pPrChange w:id="1578"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582" w:author="Janusio" w:date="2018-03-10T13:54:27Z">
        <w:r>
          <w:rPr>
            <w:rFonts w:hint="eastAsia" w:ascii="Times New Roman" w:hAnsi="Times New Roman"/>
            <w:color w:val="auto"/>
            <w:sz w:val="22"/>
            <w:szCs w:val="22"/>
            <w:rPrChange w:id="1583" w:author="Janusio" w:date="2018-03-10T13:55:55Z">
              <w:rPr>
                <w:rFonts w:hint="eastAsia" w:ascii="Times New Roman" w:hAnsi="Times New Roman"/>
                <w:color w:val="auto"/>
              </w:rPr>
            </w:rPrChange>
          </w:rPr>
          <w:t xml:space="preserve">                    Extend </w:t>
        </w:r>
      </w:ins>
      <w:ins w:id="1585" w:author="Janusio" w:date="2018-03-10T13:54:27Z">
        <w:r>
          <w:rPr>
            <w:rFonts w:hint="eastAsia" w:ascii="Times New Roman" w:hAnsi="Times New Roman"/>
            <w:i/>
            <w:iCs/>
            <w:color w:val="auto"/>
            <w:sz w:val="22"/>
            <w:szCs w:val="22"/>
            <w:rPrChange w:id="1586" w:author="Janusio" w:date="2018-03-10T13:55:55Z">
              <w:rPr>
                <w:rFonts w:hint="eastAsia" w:ascii="Times New Roman" w:hAnsi="Times New Roman"/>
                <w:i/>
                <w:iCs/>
                <w:color w:val="auto"/>
              </w:rPr>
            </w:rPrChange>
          </w:rPr>
          <w:t>m.pcr.s</w:t>
        </w:r>
      </w:ins>
      <w:ins w:id="1588" w:author="Janusio" w:date="2018-03-10T13:54:27Z">
        <w:r>
          <w:rPr>
            <w:rFonts w:hint="eastAsia" w:ascii="Times New Roman" w:hAnsi="Times New Roman"/>
            <w:iCs/>
            <w:color w:val="auto"/>
            <w:sz w:val="22"/>
            <w:szCs w:val="22"/>
            <w:rPrChange w:id="1589" w:author="Janusio" w:date="2018-03-10T13:55:55Z">
              <w:rPr>
                <w:rFonts w:hint="eastAsia" w:ascii="Times New Roman" w:hAnsi="Times New Roman"/>
                <w:iCs/>
                <w:color w:val="auto"/>
              </w:rPr>
            </w:rPrChange>
          </w:rPr>
          <w:t>,</w:t>
        </w:r>
      </w:ins>
      <w:ins w:id="1591" w:author="Janusio" w:date="2018-03-10T13:54:27Z">
        <w:r>
          <w:rPr>
            <w:rFonts w:hint="eastAsia" w:ascii="Times New Roman" w:hAnsi="Times New Roman"/>
            <w:i/>
            <w:iCs/>
            <w:color w:val="auto"/>
            <w:sz w:val="22"/>
            <w:szCs w:val="22"/>
            <w:rPrChange w:id="1592" w:author="Janusio" w:date="2018-03-10T13:55:55Z">
              <w:rPr>
                <w:rFonts w:hint="eastAsia" w:ascii="Times New Roman" w:hAnsi="Times New Roman"/>
                <w:i/>
                <w:iCs/>
                <w:color w:val="auto"/>
              </w:rPr>
            </w:rPrChange>
          </w:rPr>
          <w:t>vm</w:t>
        </w:r>
      </w:ins>
      <w:ins w:id="1594" w:author="Janusio" w:date="2018-03-10T13:54:27Z">
        <w:r>
          <w:rPr>
            <w:rFonts w:hint="eastAsia" w:ascii="Times New Roman" w:hAnsi="Times New Roman"/>
            <w:color w:val="auto"/>
            <w:sz w:val="22"/>
            <w:szCs w:val="22"/>
            <w:rPrChange w:id="1595"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598" w:author="Janusio" w:date="2018-03-10T13:54:27Z"/>
          <w:rFonts w:hint="eastAsia" w:ascii="Times New Roman" w:hAnsi="Times New Roman"/>
          <w:i/>
          <w:iCs/>
          <w:color w:val="auto"/>
          <w:sz w:val="22"/>
          <w:szCs w:val="22"/>
          <w:rPrChange w:id="1599" w:author="Janusio" w:date="2018-03-10T13:55:55Z">
            <w:rPr>
              <w:ins w:id="1600" w:author="Janusio" w:date="2018-03-10T13:54:27Z"/>
              <w:rFonts w:hint="eastAsia" w:ascii="Times New Roman" w:hAnsi="Times New Roman"/>
              <w:i/>
              <w:iCs/>
              <w:color w:val="auto"/>
            </w:rPr>
          </w:rPrChange>
        </w:rPr>
        <w:pPrChange w:id="1597"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601" w:author="Janusio" w:date="2018-03-10T13:54:27Z">
        <w:r>
          <w:rPr>
            <w:rFonts w:hint="eastAsia" w:ascii="Times New Roman" w:hAnsi="Times New Roman"/>
            <w:color w:val="auto"/>
            <w:sz w:val="22"/>
            <w:szCs w:val="22"/>
            <w:rPrChange w:id="1602" w:author="Janusio" w:date="2018-03-10T13:55:55Z">
              <w:rPr>
                <w:rFonts w:hint="eastAsia" w:ascii="Times New Roman" w:hAnsi="Times New Roman"/>
                <w:color w:val="auto"/>
              </w:rPr>
            </w:rPrChange>
          </w:rPr>
          <w:t xml:space="preserve">                    Jump </w:t>
        </w:r>
      </w:ins>
      <w:ins w:id="1604" w:author="Janusio" w:date="2018-03-10T13:54:27Z">
        <w:r>
          <w:rPr>
            <w:rFonts w:hint="eastAsia" w:ascii="Times New Roman" w:hAnsi="Times New Roman"/>
            <w:i/>
            <w:iCs/>
            <w:color w:val="auto"/>
            <w:sz w:val="22"/>
            <w:szCs w:val="22"/>
            <w:rPrChange w:id="1605" w:author="Janusio" w:date="2018-03-10T13:55:55Z">
              <w:rPr>
                <w:rFonts w:hint="eastAsia" w:ascii="Times New Roman" w:hAnsi="Times New Roman"/>
                <w:i/>
                <w:iCs/>
                <w:color w:val="auto"/>
              </w:rPr>
            </w:rPrChange>
          </w:rPr>
          <w:t>vmb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608" w:author="Janusio" w:date="2018-03-10T13:54:27Z"/>
          <w:rFonts w:hint="eastAsia" w:ascii="Times New Roman" w:hAnsi="Times New Roman"/>
          <w:color w:val="auto"/>
          <w:sz w:val="22"/>
          <w:szCs w:val="22"/>
          <w:rPrChange w:id="1609" w:author="Janusio" w:date="2018-03-10T13:55:55Z">
            <w:rPr>
              <w:ins w:id="1610" w:author="Janusio" w:date="2018-03-10T13:54:27Z"/>
              <w:rFonts w:hint="eastAsia" w:ascii="Times New Roman" w:hAnsi="Times New Roman"/>
              <w:color w:val="auto"/>
            </w:rPr>
          </w:rPrChange>
        </w:rPr>
        <w:pPrChange w:id="1607"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611" w:author="Janusio" w:date="2018-03-10T13:54:27Z">
        <w:r>
          <w:rPr>
            <w:rFonts w:hint="eastAsia" w:ascii="Times New Roman" w:hAnsi="Times New Roman"/>
            <w:i/>
            <w:iCs/>
            <w:color w:val="auto"/>
            <w:sz w:val="22"/>
            <w:szCs w:val="22"/>
            <w:rPrChange w:id="1612" w:author="Janusio" w:date="2018-03-10T13:55:55Z">
              <w:rPr>
                <w:rFonts w:hint="eastAsia" w:ascii="Times New Roman" w:hAnsi="Times New Roman"/>
                <w:i/>
                <w:iCs/>
                <w:color w:val="auto"/>
              </w:rPr>
            </w:rPrChange>
          </w:rPr>
          <w:t>VM-Builder</w:t>
        </w:r>
      </w:ins>
      <w:ins w:id="1614" w:author="Janusio" w:date="2018-03-10T13:54:27Z">
        <w:r>
          <w:rPr>
            <w:rFonts w:hint="eastAsia" w:ascii="Times New Roman" w:hAnsi="Times New Roman"/>
            <w:iCs/>
            <w:color w:val="auto"/>
            <w:sz w:val="22"/>
            <w:szCs w:val="22"/>
            <w:rPrChange w:id="1615" w:author="Janusio" w:date="2018-03-10T13:55:55Z">
              <w:rPr>
                <w:rFonts w:hint="eastAsia" w:ascii="Times New Roman" w:hAnsi="Times New Roman"/>
                <w:iCs/>
                <w:color w:val="auto"/>
              </w:rPr>
            </w:rPrChange>
          </w:rPr>
          <w:t>(</w:t>
        </w:r>
      </w:ins>
      <w:ins w:id="1617" w:author="Janusio" w:date="2018-03-10T13:54:27Z">
        <w:r>
          <w:rPr>
            <w:rFonts w:hint="eastAsia" w:ascii="Times New Roman" w:hAnsi="Times New Roman"/>
            <w:i/>
            <w:iCs/>
            <w:color w:val="auto"/>
            <w:sz w:val="22"/>
            <w:szCs w:val="22"/>
            <w:rPrChange w:id="1618" w:author="Janusio" w:date="2018-03-10T13:55:55Z">
              <w:rPr>
                <w:rFonts w:hint="eastAsia" w:ascii="Times New Roman" w:hAnsi="Times New Roman"/>
                <w:i/>
                <w:iCs/>
                <w:color w:val="auto"/>
              </w:rPr>
            </w:rPrChange>
          </w:rPr>
          <w:t>m</w:t>
        </w:r>
      </w:ins>
      <w:ins w:id="1620" w:author="Janusio" w:date="2018-03-10T13:54:27Z">
        <w:r>
          <w:rPr>
            <w:rFonts w:hint="eastAsia" w:ascii="Times New Roman" w:hAnsi="Times New Roman"/>
            <w:iCs/>
            <w:color w:val="auto"/>
            <w:sz w:val="22"/>
            <w:szCs w:val="22"/>
            <w:rPrChange w:id="1621" w:author="Janusio" w:date="2018-03-10T13:55:55Z">
              <w:rPr>
                <w:rFonts w:hint="eastAsia" w:ascii="Times New Roman" w:hAnsi="Times New Roman"/>
                <w:iCs/>
                <w:color w:val="auto"/>
              </w:rPr>
            </w:rPrChange>
          </w:rPr>
          <w:t>)</w:t>
        </w:r>
      </w:ins>
      <w:ins w:id="1623" w:author="Janusio" w:date="2018-03-10T13:54:27Z">
        <w:r>
          <w:rPr>
            <w:rFonts w:hint="eastAsia" w:ascii="Times New Roman" w:hAnsi="Times New Roman"/>
            <w:color w:val="auto"/>
            <w:sz w:val="22"/>
            <w:szCs w:val="22"/>
            <w:rPrChange w:id="1624" w:author="Janusio" w:date="2018-03-10T13:55:55Z">
              <w:rPr>
                <w:rFonts w:hint="eastAsia" w:ascii="Times New Roman" w:hAnsi="Times New Roman"/>
                <w:color w:val="auto"/>
              </w:rPr>
            </w:rPrChange>
          </w:rPr>
          <w:t xml:space="preserve">      </w:t>
        </w:r>
      </w:ins>
      <w:ins w:id="1626" w:author="Janusio" w:date="2018-03-10T13:54:27Z">
        <w:r>
          <w:rPr>
            <w:rFonts w:ascii="Times New Roman" w:hAnsi="Times New Roman"/>
            <w:color w:val="auto"/>
            <w:sz w:val="22"/>
            <w:szCs w:val="22"/>
            <w:rPrChange w:id="1627" w:author="Janusio" w:date="2018-03-10T13:55:55Z">
              <w:rPr>
                <w:rFonts w:ascii="Times New Roman" w:hAnsi="Times New Roman"/>
                <w:color w:val="auto"/>
              </w:rPr>
            </w:rPrChange>
          </w:rPr>
          <w:t>≡</w:t>
        </w:r>
      </w:ins>
      <w:ins w:id="1629" w:author="Janusio" w:date="2018-03-10T13:54:27Z">
        <w:r>
          <w:rPr>
            <w:rFonts w:hint="eastAsia" w:ascii="Times New Roman" w:hAnsi="Times New Roman"/>
            <w:color w:val="auto"/>
            <w:sz w:val="22"/>
            <w:szCs w:val="22"/>
            <w:rPrChange w:id="1630" w:author="Janusio" w:date="2018-03-10T13:55:55Z">
              <w:rPr>
                <w:rFonts w:hint="eastAsia" w:ascii="Times New Roman" w:hAnsi="Times New Roman"/>
                <w:color w:val="auto"/>
              </w:rPr>
            </w:rPrChange>
          </w:rPr>
          <w:t xml:space="preserve"> o_</w:t>
        </w:r>
      </w:ins>
      <w:ins w:id="1632" w:author="Janusio" w:date="2018-03-10T13:54:27Z">
        <w:r>
          <w:rPr>
            <w:rFonts w:hint="eastAsia" w:ascii="Times New Roman" w:hAnsi="Times New Roman"/>
            <w:i/>
            <w:iCs/>
            <w:color w:val="auto"/>
            <w:sz w:val="22"/>
            <w:szCs w:val="22"/>
            <w:rPrChange w:id="1633" w:author="Janusio" w:date="2018-03-10T13:55:55Z">
              <w:rPr>
                <w:rFonts w:hint="eastAsia" w:ascii="Times New Roman" w:hAnsi="Times New Roman"/>
                <w:i/>
                <w:iCs/>
                <w:color w:val="auto"/>
              </w:rPr>
            </w:rPrChange>
          </w:rPr>
          <w:t>app</w:t>
        </w:r>
      </w:ins>
      <w:ins w:id="1635" w:author="Janusio" w:date="2018-03-10T13:54:27Z">
        <w:r>
          <w:rPr>
            <w:rFonts w:hint="eastAsia" w:ascii="Times New Roman" w:hAnsi="Times New Roman"/>
            <w:color w:val="auto"/>
            <w:sz w:val="22"/>
            <w:szCs w:val="22"/>
            <w:rPrChange w:id="1636" w:author="Janusio" w:date="2018-03-10T13:55:55Z">
              <w:rPr>
                <w:rFonts w:hint="eastAsia" w:ascii="Times New Roman" w:hAnsi="Times New Roman"/>
                <w:color w:val="auto"/>
              </w:rPr>
            </w:rPrChange>
          </w:rPr>
          <w:t xml:space="preserve"> = read </w:t>
        </w:r>
      </w:ins>
      <w:ins w:id="1638" w:author="Janusio" w:date="2018-03-10T13:54:27Z">
        <w:r>
          <w:rPr>
            <w:rFonts w:hint="eastAsia" w:ascii="Times New Roman" w:hAnsi="Times New Roman"/>
            <w:i/>
            <w:iCs/>
            <w:color w:val="auto"/>
            <w:sz w:val="22"/>
            <w:szCs w:val="22"/>
            <w:rPrChange w:id="1639" w:author="Janusio" w:date="2018-03-10T13:55:55Z">
              <w:rPr>
                <w:rFonts w:hint="eastAsia" w:ascii="Times New Roman" w:hAnsi="Times New Roman"/>
                <w:i/>
                <w:iCs/>
                <w:color w:val="auto"/>
              </w:rPr>
            </w:rPrChange>
          </w:rPr>
          <w:t>m.</w:t>
        </w:r>
      </w:ins>
      <w:ins w:id="1641" w:author="Janusio" w:date="2018-03-10T13:54:27Z">
        <w:r>
          <w:rPr>
            <w:rFonts w:hint="eastAsia" w:ascii="Times New Roman" w:hAnsi="Times New Roman"/>
            <w:color w:val="auto"/>
            <w:sz w:val="22"/>
            <w:szCs w:val="22"/>
            <w:rPrChange w:id="1642" w:author="Janusio" w:date="2018-03-10T13:55:55Z">
              <w:rPr>
                <w:rFonts w:hint="eastAsia" w:ascii="Times New Roman" w:hAnsi="Times New Roman"/>
                <w:color w:val="auto"/>
              </w:rPr>
            </w:rPrChange>
          </w:rPr>
          <w:t xml:space="preserve"> o_</w:t>
        </w:r>
      </w:ins>
      <w:ins w:id="1644" w:author="Janusio" w:date="2018-03-10T13:54:27Z">
        <w:r>
          <w:rPr>
            <w:rFonts w:hint="eastAsia" w:ascii="Times New Roman" w:hAnsi="Times New Roman"/>
            <w:i/>
            <w:iCs/>
            <w:color w:val="auto"/>
            <w:sz w:val="22"/>
            <w:szCs w:val="22"/>
            <w:rPrChange w:id="1645" w:author="Janusio" w:date="2018-03-10T13:55:55Z">
              <w:rPr>
                <w:rFonts w:hint="eastAsia" w:ascii="Times New Roman" w:hAnsi="Times New Roman"/>
                <w:i/>
                <w:iCs/>
                <w:color w:val="auto"/>
              </w:rPr>
            </w:rPrChange>
          </w:rPr>
          <w:t>app 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648" w:author="Janusio" w:date="2018-03-10T13:54:27Z"/>
          <w:rFonts w:hint="eastAsia" w:ascii="Times New Roman" w:hAnsi="Times New Roman"/>
          <w:color w:val="auto"/>
          <w:sz w:val="22"/>
          <w:szCs w:val="22"/>
          <w:rPrChange w:id="1649" w:author="Janusio" w:date="2018-03-10T13:55:55Z">
            <w:rPr>
              <w:ins w:id="1650" w:author="Janusio" w:date="2018-03-10T13:54:27Z"/>
              <w:rFonts w:hint="eastAsia" w:ascii="Times New Roman" w:hAnsi="Times New Roman"/>
              <w:color w:val="auto"/>
            </w:rPr>
          </w:rPrChange>
        </w:rPr>
        <w:pPrChange w:id="1647"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651" w:author="Janusio" w:date="2018-03-10T13:54:27Z">
        <w:r>
          <w:rPr>
            <w:rFonts w:hint="eastAsia" w:ascii="Times New Roman" w:hAnsi="Times New Roman"/>
            <w:color w:val="auto"/>
            <w:sz w:val="22"/>
            <w:szCs w:val="22"/>
            <w:rPrChange w:id="1652" w:author="Janusio" w:date="2018-03-10T13:55:55Z">
              <w:rPr>
                <w:rFonts w:hint="eastAsia" w:ascii="Times New Roman" w:hAnsi="Times New Roman"/>
                <w:color w:val="auto"/>
              </w:rPr>
            </w:rPrChange>
          </w:rPr>
          <w:t xml:space="preserve">                    Extend </w:t>
        </w:r>
      </w:ins>
      <w:ins w:id="1654" w:author="Janusio" w:date="2018-03-10T13:54:27Z">
        <w:r>
          <w:rPr>
            <w:rFonts w:hint="eastAsia" w:ascii="Times New Roman" w:hAnsi="Times New Roman"/>
            <w:i/>
            <w:iCs/>
            <w:color w:val="auto"/>
            <w:sz w:val="22"/>
            <w:szCs w:val="22"/>
            <w:rPrChange w:id="1655" w:author="Janusio" w:date="2018-03-10T13:55:55Z">
              <w:rPr>
                <w:rFonts w:hint="eastAsia" w:ascii="Times New Roman" w:hAnsi="Times New Roman"/>
                <w:i/>
                <w:iCs/>
                <w:color w:val="auto"/>
              </w:rPr>
            </w:rPrChange>
          </w:rPr>
          <w:t>m.pcr.s</w:t>
        </w:r>
      </w:ins>
      <w:ins w:id="1657" w:author="Janusio" w:date="2018-03-10T13:54:27Z">
        <w:r>
          <w:rPr>
            <w:rFonts w:hint="eastAsia" w:ascii="Times New Roman" w:hAnsi="Times New Roman"/>
            <w:iCs/>
            <w:color w:val="auto"/>
            <w:sz w:val="22"/>
            <w:szCs w:val="22"/>
            <w:rPrChange w:id="1658" w:author="Janusio" w:date="2018-03-10T13:55:55Z">
              <w:rPr>
                <w:rFonts w:hint="eastAsia" w:ascii="Times New Roman" w:hAnsi="Times New Roman"/>
                <w:iCs/>
                <w:color w:val="auto"/>
              </w:rPr>
            </w:rPrChange>
          </w:rPr>
          <w:t>,</w:t>
        </w:r>
      </w:ins>
      <w:ins w:id="1660" w:author="Janusio" w:date="2018-03-10T13:54:27Z">
        <w:r>
          <w:rPr>
            <w:rFonts w:hint="eastAsia" w:ascii="Times New Roman" w:hAnsi="Times New Roman"/>
            <w:color w:val="auto"/>
            <w:sz w:val="22"/>
            <w:szCs w:val="22"/>
            <w:rPrChange w:id="1661" w:author="Janusio" w:date="2018-03-10T13:55:55Z">
              <w:rPr>
                <w:rFonts w:hint="eastAsia" w:ascii="Times New Roman" w:hAnsi="Times New Roman"/>
                <w:color w:val="auto"/>
              </w:rPr>
            </w:rPrChange>
          </w:rPr>
          <w:t xml:space="preserve"> o_</w:t>
        </w:r>
      </w:ins>
      <w:ins w:id="1663" w:author="Janusio" w:date="2018-03-10T13:54:27Z">
        <w:r>
          <w:rPr>
            <w:rFonts w:hint="eastAsia" w:ascii="Times New Roman" w:hAnsi="Times New Roman"/>
            <w:i/>
            <w:iCs/>
            <w:color w:val="auto"/>
            <w:sz w:val="22"/>
            <w:szCs w:val="22"/>
            <w:rPrChange w:id="1664" w:author="Janusio" w:date="2018-03-10T13:55:55Z">
              <w:rPr>
                <w:rFonts w:hint="eastAsia" w:ascii="Times New Roman" w:hAnsi="Times New Roman"/>
                <w:i/>
                <w:iCs/>
                <w:color w:val="auto"/>
              </w:rPr>
            </w:rPrChange>
          </w:rPr>
          <w:t>app</w:t>
        </w:r>
      </w:ins>
      <w:ins w:id="1666" w:author="Janusio" w:date="2018-03-10T13:54:27Z">
        <w:r>
          <w:rPr>
            <w:rFonts w:hint="eastAsia" w:ascii="Times New Roman" w:hAnsi="Times New Roman"/>
            <w:color w:val="auto"/>
            <w:sz w:val="22"/>
            <w:szCs w:val="22"/>
            <w:rPrChange w:id="1667" w:author="Janusio" w:date="2018-03-10T13:55:55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670" w:author="Janusio" w:date="2018-03-10T13:54:27Z"/>
          <w:rFonts w:ascii="Times New Roman" w:hAnsi="Times New Roman"/>
          <w:color w:val="auto"/>
          <w:sz w:val="22"/>
          <w:szCs w:val="22"/>
          <w:rPrChange w:id="1671" w:author="Janusio" w:date="2018-03-10T13:55:55Z">
            <w:rPr>
              <w:ins w:id="1672" w:author="Janusio" w:date="2018-03-10T13:54:27Z"/>
              <w:rFonts w:ascii="Times New Roman" w:hAnsi="Times New Roman"/>
              <w:color w:val="auto"/>
            </w:rPr>
          </w:rPrChange>
        </w:rPr>
        <w:pPrChange w:id="1669"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673" w:author="Janusio" w:date="2018-03-10T13:54:27Z">
        <w:r>
          <w:rPr>
            <w:rFonts w:hint="eastAsia" w:ascii="Times New Roman" w:hAnsi="Times New Roman"/>
            <w:color w:val="auto"/>
            <w:sz w:val="22"/>
            <w:szCs w:val="22"/>
            <w:rPrChange w:id="1674" w:author="Janusio" w:date="2018-03-10T13:55:55Z">
              <w:rPr>
                <w:rFonts w:hint="eastAsia" w:ascii="Times New Roman" w:hAnsi="Times New Roman"/>
                <w:color w:val="auto"/>
              </w:rPr>
            </w:rPrChange>
          </w:rPr>
          <w:t xml:space="preserve">                    Jump o_</w:t>
        </w:r>
      </w:ins>
      <w:ins w:id="1676" w:author="Janusio" w:date="2018-03-10T13:54:27Z">
        <w:r>
          <w:rPr>
            <w:rFonts w:hint="eastAsia" w:ascii="Times New Roman" w:hAnsi="Times New Roman"/>
            <w:i/>
            <w:iCs/>
            <w:color w:val="auto"/>
            <w:sz w:val="22"/>
            <w:szCs w:val="22"/>
            <w:rPrChange w:id="1677" w:author="Janusio" w:date="2018-03-10T13:55:55Z">
              <w:rPr>
                <w:rFonts w:hint="eastAsia" w:ascii="Times New Roman" w:hAnsi="Times New Roman"/>
                <w:i/>
                <w:iCs/>
                <w:color w:val="auto"/>
              </w:rPr>
            </w:rPrChange>
          </w:rPr>
          <w:t>app</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ins w:id="1680" w:author="Janusio" w:date="2018-03-10T13:54:27Z"/>
          <w:rFonts w:hint="eastAsia" w:ascii="Times New Roman" w:hAnsi="Times New Roman"/>
          <w:color w:val="auto"/>
          <w:sz w:val="22"/>
          <w:szCs w:val="22"/>
          <w:rPrChange w:id="1681" w:author="Janusio" w:date="2018-03-10T13:55:55Z">
            <w:rPr>
              <w:ins w:id="1682" w:author="Janusio" w:date="2018-03-10T13:54:27Z"/>
              <w:rFonts w:hint="eastAsia" w:ascii="Times New Roman" w:hAnsi="Times New Roman"/>
              <w:color w:val="auto"/>
            </w:rPr>
          </w:rPrChange>
        </w:rPr>
        <w:pPrChange w:id="1679" w:author="Janusio" w:date="2018-03-10T13:55:59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683" w:author="Janusio" w:date="2018-03-10T13:54:27Z">
        <w:r>
          <w:rPr>
            <w:rFonts w:ascii="Times New Roman" w:hAnsi="Times New Roman"/>
            <w:i/>
            <w:iCs/>
            <w:color w:val="auto"/>
            <w:sz w:val="22"/>
            <w:szCs w:val="22"/>
            <w:rPrChange w:id="1684" w:author="Janusio" w:date="2018-03-10T13:55:55Z">
              <w:rPr>
                <w:rFonts w:ascii="Times New Roman" w:hAnsi="Times New Roman"/>
                <w:i/>
                <w:iCs/>
                <w:color w:val="auto"/>
              </w:rPr>
            </w:rPrChange>
          </w:rPr>
          <w:t>O</w:t>
        </w:r>
      </w:ins>
      <w:ins w:id="1686" w:author="Janusio" w:date="2018-03-10T13:54:27Z">
        <w:r>
          <w:rPr>
            <w:rFonts w:hint="eastAsia" w:ascii="Times New Roman" w:hAnsi="Times New Roman"/>
            <w:i/>
            <w:iCs/>
            <w:color w:val="auto"/>
            <w:sz w:val="22"/>
            <w:szCs w:val="22"/>
            <w:rPrChange w:id="1687" w:author="Janusio" w:date="2018-03-10T13:55:55Z">
              <w:rPr>
                <w:rFonts w:hint="eastAsia" w:ascii="Times New Roman" w:hAnsi="Times New Roman"/>
                <w:i/>
                <w:iCs/>
                <w:color w:val="auto"/>
              </w:rPr>
            </w:rPrChange>
          </w:rPr>
          <w:t>ther_APP</w:t>
        </w:r>
      </w:ins>
      <w:ins w:id="1689" w:author="Janusio" w:date="2018-03-10T13:54:27Z">
        <w:r>
          <w:rPr>
            <w:rFonts w:hint="eastAsia" w:ascii="Times New Roman" w:hAnsi="Times New Roman"/>
            <w:iCs/>
            <w:color w:val="auto"/>
            <w:sz w:val="22"/>
            <w:szCs w:val="22"/>
            <w:rPrChange w:id="1690" w:author="Janusio" w:date="2018-03-10T13:55:55Z">
              <w:rPr>
                <w:rFonts w:hint="eastAsia" w:ascii="Times New Roman" w:hAnsi="Times New Roman"/>
                <w:iCs/>
                <w:color w:val="auto"/>
              </w:rPr>
            </w:rPrChange>
          </w:rPr>
          <w:t>(</w:t>
        </w:r>
      </w:ins>
      <w:ins w:id="1692" w:author="Janusio" w:date="2018-03-10T13:54:27Z">
        <w:r>
          <w:rPr>
            <w:rFonts w:hint="eastAsia" w:ascii="Times New Roman" w:hAnsi="Times New Roman"/>
            <w:i/>
            <w:iCs/>
            <w:color w:val="auto"/>
            <w:sz w:val="22"/>
            <w:szCs w:val="22"/>
            <w:rPrChange w:id="1693" w:author="Janusio" w:date="2018-03-10T13:55:55Z">
              <w:rPr>
                <w:rFonts w:hint="eastAsia" w:ascii="Times New Roman" w:hAnsi="Times New Roman"/>
                <w:i/>
                <w:iCs/>
                <w:color w:val="auto"/>
              </w:rPr>
            </w:rPrChange>
          </w:rPr>
          <w:t>m</w:t>
        </w:r>
      </w:ins>
      <w:ins w:id="1695" w:author="Janusio" w:date="2018-03-10T13:54:27Z">
        <w:r>
          <w:rPr>
            <w:rFonts w:hint="eastAsia" w:ascii="Times New Roman" w:hAnsi="Times New Roman"/>
            <w:iCs/>
            <w:color w:val="auto"/>
            <w:sz w:val="22"/>
            <w:szCs w:val="22"/>
            <w:rPrChange w:id="1696" w:author="Janusio" w:date="2018-03-10T13:55:55Z">
              <w:rPr>
                <w:rFonts w:hint="eastAsia" w:ascii="Times New Roman" w:hAnsi="Times New Roman"/>
                <w:iCs/>
                <w:color w:val="auto"/>
              </w:rPr>
            </w:rPrChange>
          </w:rPr>
          <w:t>)</w:t>
        </w:r>
      </w:ins>
      <w:ins w:id="1698" w:author="Janusio" w:date="2018-03-10T13:54:27Z">
        <w:r>
          <w:rPr>
            <w:rFonts w:hint="eastAsia" w:ascii="Times New Roman" w:hAnsi="Times New Roman"/>
            <w:i/>
            <w:iCs/>
            <w:color w:val="auto"/>
            <w:sz w:val="22"/>
            <w:szCs w:val="22"/>
            <w:rPrChange w:id="1699" w:author="Janusio" w:date="2018-03-10T13:55:55Z">
              <w:rPr>
                <w:rFonts w:hint="eastAsia" w:ascii="Times New Roman" w:hAnsi="Times New Roman"/>
                <w:i/>
                <w:iCs/>
                <w:color w:val="auto"/>
              </w:rPr>
            </w:rPrChange>
          </w:rPr>
          <w:t xml:space="preserve"> </w:t>
        </w:r>
      </w:ins>
      <w:ins w:id="1701" w:author="Janusio" w:date="2018-03-10T13:54:27Z">
        <w:r>
          <w:rPr>
            <w:rFonts w:hint="eastAsia" w:ascii="Times New Roman" w:hAnsi="Times New Roman"/>
            <w:color w:val="auto"/>
            <w:sz w:val="22"/>
            <w:szCs w:val="22"/>
            <w:rPrChange w:id="1702" w:author="Janusio" w:date="2018-03-10T13:55:55Z">
              <w:rPr>
                <w:rFonts w:hint="eastAsia" w:ascii="Times New Roman" w:hAnsi="Times New Roman"/>
                <w:color w:val="auto"/>
              </w:rPr>
            </w:rPrChange>
          </w:rPr>
          <w:t xml:space="preserve">      </w:t>
        </w:r>
      </w:ins>
      <w:ins w:id="1704" w:author="Janusio" w:date="2018-03-10T13:54:27Z">
        <w:r>
          <w:rPr>
            <w:rFonts w:ascii="Times New Roman" w:hAnsi="Times New Roman"/>
            <w:color w:val="auto"/>
            <w:sz w:val="22"/>
            <w:szCs w:val="22"/>
            <w:rPrChange w:id="1705" w:author="Janusio" w:date="2018-03-10T13:55:55Z">
              <w:rPr>
                <w:rFonts w:ascii="Times New Roman" w:hAnsi="Times New Roman"/>
                <w:color w:val="auto"/>
              </w:rPr>
            </w:rPrChange>
          </w:rPr>
          <w:t>≡</w:t>
        </w:r>
      </w:ins>
      <w:ins w:id="1707" w:author="Janusio" w:date="2018-03-10T13:54:27Z">
        <w:r>
          <w:rPr>
            <w:rFonts w:hint="eastAsia" w:ascii="Times New Roman" w:hAnsi="Times New Roman"/>
            <w:color w:val="auto"/>
            <w:sz w:val="22"/>
            <w:szCs w:val="22"/>
            <w:rPrChange w:id="1708" w:author="Janusio" w:date="2018-03-10T13:55:55Z">
              <w:rPr>
                <w:rFonts w:hint="eastAsia" w:ascii="Times New Roman" w:hAnsi="Times New Roman"/>
                <w:color w:val="auto"/>
              </w:rPr>
            </w:rPrChange>
          </w:rPr>
          <w:t xml:space="preserve"> ...</w:t>
        </w:r>
      </w:ins>
    </w:p>
    <w:p>
      <w:pPr>
        <w:numPr>
          <w:ilvl w:val="-1"/>
          <w:numId w:val="0"/>
        </w:numPr>
        <w:ind w:left="0" w:leftChars="0" w:firstLine="480" w:firstLineChars="200"/>
        <w:jc w:val="center"/>
        <w:rPr>
          <w:ins w:id="1711" w:author="Janusio" w:date="2018-03-10T13:54:27Z"/>
          <w:rFonts w:hint="default"/>
        </w:rPr>
        <w:pPrChange w:id="1710" w:author="Janusio" w:date="2018-03-10T13:56:11Z">
          <w:pPr>
            <w:numPr>
              <w:ilvl w:val="0"/>
              <w:numId w:val="8"/>
            </w:numPr>
            <w:ind w:left="420" w:leftChars="0" w:hanging="420" w:firstLineChars="0"/>
            <w:jc w:val="center"/>
          </w:pPr>
        </w:pPrChange>
      </w:pPr>
      <w:ins w:id="1712" w:author="Janusio" w:date="2018-03-10T13:56:09Z">
        <w:r>
          <w:rPr>
            <w:rFonts w:hint="eastAsia" w:ascii="Times New Roman" w:hAnsi="Times New Roman"/>
            <w:color w:val="auto"/>
          </w:rPr>
          <w:t>图</w:t>
        </w:r>
      </w:ins>
      <w:ins w:id="1713" w:author="Janusio" w:date="2018-03-10T13:56:09Z">
        <w:r>
          <w:rPr>
            <w:rFonts w:hint="eastAsia"/>
            <w:color w:val="auto"/>
            <w:lang w:val="en-US" w:eastAsia="zh-CN"/>
          </w:rPr>
          <w:t>3.3</w:t>
        </w:r>
      </w:ins>
      <w:ins w:id="1714" w:author="Janusio" w:date="2018-03-10T13:56:10Z">
        <w:r>
          <w:rPr>
            <w:rFonts w:hint="eastAsia"/>
            <w:color w:val="auto"/>
            <w:lang w:val="en-US" w:eastAsia="zh-CN"/>
          </w:rPr>
          <w:t xml:space="preserve"> </w:t>
        </w:r>
      </w:ins>
      <w:ins w:id="1715" w:author="Janusio" w:date="2018-03-10T13:54:27Z">
        <w:r>
          <w:rPr>
            <w:rFonts w:hint="eastAsia"/>
          </w:rPr>
          <w:t>TVP-QT中 m 信任链传递</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ins w:id="1717" w:author="Janusio" w:date="2018-03-10T13:54:27Z"/>
          <w:rFonts w:hint="eastAsia" w:ascii="Times New Roman" w:hAnsi="Times New Roman"/>
          <w:color w:val="auto"/>
        </w:rPr>
        <w:pPrChange w:id="171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textAlignment w:val="auto"/>
            <w:outlineLvl w:val="9"/>
          </w:pPr>
        </w:pPrChange>
      </w:pPr>
      <w:ins w:id="1718" w:author="Janusio" w:date="2018-03-10T13:54:27Z">
        <w:r>
          <w:rPr>
            <w:rFonts w:hint="eastAsia" w:ascii="Times New Roman" w:hAnsi="Times New Roman"/>
            <w:color w:val="auto"/>
          </w:rPr>
          <w:t>程序执行流程：m首先从CRTM启动执行，它从主机内存地址</w:t>
        </w:r>
      </w:ins>
      <w:ins w:id="1719" w:author="Janusio" w:date="2018-03-10T13:54:27Z">
        <w:r>
          <w:rPr>
            <w:rFonts w:hint="eastAsia" w:ascii="Times New Roman" w:hAnsi="Times New Roman"/>
            <w:i/>
            <w:iCs/>
            <w:color w:val="auto"/>
          </w:rPr>
          <w:t>m.bios_loc</w:t>
        </w:r>
      </w:ins>
      <w:ins w:id="1720" w:author="Janusio" w:date="2018-03-10T13:54:27Z">
        <w:r>
          <w:rPr>
            <w:rFonts w:hint="eastAsia" w:ascii="Times New Roman" w:hAnsi="Times New Roman"/>
            <w:color w:val="auto"/>
          </w:rPr>
          <w:t>中读取BIOS的代码</w:t>
        </w:r>
      </w:ins>
      <w:ins w:id="1721" w:author="Janusio" w:date="2018-03-10T13:54:27Z">
        <w:r>
          <w:rPr>
            <w:rFonts w:hint="eastAsia" w:ascii="Times New Roman" w:hAnsi="Times New Roman"/>
            <w:i/>
            <w:color w:val="auto"/>
          </w:rPr>
          <w:t>b</w:t>
        </w:r>
      </w:ins>
      <w:ins w:id="1722" w:author="Janusio" w:date="2018-03-10T13:54:27Z">
        <w:r>
          <w:rPr>
            <w:rFonts w:hint="eastAsia" w:ascii="Times New Roman" w:hAnsi="Times New Roman"/>
            <w:color w:val="auto"/>
          </w:rPr>
          <w:t>，将其扩展到一个PCR中（其中，</w:t>
        </w:r>
      </w:ins>
      <w:ins w:id="1723" w:author="Janusio" w:date="2018-03-10T13:54:27Z">
        <w:r>
          <w:rPr>
            <w:rFonts w:hint="eastAsia" w:ascii="Times New Roman" w:hAnsi="Times New Roman"/>
            <w:i/>
            <w:iCs/>
            <w:color w:val="auto"/>
          </w:rPr>
          <w:t>m.pcr.s</w:t>
        </w:r>
      </w:ins>
      <w:ins w:id="1724" w:author="Janusio" w:date="2018-03-10T13:54:27Z">
        <w:r>
          <w:rPr>
            <w:rFonts w:hint="eastAsia" w:ascii="Times New Roman" w:hAnsi="Times New Roman"/>
            <w:color w:val="auto"/>
          </w:rPr>
          <w:t xml:space="preserve">表示该主机在这里存储所有相关度量值，且该主机的度量值存储于静态度量的PCR中）,之后执行指令Jump </w:t>
        </w:r>
      </w:ins>
      <w:ins w:id="1725" w:author="Janusio" w:date="2018-03-10T13:54:27Z">
        <w:r>
          <w:rPr>
            <w:rFonts w:hint="eastAsia" w:ascii="Times New Roman" w:hAnsi="Times New Roman"/>
            <w:i/>
            <w:iCs/>
            <w:color w:val="auto"/>
          </w:rPr>
          <w:t>b</w:t>
        </w:r>
      </w:ins>
      <w:ins w:id="1726" w:author="Janusio" w:date="2018-03-10T13:54:27Z">
        <w:r>
          <w:rPr>
            <w:rFonts w:hint="eastAsia" w:ascii="Times New Roman" w:hAnsi="Times New Roman"/>
            <w:color w:val="auto"/>
          </w:rPr>
          <w:t>；然后CRTM将控制权传递给m的BIOS，它从主机内存地址</w:t>
        </w:r>
      </w:ins>
      <w:ins w:id="1727" w:author="Janusio" w:date="2018-03-10T13:54:27Z">
        <w:r>
          <w:rPr>
            <w:rFonts w:hint="eastAsia" w:ascii="Times New Roman" w:hAnsi="Times New Roman"/>
            <w:i/>
            <w:iCs/>
            <w:color w:val="auto"/>
          </w:rPr>
          <w:t xml:space="preserve">m.os_loader_loc </w:t>
        </w:r>
      </w:ins>
      <w:ins w:id="1728" w:author="Janusio" w:date="2018-03-10T13:54:27Z">
        <w:r>
          <w:rPr>
            <w:rFonts w:hint="eastAsia" w:ascii="Times New Roman" w:hAnsi="Times New Roman"/>
            <w:color w:val="auto"/>
          </w:rPr>
          <w:t>中读取的OS_Loader代码</w:t>
        </w:r>
      </w:ins>
      <w:ins w:id="1729" w:author="Janusio" w:date="2018-03-10T13:54:27Z">
        <w:r>
          <w:rPr>
            <w:rFonts w:hint="eastAsia" w:ascii="Times New Roman" w:hAnsi="Times New Roman"/>
            <w:i/>
            <w:color w:val="auto"/>
          </w:rPr>
          <w:t>o</w:t>
        </w:r>
      </w:ins>
      <w:ins w:id="1730" w:author="Janusio" w:date="2018-03-10T13:54:27Z">
        <w:r>
          <w:rPr>
            <w:rFonts w:hint="eastAsia" w:ascii="Times New Roman" w:hAnsi="Times New Roman"/>
            <w:color w:val="auto"/>
          </w:rPr>
          <w:t xml:space="preserve">，将其扩展到一个PCR中,之后执行指令Jump </w:t>
        </w:r>
      </w:ins>
      <w:ins w:id="1731" w:author="Janusio" w:date="2018-03-10T13:54:27Z">
        <w:r>
          <w:rPr>
            <w:rFonts w:hint="eastAsia" w:ascii="Times New Roman" w:hAnsi="Times New Roman"/>
            <w:i/>
            <w:iCs/>
            <w:color w:val="auto"/>
          </w:rPr>
          <w:t>o，</w:t>
        </w:r>
      </w:ins>
      <w:ins w:id="1732" w:author="Janusio" w:date="2018-03-10T13:54:27Z">
        <w:r>
          <w:rPr>
            <w:rFonts w:hint="eastAsia" w:ascii="Times New Roman" w:hAnsi="Times New Roman"/>
            <w:color w:val="auto"/>
          </w:rPr>
          <w:t>将控制权交给OSLoader；OSLoader继续按序从内存</w:t>
        </w:r>
      </w:ins>
      <w:ins w:id="1733" w:author="Janusio" w:date="2018-03-10T13:54:27Z">
        <w:r>
          <w:rPr>
            <w:rFonts w:hint="eastAsia" w:ascii="Times New Roman" w:hAnsi="Times New Roman"/>
            <w:i/>
            <w:iCs/>
            <w:color w:val="auto"/>
          </w:rPr>
          <w:t>m.vmm_loc</w:t>
        </w:r>
      </w:ins>
      <w:ins w:id="1734" w:author="Janusio" w:date="2018-03-10T13:54:27Z">
        <w:r>
          <w:rPr>
            <w:rFonts w:hint="eastAsia" w:ascii="Times New Roman" w:hAnsi="Times New Roman"/>
            <w:color w:val="auto"/>
          </w:rPr>
          <w:t>读取VMM的代码</w:t>
        </w:r>
      </w:ins>
      <w:ins w:id="1735" w:author="Janusio" w:date="2018-03-10T13:54:27Z">
        <w:r>
          <w:rPr>
            <w:rFonts w:hint="eastAsia" w:ascii="Times New Roman" w:hAnsi="Times New Roman"/>
            <w:i/>
            <w:iCs/>
            <w:color w:val="auto"/>
          </w:rPr>
          <w:t>v</w:t>
        </w:r>
      </w:ins>
      <w:ins w:id="1736" w:author="Janusio" w:date="2018-03-10T13:54:27Z">
        <w:r>
          <w:rPr>
            <w:rFonts w:hint="eastAsia" w:ascii="Times New Roman" w:hAnsi="Times New Roman"/>
            <w:color w:val="auto"/>
          </w:rPr>
          <w:t>，将其扩展到</w:t>
        </w:r>
      </w:ins>
      <w:ins w:id="1737" w:author="Janusio" w:date="2018-03-10T13:54:27Z">
        <w:r>
          <w:rPr>
            <w:rFonts w:hint="eastAsia" w:ascii="Times New Roman" w:hAnsi="Times New Roman"/>
            <w:i/>
            <w:iCs/>
            <w:color w:val="auto"/>
          </w:rPr>
          <w:t>m.pcr.s</w:t>
        </w:r>
      </w:ins>
      <w:ins w:id="1738" w:author="Janusio" w:date="2018-03-10T13:54:27Z">
        <w:r>
          <w:rPr>
            <w:rFonts w:hint="eastAsia" w:ascii="Times New Roman" w:hAnsi="Times New Roman"/>
            <w:color w:val="auto"/>
          </w:rPr>
          <w:t>，然后转换控制权给VMM，VMM、Dom0 Kernel执行相似流程，直到可信衔接点TJP的加载。</w:t>
        </w:r>
      </w:ins>
    </w:p>
    <w:p>
      <w:pPr>
        <w:tabs>
          <w:tab w:val="left" w:pos="360"/>
        </w:tabs>
        <w:spacing w:before="120" w:after="120"/>
        <w:rPr>
          <w:ins w:id="1740" w:author="Janusio" w:date="2018-03-10T13:54:27Z"/>
          <w:rFonts w:hint="eastAsia"/>
        </w:rPr>
        <w:pPrChange w:id="1739" w:author="Janusio" w:date="2018-03-10T13:56:42Z">
          <w:pPr>
            <w:pStyle w:val="38"/>
            <w:spacing w:before="120" w:after="120"/>
          </w:pPr>
        </w:pPrChange>
      </w:pPr>
      <w:ins w:id="1741" w:author="Janusio" w:date="2018-03-10T13:56:36Z">
        <w:r>
          <w:rPr>
            <w:rFonts w:hint="eastAsia"/>
            <w:lang w:eastAsia="zh-CN"/>
          </w:rPr>
          <w:t>（</w:t>
        </w:r>
      </w:ins>
      <w:ins w:id="1742" w:author="Janusio" w:date="2018-03-10T13:56:38Z">
        <w:r>
          <w:rPr>
            <w:rFonts w:hint="eastAsia"/>
            <w:lang w:val="en-US" w:eastAsia="zh-CN"/>
          </w:rPr>
          <w:t>1</w:t>
        </w:r>
      </w:ins>
      <w:ins w:id="1743" w:author="Janusio" w:date="2018-03-10T13:56:36Z">
        <w:r>
          <w:rPr>
            <w:rFonts w:hint="eastAsia"/>
            <w:lang w:eastAsia="zh-CN"/>
          </w:rPr>
          <w:t>）</w:t>
        </w:r>
      </w:ins>
      <w:ins w:id="1744" w:author="Janusio" w:date="2018-03-10T13:54:27Z">
        <w:r>
          <w:rPr>
            <w:rFonts w:hint="eastAsia"/>
          </w:rPr>
          <w:t>本地可信属性描述</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1746" w:author="Janusio" w:date="2018-03-10T13:54:27Z"/>
          <w:rFonts w:hint="eastAsia" w:ascii="Times New Roman" w:hAnsi="Times New Roman"/>
          <w:color w:val="auto"/>
        </w:rPr>
        <w:pPrChange w:id="174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1747" w:author="Janusio" w:date="2018-03-10T13:54:27Z">
        <w:r>
          <w:rPr>
            <w:rFonts w:hint="eastAsia"/>
            <w:color w:val="auto"/>
            <w:lang w:val="en-US" w:eastAsia="zh-CN"/>
          </w:rPr>
          <w:t>由上文描述的信任链传递所涉及的程序执行过程可知，体现主机m信任链的是主机进行可信度量后的PCR值，它与执行程序之间存在着唯一确定的映射关系。因此，基于定义2及上述映射关系，</w:t>
        </w:r>
      </w:ins>
      <w:ins w:id="1748" w:author="Janusio" w:date="2018-03-10T13:54:27Z">
        <w:r>
          <w:rPr>
            <w:rFonts w:hint="eastAsia" w:ascii="Times New Roman" w:hAnsi="Times New Roman"/>
            <w:color w:val="auto"/>
          </w:rPr>
          <w:t>可将m的本地信任传递属性归纳为：如果</w:t>
        </w:r>
      </w:ins>
      <w:ins w:id="1749" w:author="Janusio" w:date="2018-03-10T13:54:27Z">
        <w:r>
          <w:rPr>
            <w:rFonts w:hint="eastAsia"/>
            <w:color w:val="auto"/>
            <w:lang w:val="en-US" w:eastAsia="zh-CN"/>
          </w:rPr>
          <w:t>可信度量后的</w:t>
        </w:r>
      </w:ins>
      <w:ins w:id="1750" w:author="Janusio" w:date="2018-03-10T13:54:27Z">
        <w:r>
          <w:rPr>
            <w:rFonts w:hint="eastAsia" w:ascii="Times New Roman" w:hAnsi="Times New Roman"/>
            <w:iCs/>
            <w:color w:val="auto"/>
          </w:rPr>
          <w:t>PCR</w:t>
        </w:r>
      </w:ins>
      <w:ins w:id="1751" w:author="Janusio" w:date="2018-03-10T13:54:27Z">
        <w:r>
          <w:rPr>
            <w:rFonts w:hint="eastAsia" w:ascii="Times New Roman" w:hAnsi="Times New Roman"/>
            <w:color w:val="auto"/>
          </w:rPr>
          <w:t>中度量值序列是正确的值，那么在该虚拟机上信任链所加载的程序顺序就是正确的。即m的本地信任传递属性就是要求所有相应启动程序如BIOS、OSLoader、VMM、Dom0 Kernel、</w:t>
        </w:r>
      </w:ins>
      <w:ins w:id="1752" w:author="Janusio" w:date="2018-03-10T13:54:27Z">
        <w:r>
          <w:rPr>
            <w:rFonts w:hint="eastAsia" w:ascii="Times New Roman" w:hAnsi="Times New Roman"/>
            <w:color w:val="auto"/>
            <w:szCs w:val="21"/>
          </w:rPr>
          <w:t>vTPM Builder</w:t>
        </w:r>
      </w:ins>
      <w:ins w:id="1753" w:author="Janusio" w:date="2018-03-10T13:54:27Z">
        <w:r>
          <w:rPr>
            <w:rFonts w:ascii="Times New Roman" w:hAnsi="Times New Roman"/>
            <w:color w:val="auto"/>
            <w:szCs w:val="21"/>
          </w:rPr>
          <w:t>、</w:t>
        </w:r>
      </w:ins>
      <w:ins w:id="1754" w:author="Janusio" w:date="2018-03-10T13:54:27Z">
        <w:r>
          <w:rPr>
            <w:rFonts w:hint="eastAsia" w:ascii="Times New Roman" w:hAnsi="Times New Roman"/>
            <w:color w:val="auto"/>
            <w:szCs w:val="21"/>
          </w:rPr>
          <w:t>vTPM-VM Binding</w:t>
        </w:r>
      </w:ins>
      <w:ins w:id="1755" w:author="Janusio" w:date="2018-03-10T13:54:27Z">
        <w:r>
          <w:rPr>
            <w:rFonts w:ascii="Times New Roman" w:hAnsi="Times New Roman"/>
            <w:color w:val="auto"/>
            <w:szCs w:val="21"/>
          </w:rPr>
          <w:t>、</w:t>
        </w:r>
      </w:ins>
      <w:ins w:id="1756" w:author="Janusio" w:date="2018-03-10T13:54:27Z">
        <w:r>
          <w:rPr>
            <w:rFonts w:hint="eastAsia" w:ascii="Times New Roman" w:hAnsi="Times New Roman"/>
            <w:color w:val="auto"/>
            <w:szCs w:val="21"/>
          </w:rPr>
          <w:t>VM Builder</w:t>
        </w:r>
      </w:ins>
      <w:ins w:id="1757" w:author="Janusio" w:date="2018-03-10T13:54:27Z">
        <w:r>
          <w:rPr>
            <w:rFonts w:hint="eastAsia" w:ascii="Times New Roman" w:hAnsi="Times New Roman"/>
            <w:color w:val="auto"/>
          </w:rPr>
          <w:t>等都能按确定的先后顺序加载。以LS</w:t>
        </w:r>
      </w:ins>
      <w:ins w:id="1758" w:author="Janusio" w:date="2018-03-10T13:54:27Z">
        <w:r>
          <w:rPr>
            <w:rFonts w:hint="eastAsia" w:ascii="Times New Roman" w:hAnsi="Times New Roman"/>
            <w:color w:val="auto"/>
            <w:vertAlign w:val="superscript"/>
          </w:rPr>
          <w:t>2</w:t>
        </w:r>
      </w:ins>
      <w:ins w:id="1759" w:author="Janusio" w:date="2018-03-10T13:54:27Z">
        <w:r>
          <w:rPr>
            <w:rFonts w:hint="eastAsia" w:ascii="Times New Roman" w:hAnsi="Times New Roman"/>
            <w:color w:val="auto"/>
          </w:rPr>
          <w:t>将这种顺序形式化表示为</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1761" w:author="Janusio" w:date="2018-03-10T13:54:27Z"/>
          <w:rFonts w:hint="eastAsia" w:ascii="Times New Roman" w:hAnsi="Times New Roman"/>
          <w:color w:val="auto"/>
        </w:rPr>
        <w:pPrChange w:id="176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1762" w:author="Janusio" w:date="2018-03-10T13:54:27Z">
        <w:r>
          <w:rPr>
            <w:rFonts w:hint="eastAsia" w:ascii="Times New Roman" w:hAnsi="Times New Roman"/>
            <w:color w:val="auto"/>
          </w:rPr>
          <w:t>MeasuredBoot</w:t>
        </w:r>
      </w:ins>
      <w:ins w:id="1763" w:author="Janusio" w:date="2018-03-10T13:54:27Z">
        <w:r>
          <w:rPr>
            <w:rFonts w:hint="eastAsia" w:ascii="Times New Roman" w:hAnsi="Times New Roman"/>
            <w:color w:val="auto"/>
            <w:vertAlign w:val="subscript"/>
          </w:rPr>
          <w:t>SRTM</w:t>
        </w:r>
      </w:ins>
      <w:ins w:id="1764" w:author="Janusio" w:date="2018-03-10T13:54:27Z">
        <w:r>
          <w:rPr>
            <w:rFonts w:hint="eastAsia" w:ascii="Times New Roman" w:hAnsi="Times New Roman"/>
            <w:color w:val="auto"/>
          </w:rPr>
          <w:t>(m,</w:t>
        </w:r>
      </w:ins>
      <w:ins w:id="1765" w:author="Janusio" w:date="2018-03-10T13:54:27Z">
        <w:r>
          <w:rPr>
            <w:rFonts w:hint="eastAsia" w:ascii="Times New Roman" w:hAnsi="Times New Roman"/>
            <w:i/>
            <w:iCs/>
            <w:color w:val="auto"/>
          </w:rPr>
          <w:t>t</w:t>
        </w:r>
      </w:ins>
      <w:ins w:id="1766"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40" w:firstLineChars="300"/>
        <w:jc w:val="both"/>
        <w:textAlignment w:val="auto"/>
        <w:outlineLvl w:val="9"/>
        <w:rPr>
          <w:ins w:id="1768" w:author="Janusio" w:date="2018-03-10T13:54:27Z"/>
          <w:rFonts w:hint="eastAsia" w:ascii="Times New Roman" w:hAnsi="Times New Roman"/>
          <w:color w:val="auto"/>
        </w:rPr>
        <w:pPrChange w:id="176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540" w:firstLineChars="300"/>
            <w:jc w:val="both"/>
            <w:textAlignment w:val="auto"/>
            <w:outlineLvl w:val="9"/>
          </w:pPr>
        </w:pPrChange>
      </w:pPr>
      <w:ins w:id="1769" w:author="Janusio" w:date="2018-03-10T13:54:27Z"/>
      <w:ins w:id="1770" w:author="Janusio" w:date="2018-03-10T13:54:27Z"/>
      <w:ins w:id="1771" w:author="Janusio" w:date="2018-03-10T13:54:27Z"/>
      <w:ins w:id="1772" w:author="Janusio" w:date="2018-03-10T13:54:27Z">
        <w:r>
          <w:rPr>
            <w:rFonts w:hint="eastAsia" w:ascii="Times New Roman" w:hAnsi="Times New Roman"/>
            <w:color w:val="auto"/>
            <w:position w:val="-10"/>
          </w:rPr>
          <w:object>
            <v:shape id="_x0000_i1322" o:spt="75" type="#_x0000_t75" style="height:15.6pt;width:182pt;" o:ole="t" filled="f" o:preferrelative="t" stroked="f" coordsize="21600,21600">
              <v:path/>
              <v:fill on="f" focussize="0,0"/>
              <v:stroke on="f"/>
              <v:imagedata r:id="rId19" o:title=""/>
              <o:lock v:ext="edit" aspectratio="t"/>
              <w10:wrap type="none"/>
              <w10:anchorlock/>
            </v:shape>
            <o:OLEObject Type="Embed" ProgID="Equation.KSEE3" ShapeID="_x0000_i1322" DrawAspect="Content" ObjectID="_1468075730" r:id="rId18">
              <o:LockedField>false</o:LockedField>
            </o:OLEObject>
          </w:object>
        </w:r>
      </w:ins>
      <w:ins w:id="1774" w:author="Janusio" w:date="2018-03-10T13:54:27Z"/>
      <w:ins w:id="1775" w:author="Janusio" w:date="2018-03-10T13:54:27Z"/>
      <w:ins w:id="1776" w:author="Janusio" w:date="2018-03-10T13:54:27Z"/>
      <w:ins w:id="1777" w:author="Janusio" w:date="2018-03-10T13:54:27Z"/>
      <w:ins w:id="1778" w:author="Janusio" w:date="2018-03-10T13:54:27Z">
        <w:r>
          <w:rPr>
            <w:rFonts w:hint="eastAsia" w:ascii="Times New Roman" w:hAnsi="Times New Roman"/>
            <w:color w:val="auto"/>
            <w:position w:val="-4"/>
          </w:rPr>
          <w:object>
            <v:shape id="_x0000_i132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23" DrawAspect="Content" ObjectID="_1468075731" r:id="rId20">
              <o:LockedField>false</o:LockedField>
            </o:OLEObject>
          </w:object>
        </w:r>
      </w:ins>
      <w:ins w:id="1780"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40" w:firstLineChars="300"/>
        <w:jc w:val="both"/>
        <w:textAlignment w:val="auto"/>
        <w:outlineLvl w:val="9"/>
        <w:rPr>
          <w:ins w:id="1782" w:author="Janusio" w:date="2018-03-10T13:54:27Z"/>
          <w:rFonts w:hint="eastAsia" w:ascii="Times New Roman" w:hAnsi="Times New Roman"/>
          <w:color w:val="auto"/>
        </w:rPr>
        <w:pPrChange w:id="1781"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540" w:firstLineChars="300"/>
            <w:jc w:val="both"/>
            <w:textAlignment w:val="auto"/>
            <w:outlineLvl w:val="9"/>
          </w:pPr>
        </w:pPrChange>
      </w:pPr>
      <w:ins w:id="1783" w:author="Janusio" w:date="2018-03-10T13:54:27Z"/>
      <w:ins w:id="1784" w:author="Janusio" w:date="2018-03-10T13:54:27Z"/>
      <w:ins w:id="1785" w:author="Janusio" w:date="2018-03-10T13:54:27Z"/>
      <w:ins w:id="1786" w:author="Janusio" w:date="2018-03-10T13:54:27Z">
        <w:r>
          <w:rPr>
            <w:color w:val="auto"/>
            <w:position w:val="-14"/>
          </w:rPr>
          <w:object>
            <v:shape id="_x0000_i1324" o:spt="75" type="#_x0000_t75" style="height:16.75pt;width:219.85pt;" o:ole="t" filled="f" o:preferrelative="t" stroked="f" coordsize="21600,21600">
              <v:path/>
              <v:fill on="f" focussize="0,0"/>
              <v:stroke on="f"/>
              <v:imagedata r:id="rId23" o:title=""/>
              <o:lock v:ext="edit" aspectratio="t"/>
              <w10:wrap type="none"/>
              <w10:anchorlock/>
            </v:shape>
            <o:OLEObject Type="Embed" ProgID="Equation.3" ShapeID="_x0000_i1324" DrawAspect="Content" ObjectID="_1468075732" r:id="rId22">
              <o:LockedField>false</o:LockedField>
            </o:OLEObject>
          </w:object>
        </w:r>
      </w:ins>
      <w:ins w:id="1788" w:author="Janusio" w:date="2018-03-10T13:54:27Z"/>
      <w:ins w:id="1789" w:author="Janusio" w:date="2018-03-10T13:54:27Z">
        <w:r>
          <w:rPr>
            <w:rFonts w:hint="eastAsia"/>
            <w:color w:val="auto"/>
            <w:lang w:val="en-US" w:eastAsia="zh-CN"/>
          </w:rPr>
          <w:t xml:space="preserve">    </w:t>
        </w:r>
      </w:ins>
      <w:ins w:id="1790" w:author="Janusio" w:date="2018-03-10T13:54:27Z"/>
      <w:ins w:id="1791" w:author="Janusio" w:date="2018-03-10T13:54:27Z"/>
      <w:ins w:id="1792" w:author="Janusio" w:date="2018-03-10T13:54:27Z"/>
      <w:ins w:id="1793" w:author="Janusio" w:date="2018-03-10T13:54:27Z">
        <w:r>
          <w:rPr>
            <w:rFonts w:hint="eastAsia" w:ascii="Times New Roman" w:hAnsi="Times New Roman"/>
            <w:color w:val="auto"/>
            <w:position w:val="-4"/>
          </w:rPr>
          <w:object>
            <v:shape id="_x0000_i1325"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25" DrawAspect="Content" ObjectID="_1468075733" r:id="rId24">
              <o:LockedField>false</o:LockedField>
            </o:OLEObject>
          </w:object>
        </w:r>
      </w:ins>
      <w:ins w:id="1795" w:author="Janusio" w:date="2018-03-10T13:54:27Z"/>
      <w:ins w:id="1796" w:author="Janusio" w:date="2018-03-10T13:54:27Z">
        <w:r>
          <w:rPr>
            <w:rFonts w:hint="eastAsia" w:ascii="Times New Roman" w:hAnsi="Times New Roman"/>
            <w:color w:val="auto"/>
          </w:rPr>
          <w:t>(Reset(</w:t>
        </w:r>
      </w:ins>
      <w:ins w:id="1797" w:author="Janusio" w:date="2018-03-10T13:54:27Z">
        <w:r>
          <w:rPr>
            <w:rFonts w:hint="eastAsia" w:ascii="Times New Roman" w:hAnsi="Times New Roman"/>
            <w:i/>
            <w:iCs/>
            <w:color w:val="auto"/>
          </w:rPr>
          <w:t>m</w:t>
        </w:r>
      </w:ins>
      <w:ins w:id="1798" w:author="Janusio" w:date="2018-03-10T13:54:27Z">
        <w:r>
          <w:rPr>
            <w:rFonts w:hint="eastAsia" w:ascii="Times New Roman" w:hAnsi="Times New Roman"/>
            <w:iCs/>
            <w:color w:val="auto"/>
          </w:rPr>
          <w:t>,</w:t>
        </w:r>
      </w:ins>
      <w:ins w:id="1799" w:author="Janusio" w:date="2018-03-10T13:54:27Z">
        <w:r>
          <w:rPr>
            <w:rFonts w:hint="eastAsia" w:ascii="Times New Roman" w:hAnsi="Times New Roman"/>
            <w:i/>
            <w:iCs/>
            <w:color w:val="auto"/>
          </w:rPr>
          <w:t>J</w:t>
        </w:r>
      </w:ins>
      <w:ins w:id="1800" w:author="Janusio" w:date="2018-03-10T13:54:27Z">
        <w:r>
          <w:rPr>
            <w:rFonts w:hint="eastAsia" w:ascii="Times New Roman" w:hAnsi="Times New Roman"/>
            <w:color w:val="auto"/>
          </w:rPr>
          <w:t>)@</w:t>
        </w:r>
      </w:ins>
      <w:ins w:id="1801" w:author="Janusio" w:date="2018-03-10T13:54:27Z">
        <w:r>
          <w:rPr>
            <w:rFonts w:hint="eastAsia" w:ascii="Times New Roman" w:hAnsi="Times New Roman"/>
            <w:i/>
            <w:iCs/>
            <w:color w:val="auto"/>
          </w:rPr>
          <w:t>t</w:t>
        </w:r>
      </w:ins>
      <w:ins w:id="1802" w:author="Janusio" w:date="2018-03-10T13:54:27Z">
        <w:r>
          <w:rPr>
            <w:rFonts w:hint="eastAsia" w:ascii="Times New Roman" w:hAnsi="Times New Roman"/>
            <w:i/>
            <w:iCs/>
            <w:color w:val="auto"/>
            <w:vertAlign w:val="subscript"/>
          </w:rPr>
          <w:t>S</w:t>
        </w:r>
      </w:ins>
      <w:ins w:id="1803" w:author="Janusio" w:date="2018-03-10T13:54:27Z">
        <w:r>
          <w:rPr>
            <w:rFonts w:hint="eastAsia" w:ascii="Times New Roman" w:hAnsi="Times New Roman"/>
            <w:color w:val="auto"/>
          </w:rPr>
          <w:t>)</w:t>
        </w:r>
      </w:ins>
      <w:ins w:id="1804" w:author="Janusio" w:date="2018-03-10T13:54:27Z"/>
      <w:ins w:id="1805" w:author="Janusio" w:date="2018-03-10T13:54:27Z"/>
      <w:ins w:id="1806" w:author="Janusio" w:date="2018-03-10T13:54:27Z"/>
      <w:ins w:id="1807" w:author="Janusio" w:date="2018-03-10T13:54:27Z">
        <w:r>
          <w:rPr>
            <w:rFonts w:hint="eastAsia" w:ascii="Times New Roman" w:hAnsi="Times New Roman"/>
            <w:color w:val="auto"/>
            <w:position w:val="-4"/>
          </w:rPr>
          <w:object>
            <v:shape id="_x0000_i132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26" DrawAspect="Content" ObjectID="_1468075734" r:id="rId25">
              <o:LockedField>false</o:LockedField>
            </o:OLEObject>
          </w:object>
        </w:r>
      </w:ins>
      <w:ins w:id="1809" w:author="Janusio" w:date="2018-03-10T13:54:27Z"/>
      <w:ins w:id="1810" w:author="Janusio" w:date="2018-03-10T13:54:27Z">
        <w:r>
          <w:rPr>
            <w:rFonts w:hint="eastAsia" w:ascii="Times New Roman" w:hAnsi="Times New Roman"/>
            <w:color w:val="auto"/>
          </w:rPr>
          <w:t>(Jump(</w:t>
        </w:r>
      </w:ins>
      <w:ins w:id="1811" w:author="Janusio" w:date="2018-03-10T13:54:27Z">
        <w:r>
          <w:rPr>
            <w:rFonts w:hint="eastAsia" w:ascii="Times New Roman" w:hAnsi="Times New Roman"/>
            <w:i/>
            <w:iCs/>
            <w:color w:val="auto"/>
          </w:rPr>
          <w:t>J</w:t>
        </w:r>
      </w:ins>
      <w:ins w:id="1812" w:author="Janusio" w:date="2018-03-10T13:54:27Z">
        <w:r>
          <w:rPr>
            <w:rFonts w:hint="eastAsia" w:ascii="Times New Roman" w:hAnsi="Times New Roman"/>
            <w:iCs/>
            <w:color w:val="auto"/>
          </w:rPr>
          <w:t>,</w:t>
        </w:r>
      </w:ins>
      <w:ins w:id="1813" w:author="Janusio" w:date="2018-03-10T13:54:27Z">
        <w:r>
          <w:rPr>
            <w:rFonts w:hint="eastAsia" w:ascii="Times New Roman" w:hAnsi="Times New Roman"/>
            <w:i/>
            <w:iCs/>
            <w:color w:val="auto"/>
          </w:rPr>
          <w:t>BIOS</w:t>
        </w:r>
      </w:ins>
      <w:ins w:id="1814" w:author="Janusio" w:date="2018-03-10T13:54:27Z">
        <w:r>
          <w:rPr>
            <w:rFonts w:hint="eastAsia" w:ascii="Times New Roman" w:hAnsi="Times New Roman"/>
            <w:color w:val="auto"/>
          </w:rPr>
          <w:t>(</w:t>
        </w:r>
      </w:ins>
      <w:ins w:id="1815" w:author="Janusio" w:date="2018-03-10T13:54:27Z">
        <w:r>
          <w:rPr>
            <w:rFonts w:hint="eastAsia" w:ascii="Times New Roman" w:hAnsi="Times New Roman"/>
            <w:i/>
            <w:iCs/>
            <w:color w:val="auto"/>
          </w:rPr>
          <w:t>m</w:t>
        </w:r>
      </w:ins>
      <w:ins w:id="1816" w:author="Janusio" w:date="2018-03-10T13:54:27Z">
        <w:r>
          <w:rPr>
            <w:rFonts w:hint="eastAsia" w:ascii="Times New Roman" w:hAnsi="Times New Roman"/>
            <w:color w:val="auto"/>
          </w:rPr>
          <w:t>)) @</w:t>
        </w:r>
      </w:ins>
      <w:ins w:id="1817" w:author="Janusio" w:date="2018-03-10T13:54:27Z">
        <w:r>
          <w:rPr>
            <w:rFonts w:hint="eastAsia" w:ascii="Times New Roman" w:hAnsi="Times New Roman"/>
            <w:i/>
            <w:iCs/>
            <w:color w:val="auto"/>
          </w:rPr>
          <w:t>t</w:t>
        </w:r>
      </w:ins>
      <w:ins w:id="1818" w:author="Janusio" w:date="2018-03-10T13:54:27Z">
        <w:r>
          <w:rPr>
            <w:rFonts w:hint="eastAsia" w:ascii="Times New Roman" w:hAnsi="Times New Roman"/>
            <w:i/>
            <w:iCs/>
            <w:color w:val="auto"/>
            <w:vertAlign w:val="subscript"/>
          </w:rPr>
          <w:t>b</w:t>
        </w:r>
      </w:ins>
      <w:ins w:id="1819"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821" w:author="Janusio" w:date="2018-03-10T13:54:27Z"/>
          <w:rFonts w:hint="eastAsia" w:ascii="Times New Roman" w:hAnsi="Times New Roman"/>
          <w:color w:val="auto"/>
        </w:rPr>
        <w:pPrChange w:id="1820"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822" w:author="Janusio" w:date="2018-03-10T13:54:27Z"/>
      <w:ins w:id="1823" w:author="Janusio" w:date="2018-03-10T13:54:27Z"/>
      <w:ins w:id="1824" w:author="Janusio" w:date="2018-03-10T13:54:27Z"/>
      <w:ins w:id="1825" w:author="Janusio" w:date="2018-03-10T13:54:27Z">
        <w:r>
          <w:rPr>
            <w:rFonts w:hint="eastAsia" w:ascii="Times New Roman" w:hAnsi="Times New Roman"/>
            <w:color w:val="auto"/>
            <w:position w:val="-4"/>
          </w:rPr>
          <w:object>
            <v:shape id="_x0000_i132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27" DrawAspect="Content" ObjectID="_1468075735" r:id="rId26">
              <o:LockedField>false</o:LockedField>
            </o:OLEObject>
          </w:object>
        </w:r>
      </w:ins>
      <w:ins w:id="1827" w:author="Janusio" w:date="2018-03-10T13:54:27Z"/>
      <w:ins w:id="1828" w:author="Janusio" w:date="2018-03-10T13:54:27Z">
        <w:r>
          <w:rPr>
            <w:rFonts w:hint="eastAsia" w:ascii="Times New Roman" w:hAnsi="Times New Roman"/>
            <w:color w:val="auto"/>
          </w:rPr>
          <w:t>(Jump(</w:t>
        </w:r>
      </w:ins>
      <w:ins w:id="1829" w:author="Janusio" w:date="2018-03-10T13:54:27Z">
        <w:r>
          <w:rPr>
            <w:rFonts w:hint="eastAsia" w:ascii="Times New Roman" w:hAnsi="Times New Roman"/>
            <w:i/>
            <w:iCs/>
            <w:color w:val="auto"/>
          </w:rPr>
          <w:t>J</w:t>
        </w:r>
      </w:ins>
      <w:ins w:id="1830" w:author="Janusio" w:date="2018-03-10T13:54:27Z">
        <w:r>
          <w:rPr>
            <w:rFonts w:hint="eastAsia" w:ascii="Times New Roman" w:hAnsi="Times New Roman"/>
            <w:iCs/>
            <w:color w:val="auto"/>
          </w:rPr>
          <w:t>,</w:t>
        </w:r>
      </w:ins>
      <w:ins w:id="1831" w:author="Janusio" w:date="2018-03-10T13:54:27Z">
        <w:r>
          <w:rPr>
            <w:rFonts w:hint="eastAsia" w:ascii="Times New Roman" w:hAnsi="Times New Roman"/>
            <w:i/>
            <w:iCs/>
            <w:color w:val="auto"/>
          </w:rPr>
          <w:t>OSLoader</w:t>
        </w:r>
      </w:ins>
      <w:ins w:id="1832" w:author="Janusio" w:date="2018-03-10T13:54:27Z">
        <w:r>
          <w:rPr>
            <w:rFonts w:hint="eastAsia" w:ascii="Times New Roman" w:hAnsi="Times New Roman"/>
            <w:color w:val="auto"/>
          </w:rPr>
          <w:t>(</w:t>
        </w:r>
      </w:ins>
      <w:ins w:id="1833" w:author="Janusio" w:date="2018-03-10T13:54:27Z">
        <w:r>
          <w:rPr>
            <w:rFonts w:hint="eastAsia" w:ascii="Times New Roman" w:hAnsi="Times New Roman"/>
            <w:i/>
            <w:iCs/>
            <w:color w:val="auto"/>
          </w:rPr>
          <w:t>m</w:t>
        </w:r>
      </w:ins>
      <w:ins w:id="1834" w:author="Janusio" w:date="2018-03-10T13:54:27Z">
        <w:r>
          <w:rPr>
            <w:rFonts w:hint="eastAsia" w:ascii="Times New Roman" w:hAnsi="Times New Roman"/>
            <w:color w:val="auto"/>
          </w:rPr>
          <w:t>))@</w:t>
        </w:r>
      </w:ins>
      <w:ins w:id="1835" w:author="Janusio" w:date="2018-03-10T13:54:27Z">
        <w:r>
          <w:rPr>
            <w:rFonts w:hint="eastAsia" w:ascii="Times New Roman" w:hAnsi="Times New Roman"/>
            <w:i/>
            <w:iCs/>
            <w:color w:val="auto"/>
          </w:rPr>
          <w:t>t</w:t>
        </w:r>
      </w:ins>
      <w:ins w:id="1836" w:author="Janusio" w:date="2018-03-10T13:54:27Z">
        <w:r>
          <w:rPr>
            <w:rFonts w:hint="eastAsia" w:ascii="Times New Roman" w:hAnsi="Times New Roman"/>
            <w:i/>
            <w:iCs/>
            <w:color w:val="auto"/>
            <w:vertAlign w:val="subscript"/>
          </w:rPr>
          <w:t>o</w:t>
        </w:r>
      </w:ins>
      <w:ins w:id="1837" w:author="Janusio" w:date="2018-03-10T13:54:27Z">
        <w:r>
          <w:rPr>
            <w:rFonts w:hint="eastAsia" w:ascii="Times New Roman" w:hAnsi="Times New Roman"/>
            <w:color w:val="auto"/>
          </w:rPr>
          <w:t>)</w:t>
        </w:r>
      </w:ins>
      <w:ins w:id="1838" w:author="Janusio" w:date="2018-03-10T13:54:27Z"/>
      <w:ins w:id="1839" w:author="Janusio" w:date="2018-03-10T13:54:27Z"/>
      <w:ins w:id="1840" w:author="Janusio" w:date="2018-03-10T13:54:27Z"/>
      <w:ins w:id="1841" w:author="Janusio" w:date="2018-03-10T13:54:27Z">
        <w:r>
          <w:rPr>
            <w:rFonts w:hint="eastAsia" w:ascii="Times New Roman" w:hAnsi="Times New Roman"/>
            <w:color w:val="auto"/>
            <w:position w:val="-4"/>
          </w:rPr>
          <w:object>
            <v:shape id="_x0000_i132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28" DrawAspect="Content" ObjectID="_1468075736" r:id="rId27">
              <o:LockedField>false</o:LockedField>
            </o:OLEObject>
          </w:object>
        </w:r>
      </w:ins>
      <w:ins w:id="1843" w:author="Janusio" w:date="2018-03-10T13:54:27Z"/>
      <w:ins w:id="1844" w:author="Janusio" w:date="2018-03-10T13:54:27Z">
        <w:r>
          <w:rPr>
            <w:rFonts w:hint="eastAsia" w:ascii="Times New Roman" w:hAnsi="Times New Roman"/>
            <w:color w:val="auto"/>
          </w:rPr>
          <w:t>(Jump(</w:t>
        </w:r>
      </w:ins>
      <w:ins w:id="1845" w:author="Janusio" w:date="2018-03-10T13:54:27Z">
        <w:r>
          <w:rPr>
            <w:rFonts w:hint="eastAsia" w:ascii="Times New Roman" w:hAnsi="Times New Roman"/>
            <w:i/>
            <w:iCs/>
            <w:color w:val="auto"/>
          </w:rPr>
          <w:t>J</w:t>
        </w:r>
      </w:ins>
      <w:ins w:id="1846" w:author="Janusio" w:date="2018-03-10T13:54:27Z">
        <w:r>
          <w:rPr>
            <w:rFonts w:hint="eastAsia" w:ascii="Times New Roman" w:hAnsi="Times New Roman"/>
            <w:iCs/>
            <w:color w:val="auto"/>
          </w:rPr>
          <w:t>,</w:t>
        </w:r>
      </w:ins>
      <w:ins w:id="1847" w:author="Janusio" w:date="2018-03-10T13:54:27Z">
        <w:r>
          <w:rPr>
            <w:rFonts w:hint="eastAsia" w:ascii="Times New Roman" w:hAnsi="Times New Roman"/>
            <w:i/>
            <w:iCs/>
            <w:color w:val="auto"/>
          </w:rPr>
          <w:t>VMM</w:t>
        </w:r>
      </w:ins>
      <w:ins w:id="1848" w:author="Janusio" w:date="2018-03-10T13:54:27Z">
        <w:r>
          <w:rPr>
            <w:rFonts w:hint="eastAsia" w:ascii="Times New Roman" w:hAnsi="Times New Roman"/>
            <w:color w:val="auto"/>
          </w:rPr>
          <w:t>(</w:t>
        </w:r>
      </w:ins>
      <w:ins w:id="1849" w:author="Janusio" w:date="2018-03-10T13:54:27Z">
        <w:r>
          <w:rPr>
            <w:rFonts w:hint="eastAsia" w:ascii="Times New Roman" w:hAnsi="Times New Roman"/>
            <w:i/>
            <w:iCs/>
            <w:color w:val="auto"/>
          </w:rPr>
          <w:t>m</w:t>
        </w:r>
      </w:ins>
      <w:ins w:id="1850" w:author="Janusio" w:date="2018-03-10T13:54:27Z">
        <w:r>
          <w:rPr>
            <w:rFonts w:hint="eastAsia" w:ascii="Times New Roman" w:hAnsi="Times New Roman"/>
            <w:color w:val="auto"/>
          </w:rPr>
          <w:t>))@</w:t>
        </w:r>
      </w:ins>
      <w:ins w:id="1851" w:author="Janusio" w:date="2018-03-10T13:54:27Z">
        <w:r>
          <w:rPr>
            <w:rFonts w:hint="eastAsia" w:ascii="Times New Roman" w:hAnsi="Times New Roman"/>
            <w:i/>
            <w:iCs/>
            <w:color w:val="auto"/>
          </w:rPr>
          <w:t>t</w:t>
        </w:r>
      </w:ins>
      <w:ins w:id="1852" w:author="Janusio" w:date="2018-03-10T13:54:27Z">
        <w:r>
          <w:rPr>
            <w:rFonts w:hint="eastAsia" w:ascii="Times New Roman" w:hAnsi="Times New Roman"/>
            <w:i/>
            <w:iCs/>
            <w:color w:val="auto"/>
            <w:vertAlign w:val="subscript"/>
          </w:rPr>
          <w:t>v</w:t>
        </w:r>
      </w:ins>
      <w:ins w:id="1853"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855" w:author="Janusio" w:date="2018-03-10T13:54:27Z"/>
          <w:rFonts w:hint="eastAsia" w:ascii="Times New Roman" w:hAnsi="Times New Roman"/>
          <w:color w:val="auto"/>
        </w:rPr>
        <w:pPrChange w:id="1854"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856" w:author="Janusio" w:date="2018-03-10T13:54:27Z"/>
      <w:ins w:id="1857" w:author="Janusio" w:date="2018-03-10T13:54:27Z"/>
      <w:ins w:id="1858" w:author="Janusio" w:date="2018-03-10T13:54:27Z"/>
      <w:ins w:id="1859" w:author="Janusio" w:date="2018-03-10T13:54:27Z">
        <w:r>
          <w:rPr>
            <w:rFonts w:hint="eastAsia" w:ascii="Times New Roman" w:hAnsi="Times New Roman"/>
            <w:color w:val="auto"/>
            <w:position w:val="-4"/>
          </w:rPr>
          <w:object>
            <v:shape id="_x0000_i132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29" DrawAspect="Content" ObjectID="_1468075737" r:id="rId28">
              <o:LockedField>false</o:LockedField>
            </o:OLEObject>
          </w:object>
        </w:r>
      </w:ins>
      <w:ins w:id="1861" w:author="Janusio" w:date="2018-03-10T13:54:27Z"/>
      <w:ins w:id="1862" w:author="Janusio" w:date="2018-03-10T13:54:27Z">
        <w:r>
          <w:rPr>
            <w:rFonts w:hint="eastAsia" w:ascii="Times New Roman" w:hAnsi="Times New Roman"/>
            <w:color w:val="auto"/>
          </w:rPr>
          <w:t>(Jump(</w:t>
        </w:r>
      </w:ins>
      <w:ins w:id="1863" w:author="Janusio" w:date="2018-03-10T13:54:27Z">
        <w:r>
          <w:rPr>
            <w:rFonts w:hint="eastAsia" w:ascii="Times New Roman" w:hAnsi="Times New Roman"/>
            <w:i/>
            <w:iCs/>
            <w:color w:val="auto"/>
          </w:rPr>
          <w:t>J</w:t>
        </w:r>
      </w:ins>
      <w:ins w:id="1864" w:author="Janusio" w:date="2018-03-10T13:54:27Z">
        <w:r>
          <w:rPr>
            <w:rFonts w:hint="eastAsia" w:ascii="Times New Roman" w:hAnsi="Times New Roman"/>
            <w:iCs/>
            <w:color w:val="auto"/>
          </w:rPr>
          <w:t>,</w:t>
        </w:r>
      </w:ins>
      <w:ins w:id="1865" w:author="Janusio" w:date="2018-03-10T13:54:27Z">
        <w:r>
          <w:rPr>
            <w:rFonts w:hint="eastAsia" w:ascii="Times New Roman" w:hAnsi="Times New Roman"/>
            <w:i/>
            <w:iCs/>
            <w:color w:val="auto"/>
          </w:rPr>
          <w:t>Dom0_Kernel</w:t>
        </w:r>
      </w:ins>
      <w:ins w:id="1866" w:author="Janusio" w:date="2018-03-10T13:54:27Z">
        <w:r>
          <w:rPr>
            <w:rFonts w:hint="eastAsia" w:ascii="Times New Roman" w:hAnsi="Times New Roman"/>
            <w:iCs/>
            <w:color w:val="auto"/>
          </w:rPr>
          <w:t>(</w:t>
        </w:r>
      </w:ins>
      <w:ins w:id="1867" w:author="Janusio" w:date="2018-03-10T13:54:27Z">
        <w:r>
          <w:rPr>
            <w:rFonts w:hint="eastAsia" w:ascii="Times New Roman" w:hAnsi="Times New Roman"/>
            <w:i/>
            <w:iCs/>
            <w:color w:val="auto"/>
          </w:rPr>
          <w:t>m</w:t>
        </w:r>
      </w:ins>
      <w:ins w:id="1868" w:author="Janusio" w:date="2018-03-10T13:54:27Z">
        <w:r>
          <w:rPr>
            <w:rFonts w:hint="eastAsia" w:ascii="Times New Roman" w:hAnsi="Times New Roman"/>
            <w:iCs/>
            <w:color w:val="auto"/>
          </w:rPr>
          <w:t>)</w:t>
        </w:r>
      </w:ins>
      <w:ins w:id="1869" w:author="Janusio" w:date="2018-03-10T13:54:27Z">
        <w:r>
          <w:rPr>
            <w:rFonts w:hint="eastAsia" w:ascii="Times New Roman" w:hAnsi="Times New Roman"/>
            <w:color w:val="auto"/>
          </w:rPr>
          <w:t>)@</w:t>
        </w:r>
      </w:ins>
      <w:ins w:id="1870" w:author="Janusio" w:date="2018-03-10T13:54:27Z">
        <w:r>
          <w:rPr>
            <w:rFonts w:hint="eastAsia" w:ascii="Times New Roman" w:hAnsi="Times New Roman"/>
            <w:i/>
            <w:iCs/>
            <w:color w:val="auto"/>
          </w:rPr>
          <w:t>t</w:t>
        </w:r>
      </w:ins>
      <w:ins w:id="1871" w:author="Janusio" w:date="2018-03-10T13:54:27Z">
        <w:r>
          <w:rPr>
            <w:rFonts w:hint="eastAsia" w:ascii="Times New Roman" w:hAnsi="Times New Roman"/>
            <w:i/>
            <w:iCs/>
            <w:color w:val="auto"/>
            <w:vertAlign w:val="subscript"/>
          </w:rPr>
          <w:t>d</w:t>
        </w:r>
      </w:ins>
      <w:ins w:id="1872"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874" w:author="Janusio" w:date="2018-03-10T13:54:27Z"/>
          <w:rFonts w:hint="eastAsia" w:ascii="Times New Roman" w:hAnsi="Times New Roman"/>
          <w:color w:val="auto"/>
        </w:rPr>
        <w:pPrChange w:id="1873"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875" w:author="Janusio" w:date="2018-03-10T13:54:27Z"/>
      <w:ins w:id="1876" w:author="Janusio" w:date="2018-03-10T13:54:27Z"/>
      <w:ins w:id="1877" w:author="Janusio" w:date="2018-03-10T13:54:27Z"/>
      <w:ins w:id="1878" w:author="Janusio" w:date="2018-03-10T13:54:27Z">
        <w:r>
          <w:rPr>
            <w:rFonts w:hint="eastAsia" w:ascii="Times New Roman" w:hAnsi="Times New Roman"/>
            <w:color w:val="auto"/>
            <w:position w:val="-4"/>
          </w:rPr>
          <w:object>
            <v:shape id="_x0000_i133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0" DrawAspect="Content" ObjectID="_1468075738" r:id="rId29">
              <o:LockedField>false</o:LockedField>
            </o:OLEObject>
          </w:object>
        </w:r>
      </w:ins>
      <w:ins w:id="1880" w:author="Janusio" w:date="2018-03-10T13:54:27Z"/>
      <w:ins w:id="1881" w:author="Janusio" w:date="2018-03-10T13:54:27Z">
        <w:r>
          <w:rPr>
            <w:rFonts w:hint="eastAsia" w:ascii="Times New Roman" w:hAnsi="Times New Roman"/>
            <w:color w:val="auto"/>
          </w:rPr>
          <w:t>(Jump(</w:t>
        </w:r>
      </w:ins>
      <w:ins w:id="1882" w:author="Janusio" w:date="2018-03-10T13:54:27Z">
        <w:r>
          <w:rPr>
            <w:rFonts w:hint="eastAsia" w:ascii="Times New Roman" w:hAnsi="Times New Roman"/>
            <w:i/>
            <w:iCs/>
            <w:color w:val="auto"/>
          </w:rPr>
          <w:t>J</w:t>
        </w:r>
      </w:ins>
      <w:ins w:id="1883" w:author="Janusio" w:date="2018-03-10T13:54:27Z">
        <w:r>
          <w:rPr>
            <w:rFonts w:hint="eastAsia" w:ascii="Times New Roman" w:hAnsi="Times New Roman"/>
            <w:iCs/>
            <w:color w:val="auto"/>
          </w:rPr>
          <w:t>,</w:t>
        </w:r>
      </w:ins>
      <w:ins w:id="1884" w:author="Janusio" w:date="2018-03-10T13:54:27Z">
        <w:r>
          <w:rPr>
            <w:rFonts w:hint="eastAsia" w:ascii="Times New Roman" w:hAnsi="Times New Roman"/>
            <w:i/>
            <w:iCs/>
            <w:color w:val="auto"/>
          </w:rPr>
          <w:t xml:space="preserve"> vTPM-Builder</w:t>
        </w:r>
      </w:ins>
      <w:ins w:id="1885" w:author="Janusio" w:date="2018-03-10T13:54:27Z">
        <w:r>
          <w:rPr>
            <w:rFonts w:hint="eastAsia" w:ascii="Times New Roman" w:hAnsi="Times New Roman"/>
            <w:iCs/>
            <w:color w:val="auto"/>
          </w:rPr>
          <w:t>(</w:t>
        </w:r>
      </w:ins>
      <w:ins w:id="1886" w:author="Janusio" w:date="2018-03-10T13:54:27Z">
        <w:r>
          <w:rPr>
            <w:rFonts w:hint="eastAsia" w:ascii="Times New Roman" w:hAnsi="Times New Roman"/>
            <w:i/>
            <w:iCs/>
            <w:color w:val="auto"/>
          </w:rPr>
          <w:t>m</w:t>
        </w:r>
      </w:ins>
      <w:ins w:id="1887" w:author="Janusio" w:date="2018-03-10T13:54:27Z">
        <w:r>
          <w:rPr>
            <w:rFonts w:hint="eastAsia" w:ascii="Times New Roman" w:hAnsi="Times New Roman"/>
            <w:iCs/>
            <w:color w:val="auto"/>
          </w:rPr>
          <w:t>)</w:t>
        </w:r>
      </w:ins>
      <w:ins w:id="1888" w:author="Janusio" w:date="2018-03-10T13:54:27Z">
        <w:r>
          <w:rPr>
            <w:rFonts w:hint="eastAsia" w:ascii="Times New Roman" w:hAnsi="Times New Roman"/>
            <w:color w:val="auto"/>
          </w:rPr>
          <w:t xml:space="preserve"> )@</w:t>
        </w:r>
      </w:ins>
      <w:ins w:id="1889" w:author="Janusio" w:date="2018-03-10T13:54:27Z">
        <w:r>
          <w:rPr>
            <w:rFonts w:hint="eastAsia" w:ascii="Times New Roman" w:hAnsi="Times New Roman"/>
            <w:i/>
            <w:iCs/>
            <w:color w:val="auto"/>
          </w:rPr>
          <w:t xml:space="preserve"> t</w:t>
        </w:r>
      </w:ins>
      <w:ins w:id="1890" w:author="Janusio" w:date="2018-03-10T13:54:27Z">
        <w:r>
          <w:rPr>
            <w:rFonts w:hint="eastAsia" w:ascii="Times New Roman" w:hAnsi="Times New Roman"/>
            <w:i/>
            <w:iCs/>
            <w:color w:val="auto"/>
            <w:vertAlign w:val="subscript"/>
          </w:rPr>
          <w:t>vb</w:t>
        </w:r>
      </w:ins>
      <w:ins w:id="1891"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893" w:author="Janusio" w:date="2018-03-10T13:54:27Z"/>
          <w:rFonts w:hint="eastAsia" w:ascii="Times New Roman" w:hAnsi="Times New Roman"/>
          <w:color w:val="auto"/>
        </w:rPr>
        <w:pPrChange w:id="189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894" w:author="Janusio" w:date="2018-03-10T13:54:27Z"/>
      <w:ins w:id="1895" w:author="Janusio" w:date="2018-03-10T13:54:27Z"/>
      <w:ins w:id="1896" w:author="Janusio" w:date="2018-03-10T13:54:27Z"/>
      <w:ins w:id="1897" w:author="Janusio" w:date="2018-03-10T13:54:27Z">
        <w:r>
          <w:rPr>
            <w:rFonts w:hint="eastAsia" w:ascii="Times New Roman" w:hAnsi="Times New Roman"/>
            <w:color w:val="auto"/>
            <w:position w:val="-4"/>
          </w:rPr>
          <w:object>
            <v:shape id="_x0000_i133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1" DrawAspect="Content" ObjectID="_1468075739" r:id="rId30">
              <o:LockedField>false</o:LockedField>
            </o:OLEObject>
          </w:object>
        </w:r>
      </w:ins>
      <w:ins w:id="1899" w:author="Janusio" w:date="2018-03-10T13:54:27Z"/>
      <w:ins w:id="1900" w:author="Janusio" w:date="2018-03-10T13:54:27Z">
        <w:r>
          <w:rPr>
            <w:rFonts w:hint="eastAsia" w:ascii="Times New Roman" w:hAnsi="Times New Roman"/>
            <w:color w:val="auto"/>
          </w:rPr>
          <w:t>(Jump(</w:t>
        </w:r>
      </w:ins>
      <w:ins w:id="1901" w:author="Janusio" w:date="2018-03-10T13:54:27Z">
        <w:r>
          <w:rPr>
            <w:rFonts w:hint="eastAsia" w:ascii="Times New Roman" w:hAnsi="Times New Roman"/>
            <w:i/>
            <w:iCs/>
            <w:color w:val="auto"/>
          </w:rPr>
          <w:t>J</w:t>
        </w:r>
      </w:ins>
      <w:ins w:id="1902" w:author="Janusio" w:date="2018-03-10T13:54:27Z">
        <w:r>
          <w:rPr>
            <w:rFonts w:hint="eastAsia" w:ascii="Times New Roman" w:hAnsi="Times New Roman"/>
            <w:iCs/>
            <w:color w:val="auto"/>
          </w:rPr>
          <w:t>,</w:t>
        </w:r>
      </w:ins>
      <w:ins w:id="1903" w:author="Janusio" w:date="2018-03-10T13:54:27Z">
        <w:r>
          <w:rPr>
            <w:rFonts w:hint="eastAsia" w:ascii="Times New Roman" w:hAnsi="Times New Roman"/>
            <w:i/>
            <w:iCs/>
            <w:color w:val="auto"/>
          </w:rPr>
          <w:t xml:space="preserve"> vTPM-VM Binding</w:t>
        </w:r>
      </w:ins>
      <w:ins w:id="1904" w:author="Janusio" w:date="2018-03-10T13:54:27Z">
        <w:r>
          <w:rPr>
            <w:rFonts w:hint="eastAsia" w:ascii="Times New Roman" w:hAnsi="Times New Roman"/>
            <w:iCs/>
            <w:color w:val="auto"/>
          </w:rPr>
          <w:t>(</w:t>
        </w:r>
      </w:ins>
      <w:ins w:id="1905" w:author="Janusio" w:date="2018-03-10T13:54:27Z">
        <w:r>
          <w:rPr>
            <w:rFonts w:hint="eastAsia" w:ascii="Times New Roman" w:hAnsi="Times New Roman"/>
            <w:i/>
            <w:iCs/>
            <w:color w:val="auto"/>
          </w:rPr>
          <w:t>m</w:t>
        </w:r>
      </w:ins>
      <w:ins w:id="1906" w:author="Janusio" w:date="2018-03-10T13:54:27Z">
        <w:r>
          <w:rPr>
            <w:rFonts w:hint="eastAsia" w:ascii="Times New Roman" w:hAnsi="Times New Roman"/>
            <w:iCs/>
            <w:color w:val="auto"/>
          </w:rPr>
          <w:t>)</w:t>
        </w:r>
      </w:ins>
      <w:ins w:id="1907" w:author="Janusio" w:date="2018-03-10T13:54:27Z">
        <w:r>
          <w:rPr>
            <w:rFonts w:hint="eastAsia" w:ascii="Times New Roman" w:hAnsi="Times New Roman"/>
            <w:color w:val="auto"/>
          </w:rPr>
          <w:t xml:space="preserve"> )@</w:t>
        </w:r>
      </w:ins>
      <w:ins w:id="1908" w:author="Janusio" w:date="2018-03-10T13:54:27Z">
        <w:r>
          <w:rPr>
            <w:rFonts w:hint="eastAsia" w:ascii="Times New Roman" w:hAnsi="Times New Roman"/>
            <w:i/>
            <w:iCs/>
            <w:color w:val="auto"/>
          </w:rPr>
          <w:t xml:space="preserve"> t</w:t>
        </w:r>
      </w:ins>
      <w:ins w:id="1909" w:author="Janusio" w:date="2018-03-10T13:54:27Z">
        <w:r>
          <w:rPr>
            <w:rFonts w:hint="eastAsia" w:ascii="Times New Roman" w:hAnsi="Times New Roman"/>
            <w:i/>
            <w:iCs/>
            <w:color w:val="auto"/>
            <w:vertAlign w:val="subscript"/>
          </w:rPr>
          <w:t>vv</w:t>
        </w:r>
      </w:ins>
      <w:ins w:id="1910"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912" w:author="Janusio" w:date="2018-03-10T13:54:27Z"/>
          <w:rFonts w:hint="eastAsia" w:ascii="Times New Roman" w:hAnsi="Times New Roman"/>
          <w:color w:val="auto"/>
        </w:rPr>
        <w:pPrChange w:id="191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913" w:author="Janusio" w:date="2018-03-10T13:54:27Z"/>
      <w:ins w:id="1914" w:author="Janusio" w:date="2018-03-10T13:54:27Z"/>
      <w:ins w:id="1915" w:author="Janusio" w:date="2018-03-10T13:54:27Z"/>
      <w:ins w:id="1916" w:author="Janusio" w:date="2018-03-10T13:54:27Z">
        <w:r>
          <w:rPr>
            <w:rFonts w:hint="eastAsia" w:ascii="Times New Roman" w:hAnsi="Times New Roman"/>
            <w:color w:val="auto"/>
            <w:position w:val="-4"/>
          </w:rPr>
          <w:object>
            <v:shape id="_x0000_i1332"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2" DrawAspect="Content" ObjectID="_1468075740" r:id="rId31">
              <o:LockedField>false</o:LockedField>
            </o:OLEObject>
          </w:object>
        </w:r>
      </w:ins>
      <w:ins w:id="1918" w:author="Janusio" w:date="2018-03-10T13:54:27Z"/>
      <w:ins w:id="1919" w:author="Janusio" w:date="2018-03-10T13:54:27Z">
        <w:r>
          <w:rPr>
            <w:rFonts w:hint="eastAsia" w:ascii="Times New Roman" w:hAnsi="Times New Roman"/>
            <w:color w:val="auto"/>
          </w:rPr>
          <w:t>(Jump(</w:t>
        </w:r>
      </w:ins>
      <w:ins w:id="1920" w:author="Janusio" w:date="2018-03-10T13:54:27Z">
        <w:r>
          <w:rPr>
            <w:rFonts w:hint="eastAsia" w:ascii="Times New Roman" w:hAnsi="Times New Roman"/>
            <w:i/>
            <w:iCs/>
            <w:color w:val="auto"/>
          </w:rPr>
          <w:t>J</w:t>
        </w:r>
      </w:ins>
      <w:ins w:id="1921" w:author="Janusio" w:date="2018-03-10T13:54:27Z">
        <w:r>
          <w:rPr>
            <w:rFonts w:hint="eastAsia" w:ascii="Times New Roman" w:hAnsi="Times New Roman"/>
            <w:iCs/>
            <w:color w:val="auto"/>
          </w:rPr>
          <w:t>,</w:t>
        </w:r>
      </w:ins>
      <w:ins w:id="1922" w:author="Janusio" w:date="2018-03-10T13:54:27Z">
        <w:r>
          <w:rPr>
            <w:rFonts w:hint="eastAsia" w:ascii="Times New Roman" w:hAnsi="Times New Roman"/>
            <w:i/>
            <w:iCs/>
            <w:color w:val="auto"/>
          </w:rPr>
          <w:t xml:space="preserve"> VM-Builder</w:t>
        </w:r>
      </w:ins>
      <w:ins w:id="1923" w:author="Janusio" w:date="2018-03-10T13:54:27Z">
        <w:r>
          <w:rPr>
            <w:rFonts w:hint="eastAsia" w:ascii="Times New Roman" w:hAnsi="Times New Roman"/>
            <w:iCs/>
            <w:color w:val="auto"/>
          </w:rPr>
          <w:t>(</w:t>
        </w:r>
      </w:ins>
      <w:ins w:id="1924" w:author="Janusio" w:date="2018-03-10T13:54:27Z">
        <w:r>
          <w:rPr>
            <w:rFonts w:hint="eastAsia" w:ascii="Times New Roman" w:hAnsi="Times New Roman"/>
            <w:i/>
            <w:iCs/>
            <w:color w:val="auto"/>
          </w:rPr>
          <w:t>m</w:t>
        </w:r>
      </w:ins>
      <w:ins w:id="1925" w:author="Janusio" w:date="2018-03-10T13:54:27Z">
        <w:r>
          <w:rPr>
            <w:rFonts w:hint="eastAsia" w:ascii="Times New Roman" w:hAnsi="Times New Roman"/>
            <w:iCs/>
            <w:color w:val="auto"/>
          </w:rPr>
          <w:t>)</w:t>
        </w:r>
      </w:ins>
      <w:ins w:id="1926" w:author="Janusio" w:date="2018-03-10T13:54:27Z">
        <w:r>
          <w:rPr>
            <w:rFonts w:hint="eastAsia" w:ascii="Times New Roman" w:hAnsi="Times New Roman"/>
            <w:color w:val="auto"/>
          </w:rPr>
          <w:t xml:space="preserve"> )@</w:t>
        </w:r>
      </w:ins>
      <w:ins w:id="1927" w:author="Janusio" w:date="2018-03-10T13:54:27Z">
        <w:r>
          <w:rPr>
            <w:rFonts w:hint="eastAsia" w:ascii="Times New Roman" w:hAnsi="Times New Roman"/>
            <w:i/>
            <w:iCs/>
            <w:color w:val="auto"/>
          </w:rPr>
          <w:t xml:space="preserve"> t</w:t>
        </w:r>
      </w:ins>
      <w:ins w:id="1928" w:author="Janusio" w:date="2018-03-10T13:54:27Z">
        <w:r>
          <w:rPr>
            <w:rFonts w:hint="eastAsia" w:ascii="Times New Roman" w:hAnsi="Times New Roman"/>
            <w:i/>
            <w:iCs/>
            <w:color w:val="auto"/>
            <w:vertAlign w:val="subscript"/>
          </w:rPr>
          <w:t>vvb</w:t>
        </w:r>
      </w:ins>
      <w:ins w:id="1929"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931" w:author="Janusio" w:date="2018-03-10T13:54:27Z"/>
          <w:rFonts w:hint="eastAsia" w:ascii="Times New Roman" w:hAnsi="Times New Roman"/>
          <w:color w:val="auto"/>
        </w:rPr>
        <w:pPrChange w:id="1930"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932" w:author="Janusio" w:date="2018-03-10T13:54:27Z"/>
      <w:ins w:id="1933" w:author="Janusio" w:date="2018-03-10T13:54:27Z"/>
      <w:ins w:id="1934" w:author="Janusio" w:date="2018-03-10T13:54:27Z"/>
      <w:ins w:id="1935" w:author="Janusio" w:date="2018-03-10T13:54:27Z">
        <w:r>
          <w:rPr>
            <w:rFonts w:hint="eastAsia" w:ascii="Times New Roman" w:hAnsi="Times New Roman"/>
            <w:color w:val="auto"/>
            <w:position w:val="-4"/>
          </w:rPr>
          <w:object>
            <v:shape id="_x0000_i133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3" DrawAspect="Content" ObjectID="_1468075741" r:id="rId32">
              <o:LockedField>false</o:LockedField>
            </o:OLEObject>
          </w:object>
        </w:r>
      </w:ins>
      <w:ins w:id="1937" w:author="Janusio" w:date="2018-03-10T13:54:27Z"/>
      <w:ins w:id="1938" w:author="Janusio" w:date="2018-03-10T13:54:27Z">
        <w:r>
          <w:rPr>
            <w:rFonts w:hint="eastAsia" w:ascii="Times New Roman" w:hAnsi="Times New Roman"/>
            <w:color w:val="auto"/>
          </w:rPr>
          <w:t>(Jump(</w:t>
        </w:r>
      </w:ins>
      <w:ins w:id="1939" w:author="Janusio" w:date="2018-03-10T13:54:27Z">
        <w:r>
          <w:rPr>
            <w:rFonts w:hint="eastAsia" w:ascii="Times New Roman" w:hAnsi="Times New Roman"/>
            <w:i/>
            <w:iCs/>
            <w:color w:val="auto"/>
          </w:rPr>
          <w:t>J</w:t>
        </w:r>
      </w:ins>
      <w:ins w:id="1940" w:author="Janusio" w:date="2018-03-10T13:54:27Z">
        <w:r>
          <w:rPr>
            <w:rFonts w:hint="eastAsia" w:ascii="Times New Roman" w:hAnsi="Times New Roman"/>
            <w:iCs/>
            <w:color w:val="auto"/>
          </w:rPr>
          <w:t>,</w:t>
        </w:r>
      </w:ins>
      <w:ins w:id="1941" w:author="Janusio" w:date="2018-03-10T13:54:27Z">
        <w:r>
          <w:rPr>
            <w:rFonts w:hint="eastAsia" w:ascii="Times New Roman" w:hAnsi="Times New Roman"/>
            <w:i/>
            <w:iCs/>
            <w:color w:val="auto"/>
          </w:rPr>
          <w:t xml:space="preserve"> VM-Builder</w:t>
        </w:r>
      </w:ins>
      <w:ins w:id="1942" w:author="Janusio" w:date="2018-03-10T13:54:27Z">
        <w:r>
          <w:rPr>
            <w:rFonts w:hint="eastAsia" w:ascii="Times New Roman" w:hAnsi="Times New Roman"/>
            <w:iCs/>
            <w:color w:val="auto"/>
          </w:rPr>
          <w:t>(</w:t>
        </w:r>
      </w:ins>
      <w:ins w:id="1943" w:author="Janusio" w:date="2018-03-10T13:54:27Z">
        <w:r>
          <w:rPr>
            <w:rFonts w:hint="eastAsia" w:ascii="Times New Roman" w:hAnsi="Times New Roman"/>
            <w:i/>
            <w:iCs/>
            <w:color w:val="auto"/>
          </w:rPr>
          <w:t>m</w:t>
        </w:r>
      </w:ins>
      <w:ins w:id="1944" w:author="Janusio" w:date="2018-03-10T13:54:27Z">
        <w:r>
          <w:rPr>
            <w:rFonts w:hint="eastAsia" w:ascii="Times New Roman" w:hAnsi="Times New Roman"/>
            <w:iCs/>
            <w:color w:val="auto"/>
          </w:rPr>
          <w:t>)</w:t>
        </w:r>
      </w:ins>
      <w:ins w:id="1945" w:author="Janusio" w:date="2018-03-10T13:54:27Z">
        <w:r>
          <w:rPr>
            <w:rFonts w:hint="eastAsia" w:ascii="Times New Roman" w:hAnsi="Times New Roman"/>
            <w:color w:val="auto"/>
          </w:rPr>
          <w:t xml:space="preserve"> )@</w:t>
        </w:r>
      </w:ins>
      <w:ins w:id="1946" w:author="Janusio" w:date="2018-03-10T13:54:27Z">
        <w:r>
          <w:rPr>
            <w:rFonts w:hint="eastAsia" w:ascii="Times New Roman" w:hAnsi="Times New Roman"/>
            <w:i/>
            <w:iCs/>
            <w:color w:val="auto"/>
          </w:rPr>
          <w:t xml:space="preserve"> t</w:t>
        </w:r>
      </w:ins>
      <w:ins w:id="1947" w:author="Janusio" w:date="2018-03-10T13:54:27Z">
        <w:r>
          <w:rPr>
            <w:rFonts w:hint="eastAsia" w:ascii="Times New Roman" w:hAnsi="Times New Roman"/>
            <w:i/>
            <w:iCs/>
            <w:color w:val="auto"/>
            <w:vertAlign w:val="subscript"/>
          </w:rPr>
          <w:t>o_app</w:t>
        </w:r>
      </w:ins>
      <w:ins w:id="1948"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950" w:author="Janusio" w:date="2018-03-10T13:54:27Z"/>
          <w:rFonts w:hint="eastAsia" w:ascii="Times New Roman" w:hAnsi="Times New Roman"/>
          <w:color w:val="auto"/>
        </w:rPr>
        <w:pPrChange w:id="1949"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951" w:author="Janusio" w:date="2018-03-10T13:54:27Z"/>
      <w:ins w:id="1952" w:author="Janusio" w:date="2018-03-10T13:54:27Z"/>
      <w:ins w:id="1953" w:author="Janusio" w:date="2018-03-10T13:54:27Z"/>
      <w:ins w:id="1954" w:author="Janusio" w:date="2018-03-10T13:54:27Z">
        <w:r>
          <w:rPr>
            <w:rFonts w:hint="eastAsia" w:ascii="Times New Roman" w:hAnsi="Times New Roman"/>
            <w:color w:val="auto"/>
            <w:position w:val="-4"/>
          </w:rPr>
          <w:object>
            <v:shape id="_x0000_i1334" o:spt="75" type="#_x0000_t75" style="height:9.4pt;width:15.55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4" DrawAspect="Content" ObjectID="_1468075742" r:id="rId33">
              <o:LockedField>false</o:LockedField>
            </o:OLEObject>
          </w:object>
        </w:r>
      </w:ins>
      <w:ins w:id="1956" w:author="Janusio" w:date="2018-03-10T13:54:27Z"/>
      <w:ins w:id="1957" w:author="Janusio" w:date="2018-03-10T13:54:27Z">
        <w:r>
          <w:rPr>
            <w:rFonts w:hint="eastAsia" w:ascii="Times New Roman" w:hAnsi="Times New Roman"/>
            <w:color w:val="auto"/>
          </w:rPr>
          <w:t>(</w:t>
        </w:r>
      </w:ins>
      <w:ins w:id="1958" w:author="Janusio" w:date="2018-03-10T13:54:27Z">
        <w:r>
          <w:rPr>
            <w:rFonts w:hint="eastAsia" w:ascii="宋体" w:hAnsi="宋体" w:cs="宋体"/>
            <w:color w:val="auto"/>
          </w:rPr>
          <w:t>┐</w:t>
        </w:r>
      </w:ins>
      <w:ins w:id="1959" w:author="Janusio" w:date="2018-03-10T13:54:27Z">
        <w:r>
          <w:rPr>
            <w:rFonts w:hint="eastAsia" w:ascii="Times New Roman" w:hAnsi="Times New Roman"/>
            <w:color w:val="auto"/>
          </w:rPr>
          <w:t>Reset(</w:t>
        </w:r>
      </w:ins>
      <w:ins w:id="1960" w:author="Janusio" w:date="2018-03-10T13:54:27Z">
        <w:r>
          <w:rPr>
            <w:rFonts w:hint="eastAsia" w:ascii="Times New Roman" w:hAnsi="Times New Roman"/>
            <w:i/>
            <w:iCs/>
            <w:color w:val="auto"/>
          </w:rPr>
          <w:t>m</w:t>
        </w:r>
      </w:ins>
      <w:ins w:id="1961" w:author="Janusio" w:date="2018-03-10T13:54:27Z">
        <w:r>
          <w:rPr>
            <w:rFonts w:hint="eastAsia" w:ascii="Times New Roman" w:hAnsi="Times New Roman"/>
            <w:color w:val="auto"/>
          </w:rPr>
          <w:t>)on(</w:t>
        </w:r>
      </w:ins>
      <w:ins w:id="1962" w:author="Janusio" w:date="2018-03-10T13:54:27Z">
        <w:r>
          <w:rPr>
            <w:rFonts w:hint="eastAsia" w:ascii="Times New Roman" w:hAnsi="Times New Roman"/>
            <w:i/>
            <w:iCs/>
            <w:color w:val="auto"/>
          </w:rPr>
          <w:t>t</w:t>
        </w:r>
      </w:ins>
      <w:ins w:id="1963" w:author="Janusio" w:date="2018-03-10T13:54:27Z">
        <w:r>
          <w:rPr>
            <w:rFonts w:hint="eastAsia" w:ascii="Times New Roman" w:hAnsi="Times New Roman"/>
            <w:i/>
            <w:iCs/>
            <w:color w:val="auto"/>
            <w:vertAlign w:val="subscript"/>
          </w:rPr>
          <w:t>S</w:t>
        </w:r>
      </w:ins>
      <w:ins w:id="1964" w:author="Janusio" w:date="2018-03-10T13:54:27Z">
        <w:r>
          <w:rPr>
            <w:rFonts w:hint="eastAsia" w:ascii="Times New Roman" w:hAnsi="Times New Roman"/>
            <w:iCs/>
            <w:color w:val="auto"/>
          </w:rPr>
          <w:t>,</w:t>
        </w:r>
      </w:ins>
      <w:ins w:id="1965" w:author="Janusio" w:date="2018-03-10T13:54:27Z">
        <w:r>
          <w:rPr>
            <w:rFonts w:hint="eastAsia" w:ascii="Times New Roman" w:hAnsi="Times New Roman"/>
            <w:i/>
            <w:iCs/>
            <w:color w:val="auto"/>
          </w:rPr>
          <w:t>t</w:t>
        </w:r>
      </w:ins>
      <w:ins w:id="1966" w:author="Janusio" w:date="2018-03-10T13:54:27Z">
        <w:r>
          <w:rPr>
            <w:rFonts w:hint="eastAsia" w:ascii="Times New Roman" w:hAnsi="Times New Roman"/>
            <w:color w:val="auto"/>
          </w:rPr>
          <w:t xml:space="preserve">]) </w:t>
        </w:r>
      </w:ins>
      <w:ins w:id="1967" w:author="Janusio" w:date="2018-03-10T13:54:27Z"/>
      <w:ins w:id="1968" w:author="Janusio" w:date="2018-03-10T13:54:27Z"/>
      <w:ins w:id="1969" w:author="Janusio" w:date="2018-03-10T13:54:27Z"/>
      <w:ins w:id="1970" w:author="Janusio" w:date="2018-03-10T13:54:27Z">
        <w:r>
          <w:rPr>
            <w:rFonts w:hint="eastAsia" w:ascii="Times New Roman" w:hAnsi="Times New Roman"/>
            <w:color w:val="auto"/>
            <w:position w:val="-4"/>
          </w:rPr>
          <w:object>
            <v:shape id="_x0000_i1335" o:spt="75" type="#_x0000_t75" style="height:9.4pt;width:15.55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5" DrawAspect="Content" ObjectID="_1468075743" r:id="rId34">
              <o:LockedField>false</o:LockedField>
            </o:OLEObject>
          </w:object>
        </w:r>
      </w:ins>
      <w:ins w:id="1972" w:author="Janusio" w:date="2018-03-10T13:54:27Z"/>
      <w:ins w:id="1973" w:author="Janusio" w:date="2018-03-10T13:54:27Z">
        <w:r>
          <w:rPr>
            <w:rFonts w:hint="eastAsia" w:ascii="Times New Roman" w:hAnsi="Times New Roman"/>
            <w:color w:val="auto"/>
          </w:rPr>
          <w:t xml:space="preserve"> (</w:t>
        </w:r>
      </w:ins>
      <w:ins w:id="1974" w:author="Janusio" w:date="2018-03-10T13:54:27Z">
        <w:r>
          <w:rPr>
            <w:rFonts w:hint="eastAsia" w:ascii="宋体" w:hAnsi="宋体" w:cs="宋体"/>
            <w:color w:val="auto"/>
          </w:rPr>
          <w:t>┐</w:t>
        </w:r>
      </w:ins>
      <w:ins w:id="1975" w:author="Janusio" w:date="2018-03-10T13:54:27Z">
        <w:r>
          <w:rPr>
            <w:rFonts w:hint="eastAsia" w:ascii="Times New Roman" w:hAnsi="Times New Roman"/>
            <w:color w:val="auto"/>
          </w:rPr>
          <w:t>Jump(</w:t>
        </w:r>
      </w:ins>
      <w:ins w:id="1976" w:author="Janusio" w:date="2018-03-10T13:54:27Z">
        <w:r>
          <w:rPr>
            <w:rFonts w:hint="eastAsia" w:ascii="Times New Roman" w:hAnsi="Times New Roman"/>
            <w:i/>
            <w:iCs/>
            <w:color w:val="auto"/>
          </w:rPr>
          <w:t>J</w:t>
        </w:r>
      </w:ins>
      <w:ins w:id="1977" w:author="Janusio" w:date="2018-03-10T13:54:27Z">
        <w:r>
          <w:rPr>
            <w:rFonts w:hint="eastAsia" w:ascii="Times New Roman" w:hAnsi="Times New Roman"/>
            <w:color w:val="auto"/>
          </w:rPr>
          <w:t>)on(</w:t>
        </w:r>
      </w:ins>
      <w:ins w:id="1978" w:author="Janusio" w:date="2018-03-10T13:54:27Z">
        <w:r>
          <w:rPr>
            <w:rFonts w:hint="eastAsia" w:ascii="Times New Roman" w:hAnsi="Times New Roman"/>
            <w:i/>
            <w:iCs/>
            <w:color w:val="auto"/>
          </w:rPr>
          <w:t>t</w:t>
        </w:r>
      </w:ins>
      <w:ins w:id="1979" w:author="Janusio" w:date="2018-03-10T13:54:27Z">
        <w:r>
          <w:rPr>
            <w:rFonts w:hint="eastAsia" w:ascii="Times New Roman" w:hAnsi="Times New Roman"/>
            <w:i/>
            <w:iCs/>
            <w:color w:val="auto"/>
            <w:vertAlign w:val="subscript"/>
          </w:rPr>
          <w:t>S</w:t>
        </w:r>
      </w:ins>
      <w:ins w:id="1980" w:author="Janusio" w:date="2018-03-10T13:54:27Z">
        <w:r>
          <w:rPr>
            <w:rFonts w:hint="eastAsia" w:ascii="Times New Roman" w:hAnsi="Times New Roman"/>
            <w:iCs/>
            <w:color w:val="auto"/>
          </w:rPr>
          <w:t>,</w:t>
        </w:r>
      </w:ins>
      <w:ins w:id="1981" w:author="Janusio" w:date="2018-03-10T13:54:27Z">
        <w:r>
          <w:rPr>
            <w:rFonts w:hint="eastAsia" w:ascii="Times New Roman" w:hAnsi="Times New Roman"/>
            <w:i/>
            <w:iCs/>
            <w:color w:val="auto"/>
          </w:rPr>
          <w:t>t</w:t>
        </w:r>
      </w:ins>
      <w:ins w:id="1982" w:author="Janusio" w:date="2018-03-10T13:54:27Z">
        <w:r>
          <w:rPr>
            <w:rFonts w:hint="eastAsia" w:ascii="Times New Roman" w:hAnsi="Times New Roman"/>
            <w:i/>
            <w:iCs/>
            <w:color w:val="auto"/>
            <w:vertAlign w:val="subscript"/>
          </w:rPr>
          <w:t>b</w:t>
        </w:r>
      </w:ins>
      <w:ins w:id="1983"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1985" w:author="Janusio" w:date="2018-03-10T13:54:27Z"/>
          <w:rFonts w:hint="eastAsia" w:ascii="Times New Roman" w:hAnsi="Times New Roman"/>
          <w:color w:val="auto"/>
        </w:rPr>
        <w:pPrChange w:id="1984"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1986" w:author="Janusio" w:date="2018-03-10T13:54:27Z"/>
      <w:ins w:id="1987" w:author="Janusio" w:date="2018-03-10T13:54:27Z"/>
      <w:ins w:id="1988" w:author="Janusio" w:date="2018-03-10T13:54:27Z"/>
      <w:ins w:id="1989" w:author="Janusio" w:date="2018-03-10T13:54:27Z">
        <w:r>
          <w:rPr>
            <w:rFonts w:hint="eastAsia" w:ascii="Times New Roman" w:hAnsi="Times New Roman"/>
            <w:color w:val="auto"/>
            <w:position w:val="-4"/>
          </w:rPr>
          <w:object>
            <v:shape id="_x0000_i133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6" DrawAspect="Content" ObjectID="_1468075744" r:id="rId35">
              <o:LockedField>false</o:LockedField>
            </o:OLEObject>
          </w:object>
        </w:r>
      </w:ins>
      <w:ins w:id="1991" w:author="Janusio" w:date="2018-03-10T13:54:27Z"/>
      <w:ins w:id="1992" w:author="Janusio" w:date="2018-03-10T13:54:27Z">
        <w:r>
          <w:rPr>
            <w:rFonts w:hint="eastAsia" w:ascii="Times New Roman" w:hAnsi="Times New Roman"/>
            <w:color w:val="auto"/>
          </w:rPr>
          <w:t>(</w:t>
        </w:r>
      </w:ins>
      <w:ins w:id="1993" w:author="Janusio" w:date="2018-03-10T13:54:27Z">
        <w:r>
          <w:rPr>
            <w:rFonts w:hint="eastAsia" w:ascii="宋体" w:hAnsi="宋体" w:cs="宋体"/>
            <w:color w:val="auto"/>
          </w:rPr>
          <w:t>┐</w:t>
        </w:r>
      </w:ins>
      <w:ins w:id="1994" w:author="Janusio" w:date="2018-03-10T13:54:27Z">
        <w:r>
          <w:rPr>
            <w:rFonts w:hint="eastAsia" w:ascii="Times New Roman" w:hAnsi="Times New Roman"/>
            <w:color w:val="auto"/>
          </w:rPr>
          <w:t>Jump(</w:t>
        </w:r>
      </w:ins>
      <w:ins w:id="1995" w:author="Janusio" w:date="2018-03-10T13:54:27Z">
        <w:r>
          <w:rPr>
            <w:rFonts w:hint="eastAsia" w:ascii="Times New Roman" w:hAnsi="Times New Roman"/>
            <w:i/>
            <w:iCs/>
            <w:color w:val="auto"/>
          </w:rPr>
          <w:t>J</w:t>
        </w:r>
      </w:ins>
      <w:ins w:id="1996" w:author="Janusio" w:date="2018-03-10T13:54:27Z">
        <w:r>
          <w:rPr>
            <w:rFonts w:hint="eastAsia" w:ascii="Times New Roman" w:hAnsi="Times New Roman"/>
            <w:color w:val="auto"/>
          </w:rPr>
          <w:t>)on(</w:t>
        </w:r>
      </w:ins>
      <w:ins w:id="1997" w:author="Janusio" w:date="2018-03-10T13:54:27Z">
        <w:r>
          <w:rPr>
            <w:rFonts w:hint="eastAsia" w:ascii="Times New Roman" w:hAnsi="Times New Roman"/>
            <w:i/>
            <w:iCs/>
            <w:color w:val="auto"/>
          </w:rPr>
          <w:t>t</w:t>
        </w:r>
      </w:ins>
      <w:ins w:id="1998" w:author="Janusio" w:date="2018-03-10T13:54:27Z">
        <w:r>
          <w:rPr>
            <w:rFonts w:hint="eastAsia" w:ascii="Times New Roman" w:hAnsi="Times New Roman"/>
            <w:i/>
            <w:iCs/>
            <w:color w:val="auto"/>
            <w:vertAlign w:val="subscript"/>
          </w:rPr>
          <w:t>B</w:t>
        </w:r>
      </w:ins>
      <w:ins w:id="1999" w:author="Janusio" w:date="2018-03-10T13:54:27Z">
        <w:r>
          <w:rPr>
            <w:rFonts w:hint="eastAsia" w:ascii="Times New Roman" w:hAnsi="Times New Roman"/>
            <w:iCs/>
            <w:color w:val="auto"/>
          </w:rPr>
          <w:t>,</w:t>
        </w:r>
      </w:ins>
      <w:ins w:id="2000" w:author="Janusio" w:date="2018-03-10T13:54:27Z">
        <w:r>
          <w:rPr>
            <w:rFonts w:hint="eastAsia" w:ascii="Times New Roman" w:hAnsi="Times New Roman"/>
            <w:i/>
            <w:iCs/>
            <w:color w:val="auto"/>
          </w:rPr>
          <w:t>t</w:t>
        </w:r>
      </w:ins>
      <w:ins w:id="2001" w:author="Janusio" w:date="2018-03-10T13:54:27Z">
        <w:r>
          <w:rPr>
            <w:rFonts w:hint="eastAsia" w:ascii="Times New Roman" w:hAnsi="Times New Roman"/>
            <w:i/>
            <w:iCs/>
            <w:color w:val="auto"/>
            <w:vertAlign w:val="subscript"/>
          </w:rPr>
          <w:t>o</w:t>
        </w:r>
      </w:ins>
      <w:ins w:id="2002" w:author="Janusio" w:date="2018-03-10T13:54:27Z">
        <w:r>
          <w:rPr>
            <w:rFonts w:hint="eastAsia" w:ascii="Times New Roman" w:hAnsi="Times New Roman"/>
            <w:color w:val="auto"/>
          </w:rPr>
          <w:t xml:space="preserve">)) </w:t>
        </w:r>
      </w:ins>
      <w:ins w:id="2003" w:author="Janusio" w:date="2018-03-10T13:54:27Z"/>
      <w:ins w:id="2004" w:author="Janusio" w:date="2018-03-10T13:54:27Z"/>
      <w:ins w:id="2005" w:author="Janusio" w:date="2018-03-10T13:54:27Z"/>
      <w:ins w:id="2006" w:author="Janusio" w:date="2018-03-10T13:54:27Z">
        <w:r>
          <w:rPr>
            <w:rFonts w:hint="eastAsia" w:ascii="Times New Roman" w:hAnsi="Times New Roman"/>
            <w:color w:val="auto"/>
            <w:position w:val="-4"/>
          </w:rPr>
          <w:object>
            <v:shape id="_x0000_i133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7" DrawAspect="Content" ObjectID="_1468075745" r:id="rId36">
              <o:LockedField>false</o:LockedField>
            </o:OLEObject>
          </w:object>
        </w:r>
      </w:ins>
      <w:ins w:id="2008" w:author="Janusio" w:date="2018-03-10T13:54:27Z"/>
      <w:ins w:id="2009" w:author="Janusio" w:date="2018-03-10T13:54:27Z">
        <w:r>
          <w:rPr>
            <w:rFonts w:hint="eastAsia" w:ascii="Times New Roman" w:hAnsi="Times New Roman"/>
            <w:color w:val="auto"/>
          </w:rPr>
          <w:t>(</w:t>
        </w:r>
      </w:ins>
      <w:ins w:id="2010" w:author="Janusio" w:date="2018-03-10T13:54:27Z">
        <w:r>
          <w:rPr>
            <w:rFonts w:hint="eastAsia" w:ascii="宋体" w:hAnsi="宋体" w:cs="宋体"/>
            <w:color w:val="auto"/>
          </w:rPr>
          <w:t>┐</w:t>
        </w:r>
      </w:ins>
      <w:ins w:id="2011" w:author="Janusio" w:date="2018-03-10T13:54:27Z">
        <w:r>
          <w:rPr>
            <w:rFonts w:hint="eastAsia" w:ascii="Times New Roman" w:hAnsi="Times New Roman"/>
            <w:color w:val="auto"/>
          </w:rPr>
          <w:t>Jump(</w:t>
        </w:r>
      </w:ins>
      <w:ins w:id="2012" w:author="Janusio" w:date="2018-03-10T13:54:27Z">
        <w:r>
          <w:rPr>
            <w:rFonts w:hint="eastAsia" w:ascii="Times New Roman" w:hAnsi="Times New Roman"/>
            <w:i/>
            <w:iCs/>
            <w:color w:val="auto"/>
          </w:rPr>
          <w:t>J</w:t>
        </w:r>
      </w:ins>
      <w:ins w:id="2013" w:author="Janusio" w:date="2018-03-10T13:54:27Z">
        <w:r>
          <w:rPr>
            <w:rFonts w:hint="eastAsia" w:ascii="Times New Roman" w:hAnsi="Times New Roman"/>
            <w:color w:val="auto"/>
          </w:rPr>
          <w:t>)on(</w:t>
        </w:r>
      </w:ins>
      <w:ins w:id="2014" w:author="Janusio" w:date="2018-03-10T13:54:27Z">
        <w:r>
          <w:rPr>
            <w:rFonts w:hint="eastAsia" w:ascii="Times New Roman" w:hAnsi="Times New Roman"/>
            <w:i/>
            <w:iCs/>
            <w:color w:val="auto"/>
          </w:rPr>
          <w:t>t</w:t>
        </w:r>
      </w:ins>
      <w:ins w:id="2015" w:author="Janusio" w:date="2018-03-10T13:54:27Z">
        <w:r>
          <w:rPr>
            <w:rFonts w:hint="eastAsia" w:ascii="Times New Roman" w:hAnsi="Times New Roman"/>
            <w:i/>
            <w:iCs/>
            <w:color w:val="auto"/>
            <w:vertAlign w:val="subscript"/>
          </w:rPr>
          <w:t>o</w:t>
        </w:r>
      </w:ins>
      <w:ins w:id="2016" w:author="Janusio" w:date="2018-03-10T13:54:27Z">
        <w:r>
          <w:rPr>
            <w:rFonts w:hint="eastAsia" w:ascii="Times New Roman" w:hAnsi="Times New Roman"/>
            <w:iCs/>
            <w:color w:val="auto"/>
          </w:rPr>
          <w:t>,</w:t>
        </w:r>
      </w:ins>
      <w:ins w:id="2017" w:author="Janusio" w:date="2018-03-10T13:54:27Z">
        <w:r>
          <w:rPr>
            <w:rFonts w:hint="eastAsia" w:ascii="Times New Roman" w:hAnsi="Times New Roman"/>
            <w:i/>
            <w:iCs/>
            <w:color w:val="auto"/>
          </w:rPr>
          <w:t>t</w:t>
        </w:r>
      </w:ins>
      <w:ins w:id="2018" w:author="Janusio" w:date="2018-03-10T13:54:27Z">
        <w:r>
          <w:rPr>
            <w:rFonts w:hint="eastAsia" w:ascii="Times New Roman" w:hAnsi="Times New Roman"/>
            <w:i/>
            <w:iCs/>
            <w:color w:val="auto"/>
            <w:vertAlign w:val="subscript"/>
          </w:rPr>
          <w:t>v</w:t>
        </w:r>
      </w:ins>
      <w:ins w:id="2019"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2021" w:author="Janusio" w:date="2018-03-10T13:54:27Z"/>
          <w:rFonts w:hint="eastAsia" w:ascii="Times New Roman" w:hAnsi="Times New Roman"/>
          <w:color w:val="auto"/>
        </w:rPr>
        <w:pPrChange w:id="2020"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2022" w:author="Janusio" w:date="2018-03-10T13:54:27Z"/>
      <w:ins w:id="2023" w:author="Janusio" w:date="2018-03-10T13:54:27Z"/>
      <w:ins w:id="2024" w:author="Janusio" w:date="2018-03-10T13:54:27Z"/>
      <w:ins w:id="2025" w:author="Janusio" w:date="2018-03-10T13:54:27Z">
        <w:r>
          <w:rPr>
            <w:rFonts w:hint="eastAsia" w:ascii="Times New Roman" w:hAnsi="Times New Roman"/>
            <w:color w:val="auto"/>
            <w:position w:val="-4"/>
          </w:rPr>
          <w:object>
            <v:shape id="_x0000_i133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8" DrawAspect="Content" ObjectID="_1468075746" r:id="rId37">
              <o:LockedField>false</o:LockedField>
            </o:OLEObject>
          </w:object>
        </w:r>
      </w:ins>
      <w:ins w:id="2027" w:author="Janusio" w:date="2018-03-10T13:54:27Z"/>
      <w:ins w:id="2028" w:author="Janusio" w:date="2018-03-10T13:54:27Z">
        <w:r>
          <w:rPr>
            <w:rFonts w:hint="eastAsia" w:ascii="Times New Roman" w:hAnsi="Times New Roman"/>
            <w:color w:val="auto"/>
          </w:rPr>
          <w:t>(</w:t>
        </w:r>
      </w:ins>
      <w:ins w:id="2029" w:author="Janusio" w:date="2018-03-10T13:54:27Z">
        <w:r>
          <w:rPr>
            <w:rFonts w:hint="eastAsia" w:ascii="宋体" w:hAnsi="宋体" w:cs="宋体"/>
            <w:color w:val="auto"/>
          </w:rPr>
          <w:t>┐</w:t>
        </w:r>
      </w:ins>
      <w:ins w:id="2030" w:author="Janusio" w:date="2018-03-10T13:54:27Z">
        <w:r>
          <w:rPr>
            <w:rFonts w:hint="eastAsia" w:ascii="Times New Roman" w:hAnsi="Times New Roman"/>
            <w:color w:val="auto"/>
          </w:rPr>
          <w:t>Jump(</w:t>
        </w:r>
      </w:ins>
      <w:ins w:id="2031" w:author="Janusio" w:date="2018-03-10T13:54:27Z">
        <w:r>
          <w:rPr>
            <w:rFonts w:hint="eastAsia" w:ascii="Times New Roman" w:hAnsi="Times New Roman"/>
            <w:i/>
            <w:iCs/>
            <w:color w:val="auto"/>
          </w:rPr>
          <w:t>J</w:t>
        </w:r>
      </w:ins>
      <w:ins w:id="2032" w:author="Janusio" w:date="2018-03-10T13:54:27Z">
        <w:r>
          <w:rPr>
            <w:rFonts w:hint="eastAsia" w:ascii="Times New Roman" w:hAnsi="Times New Roman"/>
            <w:color w:val="auto"/>
          </w:rPr>
          <w:t>)on(</w:t>
        </w:r>
      </w:ins>
      <w:ins w:id="2033" w:author="Janusio" w:date="2018-03-10T13:54:27Z">
        <w:r>
          <w:rPr>
            <w:rFonts w:hint="eastAsia" w:ascii="Times New Roman" w:hAnsi="Times New Roman"/>
            <w:i/>
            <w:iCs/>
            <w:color w:val="auto"/>
          </w:rPr>
          <w:t>t</w:t>
        </w:r>
      </w:ins>
      <w:ins w:id="2034" w:author="Janusio" w:date="2018-03-10T13:54:27Z">
        <w:r>
          <w:rPr>
            <w:rFonts w:hint="eastAsia" w:ascii="Times New Roman" w:hAnsi="Times New Roman"/>
            <w:i/>
            <w:iCs/>
            <w:color w:val="auto"/>
            <w:vertAlign w:val="subscript"/>
          </w:rPr>
          <w:t>v</w:t>
        </w:r>
      </w:ins>
      <w:ins w:id="2035" w:author="Janusio" w:date="2018-03-10T13:54:27Z">
        <w:r>
          <w:rPr>
            <w:rFonts w:hint="eastAsia" w:ascii="Times New Roman" w:hAnsi="Times New Roman"/>
            <w:iCs/>
            <w:color w:val="auto"/>
          </w:rPr>
          <w:t>,</w:t>
        </w:r>
      </w:ins>
      <w:ins w:id="2036" w:author="Janusio" w:date="2018-03-10T13:54:27Z">
        <w:r>
          <w:rPr>
            <w:rFonts w:hint="eastAsia" w:ascii="Times New Roman" w:hAnsi="Times New Roman"/>
            <w:i/>
            <w:iCs/>
            <w:color w:val="auto"/>
          </w:rPr>
          <w:t>t</w:t>
        </w:r>
      </w:ins>
      <w:ins w:id="2037" w:author="Janusio" w:date="2018-03-10T13:54:27Z">
        <w:r>
          <w:rPr>
            <w:rFonts w:hint="eastAsia" w:ascii="Times New Roman" w:hAnsi="Times New Roman"/>
            <w:i/>
            <w:iCs/>
            <w:color w:val="auto"/>
            <w:vertAlign w:val="subscript"/>
          </w:rPr>
          <w:t>d</w:t>
        </w:r>
      </w:ins>
      <w:ins w:id="2038" w:author="Janusio" w:date="2018-03-10T13:54:27Z">
        <w:r>
          <w:rPr>
            <w:rFonts w:hint="eastAsia" w:ascii="Times New Roman" w:hAnsi="Times New Roman"/>
            <w:color w:val="auto"/>
          </w:rPr>
          <w:t>))</w:t>
        </w:r>
      </w:ins>
      <w:ins w:id="2039" w:author="Janusio" w:date="2018-03-10T13:54:27Z"/>
      <w:ins w:id="2040" w:author="Janusio" w:date="2018-03-10T13:54:27Z"/>
      <w:ins w:id="2041" w:author="Janusio" w:date="2018-03-10T13:54:27Z"/>
      <w:ins w:id="2042" w:author="Janusio" w:date="2018-03-10T13:54:27Z">
        <w:r>
          <w:rPr>
            <w:rFonts w:hint="eastAsia" w:ascii="Times New Roman" w:hAnsi="Times New Roman"/>
            <w:color w:val="auto"/>
            <w:position w:val="-4"/>
          </w:rPr>
          <w:object>
            <v:shape id="_x0000_i133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39" DrawAspect="Content" ObjectID="_1468075747" r:id="rId38">
              <o:LockedField>false</o:LockedField>
            </o:OLEObject>
          </w:object>
        </w:r>
      </w:ins>
      <w:ins w:id="2044" w:author="Janusio" w:date="2018-03-10T13:54:27Z"/>
      <w:ins w:id="2045" w:author="Janusio" w:date="2018-03-10T13:54:27Z">
        <w:r>
          <w:rPr>
            <w:rFonts w:hint="eastAsia" w:ascii="Times New Roman" w:hAnsi="Times New Roman"/>
            <w:color w:val="auto"/>
          </w:rPr>
          <w:t>(</w:t>
        </w:r>
      </w:ins>
      <w:ins w:id="2046" w:author="Janusio" w:date="2018-03-10T13:54:27Z">
        <w:r>
          <w:rPr>
            <w:rFonts w:hint="eastAsia" w:ascii="宋体" w:hAnsi="宋体" w:cs="宋体"/>
            <w:color w:val="auto"/>
          </w:rPr>
          <w:t>┐</w:t>
        </w:r>
      </w:ins>
      <w:ins w:id="2047" w:author="Janusio" w:date="2018-03-10T13:54:27Z">
        <w:r>
          <w:rPr>
            <w:rFonts w:hint="eastAsia" w:ascii="Times New Roman" w:hAnsi="Times New Roman"/>
            <w:color w:val="auto"/>
          </w:rPr>
          <w:t>Jump(</w:t>
        </w:r>
      </w:ins>
      <w:ins w:id="2048" w:author="Janusio" w:date="2018-03-10T13:54:27Z">
        <w:r>
          <w:rPr>
            <w:rFonts w:hint="eastAsia" w:ascii="Times New Roman" w:hAnsi="Times New Roman"/>
            <w:i/>
            <w:iCs/>
            <w:color w:val="auto"/>
          </w:rPr>
          <w:t>J</w:t>
        </w:r>
      </w:ins>
      <w:ins w:id="2049" w:author="Janusio" w:date="2018-03-10T13:54:27Z">
        <w:r>
          <w:rPr>
            <w:rFonts w:hint="eastAsia" w:ascii="Times New Roman" w:hAnsi="Times New Roman"/>
            <w:color w:val="auto"/>
          </w:rPr>
          <w:t>)on(</w:t>
        </w:r>
      </w:ins>
      <w:ins w:id="2050" w:author="Janusio" w:date="2018-03-10T13:54:27Z">
        <w:r>
          <w:rPr>
            <w:rFonts w:hint="eastAsia" w:ascii="Times New Roman" w:hAnsi="Times New Roman"/>
            <w:i/>
            <w:iCs/>
            <w:color w:val="auto"/>
          </w:rPr>
          <w:t>t</w:t>
        </w:r>
      </w:ins>
      <w:ins w:id="2051" w:author="Janusio" w:date="2018-03-10T13:54:27Z">
        <w:r>
          <w:rPr>
            <w:rFonts w:hint="eastAsia" w:ascii="Times New Roman" w:hAnsi="Times New Roman"/>
            <w:i/>
            <w:iCs/>
            <w:color w:val="auto"/>
            <w:vertAlign w:val="subscript"/>
          </w:rPr>
          <w:t>d</w:t>
        </w:r>
      </w:ins>
      <w:ins w:id="2052" w:author="Janusio" w:date="2018-03-10T13:54:27Z">
        <w:r>
          <w:rPr>
            <w:rFonts w:hint="eastAsia" w:ascii="Times New Roman" w:hAnsi="Times New Roman"/>
            <w:iCs/>
            <w:color w:val="auto"/>
          </w:rPr>
          <w:t>,</w:t>
        </w:r>
      </w:ins>
      <w:ins w:id="2053" w:author="Janusio" w:date="2018-03-10T13:54:27Z">
        <w:r>
          <w:rPr>
            <w:rFonts w:hint="eastAsia" w:ascii="Times New Roman" w:hAnsi="Times New Roman"/>
            <w:i/>
            <w:iCs/>
            <w:color w:val="auto"/>
          </w:rPr>
          <w:t xml:space="preserve"> t</w:t>
        </w:r>
      </w:ins>
      <w:ins w:id="2054" w:author="Janusio" w:date="2018-03-10T13:54:27Z">
        <w:r>
          <w:rPr>
            <w:rFonts w:hint="eastAsia" w:ascii="Times New Roman" w:hAnsi="Times New Roman"/>
            <w:i/>
            <w:iCs/>
            <w:color w:val="auto"/>
            <w:vertAlign w:val="subscript"/>
          </w:rPr>
          <w:t>vb</w:t>
        </w:r>
      </w:ins>
      <w:ins w:id="2055"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2057" w:author="Janusio" w:date="2018-03-10T13:54:27Z"/>
          <w:rFonts w:hint="eastAsia" w:ascii="Times New Roman" w:hAnsi="Times New Roman"/>
          <w:color w:val="auto"/>
        </w:rPr>
        <w:pPrChange w:id="205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2058" w:author="Janusio" w:date="2018-03-10T13:54:27Z"/>
      <w:ins w:id="2059" w:author="Janusio" w:date="2018-03-10T13:54:27Z"/>
      <w:ins w:id="2060" w:author="Janusio" w:date="2018-03-10T13:54:27Z"/>
      <w:ins w:id="2061" w:author="Janusio" w:date="2018-03-10T13:54:27Z">
        <w:r>
          <w:rPr>
            <w:rFonts w:hint="eastAsia" w:ascii="Times New Roman" w:hAnsi="Times New Roman"/>
            <w:color w:val="auto"/>
            <w:position w:val="-4"/>
          </w:rPr>
          <w:object>
            <v:shape id="_x0000_i134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40" DrawAspect="Content" ObjectID="_1468075748" r:id="rId39">
              <o:LockedField>false</o:LockedField>
            </o:OLEObject>
          </w:object>
        </w:r>
      </w:ins>
      <w:ins w:id="2063" w:author="Janusio" w:date="2018-03-10T13:54:27Z"/>
      <w:ins w:id="2064" w:author="Janusio" w:date="2018-03-10T13:54:27Z">
        <w:r>
          <w:rPr>
            <w:rFonts w:hint="eastAsia" w:ascii="Times New Roman" w:hAnsi="Times New Roman"/>
            <w:color w:val="auto"/>
          </w:rPr>
          <w:t>(</w:t>
        </w:r>
      </w:ins>
      <w:ins w:id="2065" w:author="Janusio" w:date="2018-03-10T13:54:27Z">
        <w:r>
          <w:rPr>
            <w:rFonts w:hint="eastAsia" w:ascii="宋体" w:hAnsi="宋体" w:cs="宋体"/>
            <w:color w:val="auto"/>
          </w:rPr>
          <w:t>┐</w:t>
        </w:r>
      </w:ins>
      <w:ins w:id="2066" w:author="Janusio" w:date="2018-03-10T13:54:27Z">
        <w:r>
          <w:rPr>
            <w:rFonts w:hint="eastAsia" w:ascii="Times New Roman" w:hAnsi="Times New Roman"/>
            <w:color w:val="auto"/>
          </w:rPr>
          <w:t>Jump(</w:t>
        </w:r>
      </w:ins>
      <w:ins w:id="2067" w:author="Janusio" w:date="2018-03-10T13:54:27Z">
        <w:r>
          <w:rPr>
            <w:rFonts w:hint="eastAsia" w:ascii="Times New Roman" w:hAnsi="Times New Roman"/>
            <w:i/>
            <w:iCs/>
            <w:color w:val="auto"/>
          </w:rPr>
          <w:t>J</w:t>
        </w:r>
      </w:ins>
      <w:ins w:id="2068" w:author="Janusio" w:date="2018-03-10T13:54:27Z">
        <w:r>
          <w:rPr>
            <w:rFonts w:hint="eastAsia" w:ascii="Times New Roman" w:hAnsi="Times New Roman"/>
            <w:color w:val="auto"/>
          </w:rPr>
          <w:t>)on(</w:t>
        </w:r>
      </w:ins>
      <w:ins w:id="2069" w:author="Janusio" w:date="2018-03-10T13:54:27Z">
        <w:r>
          <w:rPr>
            <w:rFonts w:hint="eastAsia" w:ascii="Times New Roman" w:hAnsi="Times New Roman"/>
            <w:i/>
            <w:iCs/>
            <w:color w:val="auto"/>
          </w:rPr>
          <w:t>t</w:t>
        </w:r>
      </w:ins>
      <w:ins w:id="2070" w:author="Janusio" w:date="2018-03-10T13:54:27Z">
        <w:r>
          <w:rPr>
            <w:rFonts w:hint="eastAsia" w:ascii="Times New Roman" w:hAnsi="Times New Roman"/>
            <w:i/>
            <w:iCs/>
            <w:color w:val="auto"/>
            <w:vertAlign w:val="subscript"/>
          </w:rPr>
          <w:t>vb</w:t>
        </w:r>
      </w:ins>
      <w:ins w:id="2071" w:author="Janusio" w:date="2018-03-10T13:54:27Z">
        <w:r>
          <w:rPr>
            <w:rFonts w:hint="eastAsia" w:ascii="Times New Roman" w:hAnsi="Times New Roman"/>
            <w:iCs/>
            <w:color w:val="auto"/>
          </w:rPr>
          <w:t>,</w:t>
        </w:r>
      </w:ins>
      <w:ins w:id="2072" w:author="Janusio" w:date="2018-03-10T13:54:27Z">
        <w:r>
          <w:rPr>
            <w:rFonts w:hint="eastAsia" w:ascii="Times New Roman" w:hAnsi="Times New Roman"/>
            <w:i/>
            <w:iCs/>
            <w:color w:val="auto"/>
          </w:rPr>
          <w:t xml:space="preserve"> t</w:t>
        </w:r>
      </w:ins>
      <w:ins w:id="2073" w:author="Janusio" w:date="2018-03-10T13:54:27Z">
        <w:r>
          <w:rPr>
            <w:rFonts w:hint="eastAsia" w:ascii="Times New Roman" w:hAnsi="Times New Roman"/>
            <w:i/>
            <w:iCs/>
            <w:color w:val="auto"/>
            <w:vertAlign w:val="subscript"/>
          </w:rPr>
          <w:t>vv</w:t>
        </w:r>
      </w:ins>
      <w:ins w:id="2074" w:author="Janusio" w:date="2018-03-10T13:54:27Z">
        <w:r>
          <w:rPr>
            <w:rFonts w:hint="eastAsia" w:ascii="Times New Roman" w:hAnsi="Times New Roman"/>
            <w:color w:val="auto"/>
          </w:rPr>
          <w:t>))(</w:t>
        </w:r>
      </w:ins>
      <w:ins w:id="2075" w:author="Janusio" w:date="2018-03-10T13:54:27Z">
        <w:r>
          <w:rPr>
            <w:rFonts w:hint="eastAsia" w:ascii="宋体" w:hAnsi="宋体" w:cs="宋体"/>
            <w:color w:val="auto"/>
          </w:rPr>
          <w:t>┐</w:t>
        </w:r>
      </w:ins>
      <w:ins w:id="2076" w:author="Janusio" w:date="2018-03-10T13:54:27Z">
        <w:r>
          <w:rPr>
            <w:rFonts w:hint="eastAsia" w:ascii="Times New Roman" w:hAnsi="Times New Roman"/>
            <w:color w:val="auto"/>
          </w:rPr>
          <w:t>Jump(</w:t>
        </w:r>
      </w:ins>
      <w:ins w:id="2077" w:author="Janusio" w:date="2018-03-10T13:54:27Z">
        <w:r>
          <w:rPr>
            <w:rFonts w:hint="eastAsia" w:ascii="Times New Roman" w:hAnsi="Times New Roman"/>
            <w:i/>
            <w:iCs/>
            <w:color w:val="auto"/>
          </w:rPr>
          <w:t>J</w:t>
        </w:r>
      </w:ins>
      <w:ins w:id="2078" w:author="Janusio" w:date="2018-03-10T13:54:27Z">
        <w:r>
          <w:rPr>
            <w:rFonts w:hint="eastAsia" w:ascii="Times New Roman" w:hAnsi="Times New Roman"/>
            <w:color w:val="auto"/>
          </w:rPr>
          <w:t>)on(</w:t>
        </w:r>
      </w:ins>
      <w:ins w:id="2079" w:author="Janusio" w:date="2018-03-10T13:54:27Z">
        <w:r>
          <w:rPr>
            <w:rFonts w:hint="eastAsia" w:ascii="Times New Roman" w:hAnsi="Times New Roman"/>
            <w:i/>
            <w:iCs/>
            <w:color w:val="auto"/>
          </w:rPr>
          <w:t>t</w:t>
        </w:r>
      </w:ins>
      <w:ins w:id="2080" w:author="Janusio" w:date="2018-03-10T13:54:27Z">
        <w:r>
          <w:rPr>
            <w:rFonts w:hint="eastAsia" w:ascii="Times New Roman" w:hAnsi="Times New Roman"/>
            <w:i/>
            <w:iCs/>
            <w:color w:val="auto"/>
            <w:vertAlign w:val="subscript"/>
          </w:rPr>
          <w:t>vv</w:t>
        </w:r>
      </w:ins>
      <w:ins w:id="2081" w:author="Janusio" w:date="2018-03-10T13:54:27Z">
        <w:r>
          <w:rPr>
            <w:rFonts w:hint="eastAsia" w:ascii="Times New Roman" w:hAnsi="Times New Roman"/>
            <w:iCs/>
            <w:color w:val="auto"/>
          </w:rPr>
          <w:t>,</w:t>
        </w:r>
      </w:ins>
      <w:ins w:id="2082" w:author="Janusio" w:date="2018-03-10T13:54:27Z">
        <w:r>
          <w:rPr>
            <w:rFonts w:hint="eastAsia" w:ascii="Times New Roman" w:hAnsi="Times New Roman"/>
            <w:color w:val="auto"/>
          </w:rPr>
          <w:t xml:space="preserve"> </w:t>
        </w:r>
      </w:ins>
      <w:ins w:id="2083" w:author="Janusio" w:date="2018-03-10T13:54:27Z">
        <w:r>
          <w:rPr>
            <w:rFonts w:hint="eastAsia" w:ascii="Times New Roman" w:hAnsi="Times New Roman"/>
            <w:i/>
            <w:iCs/>
            <w:color w:val="auto"/>
          </w:rPr>
          <w:t>t</w:t>
        </w:r>
      </w:ins>
      <w:ins w:id="2084" w:author="Janusio" w:date="2018-03-10T13:54:27Z">
        <w:r>
          <w:rPr>
            <w:rFonts w:hint="eastAsia" w:ascii="Times New Roman" w:hAnsi="Times New Roman"/>
            <w:i/>
            <w:iCs/>
            <w:color w:val="auto"/>
            <w:vertAlign w:val="subscript"/>
          </w:rPr>
          <w:t>vvb</w:t>
        </w:r>
      </w:ins>
      <w:ins w:id="2085"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ins w:id="2087" w:author="Janusio" w:date="2018-03-10T13:54:27Z"/>
          <w:rFonts w:hint="eastAsia" w:ascii="Times New Roman" w:hAnsi="Times New Roman"/>
          <w:color w:val="auto"/>
        </w:rPr>
        <w:pPrChange w:id="208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pPr>
        </w:pPrChange>
      </w:pPr>
      <w:ins w:id="2088" w:author="Janusio" w:date="2018-03-10T13:54:27Z"/>
      <w:ins w:id="2089" w:author="Janusio" w:date="2018-03-10T13:54:27Z"/>
      <w:ins w:id="2090" w:author="Janusio" w:date="2018-03-10T13:54:27Z"/>
      <w:ins w:id="2091" w:author="Janusio" w:date="2018-03-10T13:54:27Z">
        <w:r>
          <w:rPr>
            <w:rFonts w:hint="eastAsia" w:ascii="Times New Roman" w:hAnsi="Times New Roman"/>
            <w:color w:val="auto"/>
            <w:position w:val="-4"/>
          </w:rPr>
          <w:object>
            <v:shape id="_x0000_i134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41" DrawAspect="Content" ObjectID="_1468075749" r:id="rId40">
              <o:LockedField>false</o:LockedField>
            </o:OLEObject>
          </w:object>
        </w:r>
      </w:ins>
      <w:ins w:id="2093" w:author="Janusio" w:date="2018-03-10T13:54:27Z"/>
      <w:ins w:id="2094" w:author="Janusio" w:date="2018-03-10T13:54:27Z">
        <w:r>
          <w:rPr>
            <w:rFonts w:hint="eastAsia" w:ascii="Times New Roman" w:hAnsi="Times New Roman"/>
            <w:color w:val="auto"/>
          </w:rPr>
          <w:t>(</w:t>
        </w:r>
      </w:ins>
      <w:ins w:id="2095" w:author="Janusio" w:date="2018-03-10T13:54:27Z">
        <w:r>
          <w:rPr>
            <w:rFonts w:hint="eastAsia" w:ascii="宋体" w:hAnsi="宋体" w:cs="宋体"/>
            <w:color w:val="auto"/>
          </w:rPr>
          <w:t>┐</w:t>
        </w:r>
      </w:ins>
      <w:ins w:id="2096" w:author="Janusio" w:date="2018-03-10T13:54:27Z">
        <w:r>
          <w:rPr>
            <w:rFonts w:hint="eastAsia" w:ascii="Times New Roman" w:hAnsi="Times New Roman"/>
            <w:color w:val="auto"/>
          </w:rPr>
          <w:t>Jump(</w:t>
        </w:r>
      </w:ins>
      <w:ins w:id="2097" w:author="Janusio" w:date="2018-03-10T13:54:27Z">
        <w:r>
          <w:rPr>
            <w:rFonts w:hint="eastAsia" w:ascii="Times New Roman" w:hAnsi="Times New Roman"/>
            <w:i/>
            <w:iCs/>
            <w:color w:val="auto"/>
          </w:rPr>
          <w:t>J</w:t>
        </w:r>
      </w:ins>
      <w:ins w:id="2098" w:author="Janusio" w:date="2018-03-10T13:54:27Z">
        <w:r>
          <w:rPr>
            <w:rFonts w:hint="eastAsia" w:ascii="Times New Roman" w:hAnsi="Times New Roman"/>
            <w:color w:val="auto"/>
          </w:rPr>
          <w:t>)on(</w:t>
        </w:r>
      </w:ins>
      <w:ins w:id="2099" w:author="Janusio" w:date="2018-03-10T13:54:27Z">
        <w:r>
          <w:rPr>
            <w:rFonts w:hint="eastAsia" w:ascii="Times New Roman" w:hAnsi="Times New Roman"/>
            <w:i/>
            <w:iCs/>
            <w:color w:val="auto"/>
          </w:rPr>
          <w:t>t</w:t>
        </w:r>
      </w:ins>
      <w:ins w:id="2100" w:author="Janusio" w:date="2018-03-10T13:54:27Z">
        <w:r>
          <w:rPr>
            <w:rFonts w:hint="eastAsia" w:ascii="Times New Roman" w:hAnsi="Times New Roman"/>
            <w:i/>
            <w:iCs/>
            <w:color w:val="auto"/>
            <w:vertAlign w:val="subscript"/>
          </w:rPr>
          <w:t>vvb</w:t>
        </w:r>
      </w:ins>
      <w:ins w:id="2101" w:author="Janusio" w:date="2018-03-10T13:54:27Z">
        <w:r>
          <w:rPr>
            <w:rFonts w:hint="eastAsia" w:ascii="Times New Roman" w:hAnsi="Times New Roman"/>
            <w:iCs/>
            <w:color w:val="auto"/>
          </w:rPr>
          <w:t>,</w:t>
        </w:r>
      </w:ins>
      <w:ins w:id="2102" w:author="Janusio" w:date="2018-03-10T13:54:27Z">
        <w:r>
          <w:rPr>
            <w:rFonts w:hint="eastAsia" w:ascii="Times New Roman" w:hAnsi="Times New Roman"/>
            <w:i/>
            <w:iCs/>
            <w:color w:val="auto"/>
          </w:rPr>
          <w:t xml:space="preserve"> t</w:t>
        </w:r>
      </w:ins>
      <w:ins w:id="2103" w:author="Janusio" w:date="2018-03-10T13:54:27Z">
        <w:r>
          <w:rPr>
            <w:rFonts w:hint="eastAsia" w:ascii="Times New Roman" w:hAnsi="Times New Roman"/>
            <w:i/>
            <w:iCs/>
            <w:color w:val="auto"/>
            <w:vertAlign w:val="subscript"/>
          </w:rPr>
          <w:t>o_app</w:t>
        </w:r>
      </w:ins>
      <w:ins w:id="2104"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106" w:author="Janusio" w:date="2018-03-10T13:54:27Z"/>
          <w:rFonts w:hint="eastAsia" w:ascii="Times New Roman" w:hAnsi="Times New Roman"/>
          <w:color w:val="auto"/>
        </w:rPr>
        <w:pPrChange w:id="210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107" w:author="Janusio" w:date="2018-03-10T13:54:27Z">
        <w:r>
          <w:rPr>
            <w:rFonts w:hint="eastAsia" w:ascii="Times New Roman" w:hAnsi="Times New Roman"/>
            <w:color w:val="auto"/>
          </w:rPr>
          <w:t>上述公式表示：如果TVP的m基于信任链构建了本地信任环境，则其启动过程一定是从BIOS跳转到OSLoader，从OSLoader到VMM，从VMM到</w:t>
        </w:r>
      </w:ins>
      <w:ins w:id="2108" w:author="Janusio" w:date="2018-03-10T13:54:27Z">
        <w:r>
          <w:rPr>
            <w:rFonts w:hint="eastAsia" w:ascii="Times New Roman" w:hAnsi="Times New Roman"/>
            <w:iCs/>
            <w:color w:val="auto"/>
          </w:rPr>
          <w:t>Dom0_Kernel，</w:t>
        </w:r>
      </w:ins>
      <w:ins w:id="2109" w:author="Janusio" w:date="2018-03-10T13:54:27Z">
        <w:r>
          <w:rPr>
            <w:rFonts w:hint="eastAsia" w:ascii="Times New Roman" w:hAnsi="Times New Roman"/>
            <w:color w:val="auto"/>
          </w:rPr>
          <w:t>然后</w:t>
        </w:r>
      </w:ins>
      <w:ins w:id="2110" w:author="Janusio" w:date="2018-03-10T13:54:27Z">
        <w:r>
          <w:rPr>
            <w:rFonts w:hint="eastAsia" w:ascii="Times New Roman" w:hAnsi="Times New Roman"/>
            <w:iCs/>
            <w:color w:val="auto"/>
          </w:rPr>
          <w:t>Dom0_ Kernel到TJP，</w:t>
        </w:r>
      </w:ins>
      <w:ins w:id="2111" w:author="Janusio" w:date="2018-03-10T13:54:27Z">
        <w:r>
          <w:rPr>
            <w:rFonts w:hint="eastAsia" w:ascii="Times New Roman" w:hAnsi="Times New Roman"/>
            <w:color w:val="auto"/>
          </w:rPr>
          <w:t>而在此期间不会有其他程序执行。这就需要证明上述程序启动序列与PCR值之间的一一映射关系。基于前文的假定前提，要证明的信任链本地信任属性如下。</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113" w:author="Janusio" w:date="2018-03-10T13:54:27Z"/>
          <w:rFonts w:hint="eastAsia" w:ascii="Times New Roman" w:hAnsi="Times New Roman"/>
          <w:color w:val="auto"/>
        </w:rPr>
        <w:pPrChange w:id="2112"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114" w:author="Janusio" w:date="2018-03-10T13:54:27Z">
        <w:r>
          <w:rPr>
            <w:rFonts w:hint="eastAsia" w:ascii="Times New Roman" w:hAnsi="Times New Roman"/>
            <w:b/>
            <w:bCs/>
            <w:color w:val="auto"/>
          </w:rPr>
          <w:t xml:space="preserve">定理1 </w:t>
        </w:r>
      </w:ins>
      <w:ins w:id="2115" w:author="Janusio" w:date="2018-03-10T13:54:27Z">
        <w:r>
          <w:rPr>
            <w:rFonts w:hint="eastAsia" w:ascii="Times New Roman" w:hAnsi="Times New Roman"/>
            <w:color w:val="auto"/>
          </w:rPr>
          <w:t>如果m从CRTM启动运行，且与该m启动过程对应的</w:t>
        </w:r>
      </w:ins>
      <w:ins w:id="2116" w:author="Janusio" w:date="2018-03-10T13:54:27Z">
        <w:r>
          <w:rPr>
            <w:rFonts w:hint="eastAsia" w:ascii="Times New Roman" w:hAnsi="Times New Roman"/>
            <w:iCs/>
            <w:color w:val="auto"/>
          </w:rPr>
          <w:t>PCR</w:t>
        </w:r>
      </w:ins>
      <w:ins w:id="2117" w:author="Janusio" w:date="2018-03-10T13:54:27Z">
        <w:r>
          <w:rPr>
            <w:rFonts w:hint="eastAsia" w:ascii="Times New Roman" w:hAnsi="Times New Roman"/>
            <w:color w:val="auto"/>
          </w:rPr>
          <w:t>值为</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119" w:author="Janusio" w:date="2018-03-10T13:54:27Z"/>
          <w:rFonts w:hint="eastAsia" w:ascii="Times New Roman" w:hAnsi="Times New Roman"/>
          <w:color w:val="auto"/>
        </w:rPr>
        <w:pPrChange w:id="211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120" w:author="Janusio" w:date="2018-03-10T13:54:27Z">
        <w:r>
          <w:rPr>
            <w:rFonts w:hint="eastAsia" w:ascii="Times New Roman" w:hAnsi="Times New Roman"/>
            <w:i/>
            <w:iCs/>
            <w:color w:val="auto"/>
          </w:rPr>
          <w:t>seq</w:t>
        </w:r>
      </w:ins>
      <w:ins w:id="2121" w:author="Janusio" w:date="2018-03-10T13:54:27Z">
        <w:r>
          <w:rPr>
            <w:rFonts w:hint="eastAsia" w:ascii="Times New Roman" w:hAnsi="Times New Roman"/>
            <w:iCs/>
            <w:color w:val="auto"/>
          </w:rPr>
          <w:t>(</w:t>
        </w:r>
      </w:ins>
      <w:ins w:id="2122" w:author="Janusio" w:date="2018-03-10T13:54:27Z">
        <w:r>
          <w:rPr>
            <w:rFonts w:hint="eastAsia" w:ascii="Times New Roman" w:hAnsi="Times New Roman"/>
            <w:i/>
            <w:iCs/>
            <w:color w:val="auto"/>
          </w:rPr>
          <w:t>BIOS</w:t>
        </w:r>
      </w:ins>
      <w:ins w:id="2123" w:author="Janusio" w:date="2018-03-10T13:54:27Z">
        <w:r>
          <w:rPr>
            <w:rFonts w:hint="eastAsia" w:ascii="Times New Roman" w:hAnsi="Times New Roman"/>
            <w:iCs/>
            <w:color w:val="auto"/>
          </w:rPr>
          <w:t>(</w:t>
        </w:r>
      </w:ins>
      <w:ins w:id="2124" w:author="Janusio" w:date="2018-03-10T13:54:27Z">
        <w:r>
          <w:rPr>
            <w:rFonts w:hint="eastAsia" w:ascii="Times New Roman" w:hAnsi="Times New Roman"/>
            <w:i/>
            <w:iCs/>
            <w:color w:val="auto"/>
          </w:rPr>
          <w:t>m</w:t>
        </w:r>
      </w:ins>
      <w:ins w:id="2125" w:author="Janusio" w:date="2018-03-10T13:54:27Z">
        <w:r>
          <w:rPr>
            <w:rFonts w:hint="eastAsia" w:ascii="Times New Roman" w:hAnsi="Times New Roman"/>
            <w:iCs/>
            <w:color w:val="auto"/>
          </w:rPr>
          <w:t>),</w:t>
        </w:r>
      </w:ins>
      <w:ins w:id="2126" w:author="Janusio" w:date="2018-03-10T13:54:27Z">
        <w:r>
          <w:rPr>
            <w:rFonts w:hint="eastAsia" w:ascii="Times New Roman" w:hAnsi="Times New Roman"/>
            <w:i/>
            <w:iCs/>
            <w:color w:val="auto"/>
          </w:rPr>
          <w:t>OSLoader</w:t>
        </w:r>
      </w:ins>
      <w:ins w:id="2127" w:author="Janusio" w:date="2018-03-10T13:54:27Z">
        <w:r>
          <w:rPr>
            <w:rFonts w:hint="eastAsia" w:ascii="Times New Roman" w:hAnsi="Times New Roman"/>
            <w:iCs/>
            <w:color w:val="auto"/>
          </w:rPr>
          <w:t>(</w:t>
        </w:r>
      </w:ins>
      <w:ins w:id="2128" w:author="Janusio" w:date="2018-03-10T13:54:27Z">
        <w:r>
          <w:rPr>
            <w:rFonts w:hint="eastAsia" w:ascii="Times New Roman" w:hAnsi="Times New Roman"/>
            <w:i/>
            <w:iCs/>
            <w:color w:val="auto"/>
          </w:rPr>
          <w:t>m</w:t>
        </w:r>
      </w:ins>
      <w:ins w:id="2129" w:author="Janusio" w:date="2018-03-10T13:54:27Z">
        <w:r>
          <w:rPr>
            <w:rFonts w:hint="eastAsia" w:ascii="Times New Roman" w:hAnsi="Times New Roman"/>
            <w:iCs/>
            <w:color w:val="auto"/>
          </w:rPr>
          <w:t>),</w:t>
        </w:r>
      </w:ins>
      <w:ins w:id="2130" w:author="Janusio" w:date="2018-03-10T13:54:27Z">
        <w:r>
          <w:rPr>
            <w:rFonts w:hint="eastAsia" w:ascii="Times New Roman" w:hAnsi="Times New Roman"/>
            <w:i/>
            <w:iCs/>
            <w:color w:val="auto"/>
          </w:rPr>
          <w:t>VMM</w:t>
        </w:r>
      </w:ins>
      <w:ins w:id="2131" w:author="Janusio" w:date="2018-03-10T13:54:27Z">
        <w:r>
          <w:rPr>
            <w:rFonts w:hint="eastAsia" w:ascii="Times New Roman" w:hAnsi="Times New Roman"/>
            <w:iCs/>
            <w:color w:val="auto"/>
          </w:rPr>
          <w:t>(</w:t>
        </w:r>
      </w:ins>
      <w:ins w:id="2132" w:author="Janusio" w:date="2018-03-10T13:54:27Z">
        <w:r>
          <w:rPr>
            <w:rFonts w:hint="eastAsia" w:ascii="Times New Roman" w:hAnsi="Times New Roman"/>
            <w:i/>
            <w:iCs/>
            <w:color w:val="auto"/>
          </w:rPr>
          <w:t>m</w:t>
        </w:r>
      </w:ins>
      <w:ins w:id="2133" w:author="Janusio" w:date="2018-03-10T13:54:27Z">
        <w:r>
          <w:rPr>
            <w:rFonts w:hint="eastAsia" w:ascii="Times New Roman" w:hAnsi="Times New Roman"/>
            <w:iCs/>
            <w:color w:val="auto"/>
          </w:rPr>
          <w:t>),</w:t>
        </w:r>
      </w:ins>
      <w:ins w:id="2134" w:author="Janusio" w:date="2018-03-10T13:54:27Z">
        <w:r>
          <w:rPr>
            <w:rFonts w:hint="eastAsia" w:ascii="Times New Roman" w:hAnsi="Times New Roman"/>
            <w:i/>
            <w:iCs/>
            <w:color w:val="auto"/>
          </w:rPr>
          <w:t>Dom0_Kernel</w:t>
        </w:r>
      </w:ins>
      <w:ins w:id="2135" w:author="Janusio" w:date="2018-03-10T13:54:27Z">
        <w:r>
          <w:rPr>
            <w:rFonts w:hint="eastAsia" w:ascii="Times New Roman" w:hAnsi="Times New Roman"/>
            <w:iCs/>
            <w:color w:val="auto"/>
          </w:rPr>
          <w:t>(</w:t>
        </w:r>
      </w:ins>
      <w:ins w:id="2136" w:author="Janusio" w:date="2018-03-10T13:54:27Z">
        <w:r>
          <w:rPr>
            <w:rFonts w:hint="eastAsia" w:ascii="Times New Roman" w:hAnsi="Times New Roman"/>
            <w:i/>
            <w:iCs/>
            <w:color w:val="auto"/>
          </w:rPr>
          <w:t>m</w:t>
        </w:r>
      </w:ins>
      <w:ins w:id="2137" w:author="Janusio" w:date="2018-03-10T13:54:27Z">
        <w:r>
          <w:rPr>
            <w:rFonts w:hint="eastAsia" w:ascii="Times New Roman" w:hAnsi="Times New Roman"/>
            <w:iCs/>
            <w:color w:val="auto"/>
          </w:rPr>
          <w:t>),</w:t>
        </w:r>
      </w:ins>
      <w:ins w:id="2138" w:author="Janusio" w:date="2018-03-10T13:54:27Z">
        <w:r>
          <w:rPr>
            <w:rFonts w:hint="eastAsia" w:ascii="Times New Roman" w:hAnsi="Times New Roman"/>
            <w:color w:val="auto"/>
            <w:szCs w:val="21"/>
          </w:rPr>
          <w:t xml:space="preserve"> </w:t>
        </w:r>
      </w:ins>
      <w:ins w:id="2139" w:author="Janusio" w:date="2018-03-10T13:54:27Z">
        <w:r>
          <w:rPr>
            <w:rFonts w:hint="eastAsia" w:ascii="Times New Roman" w:hAnsi="Times New Roman"/>
            <w:i/>
            <w:color w:val="auto"/>
            <w:szCs w:val="21"/>
          </w:rPr>
          <w:t>vTPM Builder</w:t>
        </w:r>
      </w:ins>
      <w:ins w:id="2140" w:author="Janusio" w:date="2018-03-10T13:54:27Z">
        <w:r>
          <w:rPr>
            <w:rFonts w:hint="eastAsia" w:ascii="Times New Roman" w:hAnsi="Times New Roman"/>
            <w:iCs/>
            <w:color w:val="auto"/>
          </w:rPr>
          <w:t>(</w:t>
        </w:r>
      </w:ins>
      <w:ins w:id="2141" w:author="Janusio" w:date="2018-03-10T13:54:27Z">
        <w:r>
          <w:rPr>
            <w:rFonts w:hint="eastAsia" w:ascii="Times New Roman" w:hAnsi="Times New Roman"/>
            <w:i/>
            <w:iCs/>
            <w:color w:val="auto"/>
          </w:rPr>
          <w:t>m</w:t>
        </w:r>
      </w:ins>
      <w:ins w:id="2142" w:author="Janusio" w:date="2018-03-10T13:54:27Z">
        <w:r>
          <w:rPr>
            <w:rFonts w:hint="eastAsia" w:ascii="Times New Roman" w:hAnsi="Times New Roman"/>
            <w:iCs/>
            <w:color w:val="auto"/>
          </w:rPr>
          <w:t>)</w:t>
        </w:r>
      </w:ins>
      <w:ins w:id="2143" w:author="Janusio" w:date="2018-03-10T13:54:27Z">
        <w:r>
          <w:rPr>
            <w:rFonts w:hint="eastAsia" w:ascii="Times New Roman" w:hAnsi="Times New Roman"/>
            <w:color w:val="auto"/>
            <w:szCs w:val="21"/>
          </w:rPr>
          <w:t xml:space="preserve">, </w:t>
        </w:r>
      </w:ins>
      <w:ins w:id="2144" w:author="Janusio" w:date="2018-03-10T13:54:27Z">
        <w:r>
          <w:rPr>
            <w:rFonts w:hint="eastAsia" w:ascii="Times New Roman" w:hAnsi="Times New Roman"/>
            <w:i/>
            <w:color w:val="auto"/>
            <w:szCs w:val="21"/>
          </w:rPr>
          <w:t>vTPM-VM Binding</w:t>
        </w:r>
      </w:ins>
      <w:ins w:id="2145" w:author="Janusio" w:date="2018-03-10T13:54:27Z">
        <w:r>
          <w:rPr>
            <w:rFonts w:hint="eastAsia" w:ascii="Times New Roman" w:hAnsi="Times New Roman"/>
            <w:iCs/>
            <w:color w:val="auto"/>
          </w:rPr>
          <w:t>(</w:t>
        </w:r>
      </w:ins>
      <w:ins w:id="2146" w:author="Janusio" w:date="2018-03-10T13:54:27Z">
        <w:r>
          <w:rPr>
            <w:rFonts w:hint="eastAsia" w:ascii="Times New Roman" w:hAnsi="Times New Roman"/>
            <w:i/>
            <w:iCs/>
            <w:color w:val="auto"/>
          </w:rPr>
          <w:t>m</w:t>
        </w:r>
      </w:ins>
      <w:ins w:id="2147" w:author="Janusio" w:date="2018-03-10T13:54:27Z">
        <w:r>
          <w:rPr>
            <w:rFonts w:hint="eastAsia" w:ascii="Times New Roman" w:hAnsi="Times New Roman"/>
            <w:iCs/>
            <w:color w:val="auto"/>
          </w:rPr>
          <w:t>)</w:t>
        </w:r>
      </w:ins>
      <w:ins w:id="2148" w:author="Janusio" w:date="2018-03-10T13:54:27Z">
        <w:r>
          <w:rPr>
            <w:rFonts w:hint="eastAsia" w:ascii="Times New Roman" w:hAnsi="Times New Roman"/>
            <w:color w:val="auto"/>
            <w:szCs w:val="21"/>
          </w:rPr>
          <w:t xml:space="preserve">, </w:t>
        </w:r>
      </w:ins>
      <w:ins w:id="2149" w:author="Janusio" w:date="2018-03-10T13:54:27Z">
        <w:r>
          <w:rPr>
            <w:rFonts w:hint="eastAsia" w:ascii="Times New Roman" w:hAnsi="Times New Roman"/>
            <w:i/>
            <w:color w:val="auto"/>
            <w:szCs w:val="21"/>
          </w:rPr>
          <w:t>VM Builder</w:t>
        </w:r>
      </w:ins>
      <w:ins w:id="2150" w:author="Janusio" w:date="2018-03-10T13:54:27Z">
        <w:r>
          <w:rPr>
            <w:rFonts w:hint="eastAsia" w:ascii="Times New Roman" w:hAnsi="Times New Roman"/>
            <w:iCs/>
            <w:color w:val="auto"/>
          </w:rPr>
          <w:t>(</w:t>
        </w:r>
      </w:ins>
      <w:ins w:id="2151" w:author="Janusio" w:date="2018-03-10T13:54:27Z">
        <w:r>
          <w:rPr>
            <w:rFonts w:hint="eastAsia" w:ascii="Times New Roman" w:hAnsi="Times New Roman"/>
            <w:i/>
            <w:iCs/>
            <w:color w:val="auto"/>
          </w:rPr>
          <w:t>m</w:t>
        </w:r>
      </w:ins>
      <w:ins w:id="2152" w:author="Janusio" w:date="2018-03-10T13:54:27Z">
        <w:r>
          <w:rPr>
            <w:rFonts w:hint="eastAsia" w:ascii="Times New Roman" w:hAnsi="Times New Roman"/>
            <w:iCs/>
            <w:color w:val="auto"/>
          </w:rPr>
          <w:t>))</w:t>
        </w:r>
      </w:ins>
      <w:ins w:id="2153"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155" w:author="Janusio" w:date="2018-03-10T13:54:27Z"/>
          <w:rFonts w:hint="eastAsia" w:ascii="Times New Roman" w:hAnsi="Times New Roman"/>
          <w:color w:val="auto"/>
        </w:rPr>
        <w:pPrChange w:id="2154"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156" w:author="Janusio" w:date="2018-03-10T13:54:27Z">
        <w:r>
          <w:rPr>
            <w:rFonts w:hint="eastAsia" w:ascii="Times New Roman" w:hAnsi="Times New Roman"/>
            <w:color w:val="auto"/>
          </w:rPr>
          <w:t>那么该m的本地信任链传递过程就是唯一的、正确的，即确定地从</w:t>
        </w:r>
      </w:ins>
      <w:ins w:id="2157" w:author="Janusio" w:date="2018-03-10T13:54:27Z">
        <w:r>
          <w:rPr>
            <w:rFonts w:hint="eastAsia" w:ascii="Times New Roman" w:hAnsi="Times New Roman"/>
            <w:i/>
            <w:color w:val="auto"/>
          </w:rPr>
          <w:t>BIOS</w:t>
        </w:r>
      </w:ins>
      <w:ins w:id="2158" w:author="Janusio" w:date="2018-03-10T13:54:27Z">
        <w:r>
          <w:rPr>
            <w:rFonts w:hint="eastAsia" w:ascii="Times New Roman" w:hAnsi="Times New Roman"/>
            <w:color w:val="auto"/>
          </w:rPr>
          <w:t>(m)到</w:t>
        </w:r>
      </w:ins>
      <w:ins w:id="2159" w:author="Janusio" w:date="2018-03-10T13:54:27Z">
        <w:r>
          <w:rPr>
            <w:rFonts w:hint="eastAsia" w:ascii="Times New Roman" w:hAnsi="Times New Roman"/>
            <w:i/>
            <w:color w:val="auto"/>
          </w:rPr>
          <w:t>OSLoader(</w:t>
        </w:r>
      </w:ins>
      <w:ins w:id="2160" w:author="Janusio" w:date="2018-03-10T13:54:27Z">
        <w:r>
          <w:rPr>
            <w:rFonts w:hint="eastAsia" w:ascii="Times New Roman" w:hAnsi="Times New Roman"/>
            <w:color w:val="auto"/>
          </w:rPr>
          <w:t>m)再</w:t>
        </w:r>
      </w:ins>
      <w:ins w:id="2161" w:author="Janusio" w:date="2018-03-10T13:54:27Z">
        <w:r>
          <w:rPr>
            <w:rFonts w:hint="eastAsia" w:ascii="Times New Roman" w:hAnsi="Times New Roman"/>
            <w:i/>
            <w:color w:val="auto"/>
          </w:rPr>
          <w:t>VMM</w:t>
        </w:r>
      </w:ins>
      <w:ins w:id="2162" w:author="Janusio" w:date="2018-03-10T13:54:27Z">
        <w:r>
          <w:rPr>
            <w:rFonts w:hint="eastAsia" w:ascii="Times New Roman" w:hAnsi="Times New Roman"/>
            <w:color w:val="auto"/>
          </w:rPr>
          <w:t>(m)、</w:t>
        </w:r>
      </w:ins>
      <w:ins w:id="2163" w:author="Janusio" w:date="2018-03-10T13:54:27Z">
        <w:r>
          <w:rPr>
            <w:rFonts w:hint="eastAsia" w:ascii="Times New Roman" w:hAnsi="Times New Roman"/>
            <w:i/>
            <w:color w:val="auto"/>
          </w:rPr>
          <w:t>Dom0 Kernel</w:t>
        </w:r>
      </w:ins>
      <w:ins w:id="2164" w:author="Janusio" w:date="2018-03-10T13:54:27Z">
        <w:r>
          <w:rPr>
            <w:rFonts w:hint="eastAsia" w:ascii="Times New Roman" w:hAnsi="Times New Roman"/>
            <w:color w:val="auto"/>
          </w:rPr>
          <w:t>(m)、</w:t>
        </w:r>
      </w:ins>
      <w:ins w:id="2165" w:author="Janusio" w:date="2018-03-10T13:54:27Z">
        <w:r>
          <w:rPr>
            <w:rFonts w:hint="eastAsia" w:ascii="Times New Roman" w:hAnsi="Times New Roman"/>
            <w:i/>
            <w:color w:val="auto"/>
            <w:szCs w:val="21"/>
          </w:rPr>
          <w:t>vTPM Builder</w:t>
        </w:r>
      </w:ins>
      <w:ins w:id="2166" w:author="Janusio" w:date="2018-03-10T13:54:27Z">
        <w:r>
          <w:rPr>
            <w:rFonts w:hint="eastAsia" w:ascii="Times New Roman" w:hAnsi="Times New Roman"/>
            <w:color w:val="auto"/>
          </w:rPr>
          <w:t>(m)</w:t>
        </w:r>
      </w:ins>
      <w:ins w:id="2167" w:author="Janusio" w:date="2018-03-10T13:54:27Z">
        <w:r>
          <w:rPr>
            <w:rFonts w:hint="eastAsia" w:ascii="Times New Roman" w:hAnsi="Times New Roman"/>
            <w:color w:val="auto"/>
            <w:szCs w:val="21"/>
          </w:rPr>
          <w:t xml:space="preserve"> </w:t>
        </w:r>
      </w:ins>
      <w:ins w:id="2168" w:author="Janusio" w:date="2018-03-10T13:54:27Z">
        <w:r>
          <w:rPr>
            <w:rFonts w:ascii="Times New Roman" w:hAnsi="Times New Roman"/>
            <w:color w:val="auto"/>
            <w:szCs w:val="21"/>
          </w:rPr>
          <w:t>、</w:t>
        </w:r>
      </w:ins>
      <w:ins w:id="2169" w:author="Janusio" w:date="2018-03-10T13:54:27Z">
        <w:r>
          <w:rPr>
            <w:rFonts w:hint="eastAsia" w:ascii="Times New Roman" w:hAnsi="Times New Roman"/>
            <w:color w:val="auto"/>
            <w:szCs w:val="21"/>
          </w:rPr>
          <w:t xml:space="preserve"> </w:t>
        </w:r>
      </w:ins>
      <w:ins w:id="2170" w:author="Janusio" w:date="2018-03-10T13:54:27Z">
        <w:r>
          <w:rPr>
            <w:rFonts w:hint="eastAsia" w:ascii="Times New Roman" w:hAnsi="Times New Roman"/>
            <w:i/>
            <w:color w:val="auto"/>
            <w:szCs w:val="21"/>
          </w:rPr>
          <w:t>vTPM-VM Binding</w:t>
        </w:r>
      </w:ins>
      <w:ins w:id="2171" w:author="Janusio" w:date="2018-03-10T13:54:27Z">
        <w:r>
          <w:rPr>
            <w:rFonts w:hint="eastAsia" w:ascii="Times New Roman" w:hAnsi="Times New Roman"/>
            <w:color w:val="auto"/>
          </w:rPr>
          <w:t>(m)</w:t>
        </w:r>
      </w:ins>
      <w:ins w:id="2172" w:author="Janusio" w:date="2018-03-10T13:54:27Z">
        <w:r>
          <w:rPr>
            <w:rFonts w:ascii="Times New Roman" w:hAnsi="Times New Roman"/>
            <w:color w:val="auto"/>
            <w:szCs w:val="21"/>
          </w:rPr>
          <w:t>、</w:t>
        </w:r>
      </w:ins>
      <w:ins w:id="2173" w:author="Janusio" w:date="2018-03-10T13:54:27Z">
        <w:r>
          <w:rPr>
            <w:rFonts w:hint="eastAsia" w:ascii="Times New Roman" w:hAnsi="Times New Roman"/>
            <w:i/>
            <w:color w:val="auto"/>
            <w:szCs w:val="21"/>
          </w:rPr>
          <w:t>VM Builde</w:t>
        </w:r>
      </w:ins>
      <w:ins w:id="2174" w:author="Janusio" w:date="2018-03-10T13:54:27Z">
        <w:r>
          <w:rPr>
            <w:rFonts w:hint="eastAsia" w:ascii="Times New Roman" w:hAnsi="Times New Roman"/>
            <w:color w:val="auto"/>
          </w:rPr>
          <w:t>(m)</w:t>
        </w:r>
      </w:ins>
      <w:ins w:id="2175" w:author="Janusio" w:date="2018-03-10T13:54:27Z">
        <w:r>
          <w:rPr>
            <w:rFonts w:hint="eastAsia" w:ascii="Times New Roman" w:hAnsi="Times New Roman"/>
            <w:i/>
            <w:color w:val="auto"/>
            <w:szCs w:val="21"/>
          </w:rPr>
          <w:t>r</w:t>
        </w:r>
      </w:ins>
      <w:ins w:id="2176" w:author="Janusio" w:date="2018-03-10T13:54:27Z">
        <w:r>
          <w:rPr>
            <w:rFonts w:hint="eastAsia" w:ascii="Times New Roman" w:hAnsi="Times New Roman"/>
            <w:color w:val="auto"/>
          </w:rPr>
          <w:t>。该信任属性形式化表示为</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178" w:author="Janusio" w:date="2018-03-10T13:54:27Z"/>
          <w:rFonts w:hint="eastAsia" w:ascii="Times New Roman" w:hAnsi="Times New Roman"/>
          <w:color w:val="auto"/>
        </w:rPr>
        <w:pPrChange w:id="217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179" w:author="Janusio" w:date="2018-03-10T13:54:27Z">
        <w:r>
          <w:rPr>
            <w:rFonts w:hint="eastAsia" w:ascii="Times New Roman" w:hAnsi="Times New Roman"/>
            <w:color w:val="auto"/>
          </w:rPr>
          <w:t>ProtectedSRTM(m)+</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181" w:author="Janusio" w:date="2018-03-10T13:54:27Z"/>
          <w:rFonts w:hint="eastAsia" w:ascii="Times New Roman" w:hAnsi="Times New Roman"/>
          <w:color w:val="auto"/>
        </w:rPr>
        <w:pPrChange w:id="218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182" w:author="Janusio" w:date="2018-03-10T13:54:27Z">
        <w:r>
          <w:rPr>
            <w:rFonts w:hint="eastAsia" w:ascii="Times New Roman" w:hAnsi="Times New Roman"/>
            <w:color w:val="auto"/>
          </w:rPr>
          <w:t>Mem(</w:t>
        </w:r>
      </w:ins>
      <w:ins w:id="2183" w:author="Janusio" w:date="2018-03-10T13:54:27Z">
        <w:r>
          <w:rPr>
            <w:rFonts w:hint="eastAsia" w:ascii="Times New Roman" w:hAnsi="Times New Roman"/>
            <w:i/>
            <w:iCs/>
            <w:color w:val="auto"/>
          </w:rPr>
          <w:t>m.pcr.s</w:t>
        </w:r>
      </w:ins>
      <w:ins w:id="2184" w:author="Janusio" w:date="2018-03-10T13:54:27Z">
        <w:r>
          <w:rPr>
            <w:rFonts w:hint="eastAsia" w:ascii="Times New Roman" w:hAnsi="Times New Roman"/>
            <w:color w:val="auto"/>
          </w:rPr>
          <w:t>,</w:t>
        </w:r>
      </w:ins>
      <w:ins w:id="2185" w:author="Janusio" w:date="2018-03-10T13:54:27Z">
        <w:r>
          <w:rPr>
            <w:rFonts w:hint="eastAsia" w:ascii="Times New Roman" w:hAnsi="Times New Roman"/>
            <w:i/>
            <w:iCs/>
            <w:color w:val="auto"/>
          </w:rPr>
          <w:t>seq</w:t>
        </w:r>
      </w:ins>
      <w:ins w:id="2186" w:author="Janusio" w:date="2018-03-10T13:54:27Z">
        <w:r>
          <w:rPr>
            <w:rFonts w:hint="eastAsia" w:ascii="Times New Roman" w:hAnsi="Times New Roman"/>
            <w:iCs/>
            <w:color w:val="auto"/>
          </w:rPr>
          <w:t>(</w:t>
        </w:r>
      </w:ins>
      <w:ins w:id="2187" w:author="Janusio" w:date="2018-03-10T13:54:27Z">
        <w:r>
          <w:rPr>
            <w:rFonts w:hint="eastAsia" w:ascii="Times New Roman" w:hAnsi="Times New Roman"/>
            <w:i/>
            <w:iCs/>
            <w:color w:val="auto"/>
          </w:rPr>
          <w:t>BIOS</w:t>
        </w:r>
      </w:ins>
      <w:ins w:id="2188" w:author="Janusio" w:date="2018-03-10T13:54:27Z">
        <w:r>
          <w:rPr>
            <w:rFonts w:hint="eastAsia" w:ascii="Times New Roman" w:hAnsi="Times New Roman"/>
            <w:iCs/>
            <w:color w:val="auto"/>
          </w:rPr>
          <w:t>(</w:t>
        </w:r>
      </w:ins>
      <w:ins w:id="2189" w:author="Janusio" w:date="2018-03-10T13:54:27Z">
        <w:r>
          <w:rPr>
            <w:rFonts w:hint="eastAsia" w:ascii="Times New Roman" w:hAnsi="Times New Roman"/>
            <w:i/>
            <w:iCs/>
            <w:color w:val="auto"/>
          </w:rPr>
          <w:t>m</w:t>
        </w:r>
      </w:ins>
      <w:ins w:id="2190" w:author="Janusio" w:date="2018-03-10T13:54:27Z">
        <w:r>
          <w:rPr>
            <w:rFonts w:hint="eastAsia" w:ascii="Times New Roman" w:hAnsi="Times New Roman"/>
            <w:iCs/>
            <w:color w:val="auto"/>
          </w:rPr>
          <w:t>),</w:t>
        </w:r>
      </w:ins>
      <w:ins w:id="2191" w:author="Janusio" w:date="2018-03-10T13:54:27Z">
        <w:r>
          <w:rPr>
            <w:rFonts w:hint="eastAsia" w:ascii="Times New Roman" w:hAnsi="Times New Roman"/>
            <w:i/>
            <w:iCs/>
            <w:color w:val="auto"/>
          </w:rPr>
          <w:t>OSLoader</w:t>
        </w:r>
      </w:ins>
      <w:ins w:id="2192" w:author="Janusio" w:date="2018-03-10T13:54:27Z">
        <w:r>
          <w:rPr>
            <w:rFonts w:hint="eastAsia" w:ascii="Times New Roman" w:hAnsi="Times New Roman"/>
            <w:iCs/>
            <w:color w:val="auto"/>
          </w:rPr>
          <w:t>(</w:t>
        </w:r>
      </w:ins>
      <w:ins w:id="2193" w:author="Janusio" w:date="2018-03-10T13:54:27Z">
        <w:r>
          <w:rPr>
            <w:rFonts w:hint="eastAsia" w:ascii="Times New Roman" w:hAnsi="Times New Roman"/>
            <w:i/>
            <w:iCs/>
            <w:color w:val="auto"/>
          </w:rPr>
          <w:t>m</w:t>
        </w:r>
      </w:ins>
      <w:ins w:id="2194" w:author="Janusio" w:date="2018-03-10T13:54:27Z">
        <w:r>
          <w:rPr>
            <w:rFonts w:hint="eastAsia" w:ascii="Times New Roman" w:hAnsi="Times New Roman"/>
            <w:iCs/>
            <w:color w:val="auto"/>
          </w:rPr>
          <w:t>),</w:t>
        </w:r>
      </w:ins>
      <w:ins w:id="2195" w:author="Janusio" w:date="2018-03-10T13:54:27Z">
        <w:r>
          <w:rPr>
            <w:rFonts w:hint="eastAsia" w:ascii="Times New Roman" w:hAnsi="Times New Roman"/>
            <w:i/>
            <w:iCs/>
            <w:color w:val="auto"/>
          </w:rPr>
          <w:t>VMM</w:t>
        </w:r>
      </w:ins>
      <w:ins w:id="2196" w:author="Janusio" w:date="2018-03-10T13:54:27Z">
        <w:r>
          <w:rPr>
            <w:rFonts w:hint="eastAsia" w:ascii="Times New Roman" w:hAnsi="Times New Roman"/>
            <w:iCs/>
            <w:color w:val="auto"/>
          </w:rPr>
          <w:t>(</w:t>
        </w:r>
      </w:ins>
      <w:ins w:id="2197" w:author="Janusio" w:date="2018-03-10T13:54:27Z">
        <w:r>
          <w:rPr>
            <w:rFonts w:hint="eastAsia" w:ascii="Times New Roman" w:hAnsi="Times New Roman"/>
            <w:i/>
            <w:iCs/>
            <w:color w:val="auto"/>
          </w:rPr>
          <w:t>m</w:t>
        </w:r>
      </w:ins>
      <w:ins w:id="2198" w:author="Janusio" w:date="2018-03-10T13:54:27Z">
        <w:r>
          <w:rPr>
            <w:rFonts w:hint="eastAsia" w:ascii="Times New Roman" w:hAnsi="Times New Roman"/>
            <w:iCs/>
            <w:color w:val="auto"/>
          </w:rPr>
          <w:t>),</w:t>
        </w:r>
      </w:ins>
      <w:ins w:id="2199" w:author="Janusio" w:date="2018-03-10T13:54:27Z">
        <w:r>
          <w:rPr>
            <w:rFonts w:hint="eastAsia" w:ascii="Times New Roman" w:hAnsi="Times New Roman"/>
            <w:i/>
            <w:iCs/>
            <w:color w:val="auto"/>
          </w:rPr>
          <w:t>Dom0_Kernel</w:t>
        </w:r>
      </w:ins>
      <w:ins w:id="2200" w:author="Janusio" w:date="2018-03-10T13:54:27Z">
        <w:r>
          <w:rPr>
            <w:rFonts w:hint="eastAsia" w:ascii="Times New Roman" w:hAnsi="Times New Roman"/>
            <w:iCs/>
            <w:color w:val="auto"/>
          </w:rPr>
          <w:t>(</w:t>
        </w:r>
      </w:ins>
      <w:ins w:id="2201" w:author="Janusio" w:date="2018-03-10T13:54:27Z">
        <w:r>
          <w:rPr>
            <w:rFonts w:hint="eastAsia" w:ascii="Times New Roman" w:hAnsi="Times New Roman"/>
            <w:i/>
            <w:iCs/>
            <w:color w:val="auto"/>
          </w:rPr>
          <w:t>m</w:t>
        </w:r>
      </w:ins>
      <w:ins w:id="2202" w:author="Janusio" w:date="2018-03-10T13:54:27Z">
        <w:r>
          <w:rPr>
            <w:rFonts w:hint="eastAsia" w:ascii="Times New Roman" w:hAnsi="Times New Roman"/>
            <w:iCs/>
            <w:color w:val="auto"/>
          </w:rPr>
          <w:t>),</w:t>
        </w:r>
      </w:ins>
      <w:ins w:id="2203" w:author="Janusio" w:date="2018-03-10T13:54:27Z">
        <w:r>
          <w:rPr>
            <w:rFonts w:hint="eastAsia" w:ascii="Times New Roman" w:hAnsi="Times New Roman"/>
            <w:i/>
            <w:color w:val="auto"/>
            <w:szCs w:val="21"/>
          </w:rPr>
          <w:t>vTPMBuilder</w:t>
        </w:r>
      </w:ins>
      <w:ins w:id="2204" w:author="Janusio" w:date="2018-03-10T13:54:27Z">
        <w:r>
          <w:rPr>
            <w:rFonts w:hint="eastAsia" w:ascii="Times New Roman" w:hAnsi="Times New Roman"/>
            <w:iCs/>
            <w:color w:val="auto"/>
          </w:rPr>
          <w:t>(</w:t>
        </w:r>
      </w:ins>
      <w:ins w:id="2205" w:author="Janusio" w:date="2018-03-10T13:54:27Z">
        <w:r>
          <w:rPr>
            <w:rFonts w:hint="eastAsia" w:ascii="Times New Roman" w:hAnsi="Times New Roman"/>
            <w:i/>
            <w:iCs/>
            <w:color w:val="auto"/>
          </w:rPr>
          <w:t>m</w:t>
        </w:r>
      </w:ins>
      <w:ins w:id="2206" w:author="Janusio" w:date="2018-03-10T13:54:27Z">
        <w:r>
          <w:rPr>
            <w:rFonts w:hint="eastAsia" w:ascii="Times New Roman" w:hAnsi="Times New Roman"/>
            <w:iCs/>
            <w:color w:val="auto"/>
          </w:rPr>
          <w:t>)</w:t>
        </w:r>
      </w:ins>
      <w:ins w:id="2207" w:author="Janusio" w:date="2018-03-10T13:54:27Z">
        <w:r>
          <w:rPr>
            <w:rFonts w:hint="eastAsia" w:ascii="Times New Roman" w:hAnsi="Times New Roman"/>
            <w:color w:val="auto"/>
            <w:szCs w:val="21"/>
          </w:rPr>
          <w:t xml:space="preserve">, </w:t>
        </w:r>
      </w:ins>
      <w:ins w:id="2208" w:author="Janusio" w:date="2018-03-10T13:54:27Z">
        <w:r>
          <w:rPr>
            <w:rFonts w:hint="eastAsia" w:ascii="Times New Roman" w:hAnsi="Times New Roman"/>
            <w:i/>
            <w:color w:val="auto"/>
            <w:szCs w:val="21"/>
          </w:rPr>
          <w:t>vTPM-VM Binding</w:t>
        </w:r>
      </w:ins>
      <w:ins w:id="2209" w:author="Janusio" w:date="2018-03-10T13:54:27Z">
        <w:r>
          <w:rPr>
            <w:rFonts w:hint="eastAsia" w:ascii="Times New Roman" w:hAnsi="Times New Roman"/>
            <w:iCs/>
            <w:color w:val="auto"/>
          </w:rPr>
          <w:t>(</w:t>
        </w:r>
      </w:ins>
      <w:ins w:id="2210" w:author="Janusio" w:date="2018-03-10T13:54:27Z">
        <w:r>
          <w:rPr>
            <w:rFonts w:hint="eastAsia" w:ascii="Times New Roman" w:hAnsi="Times New Roman"/>
            <w:i/>
            <w:iCs/>
            <w:color w:val="auto"/>
          </w:rPr>
          <w:t>m</w:t>
        </w:r>
      </w:ins>
      <w:ins w:id="2211" w:author="Janusio" w:date="2018-03-10T13:54:27Z">
        <w:r>
          <w:rPr>
            <w:rFonts w:hint="eastAsia" w:ascii="Times New Roman" w:hAnsi="Times New Roman"/>
            <w:iCs/>
            <w:color w:val="auto"/>
          </w:rPr>
          <w:t>)</w:t>
        </w:r>
      </w:ins>
      <w:ins w:id="2212" w:author="Janusio" w:date="2018-03-10T13:54:27Z">
        <w:r>
          <w:rPr>
            <w:rFonts w:hint="eastAsia" w:ascii="Times New Roman" w:hAnsi="Times New Roman"/>
            <w:color w:val="auto"/>
            <w:szCs w:val="21"/>
          </w:rPr>
          <w:t xml:space="preserve">, </w:t>
        </w:r>
      </w:ins>
      <w:ins w:id="2213" w:author="Janusio" w:date="2018-03-10T13:54:27Z">
        <w:r>
          <w:rPr>
            <w:rFonts w:hint="eastAsia" w:ascii="Times New Roman" w:hAnsi="Times New Roman"/>
            <w:i/>
            <w:color w:val="auto"/>
            <w:szCs w:val="21"/>
          </w:rPr>
          <w:t>VM Builder</w:t>
        </w:r>
      </w:ins>
      <w:ins w:id="2214" w:author="Janusio" w:date="2018-03-10T13:54:27Z">
        <w:r>
          <w:rPr>
            <w:rFonts w:hint="eastAsia" w:ascii="Times New Roman" w:hAnsi="Times New Roman"/>
            <w:iCs/>
            <w:color w:val="auto"/>
          </w:rPr>
          <w:t>(</w:t>
        </w:r>
      </w:ins>
      <w:ins w:id="2215" w:author="Janusio" w:date="2018-03-10T13:54:27Z">
        <w:r>
          <w:rPr>
            <w:rFonts w:hint="eastAsia" w:ascii="Times New Roman" w:hAnsi="Times New Roman"/>
            <w:i/>
            <w:iCs/>
            <w:color w:val="auto"/>
          </w:rPr>
          <w:t>m</w:t>
        </w:r>
      </w:ins>
      <w:ins w:id="2216" w:author="Janusio" w:date="2018-03-10T13:54:27Z">
        <w:r>
          <w:rPr>
            <w:rFonts w:hint="eastAsia" w:ascii="Times New Roman" w:hAnsi="Times New Roman"/>
            <w:iCs/>
            <w:color w:val="auto"/>
          </w:rPr>
          <w:t>)</w:t>
        </w:r>
      </w:ins>
      <w:ins w:id="2217" w:author="Janusio" w:date="2018-03-10T13:54:27Z">
        <w:r>
          <w:rPr>
            <w:rFonts w:hint="eastAsia" w:ascii="Times New Roman" w:hAnsi="Times New Roman"/>
            <w:color w:val="auto"/>
          </w:rPr>
          <w:t>)</w:t>
        </w:r>
      </w:ins>
      <w:ins w:id="2218" w:author="Janusio" w:date="2018-03-10T13:54:27Z"/>
      <w:ins w:id="2219" w:author="Janusio" w:date="2018-03-10T13:54:27Z"/>
      <w:ins w:id="2220" w:author="Janusio" w:date="2018-03-10T13:54:27Z"/>
      <w:ins w:id="2221" w:author="Janusio" w:date="2018-03-10T13:54:27Z">
        <w:r>
          <w:rPr>
            <w:rFonts w:hint="eastAsia" w:ascii="Times New Roman" w:hAnsi="Times New Roman"/>
            <w:color w:val="auto"/>
            <w:position w:val="-4"/>
          </w:rPr>
          <w:object>
            <v:shape id="_x0000_i1342" o:spt="75" type="#_x0000_t75" style="height:10pt;width:13pt;" o:ole="t" filled="f" o:preferrelative="t" stroked="f" coordsize="21600,21600">
              <v:path/>
              <v:fill on="f" focussize="0,0"/>
              <v:stroke on="f"/>
              <v:imagedata r:id="rId42" embosscolor="#FFFFFF" o:title=""/>
              <o:lock v:ext="edit" grouping="f" rotation="f" text="f" aspectratio="t"/>
              <w10:wrap type="none"/>
              <w10:anchorlock/>
            </v:shape>
            <o:OLEObject Type="Embed" ProgID="Equation.KSEE3" ShapeID="_x0000_i1342" DrawAspect="Content" ObjectID="_1468075750" r:id="rId41">
              <o:LockedField>false</o:LockedField>
            </o:OLEObject>
          </w:object>
        </w:r>
      </w:ins>
      <w:ins w:id="2223" w:author="Janusio" w:date="2018-03-10T13:54:27Z"/>
      <w:ins w:id="2224" w:author="Janusio" w:date="2018-03-10T13:54:27Z">
        <w:r>
          <w:rPr>
            <w:rFonts w:hint="eastAsia" w:ascii="Times New Roman" w:hAnsi="Times New Roman"/>
            <w:color w:val="auto"/>
          </w:rPr>
          <w:t>MeasuredBoot</w:t>
        </w:r>
      </w:ins>
      <w:ins w:id="2225" w:author="Janusio" w:date="2018-03-10T13:54:27Z">
        <w:r>
          <w:rPr>
            <w:rFonts w:hint="eastAsia" w:ascii="Times New Roman" w:hAnsi="Times New Roman"/>
            <w:color w:val="auto"/>
            <w:vertAlign w:val="subscript"/>
          </w:rPr>
          <w:t>SRTM</w:t>
        </w:r>
      </w:ins>
      <w:ins w:id="2226" w:author="Janusio" w:date="2018-03-10T13:54:27Z">
        <w:r>
          <w:rPr>
            <w:rFonts w:hint="eastAsia" w:ascii="Times New Roman" w:hAnsi="Times New Roman"/>
            <w:color w:val="auto"/>
          </w:rPr>
          <w:t>(m,</w:t>
        </w:r>
      </w:ins>
      <w:ins w:id="2227" w:author="Janusio" w:date="2018-03-10T13:54:27Z">
        <w:r>
          <w:rPr>
            <w:rFonts w:hint="eastAsia" w:ascii="Times New Roman" w:hAnsi="Times New Roman"/>
            <w:i/>
            <w:iCs/>
            <w:color w:val="auto"/>
          </w:rPr>
          <w:t>t</w:t>
        </w:r>
      </w:ins>
      <w:ins w:id="2228"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230" w:author="Janusio" w:date="2018-03-10T13:54:27Z"/>
          <w:rFonts w:hint="eastAsia" w:ascii="Times New Roman" w:hAnsi="Times New Roman"/>
          <w:b/>
          <w:bCs/>
          <w:color w:val="auto"/>
        </w:rPr>
        <w:pPrChange w:id="2229"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231" w:author="Janusio" w:date="2018-03-10T13:54:27Z">
        <w:r>
          <w:rPr>
            <w:rFonts w:hint="eastAsia" w:ascii="Times New Roman" w:hAnsi="Times New Roman"/>
            <w:b/>
            <w:bCs/>
            <w:color w:val="auto"/>
          </w:rPr>
          <w:t xml:space="preserve">证明： </w:t>
        </w:r>
      </w:ins>
      <w:ins w:id="2232" w:author="Janusio" w:date="2018-03-10T13:54:27Z">
        <w:r>
          <w:rPr>
            <w:rFonts w:hint="eastAsia" w:ascii="Times New Roman" w:hAnsi="Times New Roman"/>
            <w:color w:val="auto"/>
          </w:rPr>
          <w:t>本文按照以下步骤进行证明：</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234" w:author="Janusio" w:date="2018-03-10T13:54:27Z"/>
          <w:rFonts w:hint="eastAsia" w:ascii="Times New Roman" w:hAnsi="Times New Roman"/>
          <w:color w:val="auto"/>
        </w:rPr>
        <w:pPrChange w:id="223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235" w:author="Janusio" w:date="2018-03-10T13:54:27Z">
        <w:r>
          <w:rPr>
            <w:rFonts w:hint="eastAsia" w:ascii="Times New Roman" w:hAnsi="Times New Roman"/>
            <w:color w:val="auto"/>
          </w:rPr>
          <w:t>首先，由前提条件可知在时间点</w:t>
        </w:r>
      </w:ins>
      <w:ins w:id="2236" w:author="Janusio" w:date="2018-03-10T13:54:27Z">
        <w:r>
          <w:rPr>
            <w:rFonts w:hint="eastAsia" w:ascii="Times New Roman" w:hAnsi="Times New Roman"/>
            <w:i/>
            <w:iCs/>
            <w:color w:val="auto"/>
          </w:rPr>
          <w:t>t</w:t>
        </w:r>
      </w:ins>
      <w:ins w:id="2237" w:author="Janusio" w:date="2018-03-10T13:54:27Z">
        <w:r>
          <w:rPr>
            <w:rFonts w:hint="eastAsia" w:ascii="Times New Roman" w:hAnsi="Times New Roman"/>
            <w:color w:val="auto"/>
          </w:rPr>
          <w:t>，有</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239" w:author="Janusio" w:date="2018-03-10T13:54:27Z"/>
          <w:rFonts w:hint="eastAsia" w:ascii="Times New Roman" w:hAnsi="Times New Roman"/>
          <w:color w:val="auto"/>
        </w:rPr>
        <w:pPrChange w:id="223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240" w:author="Janusio" w:date="2018-03-10T13:54:27Z">
        <w:r>
          <w:rPr>
            <w:rFonts w:hint="eastAsia" w:ascii="Times New Roman" w:hAnsi="Times New Roman"/>
            <w:color w:val="auto"/>
          </w:rPr>
          <w:t>Mem(</w:t>
        </w:r>
      </w:ins>
      <w:ins w:id="2241" w:author="Janusio" w:date="2018-03-10T13:54:27Z">
        <w:r>
          <w:rPr>
            <w:rFonts w:hint="eastAsia" w:ascii="Times New Roman" w:hAnsi="Times New Roman"/>
            <w:i/>
            <w:iCs/>
            <w:color w:val="auto"/>
          </w:rPr>
          <w:t>m.pcr.s</w:t>
        </w:r>
      </w:ins>
      <w:ins w:id="2242" w:author="Janusio" w:date="2018-03-10T13:54:27Z">
        <w:r>
          <w:rPr>
            <w:rFonts w:hint="eastAsia" w:ascii="Times New Roman" w:hAnsi="Times New Roman"/>
            <w:color w:val="auto"/>
          </w:rPr>
          <w:t>,</w:t>
        </w:r>
      </w:ins>
      <w:ins w:id="2243" w:author="Janusio" w:date="2018-03-10T13:54:27Z">
        <w:r>
          <w:rPr>
            <w:rFonts w:hint="eastAsia" w:ascii="Times New Roman" w:hAnsi="Times New Roman"/>
            <w:i/>
            <w:iCs/>
            <w:color w:val="auto"/>
          </w:rPr>
          <w:t>seq</w:t>
        </w:r>
      </w:ins>
      <w:ins w:id="2244" w:author="Janusio" w:date="2018-03-10T13:54:27Z">
        <w:r>
          <w:rPr>
            <w:rFonts w:hint="eastAsia" w:ascii="Times New Roman" w:hAnsi="Times New Roman"/>
            <w:iCs/>
            <w:color w:val="auto"/>
          </w:rPr>
          <w:t>(</w:t>
        </w:r>
      </w:ins>
      <w:ins w:id="2245" w:author="Janusio" w:date="2018-03-10T13:54:27Z">
        <w:r>
          <w:rPr>
            <w:rFonts w:hint="eastAsia" w:ascii="Times New Roman" w:hAnsi="Times New Roman"/>
            <w:i/>
            <w:iCs/>
            <w:color w:val="auto"/>
          </w:rPr>
          <w:t>BIOS</w:t>
        </w:r>
      </w:ins>
      <w:ins w:id="2246" w:author="Janusio" w:date="2018-03-10T13:54:27Z">
        <w:r>
          <w:rPr>
            <w:rFonts w:hint="eastAsia" w:ascii="Times New Roman" w:hAnsi="Times New Roman"/>
            <w:iCs/>
            <w:color w:val="auto"/>
          </w:rPr>
          <w:t>(</w:t>
        </w:r>
      </w:ins>
      <w:ins w:id="2247" w:author="Janusio" w:date="2018-03-10T13:54:27Z">
        <w:r>
          <w:rPr>
            <w:rFonts w:hint="eastAsia" w:ascii="Times New Roman" w:hAnsi="Times New Roman"/>
            <w:i/>
            <w:iCs/>
            <w:color w:val="auto"/>
          </w:rPr>
          <w:t>m</w:t>
        </w:r>
      </w:ins>
      <w:ins w:id="2248" w:author="Janusio" w:date="2018-03-10T13:54:27Z">
        <w:r>
          <w:rPr>
            <w:rFonts w:hint="eastAsia" w:ascii="Times New Roman" w:hAnsi="Times New Roman"/>
            <w:iCs/>
            <w:color w:val="auto"/>
          </w:rPr>
          <w:t>),</w:t>
        </w:r>
      </w:ins>
      <w:ins w:id="2249" w:author="Janusio" w:date="2018-03-10T13:54:27Z">
        <w:r>
          <w:rPr>
            <w:rFonts w:hint="eastAsia" w:ascii="Times New Roman" w:hAnsi="Times New Roman"/>
            <w:i/>
            <w:iCs/>
            <w:color w:val="auto"/>
          </w:rPr>
          <w:t>OSLoader</w:t>
        </w:r>
      </w:ins>
      <w:ins w:id="2250" w:author="Janusio" w:date="2018-03-10T13:54:27Z">
        <w:r>
          <w:rPr>
            <w:rFonts w:hint="eastAsia" w:ascii="Times New Roman" w:hAnsi="Times New Roman"/>
            <w:iCs/>
            <w:color w:val="auto"/>
          </w:rPr>
          <w:t>(</w:t>
        </w:r>
      </w:ins>
      <w:ins w:id="2251" w:author="Janusio" w:date="2018-03-10T13:54:27Z">
        <w:r>
          <w:rPr>
            <w:rFonts w:hint="eastAsia" w:ascii="Times New Roman" w:hAnsi="Times New Roman"/>
            <w:i/>
            <w:iCs/>
            <w:color w:val="auto"/>
          </w:rPr>
          <w:t>m</w:t>
        </w:r>
      </w:ins>
      <w:ins w:id="2252" w:author="Janusio" w:date="2018-03-10T13:54:27Z">
        <w:r>
          <w:rPr>
            <w:rFonts w:hint="eastAsia" w:ascii="Times New Roman" w:hAnsi="Times New Roman"/>
            <w:iCs/>
            <w:color w:val="auto"/>
          </w:rPr>
          <w:t>),</w:t>
        </w:r>
      </w:ins>
      <w:ins w:id="2253" w:author="Janusio" w:date="2018-03-10T13:54:27Z">
        <w:r>
          <w:rPr>
            <w:rFonts w:hint="eastAsia" w:ascii="Times New Roman" w:hAnsi="Times New Roman"/>
            <w:i/>
            <w:iCs/>
            <w:color w:val="auto"/>
          </w:rPr>
          <w:t>VMM</w:t>
        </w:r>
      </w:ins>
      <w:ins w:id="2254" w:author="Janusio" w:date="2018-03-10T13:54:27Z">
        <w:r>
          <w:rPr>
            <w:rFonts w:hint="eastAsia" w:ascii="Times New Roman" w:hAnsi="Times New Roman"/>
            <w:iCs/>
            <w:color w:val="auto"/>
          </w:rPr>
          <w:t>(</w:t>
        </w:r>
      </w:ins>
      <w:ins w:id="2255" w:author="Janusio" w:date="2018-03-10T13:54:27Z">
        <w:r>
          <w:rPr>
            <w:rFonts w:hint="eastAsia" w:ascii="Times New Roman" w:hAnsi="Times New Roman"/>
            <w:i/>
            <w:iCs/>
            <w:color w:val="auto"/>
          </w:rPr>
          <w:t>m</w:t>
        </w:r>
      </w:ins>
      <w:ins w:id="2256" w:author="Janusio" w:date="2018-03-10T13:54:27Z">
        <w:r>
          <w:rPr>
            <w:rFonts w:hint="eastAsia" w:ascii="Times New Roman" w:hAnsi="Times New Roman"/>
            <w:iCs/>
            <w:color w:val="auto"/>
          </w:rPr>
          <w:t>),</w:t>
        </w:r>
      </w:ins>
      <w:ins w:id="2257" w:author="Janusio" w:date="2018-03-10T13:54:27Z">
        <w:r>
          <w:rPr>
            <w:rFonts w:hint="eastAsia" w:ascii="Times New Roman" w:hAnsi="Times New Roman"/>
            <w:i/>
            <w:iCs/>
            <w:color w:val="auto"/>
          </w:rPr>
          <w:t>Dom0_Kernel</w:t>
        </w:r>
      </w:ins>
      <w:ins w:id="2258" w:author="Janusio" w:date="2018-03-10T13:54:27Z">
        <w:r>
          <w:rPr>
            <w:rFonts w:hint="eastAsia" w:ascii="Times New Roman" w:hAnsi="Times New Roman"/>
            <w:iCs/>
            <w:color w:val="auto"/>
          </w:rPr>
          <w:t>(</w:t>
        </w:r>
      </w:ins>
      <w:ins w:id="2259" w:author="Janusio" w:date="2018-03-10T13:54:27Z">
        <w:r>
          <w:rPr>
            <w:rFonts w:hint="eastAsia" w:ascii="Times New Roman" w:hAnsi="Times New Roman"/>
            <w:i/>
            <w:iCs/>
            <w:color w:val="auto"/>
          </w:rPr>
          <w:t>m</w:t>
        </w:r>
      </w:ins>
      <w:ins w:id="2260" w:author="Janusio" w:date="2018-03-10T13:54:27Z">
        <w:r>
          <w:rPr>
            <w:rFonts w:hint="eastAsia" w:ascii="Times New Roman" w:hAnsi="Times New Roman"/>
            <w:iCs/>
            <w:color w:val="auto"/>
          </w:rPr>
          <w:t>),</w:t>
        </w:r>
      </w:ins>
      <w:ins w:id="2261" w:author="Janusio" w:date="2018-03-10T13:54:27Z">
        <w:r>
          <w:rPr>
            <w:rFonts w:hint="eastAsia" w:ascii="Times New Roman" w:hAnsi="Times New Roman"/>
            <w:i/>
            <w:color w:val="auto"/>
            <w:szCs w:val="21"/>
          </w:rPr>
          <w:t>vTPM Builder</w:t>
        </w:r>
      </w:ins>
      <w:ins w:id="2262" w:author="Janusio" w:date="2018-03-10T13:54:27Z">
        <w:r>
          <w:rPr>
            <w:rFonts w:hint="eastAsia" w:ascii="Times New Roman" w:hAnsi="Times New Roman"/>
            <w:iCs/>
            <w:color w:val="auto"/>
          </w:rPr>
          <w:t>(</w:t>
        </w:r>
      </w:ins>
      <w:ins w:id="2263" w:author="Janusio" w:date="2018-03-10T13:54:27Z">
        <w:r>
          <w:rPr>
            <w:rFonts w:hint="eastAsia" w:ascii="Times New Roman" w:hAnsi="Times New Roman"/>
            <w:i/>
            <w:iCs/>
            <w:color w:val="auto"/>
          </w:rPr>
          <w:t>m</w:t>
        </w:r>
      </w:ins>
      <w:ins w:id="2264" w:author="Janusio" w:date="2018-03-10T13:54:27Z">
        <w:r>
          <w:rPr>
            <w:rFonts w:hint="eastAsia" w:ascii="Times New Roman" w:hAnsi="Times New Roman"/>
            <w:iCs/>
            <w:color w:val="auto"/>
          </w:rPr>
          <w:t>)</w:t>
        </w:r>
      </w:ins>
      <w:ins w:id="2265" w:author="Janusio" w:date="2018-03-10T13:54:27Z">
        <w:r>
          <w:rPr>
            <w:rFonts w:hint="eastAsia" w:ascii="Times New Roman" w:hAnsi="Times New Roman"/>
            <w:color w:val="auto"/>
            <w:szCs w:val="21"/>
          </w:rPr>
          <w:t xml:space="preserve">, </w:t>
        </w:r>
      </w:ins>
      <w:ins w:id="2266" w:author="Janusio" w:date="2018-03-10T13:54:27Z">
        <w:r>
          <w:rPr>
            <w:rFonts w:hint="eastAsia" w:ascii="Times New Roman" w:hAnsi="Times New Roman"/>
            <w:i/>
            <w:color w:val="auto"/>
            <w:szCs w:val="21"/>
          </w:rPr>
          <w:t>vTPM-VM Binding</w:t>
        </w:r>
      </w:ins>
      <w:ins w:id="2267" w:author="Janusio" w:date="2018-03-10T13:54:27Z">
        <w:r>
          <w:rPr>
            <w:rFonts w:hint="eastAsia" w:ascii="Times New Roman" w:hAnsi="Times New Roman"/>
            <w:iCs/>
            <w:color w:val="auto"/>
          </w:rPr>
          <w:t>(</w:t>
        </w:r>
      </w:ins>
      <w:ins w:id="2268" w:author="Janusio" w:date="2018-03-10T13:54:27Z">
        <w:r>
          <w:rPr>
            <w:rFonts w:hint="eastAsia" w:ascii="Times New Roman" w:hAnsi="Times New Roman"/>
            <w:i/>
            <w:iCs/>
            <w:color w:val="auto"/>
          </w:rPr>
          <w:t>m</w:t>
        </w:r>
      </w:ins>
      <w:ins w:id="2269" w:author="Janusio" w:date="2018-03-10T13:54:27Z">
        <w:r>
          <w:rPr>
            <w:rFonts w:hint="eastAsia" w:ascii="Times New Roman" w:hAnsi="Times New Roman"/>
            <w:iCs/>
            <w:color w:val="auto"/>
          </w:rPr>
          <w:t>)</w:t>
        </w:r>
      </w:ins>
      <w:ins w:id="2270" w:author="Janusio" w:date="2018-03-10T13:54:27Z">
        <w:r>
          <w:rPr>
            <w:rFonts w:hint="eastAsia" w:ascii="Times New Roman" w:hAnsi="Times New Roman"/>
            <w:color w:val="auto"/>
            <w:szCs w:val="21"/>
          </w:rPr>
          <w:t xml:space="preserve">, </w:t>
        </w:r>
      </w:ins>
      <w:ins w:id="2271" w:author="Janusio" w:date="2018-03-10T13:54:27Z">
        <w:r>
          <w:rPr>
            <w:rFonts w:hint="eastAsia" w:ascii="Times New Roman" w:hAnsi="Times New Roman"/>
            <w:i/>
            <w:color w:val="auto"/>
            <w:szCs w:val="21"/>
          </w:rPr>
          <w:t>VM Builder</w:t>
        </w:r>
      </w:ins>
      <w:ins w:id="2272" w:author="Janusio" w:date="2018-03-10T13:54:27Z">
        <w:r>
          <w:rPr>
            <w:rFonts w:hint="eastAsia" w:ascii="Times New Roman" w:hAnsi="Times New Roman"/>
            <w:iCs/>
            <w:color w:val="auto"/>
          </w:rPr>
          <w:t>(</w:t>
        </w:r>
      </w:ins>
      <w:ins w:id="2273" w:author="Janusio" w:date="2018-03-10T13:54:27Z">
        <w:r>
          <w:rPr>
            <w:rFonts w:hint="eastAsia" w:ascii="Times New Roman" w:hAnsi="Times New Roman"/>
            <w:i/>
            <w:iCs/>
            <w:color w:val="auto"/>
          </w:rPr>
          <w:t>m</w:t>
        </w:r>
      </w:ins>
      <w:ins w:id="2274" w:author="Janusio" w:date="2018-03-10T13:54:27Z">
        <w:r>
          <w:rPr>
            <w:rFonts w:hint="eastAsia" w:ascii="Times New Roman" w:hAnsi="Times New Roman"/>
            <w:iCs/>
            <w:color w:val="auto"/>
          </w:rPr>
          <w:t>)</w:t>
        </w:r>
      </w:ins>
      <w:ins w:id="2275"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277" w:author="Janusio" w:date="2018-03-10T13:54:27Z"/>
          <w:rFonts w:hint="eastAsia" w:ascii="Times New Roman" w:hAnsi="Times New Roman"/>
          <w:color w:val="auto"/>
        </w:rPr>
        <w:pPrChange w:id="227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278" w:author="Janusio" w:date="2018-03-10T13:54:27Z">
        <w:r>
          <w:rPr>
            <w:rFonts w:hint="eastAsia" w:ascii="Times New Roman" w:hAnsi="Times New Roman"/>
            <w:color w:val="auto"/>
          </w:rPr>
          <w:t>成立，反复利用PCR公理即可直接得到在该序列中的所有子序列一定在时间</w:t>
        </w:r>
      </w:ins>
      <w:ins w:id="2279" w:author="Janusio" w:date="2018-03-10T13:54:27Z">
        <w:r>
          <w:rPr>
            <w:rFonts w:hint="eastAsia" w:ascii="Times New Roman" w:hAnsi="Times New Roman"/>
            <w:i/>
            <w:iCs/>
            <w:color w:val="auto"/>
          </w:rPr>
          <w:t>t</w:t>
        </w:r>
      </w:ins>
      <w:ins w:id="2280" w:author="Janusio" w:date="2018-03-10T13:54:27Z">
        <w:r>
          <w:rPr>
            <w:rFonts w:hint="eastAsia" w:ascii="Times New Roman" w:hAnsi="Times New Roman"/>
            <w:color w:val="auto"/>
          </w:rPr>
          <w:t>之前就出现在</w:t>
        </w:r>
      </w:ins>
      <w:ins w:id="2281" w:author="Janusio" w:date="2018-03-10T13:54:27Z">
        <w:r>
          <w:rPr>
            <w:rFonts w:hint="eastAsia" w:ascii="Times New Roman" w:hAnsi="Times New Roman"/>
            <w:i/>
            <w:iCs/>
            <w:color w:val="auto"/>
          </w:rPr>
          <w:t>m.pcr.s</w:t>
        </w:r>
      </w:ins>
      <w:ins w:id="2282" w:author="Janusio" w:date="2018-03-10T13:54:27Z">
        <w:r>
          <w:rPr>
            <w:rFonts w:hint="eastAsia" w:ascii="Times New Roman" w:hAnsi="Times New Roman"/>
            <w:color w:val="auto"/>
          </w:rPr>
          <w:t>中，即：</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284" w:author="Janusio" w:date="2018-03-10T13:54:27Z"/>
          <w:rFonts w:hint="eastAsia" w:ascii="Times New Roman" w:hAnsi="Times New Roman"/>
          <w:color w:val="auto"/>
        </w:rPr>
        <w:pPrChange w:id="228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285" w:author="Janusio" w:date="2018-03-10T13:54:27Z"/>
      <w:ins w:id="2286" w:author="Janusio" w:date="2018-03-10T13:54:27Z"/>
      <w:ins w:id="2287" w:author="Janusio" w:date="2018-03-10T13:54:27Z"/>
      <w:ins w:id="2288" w:author="Janusio" w:date="2018-03-10T13:54:27Z">
        <w:r>
          <w:rPr>
            <w:rFonts w:hint="eastAsia" w:ascii="Times New Roman" w:hAnsi="Times New Roman"/>
            <w:color w:val="auto"/>
            <w:position w:val="-4"/>
          </w:rPr>
          <w:object>
            <v:shape id="_x0000_i1343"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343" DrawAspect="Content" ObjectID="_1468075751" r:id="rId43">
              <o:LockedField>false</o:LockedField>
            </o:OLEObject>
          </w:object>
        </w:r>
      </w:ins>
      <w:ins w:id="2290" w:author="Janusio" w:date="2018-03-10T13:54:27Z"/>
      <w:ins w:id="2291" w:author="Janusio" w:date="2018-03-10T13:54:27Z">
        <w:r>
          <w:rPr>
            <w:rFonts w:hint="eastAsia" w:ascii="Times New Roman" w:hAnsi="Times New Roman"/>
            <w:i/>
            <w:iCs/>
            <w:color w:val="auto"/>
          </w:rPr>
          <w:t>t</w:t>
        </w:r>
      </w:ins>
      <w:ins w:id="2292" w:author="Janusio" w:date="2018-03-10T13:54:27Z">
        <w:r>
          <w:rPr>
            <w:rFonts w:hint="eastAsia" w:ascii="Times New Roman" w:hAnsi="Times New Roman"/>
            <w:i/>
            <w:iCs/>
            <w:color w:val="auto"/>
            <w:vertAlign w:val="subscript"/>
          </w:rPr>
          <w:t>S</w:t>
        </w:r>
      </w:ins>
      <w:ins w:id="2293" w:author="Janusio" w:date="2018-03-10T13:54:27Z">
        <w:r>
          <w:rPr>
            <w:rFonts w:hint="eastAsia" w:ascii="Times New Roman" w:hAnsi="Times New Roman"/>
            <w:iCs/>
            <w:color w:val="auto"/>
          </w:rPr>
          <w:t>,</w:t>
        </w:r>
      </w:ins>
      <w:ins w:id="2294" w:author="Janusio" w:date="2018-03-10T13:54:27Z">
        <w:r>
          <w:rPr>
            <w:rFonts w:hint="eastAsia" w:ascii="Times New Roman" w:hAnsi="Times New Roman"/>
            <w:i/>
            <w:iCs/>
            <w:color w:val="auto"/>
          </w:rPr>
          <w:t>t</w:t>
        </w:r>
      </w:ins>
      <w:ins w:id="2295" w:author="Janusio" w:date="2018-03-10T13:54:27Z">
        <w:r>
          <w:rPr>
            <w:rFonts w:hint="eastAsia" w:ascii="Times New Roman" w:hAnsi="Times New Roman"/>
            <w:i/>
            <w:iCs/>
            <w:color w:val="auto"/>
            <w:vertAlign w:val="subscript"/>
          </w:rPr>
          <w:t>1</w:t>
        </w:r>
      </w:ins>
      <w:ins w:id="2296" w:author="Janusio" w:date="2018-03-10T13:54:27Z">
        <w:r>
          <w:rPr>
            <w:rFonts w:hint="eastAsia" w:ascii="Times New Roman" w:hAnsi="Times New Roman"/>
            <w:iCs/>
            <w:color w:val="auto"/>
          </w:rPr>
          <w:t>,</w:t>
        </w:r>
      </w:ins>
      <w:ins w:id="2297" w:author="Janusio" w:date="2018-03-10T13:54:27Z">
        <w:r>
          <w:rPr>
            <w:rFonts w:hint="eastAsia" w:ascii="Times New Roman" w:hAnsi="Times New Roman"/>
            <w:i/>
            <w:iCs/>
            <w:color w:val="auto"/>
          </w:rPr>
          <w:t>t</w:t>
        </w:r>
      </w:ins>
      <w:ins w:id="2298" w:author="Janusio" w:date="2018-03-10T13:54:27Z">
        <w:r>
          <w:rPr>
            <w:rFonts w:hint="eastAsia" w:ascii="Times New Roman" w:hAnsi="Times New Roman"/>
            <w:i/>
            <w:iCs/>
            <w:color w:val="auto"/>
            <w:vertAlign w:val="subscript"/>
          </w:rPr>
          <w:t>2</w:t>
        </w:r>
      </w:ins>
      <w:ins w:id="2299" w:author="Janusio" w:date="2018-03-10T13:54:27Z">
        <w:r>
          <w:rPr>
            <w:rFonts w:hint="eastAsia" w:ascii="Times New Roman" w:hAnsi="Times New Roman"/>
            <w:iCs/>
            <w:color w:val="auto"/>
          </w:rPr>
          <w:t>,</w:t>
        </w:r>
      </w:ins>
      <w:ins w:id="2300" w:author="Janusio" w:date="2018-03-10T13:54:27Z">
        <w:r>
          <w:rPr>
            <w:rFonts w:hint="eastAsia" w:ascii="Times New Roman" w:hAnsi="Times New Roman"/>
            <w:i/>
            <w:iCs/>
            <w:color w:val="auto"/>
          </w:rPr>
          <w:t>t</w:t>
        </w:r>
      </w:ins>
      <w:ins w:id="2301" w:author="Janusio" w:date="2018-03-10T13:54:27Z">
        <w:r>
          <w:rPr>
            <w:rFonts w:hint="eastAsia" w:ascii="Times New Roman" w:hAnsi="Times New Roman"/>
            <w:i/>
            <w:iCs/>
            <w:color w:val="auto"/>
            <w:vertAlign w:val="subscript"/>
          </w:rPr>
          <w:t>3</w:t>
        </w:r>
      </w:ins>
      <w:ins w:id="2302" w:author="Janusio" w:date="2018-03-10T13:54:27Z">
        <w:r>
          <w:rPr>
            <w:rFonts w:hint="eastAsia" w:ascii="Times New Roman" w:hAnsi="Times New Roman"/>
            <w:iCs/>
            <w:color w:val="auto"/>
          </w:rPr>
          <w:t>,</w:t>
        </w:r>
      </w:ins>
      <w:ins w:id="2303" w:author="Janusio" w:date="2018-03-10T13:54:27Z">
        <w:r>
          <w:rPr>
            <w:rFonts w:hint="eastAsia" w:ascii="Times New Roman" w:hAnsi="Times New Roman"/>
            <w:i/>
            <w:iCs/>
            <w:color w:val="auto"/>
          </w:rPr>
          <w:t>t</w:t>
        </w:r>
      </w:ins>
      <w:ins w:id="2304" w:author="Janusio" w:date="2018-03-10T13:54:27Z">
        <w:r>
          <w:rPr>
            <w:rFonts w:hint="eastAsia" w:ascii="Times New Roman" w:hAnsi="Times New Roman"/>
            <w:i/>
            <w:iCs/>
            <w:color w:val="auto"/>
            <w:vertAlign w:val="subscript"/>
          </w:rPr>
          <w:t>4</w:t>
        </w:r>
      </w:ins>
      <w:ins w:id="2305" w:author="Janusio" w:date="2018-03-10T13:54:27Z">
        <w:r>
          <w:rPr>
            <w:rFonts w:hint="eastAsia" w:ascii="Times New Roman" w:hAnsi="Times New Roman"/>
            <w:iCs/>
            <w:color w:val="auto"/>
          </w:rPr>
          <w:t xml:space="preserve">, </w:t>
        </w:r>
      </w:ins>
      <w:ins w:id="2306" w:author="Janusio" w:date="2018-03-10T13:54:27Z">
        <w:r>
          <w:rPr>
            <w:rFonts w:hint="eastAsia" w:ascii="Times New Roman" w:hAnsi="Times New Roman"/>
            <w:i/>
            <w:iCs/>
            <w:color w:val="auto"/>
          </w:rPr>
          <w:t>t</w:t>
        </w:r>
      </w:ins>
      <w:ins w:id="2307" w:author="Janusio" w:date="2018-03-10T13:54:27Z">
        <w:r>
          <w:rPr>
            <w:rFonts w:hint="eastAsia" w:ascii="Times New Roman" w:hAnsi="Times New Roman"/>
            <w:i/>
            <w:iCs/>
            <w:color w:val="auto"/>
            <w:vertAlign w:val="subscript"/>
          </w:rPr>
          <w:t>5</w:t>
        </w:r>
      </w:ins>
      <w:ins w:id="2308" w:author="Janusio" w:date="2018-03-10T13:54:27Z">
        <w:r>
          <w:rPr>
            <w:rFonts w:hint="eastAsia" w:ascii="Times New Roman" w:hAnsi="Times New Roman"/>
            <w:iCs/>
            <w:color w:val="auto"/>
          </w:rPr>
          <w:t>,</w:t>
        </w:r>
      </w:ins>
      <w:ins w:id="2309" w:author="Janusio" w:date="2018-03-10T13:54:27Z">
        <w:r>
          <w:rPr>
            <w:rFonts w:hint="eastAsia" w:ascii="Times New Roman" w:hAnsi="Times New Roman"/>
            <w:i/>
            <w:iCs/>
            <w:color w:val="auto"/>
          </w:rPr>
          <w:t>t</w:t>
        </w:r>
      </w:ins>
      <w:ins w:id="2310" w:author="Janusio" w:date="2018-03-10T13:54:27Z">
        <w:r>
          <w:rPr>
            <w:rFonts w:hint="eastAsia" w:ascii="Times New Roman" w:hAnsi="Times New Roman"/>
            <w:i/>
            <w:iCs/>
            <w:color w:val="auto"/>
            <w:vertAlign w:val="subscript"/>
          </w:rPr>
          <w:t>6</w:t>
        </w:r>
      </w:ins>
      <w:ins w:id="2311" w:author="Janusio" w:date="2018-03-10T13:54:27Z">
        <w:r>
          <w:rPr>
            <w:rFonts w:hint="eastAsia" w:ascii="Times New Roman" w:hAnsi="Times New Roman"/>
            <w:iCs/>
            <w:color w:val="auto"/>
          </w:rPr>
          <w:t>,</w:t>
        </w:r>
      </w:ins>
      <w:ins w:id="2312" w:author="Janusio" w:date="2018-03-10T13:54:27Z">
        <w:r>
          <w:rPr>
            <w:rFonts w:hint="eastAsia" w:ascii="Times New Roman" w:hAnsi="Times New Roman"/>
            <w:i/>
            <w:iCs/>
            <w:color w:val="auto"/>
          </w:rPr>
          <w:t>J</w:t>
        </w:r>
      </w:ins>
      <w:ins w:id="2313" w:author="Janusio" w:date="2018-03-10T13:54:27Z">
        <w:r>
          <w:rPr>
            <w:rFonts w:hint="eastAsia" w:ascii="Times New Roman" w:hAnsi="Times New Roman"/>
            <w:color w:val="auto"/>
          </w:rPr>
          <w:t>.(</w:t>
        </w:r>
      </w:ins>
      <w:ins w:id="2314" w:author="Janusio" w:date="2018-03-10T13:54:27Z">
        <w:r>
          <w:rPr>
            <w:rFonts w:hint="eastAsia" w:ascii="Times New Roman" w:hAnsi="Times New Roman"/>
            <w:i/>
            <w:iCs/>
            <w:color w:val="auto"/>
          </w:rPr>
          <w:t>t</w:t>
        </w:r>
      </w:ins>
      <w:ins w:id="2315" w:author="Janusio" w:date="2018-03-10T13:54:27Z">
        <w:r>
          <w:rPr>
            <w:rFonts w:hint="eastAsia" w:ascii="Times New Roman" w:hAnsi="Times New Roman"/>
            <w:i/>
            <w:iCs/>
            <w:color w:val="auto"/>
            <w:vertAlign w:val="subscript"/>
          </w:rPr>
          <w:t>S</w:t>
        </w:r>
      </w:ins>
      <w:ins w:id="2316" w:author="Janusio" w:date="2018-03-10T13:54:27Z"/>
      <w:ins w:id="2317" w:author="Janusio" w:date="2018-03-10T13:54:27Z"/>
      <w:ins w:id="2318" w:author="Janusio" w:date="2018-03-10T13:54:27Z"/>
      <w:ins w:id="2319" w:author="Janusio" w:date="2018-03-10T13:54:27Z">
        <w:r>
          <w:rPr>
            <w:rFonts w:hint="eastAsia" w:ascii="Times New Roman" w:hAnsi="Times New Roman"/>
            <w:i/>
            <w:iCs/>
            <w:color w:val="auto"/>
            <w:position w:val="-4"/>
            <w:vertAlign w:val="subscript"/>
          </w:rPr>
          <w:object>
            <v:shape id="_x0000_i1344"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344" DrawAspect="Content" ObjectID="_1468075752" r:id="rId45">
              <o:LockedField>false</o:LockedField>
            </o:OLEObject>
          </w:object>
        </w:r>
      </w:ins>
      <w:ins w:id="2321" w:author="Janusio" w:date="2018-03-10T13:54:27Z"/>
      <w:ins w:id="2322" w:author="Janusio" w:date="2018-03-10T13:54:27Z">
        <w:r>
          <w:rPr>
            <w:rFonts w:hint="eastAsia" w:ascii="Times New Roman" w:hAnsi="Times New Roman"/>
            <w:i/>
            <w:iCs/>
            <w:color w:val="auto"/>
          </w:rPr>
          <w:t>t</w:t>
        </w:r>
      </w:ins>
      <w:ins w:id="2323" w:author="Janusio" w:date="2018-03-10T13:54:27Z">
        <w:r>
          <w:rPr>
            <w:rFonts w:hint="eastAsia" w:ascii="Times New Roman" w:hAnsi="Times New Roman"/>
            <w:i/>
            <w:iCs/>
            <w:color w:val="auto"/>
            <w:vertAlign w:val="subscript"/>
          </w:rPr>
          <w:t>1</w:t>
        </w:r>
      </w:ins>
      <w:ins w:id="2324" w:author="Janusio" w:date="2018-03-10T13:54:27Z">
        <w:r>
          <w:rPr>
            <w:rFonts w:hint="eastAsia" w:ascii="Times New Roman" w:hAnsi="Times New Roman"/>
            <w:color w:val="auto"/>
          </w:rPr>
          <w:t>&lt;</w:t>
        </w:r>
      </w:ins>
      <w:ins w:id="2325" w:author="Janusio" w:date="2018-03-10T13:54:27Z">
        <w:r>
          <w:rPr>
            <w:rFonts w:hint="eastAsia" w:ascii="Times New Roman" w:hAnsi="Times New Roman"/>
            <w:i/>
            <w:iCs/>
            <w:color w:val="auto"/>
          </w:rPr>
          <w:t>t</w:t>
        </w:r>
      </w:ins>
      <w:ins w:id="2326" w:author="Janusio" w:date="2018-03-10T13:54:27Z">
        <w:r>
          <w:rPr>
            <w:rFonts w:hint="eastAsia" w:ascii="Times New Roman" w:hAnsi="Times New Roman"/>
            <w:i/>
            <w:iCs/>
            <w:color w:val="auto"/>
            <w:vertAlign w:val="subscript"/>
          </w:rPr>
          <w:t>2</w:t>
        </w:r>
      </w:ins>
      <w:ins w:id="2327" w:author="Janusio" w:date="2018-03-10T13:54:27Z">
        <w:r>
          <w:rPr>
            <w:rFonts w:hint="eastAsia" w:ascii="Times New Roman" w:hAnsi="Times New Roman"/>
            <w:color w:val="auto"/>
          </w:rPr>
          <w:t>&lt;</w:t>
        </w:r>
      </w:ins>
      <w:ins w:id="2328" w:author="Janusio" w:date="2018-03-10T13:54:27Z">
        <w:r>
          <w:rPr>
            <w:rFonts w:hint="eastAsia" w:ascii="Times New Roman" w:hAnsi="Times New Roman"/>
            <w:i/>
            <w:iCs/>
            <w:color w:val="auto"/>
          </w:rPr>
          <w:t>t</w:t>
        </w:r>
      </w:ins>
      <w:ins w:id="2329" w:author="Janusio" w:date="2018-03-10T13:54:27Z">
        <w:r>
          <w:rPr>
            <w:rFonts w:hint="eastAsia" w:ascii="Times New Roman" w:hAnsi="Times New Roman"/>
            <w:i/>
            <w:iCs/>
            <w:color w:val="auto"/>
            <w:vertAlign w:val="subscript"/>
          </w:rPr>
          <w:t>3</w:t>
        </w:r>
      </w:ins>
      <w:ins w:id="2330" w:author="Janusio" w:date="2018-03-10T13:54:27Z">
        <w:r>
          <w:rPr>
            <w:rFonts w:hint="eastAsia" w:ascii="Times New Roman" w:hAnsi="Times New Roman"/>
            <w:color w:val="auto"/>
          </w:rPr>
          <w:t>&lt;</w:t>
        </w:r>
      </w:ins>
      <w:ins w:id="2331" w:author="Janusio" w:date="2018-03-10T13:54:27Z">
        <w:r>
          <w:rPr>
            <w:rFonts w:hint="eastAsia" w:ascii="Times New Roman" w:hAnsi="Times New Roman"/>
            <w:i/>
            <w:iCs/>
            <w:color w:val="auto"/>
          </w:rPr>
          <w:t>t</w:t>
        </w:r>
      </w:ins>
      <w:ins w:id="2332" w:author="Janusio" w:date="2018-03-10T13:54:27Z">
        <w:r>
          <w:rPr>
            <w:rFonts w:hint="eastAsia" w:ascii="Times New Roman" w:hAnsi="Times New Roman"/>
            <w:i/>
            <w:iCs/>
            <w:color w:val="auto"/>
            <w:vertAlign w:val="subscript"/>
          </w:rPr>
          <w:t>4</w:t>
        </w:r>
      </w:ins>
      <w:ins w:id="2333" w:author="Janusio" w:date="2018-03-10T13:54:27Z">
        <w:r>
          <w:rPr>
            <w:rFonts w:hint="eastAsia" w:ascii="Times New Roman" w:hAnsi="Times New Roman"/>
            <w:i/>
            <w:iCs/>
            <w:color w:val="auto"/>
          </w:rPr>
          <w:t xml:space="preserve"> &lt;t</w:t>
        </w:r>
      </w:ins>
      <w:ins w:id="2334" w:author="Janusio" w:date="2018-03-10T13:54:27Z">
        <w:r>
          <w:rPr>
            <w:rFonts w:hint="eastAsia" w:ascii="Times New Roman" w:hAnsi="Times New Roman"/>
            <w:i/>
            <w:iCs/>
            <w:color w:val="auto"/>
            <w:vertAlign w:val="subscript"/>
          </w:rPr>
          <w:t>5</w:t>
        </w:r>
      </w:ins>
      <w:ins w:id="2335" w:author="Janusio" w:date="2018-03-10T13:54:27Z">
        <w:r>
          <w:rPr>
            <w:rFonts w:hint="eastAsia" w:ascii="Times New Roman" w:hAnsi="Times New Roman"/>
            <w:iCs/>
            <w:color w:val="auto"/>
          </w:rPr>
          <w:t xml:space="preserve"> &lt;</w:t>
        </w:r>
      </w:ins>
      <w:ins w:id="2336" w:author="Janusio" w:date="2018-03-10T13:54:27Z">
        <w:r>
          <w:rPr>
            <w:rFonts w:hint="eastAsia" w:ascii="Times New Roman" w:hAnsi="Times New Roman"/>
            <w:i/>
            <w:iCs/>
            <w:color w:val="auto"/>
          </w:rPr>
          <w:t>t</w:t>
        </w:r>
      </w:ins>
      <w:ins w:id="2337" w:author="Janusio" w:date="2018-03-10T13:54:27Z">
        <w:r>
          <w:rPr>
            <w:rFonts w:hint="eastAsia" w:ascii="Times New Roman" w:hAnsi="Times New Roman"/>
            <w:i/>
            <w:iCs/>
            <w:color w:val="auto"/>
            <w:vertAlign w:val="subscript"/>
          </w:rPr>
          <w:t>6</w:t>
        </w:r>
      </w:ins>
      <w:ins w:id="2338" w:author="Janusio" w:date="2018-03-10T13:54:27Z">
        <w:r>
          <w:rPr>
            <w:rFonts w:hint="eastAsia" w:ascii="Times New Roman" w:hAnsi="Times New Roman"/>
            <w:color w:val="auto"/>
          </w:rPr>
          <w:t>&lt;</w:t>
        </w:r>
      </w:ins>
      <w:ins w:id="2339" w:author="Janusio" w:date="2018-03-10T13:54:27Z">
        <w:r>
          <w:rPr>
            <w:rFonts w:hint="eastAsia" w:ascii="Times New Roman" w:hAnsi="Times New Roman"/>
            <w:i/>
            <w:iCs/>
            <w:color w:val="auto"/>
          </w:rPr>
          <w:t>t</w:t>
        </w:r>
      </w:ins>
      <w:ins w:id="2340" w:author="Janusio" w:date="2018-03-10T13:54:27Z">
        <w:r>
          <w:rPr>
            <w:rFonts w:hint="eastAsia" w:ascii="Times New Roman" w:hAnsi="Times New Roman"/>
            <w:color w:val="auto"/>
          </w:rPr>
          <w:t>)</w:t>
        </w:r>
      </w:ins>
      <w:ins w:id="2341" w:author="Janusio" w:date="2018-03-10T13:54:27Z"/>
      <w:ins w:id="2342" w:author="Janusio" w:date="2018-03-10T13:54:27Z"/>
      <w:ins w:id="2343" w:author="Janusio" w:date="2018-03-10T13:54:27Z"/>
      <w:ins w:id="2344" w:author="Janusio" w:date="2018-03-10T13:54:27Z">
        <w:r>
          <w:rPr>
            <w:rFonts w:hint="eastAsia" w:ascii="Times New Roman" w:hAnsi="Times New Roman"/>
            <w:color w:val="auto"/>
            <w:position w:val="-4"/>
          </w:rPr>
          <w:object>
            <v:shape id="_x0000_i134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45" DrawAspect="Content" ObjectID="_1468075753" r:id="rId47">
              <o:LockedField>false</o:LockedField>
            </o:OLEObject>
          </w:object>
        </w:r>
      </w:ins>
      <w:ins w:id="2346"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348" w:author="Janusio" w:date="2018-03-10T13:54:27Z"/>
          <w:rFonts w:hint="eastAsia" w:ascii="Times New Roman" w:hAnsi="Times New Roman"/>
          <w:iCs/>
          <w:color w:val="auto"/>
        </w:rPr>
        <w:pPrChange w:id="234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349" w:author="Janusio" w:date="2018-03-10T13:54:27Z">
        <w:r>
          <w:rPr>
            <w:rFonts w:hint="eastAsia" w:ascii="Times New Roman" w:hAnsi="Times New Roman"/>
            <w:color w:val="auto"/>
          </w:rPr>
          <w:t>(Mem(</w:t>
        </w:r>
      </w:ins>
      <w:ins w:id="2350" w:author="Janusio" w:date="2018-03-10T13:54:27Z">
        <w:r>
          <w:rPr>
            <w:rFonts w:hint="eastAsia" w:ascii="Times New Roman" w:hAnsi="Times New Roman"/>
            <w:i/>
            <w:iCs/>
            <w:color w:val="auto"/>
          </w:rPr>
          <w:t>m.pcr.s</w:t>
        </w:r>
      </w:ins>
      <w:ins w:id="2351" w:author="Janusio" w:date="2018-03-10T13:54:27Z">
        <w:r>
          <w:rPr>
            <w:rFonts w:hint="eastAsia" w:ascii="Times New Roman" w:hAnsi="Times New Roman"/>
            <w:color w:val="auto"/>
          </w:rPr>
          <w:t xml:space="preserve">, </w:t>
        </w:r>
      </w:ins>
      <w:ins w:id="2352" w:author="Janusio" w:date="2018-03-10T13:54:27Z">
        <w:r>
          <w:rPr>
            <w:rFonts w:hint="eastAsia" w:ascii="Times New Roman" w:hAnsi="Times New Roman"/>
            <w:i/>
            <w:iCs/>
            <w:color w:val="auto"/>
          </w:rPr>
          <w:t>seq</w:t>
        </w:r>
      </w:ins>
      <w:ins w:id="2353" w:author="Janusio" w:date="2018-03-10T13:54:27Z">
        <w:r>
          <w:rPr>
            <w:rFonts w:hint="eastAsia" w:ascii="Times New Roman" w:hAnsi="Times New Roman"/>
            <w:iCs/>
            <w:color w:val="auto"/>
          </w:rPr>
          <w:t>(</w:t>
        </w:r>
      </w:ins>
      <w:ins w:id="2354" w:author="Janusio" w:date="2018-03-10T13:54:27Z">
        <w:r>
          <w:rPr>
            <w:rFonts w:hint="eastAsia" w:ascii="Times New Roman" w:hAnsi="Times New Roman"/>
            <w:i/>
            <w:iCs/>
            <w:color w:val="auto"/>
          </w:rPr>
          <w:t>BIOS</w:t>
        </w:r>
      </w:ins>
      <w:ins w:id="2355" w:author="Janusio" w:date="2018-03-10T13:54:27Z">
        <w:r>
          <w:rPr>
            <w:rFonts w:hint="eastAsia" w:ascii="Times New Roman" w:hAnsi="Times New Roman"/>
            <w:iCs/>
            <w:color w:val="auto"/>
          </w:rPr>
          <w:t>(</w:t>
        </w:r>
      </w:ins>
      <w:ins w:id="2356" w:author="Janusio" w:date="2018-03-10T13:54:27Z">
        <w:r>
          <w:rPr>
            <w:rFonts w:hint="eastAsia" w:ascii="Times New Roman" w:hAnsi="Times New Roman"/>
            <w:i/>
            <w:iCs/>
            <w:color w:val="auto"/>
          </w:rPr>
          <w:t>m</w:t>
        </w:r>
      </w:ins>
      <w:ins w:id="2357" w:author="Janusio" w:date="2018-03-10T13:54:27Z">
        <w:r>
          <w:rPr>
            <w:rFonts w:hint="eastAsia" w:ascii="Times New Roman" w:hAnsi="Times New Roman"/>
            <w:iCs/>
            <w:color w:val="auto"/>
          </w:rPr>
          <w:t>),</w:t>
        </w:r>
      </w:ins>
      <w:ins w:id="2358" w:author="Janusio" w:date="2018-03-10T13:54:27Z">
        <w:r>
          <w:rPr>
            <w:rFonts w:hint="eastAsia" w:ascii="Times New Roman" w:hAnsi="Times New Roman"/>
            <w:i/>
            <w:iCs/>
            <w:color w:val="auto"/>
          </w:rPr>
          <w:t>OSLoader</w:t>
        </w:r>
      </w:ins>
      <w:ins w:id="2359" w:author="Janusio" w:date="2018-03-10T13:54:27Z">
        <w:r>
          <w:rPr>
            <w:rFonts w:hint="eastAsia" w:ascii="Times New Roman" w:hAnsi="Times New Roman"/>
            <w:iCs/>
            <w:color w:val="auto"/>
          </w:rPr>
          <w:t>(</w:t>
        </w:r>
      </w:ins>
      <w:ins w:id="2360" w:author="Janusio" w:date="2018-03-10T13:54:27Z">
        <w:r>
          <w:rPr>
            <w:rFonts w:hint="eastAsia" w:ascii="Times New Roman" w:hAnsi="Times New Roman"/>
            <w:i/>
            <w:iCs/>
            <w:color w:val="auto"/>
          </w:rPr>
          <w:t>m</w:t>
        </w:r>
      </w:ins>
      <w:ins w:id="2361" w:author="Janusio" w:date="2018-03-10T13:54:27Z">
        <w:r>
          <w:rPr>
            <w:rFonts w:hint="eastAsia" w:ascii="Times New Roman" w:hAnsi="Times New Roman"/>
            <w:iCs/>
            <w:color w:val="auto"/>
          </w:rPr>
          <w:t>),</w:t>
        </w:r>
      </w:ins>
      <w:ins w:id="2362" w:author="Janusio" w:date="2018-03-10T13:54:27Z">
        <w:r>
          <w:rPr>
            <w:rFonts w:hint="eastAsia" w:ascii="Times New Roman" w:hAnsi="Times New Roman"/>
            <w:i/>
            <w:iCs/>
            <w:color w:val="auto"/>
          </w:rPr>
          <w:t>VMM</w:t>
        </w:r>
      </w:ins>
      <w:ins w:id="2363" w:author="Janusio" w:date="2018-03-10T13:54:27Z">
        <w:r>
          <w:rPr>
            <w:rFonts w:hint="eastAsia" w:ascii="Times New Roman" w:hAnsi="Times New Roman"/>
            <w:iCs/>
            <w:color w:val="auto"/>
          </w:rPr>
          <w:t>(</w:t>
        </w:r>
      </w:ins>
      <w:ins w:id="2364" w:author="Janusio" w:date="2018-03-10T13:54:27Z">
        <w:r>
          <w:rPr>
            <w:rFonts w:hint="eastAsia" w:ascii="Times New Roman" w:hAnsi="Times New Roman"/>
            <w:i/>
            <w:iCs/>
            <w:color w:val="auto"/>
          </w:rPr>
          <w:t>m</w:t>
        </w:r>
      </w:ins>
      <w:ins w:id="2365" w:author="Janusio" w:date="2018-03-10T13:54:27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367" w:author="Janusio" w:date="2018-03-10T13:54:27Z"/>
          <w:rFonts w:hint="eastAsia" w:ascii="Times New Roman" w:hAnsi="Times New Roman"/>
          <w:color w:val="auto"/>
          <w:szCs w:val="21"/>
        </w:rPr>
        <w:pPrChange w:id="236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368" w:author="Janusio" w:date="2018-03-10T13:54:27Z">
        <w:r>
          <w:rPr>
            <w:rFonts w:hint="eastAsia" w:ascii="Times New Roman" w:hAnsi="Times New Roman"/>
            <w:i/>
            <w:iCs/>
            <w:color w:val="auto"/>
          </w:rPr>
          <w:t>Dom0_Kernel</w:t>
        </w:r>
      </w:ins>
      <w:ins w:id="2369" w:author="Janusio" w:date="2018-03-10T13:54:27Z">
        <w:r>
          <w:rPr>
            <w:rFonts w:hint="eastAsia" w:ascii="Times New Roman" w:hAnsi="Times New Roman"/>
            <w:iCs/>
            <w:color w:val="auto"/>
          </w:rPr>
          <w:t>(</w:t>
        </w:r>
      </w:ins>
      <w:ins w:id="2370" w:author="Janusio" w:date="2018-03-10T13:54:27Z">
        <w:r>
          <w:rPr>
            <w:rFonts w:hint="eastAsia" w:ascii="Times New Roman" w:hAnsi="Times New Roman"/>
            <w:i/>
            <w:iCs/>
            <w:color w:val="auto"/>
          </w:rPr>
          <w:t>m</w:t>
        </w:r>
      </w:ins>
      <w:ins w:id="2371" w:author="Janusio" w:date="2018-03-10T13:54:27Z">
        <w:r>
          <w:rPr>
            <w:rFonts w:hint="eastAsia" w:ascii="Times New Roman" w:hAnsi="Times New Roman"/>
            <w:iCs/>
            <w:color w:val="auto"/>
          </w:rPr>
          <w:t>),</w:t>
        </w:r>
      </w:ins>
      <w:ins w:id="2372" w:author="Janusio" w:date="2018-03-10T13:54:27Z">
        <w:r>
          <w:rPr>
            <w:rFonts w:hint="eastAsia" w:ascii="Times New Roman" w:hAnsi="Times New Roman"/>
            <w:i/>
            <w:color w:val="auto"/>
            <w:szCs w:val="21"/>
          </w:rPr>
          <w:t>vTPM Builder</w:t>
        </w:r>
      </w:ins>
      <w:ins w:id="2373" w:author="Janusio" w:date="2018-03-10T13:54:27Z">
        <w:r>
          <w:rPr>
            <w:rFonts w:hint="eastAsia" w:ascii="Times New Roman" w:hAnsi="Times New Roman"/>
            <w:iCs/>
            <w:color w:val="auto"/>
          </w:rPr>
          <w:t>(</w:t>
        </w:r>
      </w:ins>
      <w:ins w:id="2374" w:author="Janusio" w:date="2018-03-10T13:54:27Z">
        <w:r>
          <w:rPr>
            <w:rFonts w:hint="eastAsia" w:ascii="Times New Roman" w:hAnsi="Times New Roman"/>
            <w:i/>
            <w:iCs/>
            <w:color w:val="auto"/>
          </w:rPr>
          <w:t>m</w:t>
        </w:r>
      </w:ins>
      <w:ins w:id="2375" w:author="Janusio" w:date="2018-03-10T13:54:27Z">
        <w:r>
          <w:rPr>
            <w:rFonts w:hint="eastAsia" w:ascii="Times New Roman" w:hAnsi="Times New Roman"/>
            <w:iCs/>
            <w:color w:val="auto"/>
          </w:rPr>
          <w:t>)</w:t>
        </w:r>
      </w:ins>
      <w:ins w:id="2376" w:author="Janusio" w:date="2018-03-10T13:54:27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378" w:author="Janusio" w:date="2018-03-10T13:54:27Z"/>
          <w:rFonts w:hint="eastAsia" w:ascii="Times New Roman" w:hAnsi="Times New Roman"/>
          <w:color w:val="auto"/>
        </w:rPr>
        <w:pPrChange w:id="237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379" w:author="Janusio" w:date="2018-03-10T13:54:27Z">
        <w:r>
          <w:rPr>
            <w:rFonts w:hint="eastAsia" w:ascii="Times New Roman" w:hAnsi="Times New Roman"/>
            <w:i/>
            <w:color w:val="auto"/>
            <w:szCs w:val="21"/>
          </w:rPr>
          <w:t>vTPM-VM Binding</w:t>
        </w:r>
      </w:ins>
      <w:ins w:id="2380" w:author="Janusio" w:date="2018-03-10T13:54:27Z">
        <w:r>
          <w:rPr>
            <w:rFonts w:hint="eastAsia" w:ascii="Times New Roman" w:hAnsi="Times New Roman"/>
            <w:iCs/>
            <w:color w:val="auto"/>
          </w:rPr>
          <w:t>(</w:t>
        </w:r>
      </w:ins>
      <w:ins w:id="2381" w:author="Janusio" w:date="2018-03-10T13:54:27Z">
        <w:r>
          <w:rPr>
            <w:rFonts w:hint="eastAsia" w:ascii="Times New Roman" w:hAnsi="Times New Roman"/>
            <w:i/>
            <w:iCs/>
            <w:color w:val="auto"/>
          </w:rPr>
          <w:t>m</w:t>
        </w:r>
      </w:ins>
      <w:ins w:id="2382" w:author="Janusio" w:date="2018-03-10T13:54:27Z">
        <w:r>
          <w:rPr>
            <w:rFonts w:hint="eastAsia" w:ascii="Times New Roman" w:hAnsi="Times New Roman"/>
            <w:iCs/>
            <w:color w:val="auto"/>
          </w:rPr>
          <w:t>)</w:t>
        </w:r>
      </w:ins>
      <w:ins w:id="2383" w:author="Janusio" w:date="2018-03-10T13:54:27Z">
        <w:r>
          <w:rPr>
            <w:rFonts w:hint="eastAsia" w:ascii="Times New Roman" w:hAnsi="Times New Roman"/>
            <w:color w:val="auto"/>
            <w:szCs w:val="21"/>
          </w:rPr>
          <w:t xml:space="preserve">, </w:t>
        </w:r>
      </w:ins>
      <w:ins w:id="2384" w:author="Janusio" w:date="2018-03-10T13:54:27Z">
        <w:r>
          <w:rPr>
            <w:rFonts w:hint="eastAsia" w:ascii="Times New Roman" w:hAnsi="Times New Roman"/>
            <w:i/>
            <w:color w:val="auto"/>
            <w:szCs w:val="21"/>
          </w:rPr>
          <w:t>VM Builder</w:t>
        </w:r>
      </w:ins>
      <w:ins w:id="2385" w:author="Janusio" w:date="2018-03-10T13:54:27Z">
        <w:r>
          <w:rPr>
            <w:rFonts w:hint="eastAsia" w:ascii="Times New Roman" w:hAnsi="Times New Roman"/>
            <w:iCs/>
            <w:color w:val="auto"/>
          </w:rPr>
          <w:t>(</w:t>
        </w:r>
      </w:ins>
      <w:ins w:id="2386" w:author="Janusio" w:date="2018-03-10T13:54:27Z">
        <w:r>
          <w:rPr>
            <w:rFonts w:hint="eastAsia" w:ascii="Times New Roman" w:hAnsi="Times New Roman"/>
            <w:i/>
            <w:iCs/>
            <w:color w:val="auto"/>
          </w:rPr>
          <w:t>m</w:t>
        </w:r>
      </w:ins>
      <w:ins w:id="2387" w:author="Janusio" w:date="2018-03-10T13:54:27Z">
        <w:r>
          <w:rPr>
            <w:rFonts w:hint="eastAsia" w:ascii="Times New Roman" w:hAnsi="Times New Roman"/>
            <w:iCs/>
            <w:color w:val="auto"/>
          </w:rPr>
          <w:t>))</w:t>
        </w:r>
      </w:ins>
      <w:ins w:id="2388" w:author="Janusio" w:date="2018-03-10T13:54:27Z">
        <w:r>
          <w:rPr>
            <w:rFonts w:hint="eastAsia" w:ascii="Times New Roman" w:hAnsi="Times New Roman"/>
            <w:i/>
            <w:iCs/>
            <w:color w:val="auto"/>
          </w:rPr>
          <w:t>@t</w:t>
        </w:r>
      </w:ins>
      <w:ins w:id="2389" w:author="Janusio" w:date="2018-03-10T13:54:27Z">
        <w:r>
          <w:rPr>
            <w:rFonts w:hint="eastAsia" w:ascii="Times New Roman" w:hAnsi="Times New Roman"/>
            <w:color w:val="auto"/>
          </w:rPr>
          <w:t>)</w:t>
        </w:r>
      </w:ins>
      <w:ins w:id="2390" w:author="Janusio" w:date="2018-03-10T13:54:27Z"/>
      <w:ins w:id="2391" w:author="Janusio" w:date="2018-03-10T13:54:27Z"/>
      <w:ins w:id="2392" w:author="Janusio" w:date="2018-03-10T13:54:27Z"/>
      <w:ins w:id="2393" w:author="Janusio" w:date="2018-03-10T13:54:27Z">
        <w:r>
          <w:rPr>
            <w:rFonts w:hint="eastAsia" w:ascii="Times New Roman" w:hAnsi="Times New Roman"/>
            <w:color w:val="auto"/>
            <w:position w:val="-4"/>
          </w:rPr>
          <w:object>
            <v:shape id="_x0000_i1346"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46" DrawAspect="Content" ObjectID="_1468075754" r:id="rId49">
              <o:LockedField>false</o:LockedField>
            </o:OLEObject>
          </w:object>
        </w:r>
      </w:ins>
      <w:ins w:id="2395"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397" w:author="Janusio" w:date="2018-03-10T13:54:27Z"/>
          <w:rFonts w:hint="eastAsia" w:ascii="Times New Roman" w:hAnsi="Times New Roman"/>
          <w:iCs/>
          <w:color w:val="auto"/>
        </w:rPr>
        <w:pPrChange w:id="239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398" w:author="Janusio" w:date="2018-03-10T13:54:27Z">
        <w:r>
          <w:rPr>
            <w:rFonts w:hint="eastAsia" w:ascii="Times New Roman" w:hAnsi="Times New Roman"/>
            <w:color w:val="auto"/>
          </w:rPr>
          <w:t>(Mem(</w:t>
        </w:r>
      </w:ins>
      <w:ins w:id="2399" w:author="Janusio" w:date="2018-03-10T13:54:27Z">
        <w:r>
          <w:rPr>
            <w:rFonts w:hint="eastAsia" w:ascii="Times New Roman" w:hAnsi="Times New Roman"/>
            <w:i/>
            <w:iCs/>
            <w:color w:val="auto"/>
          </w:rPr>
          <w:t>m.pcr.s</w:t>
        </w:r>
      </w:ins>
      <w:ins w:id="2400" w:author="Janusio" w:date="2018-03-10T13:54:27Z">
        <w:r>
          <w:rPr>
            <w:rFonts w:hint="eastAsia" w:ascii="Times New Roman" w:hAnsi="Times New Roman"/>
            <w:color w:val="auto"/>
          </w:rPr>
          <w:t xml:space="preserve">, </w:t>
        </w:r>
      </w:ins>
      <w:ins w:id="2401" w:author="Janusio" w:date="2018-03-10T13:54:27Z">
        <w:r>
          <w:rPr>
            <w:rFonts w:hint="eastAsia" w:ascii="Times New Roman" w:hAnsi="Times New Roman"/>
            <w:i/>
            <w:iCs/>
            <w:color w:val="auto"/>
          </w:rPr>
          <w:t>seq</w:t>
        </w:r>
      </w:ins>
      <w:ins w:id="2402" w:author="Janusio" w:date="2018-03-10T13:54:27Z">
        <w:r>
          <w:rPr>
            <w:rFonts w:hint="eastAsia" w:ascii="Times New Roman" w:hAnsi="Times New Roman"/>
            <w:iCs/>
            <w:color w:val="auto"/>
          </w:rPr>
          <w:t>(</w:t>
        </w:r>
      </w:ins>
      <w:ins w:id="2403" w:author="Janusio" w:date="2018-03-10T13:54:27Z">
        <w:r>
          <w:rPr>
            <w:rFonts w:hint="eastAsia" w:ascii="Times New Roman" w:hAnsi="Times New Roman"/>
            <w:i/>
            <w:iCs/>
            <w:color w:val="auto"/>
          </w:rPr>
          <w:t>BIOS</w:t>
        </w:r>
      </w:ins>
      <w:ins w:id="2404" w:author="Janusio" w:date="2018-03-10T13:54:27Z">
        <w:r>
          <w:rPr>
            <w:rFonts w:hint="eastAsia" w:ascii="Times New Roman" w:hAnsi="Times New Roman"/>
            <w:iCs/>
            <w:color w:val="auto"/>
          </w:rPr>
          <w:t>(</w:t>
        </w:r>
      </w:ins>
      <w:ins w:id="2405" w:author="Janusio" w:date="2018-03-10T13:54:27Z">
        <w:r>
          <w:rPr>
            <w:rFonts w:hint="eastAsia" w:ascii="Times New Roman" w:hAnsi="Times New Roman"/>
            <w:i/>
            <w:iCs/>
            <w:color w:val="auto"/>
          </w:rPr>
          <w:t>m</w:t>
        </w:r>
      </w:ins>
      <w:ins w:id="2406" w:author="Janusio" w:date="2018-03-10T13:54:27Z">
        <w:r>
          <w:rPr>
            <w:rFonts w:hint="eastAsia" w:ascii="Times New Roman" w:hAnsi="Times New Roman"/>
            <w:iCs/>
            <w:color w:val="auto"/>
          </w:rPr>
          <w:t>),</w:t>
        </w:r>
      </w:ins>
      <w:ins w:id="2407" w:author="Janusio" w:date="2018-03-10T13:54:27Z">
        <w:r>
          <w:rPr>
            <w:rFonts w:hint="eastAsia" w:ascii="Times New Roman" w:hAnsi="Times New Roman"/>
            <w:i/>
            <w:iCs/>
            <w:color w:val="auto"/>
          </w:rPr>
          <w:t>OSLoader</w:t>
        </w:r>
      </w:ins>
      <w:ins w:id="2408" w:author="Janusio" w:date="2018-03-10T13:54:27Z">
        <w:r>
          <w:rPr>
            <w:rFonts w:hint="eastAsia" w:ascii="Times New Roman" w:hAnsi="Times New Roman"/>
            <w:iCs/>
            <w:color w:val="auto"/>
          </w:rPr>
          <w:t>(</w:t>
        </w:r>
      </w:ins>
      <w:ins w:id="2409" w:author="Janusio" w:date="2018-03-10T13:54:27Z">
        <w:r>
          <w:rPr>
            <w:rFonts w:hint="eastAsia" w:ascii="Times New Roman" w:hAnsi="Times New Roman"/>
            <w:i/>
            <w:iCs/>
            <w:color w:val="auto"/>
          </w:rPr>
          <w:t>m</w:t>
        </w:r>
      </w:ins>
      <w:ins w:id="2410" w:author="Janusio" w:date="2018-03-10T13:54:27Z">
        <w:r>
          <w:rPr>
            <w:rFonts w:hint="eastAsia" w:ascii="Times New Roman" w:hAnsi="Times New Roman"/>
            <w:iCs/>
            <w:color w:val="auto"/>
          </w:rPr>
          <w:t>),</w:t>
        </w:r>
      </w:ins>
      <w:ins w:id="2411" w:author="Janusio" w:date="2018-03-10T13:54:27Z">
        <w:r>
          <w:rPr>
            <w:rFonts w:hint="eastAsia" w:ascii="Times New Roman" w:hAnsi="Times New Roman"/>
            <w:i/>
            <w:iCs/>
            <w:color w:val="auto"/>
          </w:rPr>
          <w:t>VMM</w:t>
        </w:r>
      </w:ins>
      <w:ins w:id="2412" w:author="Janusio" w:date="2018-03-10T13:54:27Z">
        <w:r>
          <w:rPr>
            <w:rFonts w:hint="eastAsia" w:ascii="Times New Roman" w:hAnsi="Times New Roman"/>
            <w:iCs/>
            <w:color w:val="auto"/>
          </w:rPr>
          <w:t>(</w:t>
        </w:r>
      </w:ins>
      <w:ins w:id="2413" w:author="Janusio" w:date="2018-03-10T13:54:27Z">
        <w:r>
          <w:rPr>
            <w:rFonts w:hint="eastAsia" w:ascii="Times New Roman" w:hAnsi="Times New Roman"/>
            <w:i/>
            <w:iCs/>
            <w:color w:val="auto"/>
          </w:rPr>
          <w:t>m</w:t>
        </w:r>
      </w:ins>
      <w:ins w:id="2414" w:author="Janusio" w:date="2018-03-10T13:54:27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416" w:author="Janusio" w:date="2018-03-10T13:54:27Z"/>
          <w:rFonts w:hint="eastAsia" w:ascii="Times New Roman" w:hAnsi="Times New Roman"/>
          <w:color w:val="auto"/>
        </w:rPr>
        <w:pPrChange w:id="241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417" w:author="Janusio" w:date="2018-03-10T13:54:27Z">
        <w:r>
          <w:rPr>
            <w:rFonts w:hint="eastAsia" w:ascii="Times New Roman" w:hAnsi="Times New Roman"/>
            <w:i/>
            <w:iCs/>
            <w:color w:val="auto"/>
          </w:rPr>
          <w:t>Dom0_Kernel</w:t>
        </w:r>
      </w:ins>
      <w:ins w:id="2418" w:author="Janusio" w:date="2018-03-10T13:54:27Z">
        <w:r>
          <w:rPr>
            <w:rFonts w:hint="eastAsia" w:ascii="Times New Roman" w:hAnsi="Times New Roman"/>
            <w:iCs/>
            <w:color w:val="auto"/>
          </w:rPr>
          <w:t>(</w:t>
        </w:r>
      </w:ins>
      <w:ins w:id="2419" w:author="Janusio" w:date="2018-03-10T13:54:27Z">
        <w:r>
          <w:rPr>
            <w:rFonts w:hint="eastAsia" w:ascii="Times New Roman" w:hAnsi="Times New Roman"/>
            <w:i/>
            <w:iCs/>
            <w:color w:val="auto"/>
          </w:rPr>
          <w:t>m</w:t>
        </w:r>
      </w:ins>
      <w:ins w:id="2420" w:author="Janusio" w:date="2018-03-10T13:54:27Z">
        <w:r>
          <w:rPr>
            <w:rFonts w:hint="eastAsia" w:ascii="Times New Roman" w:hAnsi="Times New Roman"/>
            <w:iCs/>
            <w:color w:val="auto"/>
          </w:rPr>
          <w:t>),</w:t>
        </w:r>
      </w:ins>
      <w:ins w:id="2421" w:author="Janusio" w:date="2018-03-10T13:54:27Z">
        <w:r>
          <w:rPr>
            <w:rFonts w:hint="eastAsia" w:ascii="Times New Roman" w:hAnsi="Times New Roman"/>
            <w:i/>
            <w:color w:val="auto"/>
            <w:szCs w:val="21"/>
          </w:rPr>
          <w:t xml:space="preserve"> vTPM Builder</w:t>
        </w:r>
      </w:ins>
      <w:ins w:id="2422" w:author="Janusio" w:date="2018-03-10T13:54:27Z">
        <w:r>
          <w:rPr>
            <w:rFonts w:hint="eastAsia" w:ascii="Times New Roman" w:hAnsi="Times New Roman"/>
            <w:iCs/>
            <w:color w:val="auto"/>
          </w:rPr>
          <w:t>(</w:t>
        </w:r>
      </w:ins>
      <w:ins w:id="2423" w:author="Janusio" w:date="2018-03-10T13:54:27Z">
        <w:r>
          <w:rPr>
            <w:rFonts w:hint="eastAsia" w:ascii="Times New Roman" w:hAnsi="Times New Roman"/>
            <w:i/>
            <w:iCs/>
            <w:color w:val="auto"/>
          </w:rPr>
          <w:t>m</w:t>
        </w:r>
      </w:ins>
      <w:ins w:id="2424" w:author="Janusio" w:date="2018-03-10T13:54:27Z">
        <w:r>
          <w:rPr>
            <w:rFonts w:hint="eastAsia" w:ascii="Times New Roman" w:hAnsi="Times New Roman"/>
            <w:iCs/>
            <w:color w:val="auto"/>
          </w:rPr>
          <w:t>)</w:t>
        </w:r>
      </w:ins>
      <w:ins w:id="2425" w:author="Janusio" w:date="2018-03-10T13:54:27Z">
        <w:r>
          <w:rPr>
            <w:rFonts w:hint="eastAsia" w:ascii="Times New Roman" w:hAnsi="Times New Roman"/>
            <w:color w:val="auto"/>
            <w:szCs w:val="21"/>
          </w:rPr>
          <w:t xml:space="preserve">, </w:t>
        </w:r>
      </w:ins>
      <w:ins w:id="2426" w:author="Janusio" w:date="2018-03-10T13:54:27Z">
        <w:r>
          <w:rPr>
            <w:rFonts w:hint="eastAsia" w:ascii="Times New Roman" w:hAnsi="Times New Roman"/>
            <w:i/>
            <w:color w:val="auto"/>
            <w:szCs w:val="21"/>
          </w:rPr>
          <w:t>vTPM-VM Binding</w:t>
        </w:r>
      </w:ins>
      <w:ins w:id="2427" w:author="Janusio" w:date="2018-03-10T13:54:27Z">
        <w:r>
          <w:rPr>
            <w:rFonts w:hint="eastAsia" w:ascii="Times New Roman" w:hAnsi="Times New Roman"/>
            <w:iCs/>
            <w:color w:val="auto"/>
          </w:rPr>
          <w:t>(</w:t>
        </w:r>
      </w:ins>
      <w:ins w:id="2428" w:author="Janusio" w:date="2018-03-10T13:54:27Z">
        <w:r>
          <w:rPr>
            <w:rFonts w:hint="eastAsia" w:ascii="Times New Roman" w:hAnsi="Times New Roman"/>
            <w:i/>
            <w:iCs/>
            <w:color w:val="auto"/>
          </w:rPr>
          <w:t>m</w:t>
        </w:r>
      </w:ins>
      <w:ins w:id="2429" w:author="Janusio" w:date="2018-03-10T13:54:27Z">
        <w:r>
          <w:rPr>
            <w:rFonts w:hint="eastAsia" w:ascii="Times New Roman" w:hAnsi="Times New Roman"/>
            <w:iCs/>
            <w:color w:val="auto"/>
          </w:rPr>
          <w:t>)</w:t>
        </w:r>
      </w:ins>
      <w:ins w:id="2430" w:author="Janusio" w:date="2018-03-10T13:54:27Z">
        <w:r>
          <w:rPr>
            <w:rFonts w:hint="eastAsia" w:ascii="Times New Roman" w:hAnsi="Times New Roman"/>
            <w:i/>
            <w:iCs/>
            <w:color w:val="auto"/>
          </w:rPr>
          <w:t xml:space="preserve"> @t</w:t>
        </w:r>
      </w:ins>
      <w:ins w:id="2431" w:author="Janusio" w:date="2018-03-10T13:54:27Z">
        <w:r>
          <w:rPr>
            <w:rFonts w:hint="eastAsia" w:ascii="Times New Roman" w:hAnsi="Times New Roman"/>
            <w:i/>
            <w:iCs/>
            <w:color w:val="auto"/>
            <w:vertAlign w:val="subscript"/>
          </w:rPr>
          <w:t>6</w:t>
        </w:r>
      </w:ins>
      <w:ins w:id="2432" w:author="Janusio" w:date="2018-03-10T13:54:27Z">
        <w:r>
          <w:rPr>
            <w:rFonts w:hint="eastAsia" w:ascii="Times New Roman" w:hAnsi="Times New Roman"/>
            <w:color w:val="auto"/>
          </w:rPr>
          <w:t>)</w:t>
        </w:r>
      </w:ins>
      <w:ins w:id="2433" w:author="Janusio" w:date="2018-03-10T13:54:27Z"/>
      <w:ins w:id="2434" w:author="Janusio" w:date="2018-03-10T13:54:27Z"/>
      <w:ins w:id="2435" w:author="Janusio" w:date="2018-03-10T13:54:27Z"/>
      <w:ins w:id="2436" w:author="Janusio" w:date="2018-03-10T13:54:27Z">
        <w:r>
          <w:rPr>
            <w:rFonts w:hint="eastAsia" w:ascii="Times New Roman" w:hAnsi="Times New Roman"/>
            <w:color w:val="auto"/>
            <w:position w:val="-4"/>
          </w:rPr>
          <w:object>
            <v:shape id="_x0000_i1347"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47" DrawAspect="Content" ObjectID="_1468075755" r:id="rId50">
              <o:LockedField>false</o:LockedField>
            </o:OLEObject>
          </w:object>
        </w:r>
      </w:ins>
      <w:ins w:id="2438"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440" w:author="Janusio" w:date="2018-03-10T13:54:27Z"/>
          <w:rFonts w:hint="eastAsia" w:ascii="Times New Roman" w:hAnsi="Times New Roman"/>
          <w:iCs/>
          <w:color w:val="auto"/>
        </w:rPr>
        <w:pPrChange w:id="2439"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441" w:author="Janusio" w:date="2018-03-10T13:54:27Z">
        <w:r>
          <w:rPr>
            <w:rFonts w:hint="eastAsia" w:ascii="Times New Roman" w:hAnsi="Times New Roman"/>
            <w:color w:val="auto"/>
          </w:rPr>
          <w:t>(Mem(</w:t>
        </w:r>
      </w:ins>
      <w:ins w:id="2442" w:author="Janusio" w:date="2018-03-10T13:54:27Z">
        <w:r>
          <w:rPr>
            <w:rFonts w:hint="eastAsia" w:ascii="Times New Roman" w:hAnsi="Times New Roman"/>
            <w:i/>
            <w:iCs/>
            <w:color w:val="auto"/>
          </w:rPr>
          <w:t>m.pcr.s</w:t>
        </w:r>
      </w:ins>
      <w:ins w:id="2443" w:author="Janusio" w:date="2018-03-10T13:54:27Z">
        <w:r>
          <w:rPr>
            <w:rFonts w:hint="eastAsia" w:ascii="Times New Roman" w:hAnsi="Times New Roman"/>
            <w:color w:val="auto"/>
          </w:rPr>
          <w:t xml:space="preserve">, </w:t>
        </w:r>
      </w:ins>
      <w:ins w:id="2444" w:author="Janusio" w:date="2018-03-10T13:54:27Z">
        <w:r>
          <w:rPr>
            <w:rFonts w:hint="eastAsia" w:ascii="Times New Roman" w:hAnsi="Times New Roman"/>
            <w:i/>
            <w:iCs/>
            <w:color w:val="auto"/>
          </w:rPr>
          <w:t>seq</w:t>
        </w:r>
      </w:ins>
      <w:ins w:id="2445" w:author="Janusio" w:date="2018-03-10T13:54:27Z">
        <w:r>
          <w:rPr>
            <w:rFonts w:hint="eastAsia" w:ascii="Times New Roman" w:hAnsi="Times New Roman"/>
            <w:iCs/>
            <w:color w:val="auto"/>
          </w:rPr>
          <w:t>(</w:t>
        </w:r>
      </w:ins>
      <w:ins w:id="2446" w:author="Janusio" w:date="2018-03-10T13:54:27Z">
        <w:r>
          <w:rPr>
            <w:rFonts w:hint="eastAsia" w:ascii="Times New Roman" w:hAnsi="Times New Roman"/>
            <w:i/>
            <w:iCs/>
            <w:color w:val="auto"/>
          </w:rPr>
          <w:t>BIOS</w:t>
        </w:r>
      </w:ins>
      <w:ins w:id="2447" w:author="Janusio" w:date="2018-03-10T13:54:27Z">
        <w:r>
          <w:rPr>
            <w:rFonts w:hint="eastAsia" w:ascii="Times New Roman" w:hAnsi="Times New Roman"/>
            <w:iCs/>
            <w:color w:val="auto"/>
          </w:rPr>
          <w:t>(</w:t>
        </w:r>
      </w:ins>
      <w:ins w:id="2448" w:author="Janusio" w:date="2018-03-10T13:54:27Z">
        <w:r>
          <w:rPr>
            <w:rFonts w:hint="eastAsia" w:ascii="Times New Roman" w:hAnsi="Times New Roman"/>
            <w:i/>
            <w:iCs/>
            <w:color w:val="auto"/>
          </w:rPr>
          <w:t>m</w:t>
        </w:r>
      </w:ins>
      <w:ins w:id="2449" w:author="Janusio" w:date="2018-03-10T13:54:27Z">
        <w:r>
          <w:rPr>
            <w:rFonts w:hint="eastAsia" w:ascii="Times New Roman" w:hAnsi="Times New Roman"/>
            <w:iCs/>
            <w:color w:val="auto"/>
          </w:rPr>
          <w:t>),</w:t>
        </w:r>
      </w:ins>
      <w:ins w:id="2450" w:author="Janusio" w:date="2018-03-10T13:54:27Z">
        <w:r>
          <w:rPr>
            <w:rFonts w:hint="eastAsia" w:ascii="Times New Roman" w:hAnsi="Times New Roman"/>
            <w:i/>
            <w:iCs/>
            <w:color w:val="auto"/>
          </w:rPr>
          <w:t>OSLoader</w:t>
        </w:r>
      </w:ins>
      <w:ins w:id="2451" w:author="Janusio" w:date="2018-03-10T13:54:27Z">
        <w:r>
          <w:rPr>
            <w:rFonts w:hint="eastAsia" w:ascii="Times New Roman" w:hAnsi="Times New Roman"/>
            <w:iCs/>
            <w:color w:val="auto"/>
          </w:rPr>
          <w:t>(</w:t>
        </w:r>
      </w:ins>
      <w:ins w:id="2452" w:author="Janusio" w:date="2018-03-10T13:54:27Z">
        <w:r>
          <w:rPr>
            <w:rFonts w:hint="eastAsia" w:ascii="Times New Roman" w:hAnsi="Times New Roman"/>
            <w:i/>
            <w:iCs/>
            <w:color w:val="auto"/>
          </w:rPr>
          <w:t>m</w:t>
        </w:r>
      </w:ins>
      <w:ins w:id="2453" w:author="Janusio" w:date="2018-03-10T13:54:27Z">
        <w:r>
          <w:rPr>
            <w:rFonts w:hint="eastAsia" w:ascii="Times New Roman" w:hAnsi="Times New Roman"/>
            <w:iCs/>
            <w:color w:val="auto"/>
          </w:rPr>
          <w:t>),</w:t>
        </w:r>
      </w:ins>
      <w:ins w:id="2454" w:author="Janusio" w:date="2018-03-10T13:54:27Z">
        <w:r>
          <w:rPr>
            <w:rFonts w:hint="eastAsia" w:ascii="Times New Roman" w:hAnsi="Times New Roman"/>
            <w:i/>
            <w:iCs/>
            <w:color w:val="auto"/>
          </w:rPr>
          <w:t>VMM</w:t>
        </w:r>
      </w:ins>
      <w:ins w:id="2455" w:author="Janusio" w:date="2018-03-10T13:54:27Z">
        <w:r>
          <w:rPr>
            <w:rFonts w:hint="eastAsia" w:ascii="Times New Roman" w:hAnsi="Times New Roman"/>
            <w:iCs/>
            <w:color w:val="auto"/>
          </w:rPr>
          <w:t>(</w:t>
        </w:r>
      </w:ins>
      <w:ins w:id="2456" w:author="Janusio" w:date="2018-03-10T13:54:27Z">
        <w:r>
          <w:rPr>
            <w:rFonts w:hint="eastAsia" w:ascii="Times New Roman" w:hAnsi="Times New Roman"/>
            <w:i/>
            <w:iCs/>
            <w:color w:val="auto"/>
          </w:rPr>
          <w:t>m</w:t>
        </w:r>
      </w:ins>
      <w:ins w:id="2457" w:author="Janusio" w:date="2018-03-10T13:54:27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459" w:author="Janusio" w:date="2018-03-10T13:54:27Z"/>
          <w:rFonts w:hint="eastAsia" w:ascii="Times New Roman" w:hAnsi="Times New Roman"/>
          <w:iCs/>
          <w:color w:val="auto"/>
        </w:rPr>
        <w:pPrChange w:id="245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460" w:author="Janusio" w:date="2018-03-10T13:54:27Z">
        <w:r>
          <w:rPr>
            <w:rFonts w:hint="eastAsia" w:ascii="Times New Roman" w:hAnsi="Times New Roman"/>
            <w:i/>
            <w:iCs/>
            <w:color w:val="auto"/>
          </w:rPr>
          <w:t>Dom0_Kernel</w:t>
        </w:r>
      </w:ins>
      <w:ins w:id="2461" w:author="Janusio" w:date="2018-03-10T13:54:27Z">
        <w:r>
          <w:rPr>
            <w:rFonts w:hint="eastAsia" w:ascii="Times New Roman" w:hAnsi="Times New Roman"/>
            <w:iCs/>
            <w:color w:val="auto"/>
          </w:rPr>
          <w:t>(</w:t>
        </w:r>
      </w:ins>
      <w:ins w:id="2462" w:author="Janusio" w:date="2018-03-10T13:54:27Z">
        <w:r>
          <w:rPr>
            <w:rFonts w:hint="eastAsia" w:ascii="Times New Roman" w:hAnsi="Times New Roman"/>
            <w:i/>
            <w:iCs/>
            <w:color w:val="auto"/>
          </w:rPr>
          <w:t>m</w:t>
        </w:r>
      </w:ins>
      <w:ins w:id="2463" w:author="Janusio" w:date="2018-03-10T13:54:27Z">
        <w:r>
          <w:rPr>
            <w:rFonts w:hint="eastAsia" w:ascii="Times New Roman" w:hAnsi="Times New Roman"/>
            <w:iCs/>
            <w:color w:val="auto"/>
          </w:rPr>
          <w:t>),</w:t>
        </w:r>
      </w:ins>
      <w:ins w:id="2464" w:author="Janusio" w:date="2018-03-10T13:54:27Z">
        <w:r>
          <w:rPr>
            <w:rFonts w:hint="eastAsia" w:ascii="Times New Roman" w:hAnsi="Times New Roman"/>
            <w:i/>
            <w:color w:val="auto"/>
            <w:szCs w:val="21"/>
          </w:rPr>
          <w:t xml:space="preserve"> vTPM Builder</w:t>
        </w:r>
      </w:ins>
      <w:ins w:id="2465" w:author="Janusio" w:date="2018-03-10T13:54:27Z">
        <w:r>
          <w:rPr>
            <w:rFonts w:hint="eastAsia" w:ascii="Times New Roman" w:hAnsi="Times New Roman"/>
            <w:iCs/>
            <w:color w:val="auto"/>
          </w:rPr>
          <w:t>(</w:t>
        </w:r>
      </w:ins>
      <w:ins w:id="2466" w:author="Janusio" w:date="2018-03-10T13:54:27Z">
        <w:r>
          <w:rPr>
            <w:rFonts w:hint="eastAsia" w:ascii="Times New Roman" w:hAnsi="Times New Roman"/>
            <w:i/>
            <w:iCs/>
            <w:color w:val="auto"/>
          </w:rPr>
          <w:t>m</w:t>
        </w:r>
      </w:ins>
      <w:ins w:id="2467" w:author="Janusio" w:date="2018-03-10T13:54:27Z">
        <w:r>
          <w:rPr>
            <w:rFonts w:hint="eastAsia" w:ascii="Times New Roman" w:hAnsi="Times New Roman"/>
            <w:iCs/>
            <w:color w:val="auto"/>
          </w:rPr>
          <w:t>)</w:t>
        </w:r>
      </w:ins>
      <w:ins w:id="2468" w:author="Janusio" w:date="2018-03-10T13:54:27Z">
        <w:r>
          <w:rPr>
            <w:rFonts w:hint="eastAsia" w:ascii="Times New Roman" w:hAnsi="Times New Roman"/>
            <w:color w:val="auto"/>
            <w:szCs w:val="21"/>
          </w:rPr>
          <w:t xml:space="preserve">, </w:t>
        </w:r>
      </w:ins>
      <w:ins w:id="2469" w:author="Janusio" w:date="2018-03-10T13:54:27Z">
        <w:r>
          <w:rPr>
            <w:rFonts w:hint="eastAsia" w:ascii="Times New Roman" w:hAnsi="Times New Roman"/>
            <w:i/>
            <w:iCs/>
            <w:color w:val="auto"/>
          </w:rPr>
          <w:t>@t</w:t>
        </w:r>
      </w:ins>
      <w:ins w:id="2470" w:author="Janusio" w:date="2018-03-10T13:54:27Z">
        <w:r>
          <w:rPr>
            <w:rFonts w:hint="eastAsia" w:ascii="Times New Roman" w:hAnsi="Times New Roman"/>
            <w:i/>
            <w:iCs/>
            <w:color w:val="auto"/>
            <w:vertAlign w:val="subscript"/>
          </w:rPr>
          <w:t>5</w:t>
        </w:r>
      </w:ins>
      <w:ins w:id="2471" w:author="Janusio" w:date="2018-03-10T13:54:27Z">
        <w:r>
          <w:rPr>
            <w:rFonts w:hint="eastAsia" w:ascii="Times New Roman" w:hAnsi="Times New Roman"/>
            <w:color w:val="auto"/>
          </w:rPr>
          <w:t>)</w:t>
        </w:r>
      </w:ins>
      <w:ins w:id="2472" w:author="Janusio" w:date="2018-03-10T13:54:27Z"/>
      <w:ins w:id="2473" w:author="Janusio" w:date="2018-03-10T13:54:27Z"/>
      <w:ins w:id="2474" w:author="Janusio" w:date="2018-03-10T13:54:27Z"/>
      <w:ins w:id="2475" w:author="Janusio" w:date="2018-03-10T13:54:27Z">
        <w:r>
          <w:rPr>
            <w:rFonts w:hint="eastAsia" w:ascii="Times New Roman" w:hAnsi="Times New Roman"/>
            <w:color w:val="auto"/>
            <w:position w:val="-4"/>
          </w:rPr>
          <w:object>
            <v:shape id="_x0000_i1348"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48" DrawAspect="Content" ObjectID="_1468075756" r:id="rId51">
              <o:LockedField>false</o:LockedField>
            </o:OLEObject>
          </w:object>
        </w:r>
      </w:ins>
      <w:ins w:id="2477" w:author="Janusio" w:date="2018-03-10T13:54:27Z"/>
      <w:ins w:id="2478" w:author="Janusio" w:date="2018-03-10T13:54:27Z">
        <w:r>
          <w:rPr>
            <w:rFonts w:hint="eastAsia" w:ascii="Times New Roman" w:hAnsi="Times New Roman"/>
            <w:color w:val="auto"/>
          </w:rPr>
          <w:t xml:space="preserve"> (Mem(</w:t>
        </w:r>
      </w:ins>
      <w:ins w:id="2479" w:author="Janusio" w:date="2018-03-10T13:54:27Z">
        <w:r>
          <w:rPr>
            <w:rFonts w:hint="eastAsia" w:ascii="Times New Roman" w:hAnsi="Times New Roman"/>
            <w:i/>
            <w:iCs/>
            <w:color w:val="auto"/>
          </w:rPr>
          <w:t>m.pcr.s</w:t>
        </w:r>
      </w:ins>
      <w:ins w:id="2480" w:author="Janusio" w:date="2018-03-10T13:54:27Z">
        <w:r>
          <w:rPr>
            <w:rFonts w:hint="eastAsia" w:ascii="Times New Roman" w:hAnsi="Times New Roman"/>
            <w:color w:val="auto"/>
          </w:rPr>
          <w:t xml:space="preserve">, </w:t>
        </w:r>
      </w:ins>
      <w:ins w:id="2481" w:author="Janusio" w:date="2018-03-10T13:54:27Z">
        <w:r>
          <w:rPr>
            <w:rFonts w:hint="eastAsia" w:ascii="Times New Roman" w:hAnsi="Times New Roman"/>
            <w:i/>
            <w:iCs/>
            <w:color w:val="auto"/>
          </w:rPr>
          <w:t>seq</w:t>
        </w:r>
      </w:ins>
      <w:ins w:id="2482" w:author="Janusio" w:date="2018-03-10T13:54:27Z">
        <w:r>
          <w:rPr>
            <w:rFonts w:hint="eastAsia" w:ascii="Times New Roman" w:hAnsi="Times New Roman"/>
            <w:iCs/>
            <w:color w:val="auto"/>
          </w:rPr>
          <w:t>(</w:t>
        </w:r>
      </w:ins>
      <w:ins w:id="2483" w:author="Janusio" w:date="2018-03-10T13:54:27Z">
        <w:r>
          <w:rPr>
            <w:rFonts w:hint="eastAsia" w:ascii="Times New Roman" w:hAnsi="Times New Roman"/>
            <w:i/>
            <w:iCs/>
            <w:color w:val="auto"/>
          </w:rPr>
          <w:t>BIOS</w:t>
        </w:r>
      </w:ins>
      <w:ins w:id="2484" w:author="Janusio" w:date="2018-03-10T13:54:27Z">
        <w:r>
          <w:rPr>
            <w:rFonts w:hint="eastAsia" w:ascii="Times New Roman" w:hAnsi="Times New Roman"/>
            <w:iCs/>
            <w:color w:val="auto"/>
          </w:rPr>
          <w:t>(</w:t>
        </w:r>
      </w:ins>
      <w:ins w:id="2485" w:author="Janusio" w:date="2018-03-10T13:54:27Z">
        <w:r>
          <w:rPr>
            <w:rFonts w:hint="eastAsia" w:ascii="Times New Roman" w:hAnsi="Times New Roman"/>
            <w:i/>
            <w:iCs/>
            <w:color w:val="auto"/>
          </w:rPr>
          <w:t>m</w:t>
        </w:r>
      </w:ins>
      <w:ins w:id="2486" w:author="Janusio" w:date="2018-03-10T13:54:27Z">
        <w:r>
          <w:rPr>
            <w:rFonts w:hint="eastAsia" w:ascii="Times New Roman" w:hAnsi="Times New Roman"/>
            <w:iCs/>
            <w:color w:val="auto"/>
          </w:rPr>
          <w:t>),</w:t>
        </w:r>
      </w:ins>
      <w:ins w:id="2487" w:author="Janusio" w:date="2018-03-10T13:54:27Z">
        <w:r>
          <w:rPr>
            <w:rFonts w:hint="eastAsia" w:ascii="Times New Roman" w:hAnsi="Times New Roman"/>
            <w:i/>
            <w:iCs/>
            <w:color w:val="auto"/>
          </w:rPr>
          <w:t>OSLoader</w:t>
        </w:r>
      </w:ins>
      <w:ins w:id="2488" w:author="Janusio" w:date="2018-03-10T13:54:27Z">
        <w:r>
          <w:rPr>
            <w:rFonts w:hint="eastAsia" w:ascii="Times New Roman" w:hAnsi="Times New Roman"/>
            <w:iCs/>
            <w:color w:val="auto"/>
          </w:rPr>
          <w:t>(</w:t>
        </w:r>
      </w:ins>
      <w:ins w:id="2489" w:author="Janusio" w:date="2018-03-10T13:54:27Z">
        <w:r>
          <w:rPr>
            <w:rFonts w:hint="eastAsia" w:ascii="Times New Roman" w:hAnsi="Times New Roman"/>
            <w:i/>
            <w:iCs/>
            <w:color w:val="auto"/>
          </w:rPr>
          <w:t>m</w:t>
        </w:r>
      </w:ins>
      <w:ins w:id="2490" w:author="Janusio" w:date="2018-03-10T13:54:27Z">
        <w:r>
          <w:rPr>
            <w:rFonts w:hint="eastAsia" w:ascii="Times New Roman" w:hAnsi="Times New Roman"/>
            <w:iCs/>
            <w:color w:val="auto"/>
          </w:rPr>
          <w:t>),</w:t>
        </w:r>
      </w:ins>
      <w:ins w:id="2491" w:author="Janusio" w:date="2018-03-10T13:54:27Z">
        <w:r>
          <w:rPr>
            <w:rFonts w:hint="eastAsia" w:ascii="Times New Roman" w:hAnsi="Times New Roman"/>
            <w:i/>
            <w:iCs/>
            <w:color w:val="auto"/>
          </w:rPr>
          <w:t>VMM</w:t>
        </w:r>
      </w:ins>
      <w:ins w:id="2492" w:author="Janusio" w:date="2018-03-10T13:54:27Z">
        <w:r>
          <w:rPr>
            <w:rFonts w:hint="eastAsia" w:ascii="Times New Roman" w:hAnsi="Times New Roman"/>
            <w:iCs/>
            <w:color w:val="auto"/>
          </w:rPr>
          <w:t>(</w:t>
        </w:r>
      </w:ins>
      <w:ins w:id="2493" w:author="Janusio" w:date="2018-03-10T13:54:27Z">
        <w:r>
          <w:rPr>
            <w:rFonts w:hint="eastAsia" w:ascii="Times New Roman" w:hAnsi="Times New Roman"/>
            <w:i/>
            <w:iCs/>
            <w:color w:val="auto"/>
          </w:rPr>
          <w:t>m</w:t>
        </w:r>
      </w:ins>
      <w:ins w:id="2494" w:author="Janusio" w:date="2018-03-10T13:54:27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496" w:author="Janusio" w:date="2018-03-10T13:54:27Z"/>
          <w:rFonts w:hint="eastAsia" w:ascii="Times New Roman" w:hAnsi="Times New Roman"/>
          <w:color w:val="auto"/>
        </w:rPr>
        <w:pPrChange w:id="249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497" w:author="Janusio" w:date="2018-03-10T13:54:27Z">
        <w:r>
          <w:rPr>
            <w:rFonts w:hint="eastAsia" w:ascii="Times New Roman" w:hAnsi="Times New Roman"/>
            <w:i/>
            <w:iCs/>
            <w:color w:val="auto"/>
          </w:rPr>
          <w:t>Dom0_Kernel</w:t>
        </w:r>
      </w:ins>
      <w:ins w:id="2498" w:author="Janusio" w:date="2018-03-10T13:54:27Z">
        <w:r>
          <w:rPr>
            <w:rFonts w:hint="eastAsia" w:ascii="Times New Roman" w:hAnsi="Times New Roman"/>
            <w:iCs/>
            <w:color w:val="auto"/>
          </w:rPr>
          <w:t>(</w:t>
        </w:r>
      </w:ins>
      <w:ins w:id="2499" w:author="Janusio" w:date="2018-03-10T13:54:27Z">
        <w:r>
          <w:rPr>
            <w:rFonts w:hint="eastAsia" w:ascii="Times New Roman" w:hAnsi="Times New Roman"/>
            <w:i/>
            <w:iCs/>
            <w:color w:val="auto"/>
          </w:rPr>
          <w:t>m</w:t>
        </w:r>
      </w:ins>
      <w:ins w:id="2500" w:author="Janusio" w:date="2018-03-10T13:54:27Z">
        <w:r>
          <w:rPr>
            <w:rFonts w:hint="eastAsia" w:ascii="Times New Roman" w:hAnsi="Times New Roman"/>
            <w:iCs/>
            <w:color w:val="auto"/>
          </w:rPr>
          <w:t>))</w:t>
        </w:r>
      </w:ins>
      <w:ins w:id="2501" w:author="Janusio" w:date="2018-03-10T13:54:27Z">
        <w:r>
          <w:rPr>
            <w:rFonts w:hint="eastAsia" w:ascii="Times New Roman" w:hAnsi="Times New Roman"/>
            <w:i/>
            <w:iCs/>
            <w:color w:val="auto"/>
          </w:rPr>
          <w:t>@t</w:t>
        </w:r>
      </w:ins>
      <w:ins w:id="2502" w:author="Janusio" w:date="2018-03-10T13:54:27Z">
        <w:r>
          <w:rPr>
            <w:rFonts w:hint="eastAsia" w:ascii="Times New Roman" w:hAnsi="Times New Roman"/>
            <w:i/>
            <w:iCs/>
            <w:color w:val="auto"/>
            <w:vertAlign w:val="subscript"/>
          </w:rPr>
          <w:t>4</w:t>
        </w:r>
      </w:ins>
      <w:ins w:id="2503" w:author="Janusio" w:date="2018-03-10T13:54:27Z">
        <w:r>
          <w:rPr>
            <w:rFonts w:hint="eastAsia" w:ascii="Times New Roman" w:hAnsi="Times New Roman"/>
            <w:color w:val="auto"/>
          </w:rPr>
          <w:t>)</w:t>
        </w:r>
      </w:ins>
      <w:ins w:id="2504" w:author="Janusio" w:date="2018-03-10T13:54:27Z"/>
      <w:ins w:id="2505" w:author="Janusio" w:date="2018-03-10T13:54:27Z"/>
      <w:ins w:id="2506" w:author="Janusio" w:date="2018-03-10T13:54:27Z"/>
      <w:ins w:id="2507" w:author="Janusio" w:date="2018-03-10T13:54:27Z">
        <w:r>
          <w:rPr>
            <w:rFonts w:hint="eastAsia" w:ascii="Times New Roman" w:hAnsi="Times New Roman"/>
            <w:color w:val="auto"/>
            <w:position w:val="-4"/>
          </w:rPr>
          <w:object>
            <v:shape id="_x0000_i134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49" DrawAspect="Content" ObjectID="_1468075757" r:id="rId52">
              <o:LockedField>false</o:LockedField>
            </o:OLEObject>
          </w:object>
        </w:r>
      </w:ins>
      <w:ins w:id="2509"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511" w:author="Janusio" w:date="2018-03-10T13:54:27Z"/>
          <w:rFonts w:hint="eastAsia" w:ascii="Times New Roman" w:hAnsi="Times New Roman"/>
          <w:color w:val="auto"/>
        </w:rPr>
        <w:pPrChange w:id="251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512" w:author="Janusio" w:date="2018-03-10T13:54:27Z">
        <w:r>
          <w:rPr>
            <w:rFonts w:hint="eastAsia" w:ascii="Times New Roman" w:hAnsi="Times New Roman"/>
            <w:color w:val="auto"/>
          </w:rPr>
          <w:t>(Mem(</w:t>
        </w:r>
      </w:ins>
      <w:ins w:id="2513" w:author="Janusio" w:date="2018-03-10T13:54:27Z">
        <w:r>
          <w:rPr>
            <w:rFonts w:hint="eastAsia" w:ascii="Times New Roman" w:hAnsi="Times New Roman"/>
            <w:i/>
            <w:iCs/>
            <w:color w:val="auto"/>
          </w:rPr>
          <w:t>m.pcr.s</w:t>
        </w:r>
      </w:ins>
      <w:ins w:id="2514" w:author="Janusio" w:date="2018-03-10T13:54:27Z">
        <w:r>
          <w:rPr>
            <w:rFonts w:hint="eastAsia" w:ascii="Times New Roman" w:hAnsi="Times New Roman"/>
            <w:color w:val="auto"/>
          </w:rPr>
          <w:t>,</w:t>
        </w:r>
      </w:ins>
      <w:ins w:id="2515" w:author="Janusio" w:date="2018-03-10T13:54:27Z">
        <w:r>
          <w:rPr>
            <w:rFonts w:hint="eastAsia" w:ascii="Times New Roman" w:hAnsi="Times New Roman"/>
            <w:b/>
            <w:bCs/>
            <w:color w:val="auto"/>
          </w:rPr>
          <w:t xml:space="preserve"> </w:t>
        </w:r>
      </w:ins>
      <w:ins w:id="2516" w:author="Janusio" w:date="2018-03-10T13:54:27Z">
        <w:r>
          <w:rPr>
            <w:rFonts w:hint="eastAsia" w:ascii="Times New Roman" w:hAnsi="Times New Roman"/>
            <w:i/>
            <w:iCs/>
            <w:color w:val="auto"/>
          </w:rPr>
          <w:t>seq</w:t>
        </w:r>
      </w:ins>
      <w:ins w:id="2517" w:author="Janusio" w:date="2018-03-10T13:54:27Z">
        <w:r>
          <w:rPr>
            <w:rFonts w:hint="eastAsia" w:ascii="Times New Roman" w:hAnsi="Times New Roman"/>
            <w:iCs/>
            <w:color w:val="auto"/>
          </w:rPr>
          <w:t>(</w:t>
        </w:r>
      </w:ins>
      <w:ins w:id="2518" w:author="Janusio" w:date="2018-03-10T13:54:27Z">
        <w:r>
          <w:rPr>
            <w:rFonts w:hint="eastAsia" w:ascii="Times New Roman" w:hAnsi="Times New Roman"/>
            <w:i/>
            <w:iCs/>
            <w:color w:val="auto"/>
          </w:rPr>
          <w:t>BIOS</w:t>
        </w:r>
      </w:ins>
      <w:ins w:id="2519" w:author="Janusio" w:date="2018-03-10T13:54:27Z">
        <w:r>
          <w:rPr>
            <w:rFonts w:hint="eastAsia" w:ascii="Times New Roman" w:hAnsi="Times New Roman"/>
            <w:iCs/>
            <w:color w:val="auto"/>
          </w:rPr>
          <w:t>(</w:t>
        </w:r>
      </w:ins>
      <w:ins w:id="2520" w:author="Janusio" w:date="2018-03-10T13:54:27Z">
        <w:r>
          <w:rPr>
            <w:rFonts w:hint="eastAsia" w:ascii="Times New Roman" w:hAnsi="Times New Roman"/>
            <w:i/>
            <w:iCs/>
            <w:color w:val="auto"/>
          </w:rPr>
          <w:t>m</w:t>
        </w:r>
      </w:ins>
      <w:ins w:id="2521" w:author="Janusio" w:date="2018-03-10T13:54:27Z">
        <w:r>
          <w:rPr>
            <w:rFonts w:hint="eastAsia" w:ascii="Times New Roman" w:hAnsi="Times New Roman"/>
            <w:iCs/>
            <w:color w:val="auto"/>
          </w:rPr>
          <w:t>),</w:t>
        </w:r>
      </w:ins>
      <w:ins w:id="2522" w:author="Janusio" w:date="2018-03-10T13:54:27Z">
        <w:r>
          <w:rPr>
            <w:rFonts w:hint="eastAsia" w:ascii="Times New Roman" w:hAnsi="Times New Roman"/>
            <w:i/>
            <w:iCs/>
            <w:color w:val="auto"/>
          </w:rPr>
          <w:t>OSLoader</w:t>
        </w:r>
      </w:ins>
      <w:ins w:id="2523" w:author="Janusio" w:date="2018-03-10T13:54:27Z">
        <w:r>
          <w:rPr>
            <w:rFonts w:hint="eastAsia" w:ascii="Times New Roman" w:hAnsi="Times New Roman"/>
            <w:iCs/>
            <w:color w:val="auto"/>
          </w:rPr>
          <w:t>(</w:t>
        </w:r>
      </w:ins>
      <w:ins w:id="2524" w:author="Janusio" w:date="2018-03-10T13:54:27Z">
        <w:r>
          <w:rPr>
            <w:rFonts w:hint="eastAsia" w:ascii="Times New Roman" w:hAnsi="Times New Roman"/>
            <w:i/>
            <w:iCs/>
            <w:color w:val="auto"/>
          </w:rPr>
          <w:t>m</w:t>
        </w:r>
      </w:ins>
      <w:ins w:id="2525" w:author="Janusio" w:date="2018-03-10T13:54:27Z">
        <w:r>
          <w:rPr>
            <w:rFonts w:hint="eastAsia" w:ascii="Times New Roman" w:hAnsi="Times New Roman"/>
            <w:iCs/>
            <w:color w:val="auto"/>
          </w:rPr>
          <w:t>),</w:t>
        </w:r>
      </w:ins>
      <w:ins w:id="2526" w:author="Janusio" w:date="2018-03-10T13:54:27Z">
        <w:r>
          <w:rPr>
            <w:rFonts w:hint="eastAsia" w:ascii="Times New Roman" w:hAnsi="Times New Roman"/>
            <w:i/>
            <w:iCs/>
            <w:color w:val="auto"/>
          </w:rPr>
          <w:t>VMM</w:t>
        </w:r>
      </w:ins>
      <w:ins w:id="2527" w:author="Janusio" w:date="2018-03-10T13:54:27Z">
        <w:r>
          <w:rPr>
            <w:rFonts w:hint="eastAsia" w:ascii="Times New Roman" w:hAnsi="Times New Roman"/>
            <w:color w:val="auto"/>
          </w:rPr>
          <w:t>(</w:t>
        </w:r>
      </w:ins>
      <w:ins w:id="2528" w:author="Janusio" w:date="2018-03-10T13:54:27Z">
        <w:r>
          <w:rPr>
            <w:rFonts w:hint="eastAsia" w:ascii="Times New Roman" w:hAnsi="Times New Roman"/>
            <w:i/>
            <w:iCs/>
            <w:color w:val="auto"/>
          </w:rPr>
          <w:t>m</w:t>
        </w:r>
      </w:ins>
      <w:ins w:id="2529" w:author="Janusio" w:date="2018-03-10T13:54:27Z">
        <w:r>
          <w:rPr>
            <w:rFonts w:hint="eastAsia" w:ascii="Times New Roman" w:hAnsi="Times New Roman"/>
            <w:color w:val="auto"/>
          </w:rPr>
          <w:t>)))@</w:t>
        </w:r>
      </w:ins>
      <w:ins w:id="2530" w:author="Janusio" w:date="2018-03-10T13:54:27Z">
        <w:r>
          <w:rPr>
            <w:rFonts w:hint="eastAsia" w:ascii="Times New Roman" w:hAnsi="Times New Roman"/>
            <w:i/>
            <w:iCs/>
            <w:color w:val="auto"/>
          </w:rPr>
          <w:t>t</w:t>
        </w:r>
      </w:ins>
      <w:ins w:id="2531" w:author="Janusio" w:date="2018-03-10T13:54:27Z">
        <w:r>
          <w:rPr>
            <w:rFonts w:hint="eastAsia" w:ascii="Times New Roman" w:hAnsi="Times New Roman"/>
            <w:i/>
            <w:iCs/>
            <w:color w:val="auto"/>
            <w:vertAlign w:val="subscript"/>
          </w:rPr>
          <w:t>3</w:t>
        </w:r>
      </w:ins>
      <w:ins w:id="2532"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534" w:author="Janusio" w:date="2018-03-10T13:54:27Z"/>
          <w:rFonts w:hint="eastAsia" w:ascii="Times New Roman" w:hAnsi="Times New Roman"/>
          <w:color w:val="auto"/>
        </w:rPr>
        <w:pPrChange w:id="253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535" w:author="Janusio" w:date="2018-03-10T13:54:27Z"/>
      <w:ins w:id="2536" w:author="Janusio" w:date="2018-03-10T13:54:27Z"/>
      <w:ins w:id="2537" w:author="Janusio" w:date="2018-03-10T13:54:27Z"/>
      <w:ins w:id="2538" w:author="Janusio" w:date="2018-03-10T13:54:27Z">
        <w:r>
          <w:rPr>
            <w:rFonts w:hint="eastAsia" w:ascii="Times New Roman" w:hAnsi="Times New Roman"/>
            <w:color w:val="auto"/>
            <w:position w:val="-4"/>
          </w:rPr>
          <w:object>
            <v:shape id="_x0000_i1350"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50" DrawAspect="Content" ObjectID="_1468075758" r:id="rId53">
              <o:LockedField>false</o:LockedField>
            </o:OLEObject>
          </w:object>
        </w:r>
      </w:ins>
      <w:ins w:id="2540" w:author="Janusio" w:date="2018-03-10T13:54:27Z"/>
      <w:ins w:id="2541" w:author="Janusio" w:date="2018-03-10T13:54:27Z">
        <w:r>
          <w:rPr>
            <w:rFonts w:hint="eastAsia" w:ascii="Times New Roman" w:hAnsi="Times New Roman"/>
            <w:color w:val="auto"/>
          </w:rPr>
          <w:t>(Mem(</w:t>
        </w:r>
      </w:ins>
      <w:ins w:id="2542" w:author="Janusio" w:date="2018-03-10T13:54:27Z">
        <w:r>
          <w:rPr>
            <w:rFonts w:hint="eastAsia" w:ascii="Times New Roman" w:hAnsi="Times New Roman"/>
            <w:i/>
            <w:iCs/>
            <w:color w:val="auto"/>
          </w:rPr>
          <w:t>m.pcr.s</w:t>
        </w:r>
      </w:ins>
      <w:ins w:id="2543" w:author="Janusio" w:date="2018-03-10T13:54:27Z">
        <w:r>
          <w:rPr>
            <w:rFonts w:hint="eastAsia" w:ascii="Times New Roman" w:hAnsi="Times New Roman"/>
            <w:color w:val="auto"/>
          </w:rPr>
          <w:t>,</w:t>
        </w:r>
      </w:ins>
      <w:ins w:id="2544" w:author="Janusio" w:date="2018-03-10T13:54:27Z">
        <w:r>
          <w:rPr>
            <w:rFonts w:hint="eastAsia" w:ascii="Times New Roman" w:hAnsi="Times New Roman"/>
            <w:b/>
            <w:bCs/>
            <w:color w:val="auto"/>
          </w:rPr>
          <w:t xml:space="preserve"> </w:t>
        </w:r>
      </w:ins>
      <w:ins w:id="2545" w:author="Janusio" w:date="2018-03-10T13:54:27Z">
        <w:r>
          <w:rPr>
            <w:rFonts w:hint="eastAsia" w:ascii="Times New Roman" w:hAnsi="Times New Roman"/>
            <w:i/>
            <w:iCs/>
            <w:color w:val="auto"/>
          </w:rPr>
          <w:t>seq</w:t>
        </w:r>
      </w:ins>
      <w:ins w:id="2546" w:author="Janusio" w:date="2018-03-10T13:54:27Z">
        <w:r>
          <w:rPr>
            <w:rFonts w:hint="eastAsia" w:ascii="Times New Roman" w:hAnsi="Times New Roman"/>
            <w:iCs/>
            <w:color w:val="auto"/>
          </w:rPr>
          <w:t>(</w:t>
        </w:r>
      </w:ins>
      <w:ins w:id="2547" w:author="Janusio" w:date="2018-03-10T13:54:27Z">
        <w:r>
          <w:rPr>
            <w:rFonts w:hint="eastAsia" w:ascii="Times New Roman" w:hAnsi="Times New Roman"/>
            <w:i/>
            <w:iCs/>
            <w:color w:val="auto"/>
          </w:rPr>
          <w:t>BIOS</w:t>
        </w:r>
      </w:ins>
      <w:ins w:id="2548" w:author="Janusio" w:date="2018-03-10T13:54:27Z">
        <w:r>
          <w:rPr>
            <w:rFonts w:hint="eastAsia" w:ascii="Times New Roman" w:hAnsi="Times New Roman"/>
            <w:iCs/>
            <w:color w:val="auto"/>
          </w:rPr>
          <w:t>(</w:t>
        </w:r>
      </w:ins>
      <w:ins w:id="2549" w:author="Janusio" w:date="2018-03-10T13:54:27Z">
        <w:r>
          <w:rPr>
            <w:rFonts w:hint="eastAsia" w:ascii="Times New Roman" w:hAnsi="Times New Roman"/>
            <w:i/>
            <w:iCs/>
            <w:color w:val="auto"/>
          </w:rPr>
          <w:t>m</w:t>
        </w:r>
      </w:ins>
      <w:ins w:id="2550" w:author="Janusio" w:date="2018-03-10T13:54:27Z">
        <w:r>
          <w:rPr>
            <w:rFonts w:hint="eastAsia" w:ascii="Times New Roman" w:hAnsi="Times New Roman"/>
            <w:iCs/>
            <w:color w:val="auto"/>
          </w:rPr>
          <w:t>),</w:t>
        </w:r>
      </w:ins>
      <w:ins w:id="2551" w:author="Janusio" w:date="2018-03-10T13:54:27Z">
        <w:r>
          <w:rPr>
            <w:rFonts w:hint="eastAsia" w:ascii="Times New Roman" w:hAnsi="Times New Roman"/>
            <w:i/>
            <w:iCs/>
            <w:color w:val="auto"/>
          </w:rPr>
          <w:t>OSLoader</w:t>
        </w:r>
      </w:ins>
      <w:ins w:id="2552" w:author="Janusio" w:date="2018-03-10T13:54:27Z">
        <w:r>
          <w:rPr>
            <w:rFonts w:hint="eastAsia" w:ascii="Times New Roman" w:hAnsi="Times New Roman"/>
            <w:iCs/>
            <w:color w:val="auto"/>
          </w:rPr>
          <w:t>(</w:t>
        </w:r>
      </w:ins>
      <w:ins w:id="2553" w:author="Janusio" w:date="2018-03-10T13:54:27Z">
        <w:r>
          <w:rPr>
            <w:rFonts w:hint="eastAsia" w:ascii="Times New Roman" w:hAnsi="Times New Roman"/>
            <w:i/>
            <w:iCs/>
            <w:color w:val="auto"/>
          </w:rPr>
          <w:t>m</w:t>
        </w:r>
      </w:ins>
      <w:ins w:id="2554" w:author="Janusio" w:date="2018-03-10T13:54:27Z">
        <w:r>
          <w:rPr>
            <w:rFonts w:hint="eastAsia" w:ascii="Times New Roman" w:hAnsi="Times New Roman"/>
            <w:iCs/>
            <w:color w:val="auto"/>
          </w:rPr>
          <w:t>)</w:t>
        </w:r>
      </w:ins>
      <w:ins w:id="2555" w:author="Janusio" w:date="2018-03-10T13:54:27Z">
        <w:r>
          <w:rPr>
            <w:rFonts w:hint="eastAsia" w:ascii="Times New Roman" w:hAnsi="Times New Roman"/>
            <w:color w:val="auto"/>
          </w:rPr>
          <w:t>)@</w:t>
        </w:r>
      </w:ins>
      <w:ins w:id="2556" w:author="Janusio" w:date="2018-03-10T13:54:27Z">
        <w:r>
          <w:rPr>
            <w:rFonts w:hint="eastAsia" w:ascii="Times New Roman" w:hAnsi="Times New Roman"/>
            <w:i/>
            <w:iCs/>
            <w:color w:val="auto"/>
          </w:rPr>
          <w:t>t</w:t>
        </w:r>
      </w:ins>
      <w:ins w:id="2557" w:author="Janusio" w:date="2018-03-10T13:54:27Z">
        <w:r>
          <w:rPr>
            <w:rFonts w:hint="eastAsia" w:ascii="Times New Roman" w:hAnsi="Times New Roman"/>
            <w:i/>
            <w:iCs/>
            <w:color w:val="auto"/>
            <w:vertAlign w:val="subscript"/>
          </w:rPr>
          <w:t>2</w:t>
        </w:r>
      </w:ins>
      <w:ins w:id="2558" w:author="Janusio" w:date="2018-03-10T13:54:27Z">
        <w:r>
          <w:rPr>
            <w:rFonts w:hint="eastAsia" w:ascii="Times New Roman" w:hAnsi="Times New Roman"/>
            <w:color w:val="auto"/>
          </w:rPr>
          <w:t>)</w:t>
        </w:r>
      </w:ins>
      <w:ins w:id="2559" w:author="Janusio" w:date="2018-03-10T13:54:27Z"/>
      <w:ins w:id="2560" w:author="Janusio" w:date="2018-03-10T13:54:27Z"/>
      <w:ins w:id="2561" w:author="Janusio" w:date="2018-03-10T13:54:27Z"/>
      <w:ins w:id="2562" w:author="Janusio" w:date="2018-03-10T13:54:27Z">
        <w:r>
          <w:rPr>
            <w:rFonts w:hint="eastAsia" w:ascii="Times New Roman" w:hAnsi="Times New Roman"/>
            <w:color w:val="auto"/>
            <w:position w:val="-4"/>
          </w:rPr>
          <w:object>
            <v:shape id="_x0000_i1351"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51" DrawAspect="Content" ObjectID="_1468075759" r:id="rId54">
              <o:LockedField>false</o:LockedField>
            </o:OLEObject>
          </w:object>
        </w:r>
      </w:ins>
      <w:ins w:id="2564"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566" w:author="Janusio" w:date="2018-03-10T13:54:27Z"/>
          <w:rFonts w:hint="eastAsia" w:ascii="Times New Roman" w:hAnsi="Times New Roman"/>
          <w:color w:val="auto"/>
        </w:rPr>
        <w:pPrChange w:id="256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567" w:author="Janusio" w:date="2018-03-10T13:54:27Z">
        <w:r>
          <w:rPr>
            <w:rFonts w:hint="eastAsia" w:ascii="Times New Roman" w:hAnsi="Times New Roman"/>
            <w:color w:val="auto"/>
          </w:rPr>
          <w:t>(Mem(</w:t>
        </w:r>
      </w:ins>
      <w:ins w:id="2568" w:author="Janusio" w:date="2018-03-10T13:54:27Z">
        <w:r>
          <w:rPr>
            <w:rFonts w:hint="eastAsia" w:ascii="Times New Roman" w:hAnsi="Times New Roman"/>
            <w:i/>
            <w:iCs/>
            <w:color w:val="auto"/>
          </w:rPr>
          <w:t>m.pcr.s</w:t>
        </w:r>
      </w:ins>
      <w:ins w:id="2569" w:author="Janusio" w:date="2018-03-10T13:54:27Z">
        <w:r>
          <w:rPr>
            <w:rFonts w:hint="eastAsia" w:ascii="Times New Roman" w:hAnsi="Times New Roman"/>
            <w:color w:val="auto"/>
          </w:rPr>
          <w:t>,</w:t>
        </w:r>
      </w:ins>
      <w:ins w:id="2570" w:author="Janusio" w:date="2018-03-10T13:54:27Z">
        <w:r>
          <w:rPr>
            <w:rFonts w:hint="eastAsia" w:ascii="Times New Roman" w:hAnsi="Times New Roman"/>
            <w:b/>
            <w:bCs/>
            <w:color w:val="auto"/>
          </w:rPr>
          <w:t xml:space="preserve"> </w:t>
        </w:r>
      </w:ins>
      <w:ins w:id="2571" w:author="Janusio" w:date="2018-03-10T13:54:27Z">
        <w:r>
          <w:rPr>
            <w:rFonts w:hint="eastAsia" w:ascii="Times New Roman" w:hAnsi="Times New Roman"/>
            <w:i/>
            <w:iCs/>
            <w:color w:val="auto"/>
          </w:rPr>
          <w:t>seq</w:t>
        </w:r>
      </w:ins>
      <w:ins w:id="2572" w:author="Janusio" w:date="2018-03-10T13:54:27Z">
        <w:r>
          <w:rPr>
            <w:rFonts w:hint="eastAsia" w:ascii="Times New Roman" w:hAnsi="Times New Roman"/>
            <w:iCs/>
            <w:color w:val="auto"/>
          </w:rPr>
          <w:t>(</w:t>
        </w:r>
      </w:ins>
      <w:ins w:id="2573" w:author="Janusio" w:date="2018-03-10T13:54:27Z">
        <w:r>
          <w:rPr>
            <w:rFonts w:hint="eastAsia" w:ascii="Times New Roman" w:hAnsi="Times New Roman"/>
            <w:i/>
            <w:iCs/>
            <w:color w:val="auto"/>
          </w:rPr>
          <w:t>BIOS</w:t>
        </w:r>
      </w:ins>
      <w:ins w:id="2574" w:author="Janusio" w:date="2018-03-10T13:54:27Z">
        <w:r>
          <w:rPr>
            <w:rFonts w:hint="eastAsia" w:ascii="Times New Roman" w:hAnsi="Times New Roman"/>
            <w:iCs/>
            <w:color w:val="auto"/>
          </w:rPr>
          <w:t>(</w:t>
        </w:r>
      </w:ins>
      <w:ins w:id="2575" w:author="Janusio" w:date="2018-03-10T13:54:27Z">
        <w:r>
          <w:rPr>
            <w:rFonts w:hint="eastAsia" w:ascii="Times New Roman" w:hAnsi="Times New Roman"/>
            <w:i/>
            <w:iCs/>
            <w:color w:val="auto"/>
          </w:rPr>
          <w:t>m</w:t>
        </w:r>
      </w:ins>
      <w:ins w:id="2576" w:author="Janusio" w:date="2018-03-10T13:54:27Z">
        <w:r>
          <w:rPr>
            <w:rFonts w:hint="eastAsia" w:ascii="Times New Roman" w:hAnsi="Times New Roman"/>
            <w:iCs/>
            <w:color w:val="auto"/>
          </w:rPr>
          <w:t>)</w:t>
        </w:r>
      </w:ins>
      <w:ins w:id="2577" w:author="Janusio" w:date="2018-03-10T13:54:27Z">
        <w:r>
          <w:rPr>
            <w:rFonts w:hint="eastAsia" w:ascii="Times New Roman" w:hAnsi="Times New Roman"/>
            <w:color w:val="auto"/>
          </w:rPr>
          <w:t>)@</w:t>
        </w:r>
      </w:ins>
      <w:ins w:id="2578" w:author="Janusio" w:date="2018-03-10T13:54:27Z">
        <w:r>
          <w:rPr>
            <w:rFonts w:hint="eastAsia" w:ascii="Times New Roman" w:hAnsi="Times New Roman"/>
            <w:i/>
            <w:iCs/>
            <w:color w:val="auto"/>
          </w:rPr>
          <w:t>t</w:t>
        </w:r>
      </w:ins>
      <w:ins w:id="2579" w:author="Janusio" w:date="2018-03-10T13:54:27Z">
        <w:r>
          <w:rPr>
            <w:rFonts w:hint="eastAsia" w:ascii="Times New Roman" w:hAnsi="Times New Roman"/>
            <w:i/>
            <w:iCs/>
            <w:color w:val="auto"/>
            <w:vertAlign w:val="subscript"/>
          </w:rPr>
          <w:t>1</w:t>
        </w:r>
      </w:ins>
      <w:ins w:id="2580" w:author="Janusio" w:date="2018-03-10T13:54:27Z">
        <w:r>
          <w:rPr>
            <w:rFonts w:hint="eastAsia" w:ascii="Times New Roman" w:hAnsi="Times New Roman"/>
            <w:color w:val="auto"/>
          </w:rPr>
          <w:t>)</w:t>
        </w:r>
      </w:ins>
      <w:ins w:id="2581" w:author="Janusio" w:date="2018-03-10T13:54:27Z"/>
      <w:ins w:id="2582" w:author="Janusio" w:date="2018-03-10T13:54:27Z"/>
      <w:ins w:id="2583" w:author="Janusio" w:date="2018-03-10T13:54:27Z"/>
      <w:ins w:id="2584" w:author="Janusio" w:date="2018-03-10T13:54:27Z">
        <w:r>
          <w:rPr>
            <w:rFonts w:hint="eastAsia" w:ascii="Times New Roman" w:hAnsi="Times New Roman"/>
            <w:color w:val="auto"/>
            <w:position w:val="-4"/>
          </w:rPr>
          <w:object>
            <v:shape id="_x0000_i135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52" DrawAspect="Content" ObjectID="_1468075760" r:id="rId55">
              <o:LockedField>false</o:LockedField>
            </o:OLEObject>
          </w:object>
        </w:r>
      </w:ins>
      <w:ins w:id="2586" w:author="Janusio" w:date="2018-03-10T13:54:27Z"/>
      <w:ins w:id="2587" w:author="Janusio" w:date="2018-03-10T13:54:27Z">
        <w:r>
          <w:rPr>
            <w:rFonts w:hint="eastAsia" w:ascii="Times New Roman" w:hAnsi="Times New Roman"/>
            <w:color w:val="auto"/>
          </w:rPr>
          <w:t>Reset(m,</w:t>
        </w:r>
      </w:ins>
      <w:ins w:id="2588" w:author="Janusio" w:date="2018-03-10T13:54:27Z">
        <w:r>
          <w:rPr>
            <w:rFonts w:hint="eastAsia" w:ascii="Times New Roman" w:hAnsi="Times New Roman"/>
            <w:i/>
            <w:iCs/>
            <w:color w:val="auto"/>
          </w:rPr>
          <w:t>J</w:t>
        </w:r>
      </w:ins>
      <w:ins w:id="2589" w:author="Janusio" w:date="2018-03-10T13:54:27Z">
        <w:r>
          <w:rPr>
            <w:rFonts w:hint="eastAsia" w:ascii="Times New Roman" w:hAnsi="Times New Roman"/>
            <w:color w:val="auto"/>
          </w:rPr>
          <w:t>)@</w:t>
        </w:r>
      </w:ins>
      <w:ins w:id="2590" w:author="Janusio" w:date="2018-03-10T13:54:27Z">
        <w:r>
          <w:rPr>
            <w:rFonts w:hint="eastAsia" w:ascii="Times New Roman" w:hAnsi="Times New Roman"/>
            <w:i/>
            <w:iCs/>
            <w:color w:val="auto"/>
          </w:rPr>
          <w:t>t</w:t>
        </w:r>
      </w:ins>
      <w:ins w:id="2591" w:author="Janusio" w:date="2018-03-10T13:54:27Z">
        <w:r>
          <w:rPr>
            <w:rFonts w:hint="eastAsia" w:ascii="Times New Roman" w:hAnsi="Times New Roman"/>
            <w:i/>
            <w:iCs/>
            <w:color w:val="auto"/>
            <w:vertAlign w:val="subscript"/>
          </w:rPr>
          <w:t>S</w:t>
        </w:r>
      </w:ins>
      <w:ins w:id="2592" w:author="Janusio" w:date="2018-03-10T13:54:27Z"/>
      <w:ins w:id="2593" w:author="Janusio" w:date="2018-03-10T13:54:27Z"/>
      <w:ins w:id="2594" w:author="Janusio" w:date="2018-03-10T13:54:27Z"/>
      <w:ins w:id="2595" w:author="Janusio" w:date="2018-03-10T13:54:27Z">
        <w:r>
          <w:rPr>
            <w:rFonts w:hint="eastAsia" w:ascii="Times New Roman" w:hAnsi="Times New Roman"/>
            <w:color w:val="auto"/>
            <w:position w:val="-4"/>
          </w:rPr>
          <w:object>
            <v:shape id="_x0000_i1353"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53" DrawAspect="Content" ObjectID="_1468075761" r:id="rId56">
              <o:LockedField>false</o:LockedField>
            </o:OLEObject>
          </w:object>
        </w:r>
      </w:ins>
      <w:ins w:id="2597"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599" w:author="Janusio" w:date="2018-03-10T13:54:27Z"/>
          <w:rFonts w:hint="eastAsia" w:ascii="Times New Roman" w:hAnsi="Times New Roman"/>
          <w:color w:val="auto"/>
        </w:rPr>
        <w:pPrChange w:id="259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600" w:author="Janusio" w:date="2018-03-10T13:54:27Z">
        <w:r>
          <w:rPr>
            <w:rFonts w:hint="eastAsia" w:ascii="Times New Roman" w:hAnsi="Times New Roman"/>
            <w:color w:val="auto"/>
          </w:rPr>
          <w:t>(</w:t>
        </w:r>
      </w:ins>
      <w:ins w:id="2601" w:author="Janusio" w:date="2018-03-10T13:54:27Z">
        <w:r>
          <w:rPr>
            <w:rFonts w:hint="eastAsia" w:ascii="宋体" w:hAnsi="宋体" w:cs="宋体"/>
            <w:color w:val="auto"/>
          </w:rPr>
          <w:t>┐</w:t>
        </w:r>
      </w:ins>
      <w:ins w:id="2602" w:author="Janusio" w:date="2018-03-10T13:54:27Z">
        <w:r>
          <w:rPr>
            <w:rFonts w:hint="eastAsia" w:ascii="Times New Roman" w:hAnsi="Times New Roman"/>
            <w:color w:val="auto"/>
          </w:rPr>
          <w:t>Reset(</w:t>
        </w:r>
      </w:ins>
      <w:ins w:id="2603" w:author="Janusio" w:date="2018-03-10T13:54:27Z">
        <w:r>
          <w:rPr>
            <w:rFonts w:hint="eastAsia" w:ascii="Times New Roman" w:hAnsi="Times New Roman"/>
            <w:i/>
            <w:iCs/>
            <w:color w:val="auto"/>
          </w:rPr>
          <w:t>m</w:t>
        </w:r>
      </w:ins>
      <w:ins w:id="2604" w:author="Janusio" w:date="2018-03-10T13:54:27Z">
        <w:r>
          <w:rPr>
            <w:rFonts w:hint="eastAsia" w:ascii="Times New Roman" w:hAnsi="Times New Roman"/>
            <w:color w:val="auto"/>
          </w:rPr>
          <w:t>)on(</w:t>
        </w:r>
      </w:ins>
      <w:ins w:id="2605" w:author="Janusio" w:date="2018-03-10T13:54:27Z">
        <w:r>
          <w:rPr>
            <w:rFonts w:hint="eastAsia" w:ascii="Times New Roman" w:hAnsi="Times New Roman"/>
            <w:i/>
            <w:color w:val="auto"/>
          </w:rPr>
          <w:t>t</w:t>
        </w:r>
      </w:ins>
      <w:ins w:id="2606" w:author="Janusio" w:date="2018-03-10T13:54:27Z">
        <w:r>
          <w:rPr>
            <w:rFonts w:hint="eastAsia" w:ascii="Times New Roman" w:hAnsi="Times New Roman"/>
            <w:i/>
            <w:iCs/>
            <w:color w:val="auto"/>
            <w:vertAlign w:val="subscript"/>
          </w:rPr>
          <w:t>S</w:t>
        </w:r>
      </w:ins>
      <w:ins w:id="2607" w:author="Janusio" w:date="2018-03-10T13:54:27Z">
        <w:r>
          <w:rPr>
            <w:rFonts w:hint="eastAsia" w:ascii="Times New Roman" w:hAnsi="Times New Roman"/>
            <w:iCs/>
            <w:color w:val="auto"/>
          </w:rPr>
          <w:t>,</w:t>
        </w:r>
      </w:ins>
      <w:ins w:id="2608" w:author="Janusio" w:date="2018-03-10T13:54:27Z">
        <w:r>
          <w:rPr>
            <w:rFonts w:hint="eastAsia" w:ascii="Times New Roman" w:hAnsi="Times New Roman"/>
            <w:i/>
            <w:iCs/>
            <w:color w:val="auto"/>
          </w:rPr>
          <w:t>t</w:t>
        </w:r>
      </w:ins>
      <w:ins w:id="2609" w:author="Janusio" w:date="2018-03-10T13:54:27Z">
        <w:r>
          <w:rPr>
            <w:rFonts w:hint="eastAsia" w:ascii="Times New Roman" w:hAnsi="Times New Roman"/>
            <w:color w:val="auto"/>
          </w:rPr>
          <w:t xml:space="preserve">)      </w:t>
        </w:r>
      </w:ins>
      <w:ins w:id="2610" w:author="Janusio" w:date="2018-03-10T13:54:27Z">
        <w:r>
          <w:rPr>
            <w:rFonts w:hint="eastAsia"/>
            <w:color w:val="auto"/>
            <w:lang w:val="en-US" w:eastAsia="zh-CN"/>
          </w:rPr>
          <w:t xml:space="preserve">                </w:t>
        </w:r>
      </w:ins>
      <w:ins w:id="2611" w:author="Janusio" w:date="2018-03-10T13:57:09Z">
        <w:r>
          <w:rPr>
            <w:rFonts w:hint="eastAsia"/>
            <w:color w:val="auto"/>
            <w:lang w:val="en-US" w:eastAsia="zh-CN"/>
          </w:rPr>
          <w:t xml:space="preserve"> </w:t>
        </w:r>
      </w:ins>
      <w:ins w:id="2612" w:author="Janusio" w:date="2018-03-10T13:57:10Z">
        <w:r>
          <w:rPr>
            <w:rFonts w:hint="eastAsia"/>
            <w:color w:val="auto"/>
            <w:lang w:val="en-US" w:eastAsia="zh-CN"/>
          </w:rPr>
          <w:t xml:space="preserve">      </w:t>
        </w:r>
      </w:ins>
      <w:ins w:id="2613" w:author="Janusio" w:date="2018-03-10T13:57:11Z">
        <w:r>
          <w:rPr>
            <w:rFonts w:hint="eastAsia"/>
            <w:color w:val="auto"/>
            <w:lang w:val="en-US" w:eastAsia="zh-CN"/>
          </w:rPr>
          <w:t xml:space="preserve">       </w:t>
        </w:r>
      </w:ins>
      <w:ins w:id="2614" w:author="Janusio" w:date="2018-03-10T13:54:27Z">
        <w:r>
          <w:rPr>
            <w:rFonts w:hint="eastAsia"/>
            <w:color w:val="auto"/>
            <w:lang w:val="en-US" w:eastAsia="zh-CN"/>
          </w:rPr>
          <w:t xml:space="preserve">   </w:t>
        </w:r>
      </w:ins>
      <w:ins w:id="2615" w:author="Janusio" w:date="2018-03-10T13:54:27Z">
        <w:r>
          <w:rPr>
            <w:rFonts w:hint="eastAsia" w:ascii="Times New Roman" w:hAnsi="Times New Roman"/>
            <w:b/>
            <w:bCs/>
            <w:color w:val="auto"/>
          </w:rPr>
          <w:t xml:space="preserve"> </w:t>
        </w:r>
      </w:ins>
      <w:ins w:id="2616" w:author="Janusio" w:date="2018-03-10T13:54:27Z">
        <w:r>
          <w:rPr>
            <w:rFonts w:hint="eastAsia" w:ascii="Times New Roman" w:hAnsi="Times New Roman"/>
            <w:bCs/>
            <w:color w:val="auto"/>
          </w:rPr>
          <w:t>(</w:t>
        </w:r>
      </w:ins>
      <w:ins w:id="2617" w:author="Janusio" w:date="2018-03-10T13:54:27Z">
        <w:r>
          <w:rPr>
            <w:rFonts w:hint="eastAsia" w:ascii="Times New Roman" w:hAnsi="Times New Roman"/>
            <w:b/>
            <w:bCs/>
            <w:color w:val="auto"/>
          </w:rPr>
          <w:t>1</w:t>
        </w:r>
      </w:ins>
      <w:ins w:id="2618" w:author="Janusio" w:date="2018-03-10T13:54:27Z">
        <w:r>
          <w:rPr>
            <w:rFonts w:hint="eastAsia" w:ascii="Times New Roman" w:hAnsi="Times New Roman"/>
            <w:b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620" w:author="Janusio" w:date="2018-03-10T13:54:27Z"/>
          <w:rFonts w:hint="eastAsia" w:ascii="Times New Roman" w:hAnsi="Times New Roman"/>
          <w:color w:val="auto"/>
        </w:rPr>
        <w:pPrChange w:id="2619"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621" w:author="Janusio" w:date="2018-03-10T13:54:27Z">
        <w:r>
          <w:rPr>
            <w:rFonts w:hint="eastAsia" w:ascii="Times New Roman" w:hAnsi="Times New Roman"/>
            <w:color w:val="auto"/>
          </w:rPr>
          <w:t>接下对图</w:t>
        </w:r>
      </w:ins>
      <w:ins w:id="2622" w:author="Janusio" w:date="2018-03-10T13:57:15Z">
        <w:r>
          <w:rPr>
            <w:rFonts w:hint="eastAsia"/>
            <w:color w:val="auto"/>
            <w:lang w:val="en-US" w:eastAsia="zh-CN"/>
          </w:rPr>
          <w:t>3</w:t>
        </w:r>
      </w:ins>
      <w:ins w:id="2623" w:author="Janusio" w:date="2018-03-10T13:57:16Z">
        <w:r>
          <w:rPr>
            <w:rFonts w:hint="eastAsia"/>
            <w:color w:val="auto"/>
            <w:lang w:val="en-US" w:eastAsia="zh-CN"/>
          </w:rPr>
          <w:t>.</w:t>
        </w:r>
      </w:ins>
      <w:ins w:id="2624" w:author="Janusio" w:date="2018-03-10T13:57:17Z">
        <w:r>
          <w:rPr>
            <w:rFonts w:hint="eastAsia"/>
            <w:color w:val="auto"/>
            <w:lang w:val="en-US" w:eastAsia="zh-CN"/>
          </w:rPr>
          <w:t>3</w:t>
        </w:r>
      </w:ins>
      <w:ins w:id="2625" w:author="Janusio" w:date="2018-03-10T13:54:27Z">
        <w:r>
          <w:rPr>
            <w:rFonts w:hint="eastAsia" w:ascii="Times New Roman" w:hAnsi="Times New Roman"/>
            <w:color w:val="auto"/>
          </w:rPr>
          <w:t>中信任链的执行过程进行说明，最先执行的操作是以CRTM为起点启动m，即Reset(m,</w:t>
        </w:r>
      </w:ins>
      <w:ins w:id="2626" w:author="Janusio" w:date="2018-03-10T13:54:27Z">
        <w:r>
          <w:rPr>
            <w:rFonts w:hint="eastAsia" w:ascii="Times New Roman" w:hAnsi="Times New Roman"/>
            <w:i/>
            <w:iCs/>
            <w:color w:val="auto"/>
          </w:rPr>
          <w:t>J</w:t>
        </w:r>
      </w:ins>
      <w:ins w:id="2627" w:author="Janusio" w:date="2018-03-10T13:54:27Z">
        <w:r>
          <w:rPr>
            <w:rFonts w:hint="eastAsia" w:ascii="Times New Roman" w:hAnsi="Times New Roman"/>
            <w:color w:val="auto"/>
          </w:rPr>
          <w:t>)，然后m执行第一个信任程序</w:t>
        </w:r>
      </w:ins>
      <w:ins w:id="2628" w:author="Janusio" w:date="2018-03-10T13:54:27Z">
        <w:r>
          <w:rPr>
            <w:rFonts w:hint="eastAsia" w:ascii="Times New Roman" w:hAnsi="Times New Roman"/>
            <w:i/>
            <w:color w:val="auto"/>
          </w:rPr>
          <w:t>BIOS</w:t>
        </w:r>
      </w:ins>
      <w:ins w:id="2629" w:author="Janusio" w:date="2018-03-10T13:54:27Z">
        <w:r>
          <w:rPr>
            <w:rFonts w:hint="eastAsia" w:ascii="Times New Roman" w:hAnsi="Times New Roman"/>
            <w:color w:val="auto"/>
          </w:rPr>
          <w:t>(m)。利用LS</w:t>
        </w:r>
      </w:ins>
      <w:ins w:id="2630" w:author="Janusio" w:date="2018-03-10T13:54:27Z">
        <w:r>
          <w:rPr>
            <w:rFonts w:hint="eastAsia" w:ascii="Times New Roman" w:hAnsi="Times New Roman"/>
            <w:color w:val="auto"/>
            <w:vertAlign w:val="superscript"/>
          </w:rPr>
          <w:t>2</w:t>
        </w:r>
      </w:ins>
      <w:ins w:id="2631" w:author="Janusio" w:date="2018-03-10T13:54:27Z">
        <w:r>
          <w:rPr>
            <w:rFonts w:hint="eastAsia" w:ascii="Times New Roman" w:hAnsi="Times New Roman"/>
            <w:color w:val="auto"/>
          </w:rPr>
          <w:t>规则，在某个时间</w:t>
        </w:r>
      </w:ins>
      <w:ins w:id="2632" w:author="Janusio" w:date="2018-03-10T13:54:27Z">
        <w:r>
          <w:rPr>
            <w:rFonts w:hint="eastAsia" w:ascii="Times New Roman" w:hAnsi="Times New Roman"/>
            <w:i/>
            <w:color w:val="auto"/>
          </w:rPr>
          <w:t>t</w:t>
        </w:r>
      </w:ins>
      <w:ins w:id="2633" w:author="Janusio" w:date="2018-03-10T13:54:27Z">
        <w:r>
          <w:rPr>
            <w:rFonts w:hint="eastAsia" w:ascii="Times New Roman" w:hAnsi="Times New Roman"/>
            <w:color w:val="auto"/>
            <w:vertAlign w:val="subscript"/>
          </w:rPr>
          <w:t>B</w:t>
        </w:r>
      </w:ins>
      <w:ins w:id="2634" w:author="Janusio" w:date="2018-03-10T13:54:27Z">
        <w:r>
          <w:rPr>
            <w:rFonts w:hint="eastAsia" w:ascii="Times New Roman" w:hAnsi="Times New Roman"/>
            <w:color w:val="auto"/>
          </w:rPr>
          <w:t>，程序会跳转到</w:t>
        </w:r>
      </w:ins>
      <w:ins w:id="2635" w:author="Janusio" w:date="2018-03-10T13:54:27Z">
        <w:r>
          <w:rPr>
            <w:rFonts w:hint="eastAsia" w:ascii="Times New Roman" w:hAnsi="Times New Roman"/>
            <w:i/>
            <w:color w:val="auto"/>
          </w:rPr>
          <w:t>b</w:t>
        </w:r>
      </w:ins>
      <w:ins w:id="2636" w:author="Janusio" w:date="2018-03-10T13:54:27Z">
        <w:r>
          <w:rPr>
            <w:rFonts w:hint="eastAsia" w:ascii="Times New Roman" w:hAnsi="Times New Roman"/>
            <w:color w:val="auto"/>
          </w:rPr>
          <w:t>,且其他时间不会有程序跳转，内存位置（即PCR值）被该线程锁定，即有以下属性(2)成立。</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638" w:author="Janusio" w:date="2018-03-10T13:54:27Z"/>
          <w:rFonts w:hint="eastAsia" w:ascii="Times New Roman" w:hAnsi="Times New Roman"/>
          <w:color w:val="auto"/>
        </w:rPr>
        <w:pPrChange w:id="263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639" w:author="Janusio" w:date="2018-03-10T13:54:27Z"/>
      <w:ins w:id="2640" w:author="Janusio" w:date="2018-03-10T13:54:27Z"/>
      <w:ins w:id="2641" w:author="Janusio" w:date="2018-03-10T13:54:27Z"/>
      <w:ins w:id="2642" w:author="Janusio" w:date="2018-03-10T13:54:27Z"/>
      <w:ins w:id="2643" w:author="Janusio" w:date="2018-03-10T13:54:27Z"/>
      <w:ins w:id="2644" w:author="Janusio" w:date="2018-03-10T13:54:27Z">
        <w:r>
          <w:rPr>
            <w:rFonts w:ascii="Times New Roman" w:hAnsi="Times New Roman"/>
            <w:color w:val="auto"/>
            <w:position w:val="-10"/>
          </w:rPr>
          <w:object>
            <v:shape id="_x0000_i1354" o:spt="75" type="#_x0000_t75" style="height:16pt;width:39pt;" o:ole="t" filled="f" o:preferrelative="t" stroked="f" coordsize="21600,21600">
              <v:path/>
              <v:fill on="f" alignshape="1" focussize="0,0"/>
              <v:stroke on="f"/>
              <v:imagedata r:id="rId58" o:title=""/>
              <o:lock v:ext="edit" aspectratio="t"/>
              <w10:wrap type="none"/>
              <w10:anchorlock/>
            </v:shape>
            <o:OLEObject Type="Embed" ProgID="Equation.3" ShapeID="_x0000_i1354" DrawAspect="Content" ObjectID="_1468075762" r:id="rId57">
              <o:LockedField>false</o:LockedField>
            </o:OLEObject>
          </w:object>
        </w:r>
      </w:ins>
      <w:ins w:id="2646"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648" w:author="Janusio" w:date="2018-03-10T13:54:27Z"/>
          <w:rFonts w:hint="eastAsia" w:ascii="Times New Roman" w:hAnsi="Times New Roman"/>
          <w:color w:val="auto"/>
        </w:rPr>
        <w:pPrChange w:id="264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649" w:author="Janusio" w:date="2018-03-10T13:54:27Z">
        <w:r>
          <w:rPr>
            <w:rFonts w:hint="eastAsia" w:ascii="Times New Roman" w:hAnsi="Times New Roman"/>
            <w:color w:val="auto"/>
          </w:rPr>
          <w:t>(((Mem(</w:t>
        </w:r>
      </w:ins>
      <w:ins w:id="2650" w:author="Janusio" w:date="2018-03-10T13:54:27Z">
        <w:r>
          <w:rPr>
            <w:rFonts w:hint="eastAsia" w:ascii="Times New Roman" w:hAnsi="Times New Roman"/>
            <w:i/>
            <w:color w:val="auto"/>
          </w:rPr>
          <w:t>m.pcr.s</w:t>
        </w:r>
      </w:ins>
      <w:ins w:id="2651" w:author="Janusio" w:date="2018-03-10T13:54:27Z">
        <w:r>
          <w:rPr>
            <w:rFonts w:hint="eastAsia" w:ascii="Times New Roman" w:hAnsi="Times New Roman"/>
            <w:color w:val="auto"/>
          </w:rPr>
          <w:t>,</w:t>
        </w:r>
      </w:ins>
      <w:ins w:id="2652" w:author="Janusio" w:date="2018-03-10T13:54:27Z">
        <w:r>
          <w:rPr>
            <w:rFonts w:hint="eastAsia" w:ascii="Times New Roman" w:hAnsi="Times New Roman"/>
            <w:i/>
            <w:color w:val="auto"/>
          </w:rPr>
          <w:t>seq</w:t>
        </w:r>
      </w:ins>
      <w:ins w:id="2653" w:author="Janusio" w:date="2018-03-10T13:54:27Z">
        <w:r>
          <w:rPr>
            <w:rFonts w:hint="eastAsia" w:ascii="Times New Roman" w:hAnsi="Times New Roman"/>
            <w:color w:val="auto"/>
          </w:rPr>
          <w:t>(</w:t>
        </w:r>
      </w:ins>
      <w:ins w:id="2654" w:author="Janusio" w:date="2018-03-10T13:54:27Z">
        <w:r>
          <w:rPr>
            <w:rFonts w:hint="eastAsia" w:ascii="Times New Roman" w:hAnsi="Times New Roman"/>
            <w:i/>
            <w:iCs/>
            <w:color w:val="auto"/>
          </w:rPr>
          <w:t>BIOS</w:t>
        </w:r>
      </w:ins>
      <w:ins w:id="2655" w:author="Janusio" w:date="2018-03-10T13:54:27Z">
        <w:r>
          <w:rPr>
            <w:rFonts w:hint="eastAsia" w:ascii="Times New Roman" w:hAnsi="Times New Roman"/>
            <w:iCs/>
            <w:color w:val="auto"/>
          </w:rPr>
          <w:t>,</w:t>
        </w:r>
      </w:ins>
      <w:ins w:id="2656" w:author="Janusio" w:date="2018-03-10T13:54:27Z">
        <w:r>
          <w:rPr>
            <w:rFonts w:hint="eastAsia" w:ascii="Times New Roman" w:hAnsi="Times New Roman"/>
            <w:i/>
            <w:iCs/>
            <w:color w:val="auto"/>
          </w:rPr>
          <w:t>b</w:t>
        </w:r>
      </w:ins>
      <w:ins w:id="2657" w:author="Janusio" w:date="2018-03-10T13:54:27Z">
        <w:r>
          <w:rPr>
            <w:rFonts w:hint="eastAsia" w:ascii="Times New Roman" w:hAnsi="Times New Roman"/>
            <w:iCs/>
            <w:color w:val="auto"/>
          </w:rPr>
          <w:t>,</w:t>
        </w:r>
      </w:ins>
      <w:ins w:id="2658" w:author="Janusio" w:date="2018-03-10T13:54:27Z">
        <w:r>
          <w:rPr>
            <w:rFonts w:hint="eastAsia" w:ascii="Times New Roman" w:hAnsi="Times New Roman"/>
            <w:i/>
            <w:iCs/>
            <w:color w:val="auto"/>
          </w:rPr>
          <w:t>o</w:t>
        </w:r>
      </w:ins>
      <w:ins w:id="2659" w:author="Janusio" w:date="2018-03-10T13:54:27Z">
        <w:r>
          <w:rPr>
            <w:rFonts w:hint="eastAsia" w:ascii="Times New Roman" w:hAnsi="Times New Roman"/>
            <w:iCs/>
            <w:color w:val="auto"/>
          </w:rPr>
          <w:t>))@</w:t>
        </w:r>
      </w:ins>
      <w:ins w:id="2660" w:author="Janusio" w:date="2018-03-10T13:54:27Z">
        <w:r>
          <w:rPr>
            <w:rFonts w:hint="eastAsia" w:ascii="Times New Roman" w:hAnsi="Times New Roman"/>
            <w:i/>
            <w:iCs/>
            <w:color w:val="auto"/>
          </w:rPr>
          <w:t>t</w:t>
        </w:r>
      </w:ins>
      <w:ins w:id="2661" w:author="Janusio" w:date="2018-03-10T13:54:27Z">
        <w:r>
          <w:rPr>
            <w:rFonts w:ascii="Times New Roman" w:hAnsi="Times New Roman"/>
            <w:i/>
            <w:iCs/>
            <w:color w:val="auto"/>
          </w:rPr>
          <w:t>’</w:t>
        </w:r>
      </w:ins>
      <w:ins w:id="2662" w:author="Janusio" w:date="2018-03-10T13:54:27Z">
        <w:r>
          <w:rPr>
            <w:rFonts w:hint="eastAsia" w:ascii="Times New Roman" w:hAnsi="Times New Roman"/>
            <w:iCs/>
            <w:color w:val="auto"/>
          </w:rPr>
          <w:t>)</w:t>
        </w:r>
      </w:ins>
      <w:ins w:id="2663" w:author="Janusio" w:date="2018-03-10T13:54:27Z">
        <w:r>
          <w:rPr>
            <w:rFonts w:ascii="Times New Roman" w:hAnsi="Times New Roman"/>
            <w:color w:val="auto"/>
          </w:rPr>
          <w:t xml:space="preserve"> </w:t>
        </w:r>
      </w:ins>
      <w:ins w:id="2664" w:author="Janusio" w:date="2018-03-10T13:54:27Z"/>
      <w:ins w:id="2665" w:author="Janusio" w:date="2018-03-10T13:54:27Z"/>
      <w:ins w:id="2666" w:author="Janusio" w:date="2018-03-10T13:54:27Z"/>
      <w:ins w:id="2667" w:author="Janusio" w:date="2018-03-10T13:54:27Z"/>
      <w:ins w:id="2668" w:author="Janusio" w:date="2018-03-10T13:54:27Z"/>
      <w:ins w:id="2669" w:author="Janusio" w:date="2018-03-10T13:54:27Z">
        <w:r>
          <w:rPr>
            <w:rFonts w:ascii="Times New Roman" w:hAnsi="Times New Roman"/>
            <w:color w:val="auto"/>
            <w:position w:val="-4"/>
          </w:rPr>
          <w:object>
            <v:shape id="_x0000_i1355" o:spt="75" type="#_x0000_t75" style="height:10pt;width:11pt;" o:ole="t" filled="f" o:preferrelative="t" stroked="f" coordsize="21600,21600">
              <v:path/>
              <v:fill on="f" alignshape="1" focussize="0,0"/>
              <v:stroke on="f"/>
              <v:imagedata r:id="rId60" o:title=""/>
              <o:lock v:ext="edit" aspectratio="t"/>
              <w10:wrap type="none"/>
              <w10:anchorlock/>
            </v:shape>
            <o:OLEObject Type="Embed" ProgID="Equation.3" ShapeID="_x0000_i1355" DrawAspect="Content" ObjectID="_1468075763" r:id="rId59">
              <o:LockedField>false</o:LockedField>
            </o:OLEObject>
          </w:object>
        </w:r>
      </w:ins>
      <w:ins w:id="2671" w:author="Janusio" w:date="2018-03-10T13:54:27Z"/>
      <w:ins w:id="2672" w:author="Janusio" w:date="2018-03-10T13:54:27Z">
        <w:r>
          <w:rPr>
            <w:rFonts w:hint="eastAsia" w:ascii="Times New Roman" w:hAnsi="Times New Roman"/>
            <w:color w:val="auto"/>
          </w:rPr>
          <w:t>(</w:t>
        </w:r>
      </w:ins>
      <w:ins w:id="2673" w:author="Janusio" w:date="2018-03-10T13:54:27Z"/>
      <w:ins w:id="2674" w:author="Janusio" w:date="2018-03-10T13:54:27Z"/>
      <w:ins w:id="2675" w:author="Janusio" w:date="2018-03-10T13:54:27Z"/>
      <w:ins w:id="2676" w:author="Janusio" w:date="2018-03-10T13:54:27Z"/>
      <w:ins w:id="2677" w:author="Janusio" w:date="2018-03-10T13:54:27Z"/>
      <w:ins w:id="2678" w:author="Janusio" w:date="2018-03-10T13:54:27Z">
        <w:r>
          <w:rPr>
            <w:rFonts w:ascii="Times New Roman" w:hAnsi="Times New Roman"/>
            <w:color w:val="auto"/>
            <w:position w:val="-12"/>
          </w:rPr>
          <w:object>
            <v:shape id="_x0000_i1356" o:spt="75" type="#_x0000_t75" style="height:18pt;width:10pt;" o:ole="t" filled="f" o:preferrelative="t" stroked="f" coordsize="21600,21600">
              <v:path/>
              <v:fill on="f" alignshape="1" focussize="0,0"/>
              <v:stroke on="f"/>
              <v:imagedata r:id="rId62" o:title=""/>
              <o:lock v:ext="edit" aspectratio="t"/>
              <w10:wrap type="none"/>
              <w10:anchorlock/>
            </v:shape>
            <o:OLEObject Type="Embed" ProgID="Equation.3" ShapeID="_x0000_i1356" DrawAspect="Content" ObjectID="_1468075764" r:id="rId61">
              <o:LockedField>false</o:LockedField>
            </o:OLEObject>
          </w:object>
        </w:r>
      </w:ins>
      <w:ins w:id="2680" w:author="Janusio" w:date="2018-03-10T13:54:27Z"/>
      <w:ins w:id="2681" w:author="Janusio" w:date="2018-03-10T13:54:27Z">
        <w:r>
          <w:rPr>
            <w:rFonts w:hint="eastAsia" w:ascii="Times New Roman" w:hAnsi="Times New Roman"/>
            <w:color w:val="auto"/>
          </w:rPr>
          <w:t>&lt;</w:t>
        </w:r>
      </w:ins>
      <w:ins w:id="2682" w:author="Janusio" w:date="2018-03-10T13:54:27Z">
        <w:r>
          <w:rPr>
            <w:rFonts w:hint="eastAsia" w:ascii="Times New Roman" w:hAnsi="Times New Roman"/>
            <w:i/>
            <w:iCs/>
            <w:color w:val="auto"/>
          </w:rPr>
          <w:t xml:space="preserve"> t</w:t>
        </w:r>
      </w:ins>
      <w:ins w:id="2683" w:author="Janusio" w:date="2018-03-10T13:54:27Z">
        <w:r>
          <w:rPr>
            <w:rFonts w:ascii="Times New Roman" w:hAnsi="Times New Roman"/>
            <w:i/>
            <w:iCs/>
            <w:color w:val="auto"/>
          </w:rPr>
          <w:t>’</w:t>
        </w:r>
      </w:ins>
      <w:ins w:id="2684" w:author="Janusio" w:date="2018-03-10T13:54:27Z">
        <w:r>
          <w:rPr>
            <w:rFonts w:hint="eastAsia" w:ascii="Times New Roman" w:hAnsi="Times New Roman"/>
            <w:i/>
            <w:iCs/>
            <w:color w:val="auto"/>
          </w:rPr>
          <w:t>&lt; t</w:t>
        </w:r>
      </w:ins>
      <w:ins w:id="2685"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687" w:author="Janusio" w:date="2018-03-10T13:54:27Z"/>
          <w:rFonts w:ascii="Times New Roman" w:hAnsi="Times New Roman"/>
          <w:color w:val="auto"/>
        </w:rPr>
        <w:pPrChange w:id="268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688" w:author="Janusio" w:date="2018-03-10T13:54:27Z"/>
      <w:ins w:id="2689" w:author="Janusio" w:date="2018-03-10T13:54:27Z"/>
      <w:ins w:id="2690" w:author="Janusio" w:date="2018-03-10T13:54:27Z"/>
      <w:ins w:id="2691" w:author="Janusio" w:date="2018-03-10T13:54:27Z"/>
      <w:ins w:id="2692" w:author="Janusio" w:date="2018-03-10T13:54:27Z"/>
      <w:ins w:id="2693" w:author="Janusio" w:date="2018-03-10T13:54:27Z">
        <w:r>
          <w:rPr>
            <w:rFonts w:ascii="Times New Roman" w:hAnsi="Times New Roman"/>
            <w:color w:val="auto"/>
            <w:position w:val="-12"/>
          </w:rPr>
          <w:object>
            <v:shape id="_x0000_i1357" o:spt="75" type="#_x0000_t75" style="height:18pt;width:29pt;" o:ole="t" filled="f" o:preferrelative="t" stroked="f" coordsize="21600,21600">
              <v:path/>
              <v:fill on="f" alignshape="1" focussize="0,0"/>
              <v:stroke on="f"/>
              <v:imagedata r:id="rId64" o:title=""/>
              <o:lock v:ext="edit" aspectratio="t"/>
              <w10:wrap type="none"/>
              <w10:anchorlock/>
            </v:shape>
            <o:OLEObject Type="Embed" ProgID="Equation.3" ShapeID="_x0000_i1357" DrawAspect="Content" ObjectID="_1468075765" r:id="rId63">
              <o:LockedField>false</o:LockedField>
            </o:OLEObject>
          </w:object>
        </w:r>
      </w:ins>
      <w:ins w:id="2695" w:author="Janusio" w:date="2018-03-10T13:54:27Z"/>
      <w:ins w:id="2696" w:author="Janusio" w:date="2018-03-10T13:54:27Z"/>
      <w:ins w:id="2697" w:author="Janusio" w:date="2018-03-10T13:54:27Z"/>
      <w:ins w:id="2698" w:author="Janusio" w:date="2018-03-10T13:54:27Z"/>
      <w:ins w:id="2699" w:author="Janusio" w:date="2018-03-10T13:54:27Z"/>
      <w:ins w:id="2700" w:author="Janusio" w:date="2018-03-10T13:54:27Z"/>
      <w:ins w:id="2701" w:author="Janusio" w:date="2018-03-10T13:54:27Z">
        <w:r>
          <w:rPr>
            <w:rFonts w:ascii="Times New Roman" w:hAnsi="Times New Roman"/>
            <w:color w:val="auto"/>
          </w:rPr>
          <w:object>
            <v:shape id="_x0000_i1358" o:spt="75" type="#_x0000_t75" style="height:6pt;width:6pt;" o:ole="t" filled="f" o:preferrelative="t" stroked="f" coordsize="21600,21600">
              <v:path/>
              <v:fill on="f" alignshape="1" focussize="0,0"/>
              <v:stroke on="f"/>
              <v:imagedata r:id="rId66" o:title=""/>
              <o:lock v:ext="edit" aspectratio="t"/>
              <w10:wrap type="none"/>
              <w10:anchorlock/>
            </v:shape>
            <o:OLEObject Type="Embed" ProgID="Equation.3" ShapeID="_x0000_i1358" DrawAspect="Content" ObjectID="_1468075766" r:id="rId65">
              <o:LockedField>false</o:LockedField>
            </o:OLEObject>
          </w:object>
        </w:r>
      </w:ins>
      <w:ins w:id="2703" w:author="Janusio" w:date="2018-03-10T13:54:27Z"/>
      <w:ins w:id="2704" w:author="Janusio" w:date="2018-03-10T13:54:27Z">
        <w:r>
          <w:rPr>
            <w:rFonts w:hint="eastAsia" w:ascii="Times New Roman" w:hAnsi="Times New Roman"/>
            <w:color w:val="auto"/>
          </w:rPr>
          <w:t>((</w:t>
        </w:r>
      </w:ins>
      <w:ins w:id="2705" w:author="Janusio" w:date="2018-03-10T13:54:27Z"/>
      <w:ins w:id="2706" w:author="Janusio" w:date="2018-03-10T13:54:27Z"/>
      <w:ins w:id="2707" w:author="Janusio" w:date="2018-03-10T13:54:27Z"/>
      <w:ins w:id="2708" w:author="Janusio" w:date="2018-03-10T13:54:27Z"/>
      <w:ins w:id="2709" w:author="Janusio" w:date="2018-03-10T13:54:27Z"/>
      <w:ins w:id="2710" w:author="Janusio" w:date="2018-03-10T13:54:27Z">
        <w:r>
          <w:rPr>
            <w:rFonts w:ascii="Times New Roman" w:hAnsi="Times New Roman"/>
            <w:color w:val="auto"/>
            <w:position w:val="-12"/>
          </w:rPr>
          <w:object>
            <v:shape id="_x0000_i1359" o:spt="75" type="#_x0000_t75" style="height:18pt;width:10pt;" o:ole="t" filled="f" o:preferrelative="t" stroked="f" coordsize="21600,21600">
              <v:path/>
              <v:fill on="f" alignshape="1" focussize="0,0"/>
              <v:stroke on="f"/>
              <v:imagedata r:id="rId62" o:title=""/>
              <o:lock v:ext="edit" aspectratio="t"/>
              <w10:wrap type="none"/>
              <w10:anchorlock/>
            </v:shape>
            <o:OLEObject Type="Embed" ProgID="Equation.3" ShapeID="_x0000_i1359" DrawAspect="Content" ObjectID="_1468075767" r:id="rId67">
              <o:LockedField>false</o:LockedField>
            </o:OLEObject>
          </w:object>
        </w:r>
      </w:ins>
      <w:ins w:id="2712" w:author="Janusio" w:date="2018-03-10T13:54:27Z"/>
      <w:ins w:id="2713" w:author="Janusio" w:date="2018-03-10T13:54:27Z">
        <w:r>
          <w:rPr>
            <w:rFonts w:hint="eastAsia" w:ascii="Times New Roman" w:hAnsi="Times New Roman"/>
            <w:color w:val="auto"/>
          </w:rPr>
          <w:t>&lt;</w:t>
        </w:r>
      </w:ins>
      <w:ins w:id="2714" w:author="Janusio" w:date="2018-03-10T13:54:27Z">
        <w:r>
          <w:rPr>
            <w:rFonts w:hint="eastAsia" w:ascii="Times New Roman" w:hAnsi="Times New Roman"/>
            <w:i/>
            <w:iCs/>
            <w:color w:val="auto"/>
          </w:rPr>
          <w:t xml:space="preserve"> </w:t>
        </w:r>
      </w:ins>
      <w:ins w:id="2715" w:author="Janusio" w:date="2018-03-10T13:54:27Z"/>
      <w:ins w:id="2716" w:author="Janusio" w:date="2018-03-10T13:54:27Z"/>
      <w:ins w:id="2717" w:author="Janusio" w:date="2018-03-10T13:54:27Z"/>
      <w:ins w:id="2718" w:author="Janusio" w:date="2018-03-10T13:54:27Z">
        <w:r>
          <w:rPr>
            <w:color w:val="auto"/>
            <w:position w:val="-12"/>
          </w:rPr>
          <w:object>
            <v:shape id="_x0000_i1360" o:spt="75" type="#_x0000_t75" style="height:18pt;width:11pt;" o:ole="t" filled="f" o:preferrelative="t" stroked="f" coordsize="21600,21600">
              <v:path/>
              <v:fill on="f" alignshape="1" focussize="0,0"/>
              <v:stroke on="f"/>
              <v:imagedata r:id="rId69" o:title=""/>
              <o:lock v:ext="edit" aspectratio="t"/>
              <w10:wrap type="none"/>
              <w10:anchorlock/>
            </v:shape>
            <o:OLEObject Type="Embed" ProgID="Equation.3" ShapeID="_x0000_i1360" DrawAspect="Content" ObjectID="_1468075768" r:id="rId68">
              <o:LockedField>false</o:LockedField>
            </o:OLEObject>
          </w:object>
        </w:r>
      </w:ins>
      <w:ins w:id="2720" w:author="Janusio" w:date="2018-03-10T13:54:27Z"/>
      <w:ins w:id="2721" w:author="Janusio" w:date="2018-03-10T13:54:27Z">
        <w:r>
          <w:rPr>
            <w:rFonts w:hint="eastAsia" w:ascii="Times New Roman" w:hAnsi="Times New Roman"/>
            <w:i/>
            <w:iCs/>
            <w:color w:val="auto"/>
          </w:rPr>
          <w:t xml:space="preserve"> &lt; t</w:t>
        </w:r>
      </w:ins>
      <w:ins w:id="2722" w:author="Janusio" w:date="2018-03-10T13:54:27Z">
        <w:r>
          <w:rPr>
            <w:rFonts w:hint="eastAsia" w:ascii="Times New Roman" w:hAnsi="Times New Roman"/>
            <w:color w:val="auto"/>
          </w:rPr>
          <w:t>)</w:t>
        </w:r>
      </w:ins>
      <w:ins w:id="2723" w:author="Janusio" w:date="2018-03-10T13:54:27Z">
        <w:r>
          <w:rPr>
            <w:rFonts w:ascii="Times New Roman" w:hAnsi="Times New Roman"/>
            <w:color w:val="auto"/>
          </w:rPr>
          <w:t xml:space="preserve"> </w:t>
        </w:r>
      </w:ins>
      <w:ins w:id="2724" w:author="Janusio" w:date="2018-03-10T13:54:27Z"/>
      <w:ins w:id="2725" w:author="Janusio" w:date="2018-03-10T13:54:27Z"/>
      <w:ins w:id="2726" w:author="Janusio" w:date="2018-03-10T13:54:27Z"/>
      <w:ins w:id="2727" w:author="Janusio" w:date="2018-03-10T13:54:27Z"/>
      <w:ins w:id="2728" w:author="Janusio" w:date="2018-03-10T13:54:27Z"/>
      <w:ins w:id="2729" w:author="Janusio" w:date="2018-03-10T13:54:27Z">
        <w:r>
          <w:rPr>
            <w:rFonts w:ascii="Times New Roman" w:hAnsi="Times New Roman"/>
            <w:color w:val="auto"/>
            <w:position w:val="-4"/>
          </w:rPr>
          <w:object>
            <v:shape id="_x0000_i1361" o:spt="75" type="#_x0000_t75" style="height:10pt;width:11pt;" o:ole="t" filled="f" o:preferrelative="t" stroked="f" coordsize="21600,21600">
              <v:path/>
              <v:fill on="f" alignshape="1" focussize="0,0"/>
              <v:stroke on="f"/>
              <v:imagedata r:id="rId60" o:title=""/>
              <o:lock v:ext="edit" aspectratio="t"/>
              <w10:wrap type="none"/>
              <w10:anchorlock/>
            </v:shape>
            <o:OLEObject Type="Embed" ProgID="Equation.3" ShapeID="_x0000_i1361" DrawAspect="Content" ObjectID="_1468075769" r:id="rId70">
              <o:LockedField>false</o:LockedField>
            </o:OLEObject>
          </w:object>
        </w:r>
      </w:ins>
      <w:ins w:id="2731" w:author="Janusio" w:date="2018-03-10T13:54:27Z"/>
      <w:ins w:id="2732" w:author="Janusio" w:date="2018-03-10T13:54:27Z">
        <w:r>
          <w:rPr>
            <w:rFonts w:hint="eastAsia" w:ascii="Times New Roman" w:hAnsi="Times New Roman"/>
            <w:color w:val="auto"/>
          </w:rPr>
          <w:t>(Jump(</w:t>
        </w:r>
      </w:ins>
      <w:ins w:id="2733" w:author="Janusio" w:date="2018-03-10T13:54:27Z">
        <w:r>
          <w:rPr>
            <w:rFonts w:hint="eastAsia" w:ascii="Times New Roman" w:hAnsi="Times New Roman"/>
            <w:i/>
            <w:color w:val="auto"/>
          </w:rPr>
          <w:t>J</w:t>
        </w:r>
      </w:ins>
      <w:ins w:id="2734" w:author="Janusio" w:date="2018-03-10T13:54:27Z">
        <w:r>
          <w:rPr>
            <w:rFonts w:hint="eastAsia" w:ascii="Times New Roman" w:hAnsi="Times New Roman"/>
            <w:color w:val="auto"/>
          </w:rPr>
          <w:t>,</w:t>
        </w:r>
      </w:ins>
      <w:ins w:id="2735" w:author="Janusio" w:date="2018-03-10T13:54:27Z">
        <w:r>
          <w:rPr>
            <w:rFonts w:hint="eastAsia" w:ascii="Times New Roman" w:hAnsi="Times New Roman"/>
            <w:i/>
            <w:color w:val="auto"/>
          </w:rPr>
          <w:t>b</w:t>
        </w:r>
      </w:ins>
      <w:ins w:id="2736" w:author="Janusio" w:date="2018-03-10T13:54:27Z">
        <w:r>
          <w:rPr>
            <w:rFonts w:hint="eastAsia" w:ascii="Times New Roman" w:hAnsi="Times New Roman"/>
            <w:color w:val="auto"/>
          </w:rPr>
          <w:t>)@</w:t>
        </w:r>
      </w:ins>
      <w:ins w:id="2737" w:author="Janusio" w:date="2018-03-10T13:54:27Z">
        <w:r>
          <w:rPr>
            <w:color w:val="auto"/>
          </w:rPr>
          <w:t xml:space="preserve"> </w:t>
        </w:r>
      </w:ins>
      <w:ins w:id="2738" w:author="Janusio" w:date="2018-03-10T13:54:27Z"/>
      <w:ins w:id="2739" w:author="Janusio" w:date="2018-03-10T13:54:27Z"/>
      <w:ins w:id="2740" w:author="Janusio" w:date="2018-03-10T13:54:27Z"/>
      <w:ins w:id="2741" w:author="Janusio" w:date="2018-03-10T13:54:27Z">
        <w:r>
          <w:rPr>
            <w:color w:val="auto"/>
            <w:position w:val="-12"/>
          </w:rPr>
          <w:object>
            <v:shape id="_x0000_i1362" o:spt="75" type="#_x0000_t75" style="height:18pt;width:11pt;" o:ole="t" filled="f" o:preferrelative="t" stroked="f" coordsize="21600,21600">
              <v:path/>
              <v:fill on="f" alignshape="1" focussize="0,0"/>
              <v:stroke on="f"/>
              <v:imagedata r:id="rId72" o:title=""/>
              <o:lock v:ext="edit" aspectratio="t"/>
              <w10:wrap type="none"/>
              <w10:anchorlock/>
            </v:shape>
            <o:OLEObject Type="Embed" ProgID="Equation.3" ShapeID="_x0000_i1362" DrawAspect="Content" ObjectID="_1468075770" r:id="rId71">
              <o:LockedField>false</o:LockedField>
            </o:OLEObject>
          </w:object>
        </w:r>
      </w:ins>
      <w:ins w:id="2743" w:author="Janusio" w:date="2018-03-10T13:54:27Z"/>
      <w:ins w:id="2744" w:author="Janusio" w:date="2018-03-10T13:54:27Z">
        <w:r>
          <w:rPr>
            <w:rFonts w:hint="eastAsia" w:ascii="Times New Roman" w:hAnsi="Times New Roman"/>
            <w:color w:val="auto"/>
          </w:rPr>
          <w:t>)))</w:t>
        </w:r>
      </w:ins>
      <w:ins w:id="2745" w:author="Janusio" w:date="2018-03-10T13:54:27Z"/>
      <w:ins w:id="2746" w:author="Janusio" w:date="2018-03-10T13:54:27Z"/>
      <w:ins w:id="2747" w:author="Janusio" w:date="2018-03-10T13:54:27Z"/>
      <w:ins w:id="2748" w:author="Janusio" w:date="2018-03-10T13:54:27Z"/>
      <w:ins w:id="2749" w:author="Janusio" w:date="2018-03-10T13:54:27Z"/>
      <w:ins w:id="2750" w:author="Janusio" w:date="2018-03-10T13:54:27Z">
        <w:r>
          <w:rPr>
            <w:rFonts w:ascii="Times New Roman" w:hAnsi="Times New Roman"/>
            <w:color w:val="auto"/>
            <w:position w:val="-4"/>
          </w:rPr>
          <w:object>
            <v:shape id="_x0000_i1363" o:spt="75" type="#_x0000_t75" style="height:10pt;width:11pt;" o:ole="t" filled="f" o:preferrelative="t" stroked="f" coordsize="21600,21600">
              <v:path/>
              <v:fill on="f" alignshape="1" focussize="0,0"/>
              <v:stroke on="f"/>
              <v:imagedata r:id="rId60" o:title=""/>
              <o:lock v:ext="edit" aspectratio="t"/>
              <w10:wrap type="none"/>
              <w10:anchorlock/>
            </v:shape>
            <o:OLEObject Type="Embed" ProgID="Equation.3" ShapeID="_x0000_i1363" DrawAspect="Content" ObjectID="_1468075771" r:id="rId73">
              <o:LockedField>false</o:LockedField>
            </o:OLEObject>
          </w:object>
        </w:r>
      </w:ins>
      <w:ins w:id="2752"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754" w:author="Janusio" w:date="2018-03-10T13:54:27Z"/>
          <w:rFonts w:hint="eastAsia" w:ascii="Times New Roman" w:hAnsi="Times New Roman"/>
          <w:color w:val="auto"/>
        </w:rPr>
        <w:pPrChange w:id="275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755" w:author="Janusio" w:date="2018-03-10T13:54:27Z">
        <w:r>
          <w:rPr>
            <w:rFonts w:hint="eastAsia" w:ascii="Times New Roman" w:hAnsi="Times New Roman"/>
            <w:color w:val="auto"/>
          </w:rPr>
          <w:t>(IsLocked(</w:t>
        </w:r>
      </w:ins>
      <w:ins w:id="2756" w:author="Janusio" w:date="2018-03-10T13:54:27Z">
        <w:r>
          <w:rPr>
            <w:rFonts w:hint="eastAsia" w:ascii="Times New Roman" w:hAnsi="Times New Roman"/>
            <w:i/>
            <w:iCs/>
            <w:color w:val="auto"/>
          </w:rPr>
          <w:t>m.pcr.s</w:t>
        </w:r>
      </w:ins>
      <w:ins w:id="2757" w:author="Janusio" w:date="2018-03-10T13:54:27Z">
        <w:r>
          <w:rPr>
            <w:rFonts w:hint="eastAsia" w:ascii="Times New Roman" w:hAnsi="Times New Roman"/>
            <w:iCs/>
            <w:color w:val="auto"/>
          </w:rPr>
          <w:t>,</w:t>
        </w:r>
      </w:ins>
      <w:ins w:id="2758" w:author="Janusio" w:date="2018-03-10T13:54:27Z">
        <w:r>
          <w:rPr>
            <w:rFonts w:hint="eastAsia" w:ascii="Times New Roman" w:hAnsi="Times New Roman"/>
            <w:i/>
            <w:iCs/>
            <w:color w:val="auto"/>
          </w:rPr>
          <w:t>J</w:t>
        </w:r>
      </w:ins>
      <w:ins w:id="2759" w:author="Janusio" w:date="2018-03-10T13:54:27Z">
        <w:r>
          <w:rPr>
            <w:rFonts w:hint="eastAsia" w:ascii="Times New Roman" w:hAnsi="Times New Roman"/>
            <w:color w:val="auto"/>
          </w:rPr>
          <w:t>) @</w:t>
        </w:r>
      </w:ins>
      <w:ins w:id="2760" w:author="Janusio" w:date="2018-03-10T13:54:27Z">
        <w:r>
          <w:rPr>
            <w:color w:val="auto"/>
          </w:rPr>
          <w:t xml:space="preserve"> </w:t>
        </w:r>
      </w:ins>
      <w:ins w:id="2761" w:author="Janusio" w:date="2018-03-10T13:54:27Z"/>
      <w:ins w:id="2762" w:author="Janusio" w:date="2018-03-10T13:54:27Z"/>
      <w:ins w:id="2763" w:author="Janusio" w:date="2018-03-10T13:54:27Z"/>
      <w:ins w:id="2764" w:author="Janusio" w:date="2018-03-10T13:54:27Z">
        <w:r>
          <w:rPr>
            <w:color w:val="auto"/>
            <w:position w:val="-12"/>
          </w:rPr>
          <w:object>
            <v:shape id="_x0000_i1364" o:spt="75" type="#_x0000_t75" style="height:18pt;width:11pt;" o:ole="t" filled="f" o:preferrelative="t" stroked="f" coordsize="21600,21600">
              <v:path/>
              <v:fill on="f" alignshape="1" focussize="0,0"/>
              <v:stroke on="f"/>
              <v:imagedata r:id="rId75" o:title=""/>
              <o:lock v:ext="edit" aspectratio="t"/>
              <w10:wrap type="none"/>
              <w10:anchorlock/>
            </v:shape>
            <o:OLEObject Type="Embed" ProgID="Equation.3" ShapeID="_x0000_i1364" DrawAspect="Content" ObjectID="_1468075772" r:id="rId74">
              <o:LockedField>false</o:LockedField>
            </o:OLEObject>
          </w:object>
        </w:r>
      </w:ins>
      <w:ins w:id="2766" w:author="Janusio" w:date="2018-03-10T13:54:27Z"/>
      <w:ins w:id="2767" w:author="Janusio" w:date="2018-03-10T13:54:27Z">
        <w:r>
          <w:rPr>
            <w:rFonts w:hint="eastAsia" w:ascii="Times New Roman" w:hAnsi="Times New Roman"/>
            <w:color w:val="auto"/>
          </w:rPr>
          <w:t xml:space="preserve">)     </w:t>
        </w:r>
      </w:ins>
      <w:ins w:id="2768" w:author="Janusio" w:date="2018-03-10T13:54:27Z">
        <w:r>
          <w:rPr>
            <w:rFonts w:hint="eastAsia"/>
            <w:color w:val="auto"/>
            <w:lang w:val="en-US" w:eastAsia="zh-CN"/>
          </w:rPr>
          <w:t xml:space="preserve">           </w:t>
        </w:r>
      </w:ins>
      <w:ins w:id="2769" w:author="Janusio" w:date="2018-03-10T13:57:20Z">
        <w:r>
          <w:rPr>
            <w:rFonts w:hint="eastAsia"/>
            <w:color w:val="auto"/>
            <w:lang w:val="en-US" w:eastAsia="zh-CN"/>
          </w:rPr>
          <w:t xml:space="preserve"> </w:t>
        </w:r>
      </w:ins>
      <w:ins w:id="2770" w:author="Janusio" w:date="2018-03-10T13:57:21Z">
        <w:r>
          <w:rPr>
            <w:rFonts w:hint="eastAsia"/>
            <w:color w:val="auto"/>
            <w:lang w:val="en-US" w:eastAsia="zh-CN"/>
          </w:rPr>
          <w:t xml:space="preserve">      </w:t>
        </w:r>
      </w:ins>
      <w:ins w:id="2771" w:author="Janusio" w:date="2018-03-10T13:57:22Z">
        <w:r>
          <w:rPr>
            <w:rFonts w:hint="eastAsia"/>
            <w:color w:val="auto"/>
            <w:lang w:val="en-US" w:eastAsia="zh-CN"/>
          </w:rPr>
          <w:t xml:space="preserve">     </w:t>
        </w:r>
      </w:ins>
      <w:ins w:id="2772" w:author="Janusio" w:date="2018-03-10T13:57:25Z">
        <w:r>
          <w:rPr>
            <w:rFonts w:hint="eastAsia"/>
            <w:color w:val="auto"/>
            <w:lang w:val="en-US" w:eastAsia="zh-CN"/>
          </w:rPr>
          <w:t xml:space="preserve"> </w:t>
        </w:r>
      </w:ins>
      <w:ins w:id="2773" w:author="Janusio" w:date="2018-03-10T13:54:27Z">
        <w:r>
          <w:rPr>
            <w:rFonts w:hint="eastAsia"/>
            <w:color w:val="auto"/>
            <w:lang w:val="en-US" w:eastAsia="zh-CN"/>
          </w:rPr>
          <w:t xml:space="preserve">    </w:t>
        </w:r>
      </w:ins>
      <w:ins w:id="2774" w:author="Janusio" w:date="2018-03-10T13:54:27Z">
        <w:r>
          <w:rPr>
            <w:rFonts w:hint="eastAsia" w:ascii="Times New Roman" w:hAnsi="Times New Roman"/>
            <w:color w:val="auto"/>
          </w:rPr>
          <w:t xml:space="preserve"> </w:t>
        </w:r>
      </w:ins>
      <w:ins w:id="2775" w:author="Janusio" w:date="2018-03-10T13:54:27Z">
        <w:r>
          <w:rPr>
            <w:rFonts w:hint="eastAsia" w:ascii="Times New Roman" w:hAnsi="Times New Roman"/>
            <w:b/>
            <w:bCs/>
            <w:color w:val="auto"/>
          </w:rPr>
          <w:t>(2)</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777" w:author="Janusio" w:date="2018-03-10T13:54:27Z"/>
          <w:rFonts w:hint="eastAsia"/>
          <w:color w:val="auto"/>
          <w:lang w:eastAsia="zh-CN"/>
        </w:rPr>
        <w:pPrChange w:id="277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778" w:author="Janusio" w:date="2018-03-10T13:54:27Z">
        <w:r>
          <w:rPr>
            <w:rFonts w:hint="eastAsia" w:ascii="Times New Roman" w:hAnsi="Times New Roman"/>
            <w:color w:val="auto"/>
          </w:rPr>
          <w:t>类似地，接下来的信任程序</w:t>
        </w:r>
      </w:ins>
      <w:ins w:id="2779" w:author="Janusio" w:date="2018-03-10T13:54:27Z">
        <w:r>
          <w:rPr>
            <w:rFonts w:hint="eastAsia"/>
            <w:color w:val="auto"/>
            <w:lang w:eastAsia="zh-CN"/>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781" w:author="Janusio" w:date="2018-03-10T13:54:27Z"/>
          <w:rFonts w:hint="eastAsia" w:ascii="Times New Roman" w:hAnsi="Times New Roman"/>
          <w:color w:val="auto"/>
        </w:rPr>
        <w:pPrChange w:id="278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782" w:author="Janusio" w:date="2018-03-10T13:54:27Z">
        <w:r>
          <w:rPr>
            <w:rFonts w:hint="eastAsia" w:ascii="Times New Roman" w:hAnsi="Times New Roman"/>
            <w:i/>
            <w:iCs/>
            <w:color w:val="auto"/>
          </w:rPr>
          <w:t>OSLoader</w:t>
        </w:r>
      </w:ins>
      <w:ins w:id="2783" w:author="Janusio" w:date="2018-03-10T13:54:27Z">
        <w:r>
          <w:rPr>
            <w:rFonts w:hint="eastAsia" w:ascii="Times New Roman" w:hAnsi="Times New Roman"/>
            <w:iCs/>
            <w:color w:val="auto"/>
          </w:rPr>
          <w:t>(</w:t>
        </w:r>
      </w:ins>
      <w:ins w:id="2784" w:author="Janusio" w:date="2018-03-10T13:54:27Z">
        <w:r>
          <w:rPr>
            <w:rFonts w:hint="eastAsia" w:ascii="Times New Roman" w:hAnsi="Times New Roman"/>
            <w:i/>
            <w:iCs/>
            <w:color w:val="auto"/>
          </w:rPr>
          <w:t>m</w:t>
        </w:r>
      </w:ins>
      <w:ins w:id="2785" w:author="Janusio" w:date="2018-03-10T13:54:27Z">
        <w:r>
          <w:rPr>
            <w:rFonts w:hint="eastAsia" w:ascii="Times New Roman" w:hAnsi="Times New Roman"/>
            <w:iCs/>
            <w:color w:val="auto"/>
          </w:rPr>
          <w:t>),</w:t>
        </w:r>
      </w:ins>
      <w:ins w:id="2786" w:author="Janusio" w:date="2018-03-10T13:54:27Z">
        <w:r>
          <w:rPr>
            <w:rFonts w:hint="eastAsia" w:ascii="Times New Roman" w:hAnsi="Times New Roman"/>
            <w:i/>
            <w:iCs/>
            <w:color w:val="auto"/>
          </w:rPr>
          <w:t>VMM</w:t>
        </w:r>
      </w:ins>
      <w:ins w:id="2787" w:author="Janusio" w:date="2018-03-10T13:54:27Z">
        <w:r>
          <w:rPr>
            <w:rFonts w:hint="eastAsia" w:ascii="Times New Roman" w:hAnsi="Times New Roman"/>
            <w:iCs/>
            <w:color w:val="auto"/>
          </w:rPr>
          <w:t>(</w:t>
        </w:r>
      </w:ins>
      <w:ins w:id="2788" w:author="Janusio" w:date="2018-03-10T13:54:27Z">
        <w:r>
          <w:rPr>
            <w:rFonts w:hint="eastAsia" w:ascii="Times New Roman" w:hAnsi="Times New Roman"/>
            <w:i/>
            <w:iCs/>
            <w:color w:val="auto"/>
          </w:rPr>
          <w:t>m</w:t>
        </w:r>
      </w:ins>
      <w:ins w:id="2789" w:author="Janusio" w:date="2018-03-10T13:54:27Z">
        <w:r>
          <w:rPr>
            <w:rFonts w:hint="eastAsia" w:ascii="Times New Roman" w:hAnsi="Times New Roman"/>
            <w:iCs/>
            <w:color w:val="auto"/>
          </w:rPr>
          <w:t>),</w:t>
        </w:r>
      </w:ins>
      <w:ins w:id="2790" w:author="Janusio" w:date="2018-03-10T13:54:27Z">
        <w:r>
          <w:rPr>
            <w:rFonts w:hint="eastAsia" w:ascii="Times New Roman" w:hAnsi="Times New Roman"/>
            <w:i/>
            <w:iCs/>
            <w:color w:val="auto"/>
          </w:rPr>
          <w:t>Dom0_Kernel</w:t>
        </w:r>
      </w:ins>
      <w:ins w:id="2791" w:author="Janusio" w:date="2018-03-10T13:54:27Z">
        <w:r>
          <w:rPr>
            <w:rFonts w:hint="eastAsia" w:ascii="Times New Roman" w:hAnsi="Times New Roman"/>
            <w:iCs/>
            <w:color w:val="auto"/>
          </w:rPr>
          <w:t>(</w:t>
        </w:r>
      </w:ins>
      <w:ins w:id="2792" w:author="Janusio" w:date="2018-03-10T13:54:27Z">
        <w:r>
          <w:rPr>
            <w:rFonts w:hint="eastAsia" w:ascii="Times New Roman" w:hAnsi="Times New Roman"/>
            <w:i/>
            <w:iCs/>
            <w:color w:val="auto"/>
          </w:rPr>
          <w:t>m</w:t>
        </w:r>
      </w:ins>
      <w:ins w:id="2793" w:author="Janusio" w:date="2018-03-10T13:54:27Z">
        <w:r>
          <w:rPr>
            <w:rFonts w:hint="eastAsia" w:ascii="Times New Roman" w:hAnsi="Times New Roman"/>
            <w:iCs/>
            <w:color w:val="auto"/>
          </w:rPr>
          <w:t>),</w:t>
        </w:r>
      </w:ins>
      <w:ins w:id="2794" w:author="Janusio" w:date="2018-03-10T13:54:27Z">
        <w:r>
          <w:rPr>
            <w:rFonts w:hint="eastAsia" w:ascii="Times New Roman" w:hAnsi="Times New Roman"/>
            <w:i/>
            <w:color w:val="auto"/>
            <w:szCs w:val="21"/>
          </w:rPr>
          <w:t>vTPM Builder</w:t>
        </w:r>
      </w:ins>
      <w:ins w:id="2795" w:author="Janusio" w:date="2018-03-10T13:54:27Z">
        <w:r>
          <w:rPr>
            <w:rFonts w:hint="eastAsia" w:ascii="Times New Roman" w:hAnsi="Times New Roman"/>
            <w:iCs/>
            <w:color w:val="auto"/>
          </w:rPr>
          <w:t>(</w:t>
        </w:r>
      </w:ins>
      <w:ins w:id="2796" w:author="Janusio" w:date="2018-03-10T13:54:27Z">
        <w:r>
          <w:rPr>
            <w:rFonts w:hint="eastAsia" w:ascii="Times New Roman" w:hAnsi="Times New Roman"/>
            <w:i/>
            <w:iCs/>
            <w:color w:val="auto"/>
          </w:rPr>
          <w:t>m</w:t>
        </w:r>
      </w:ins>
      <w:ins w:id="2797" w:author="Janusio" w:date="2018-03-10T13:54:27Z">
        <w:r>
          <w:rPr>
            <w:rFonts w:hint="eastAsia" w:ascii="Times New Roman" w:hAnsi="Times New Roman"/>
            <w:iCs/>
            <w:color w:val="auto"/>
          </w:rPr>
          <w:t>)</w:t>
        </w:r>
      </w:ins>
      <w:ins w:id="2798" w:author="Janusio" w:date="2018-03-10T13:54:27Z">
        <w:r>
          <w:rPr>
            <w:rFonts w:hint="eastAsia" w:ascii="Times New Roman" w:hAnsi="Times New Roman"/>
            <w:color w:val="auto"/>
            <w:szCs w:val="21"/>
          </w:rPr>
          <w:t xml:space="preserve">, </w:t>
        </w:r>
      </w:ins>
      <w:ins w:id="2799" w:author="Janusio" w:date="2018-03-10T13:54:27Z">
        <w:r>
          <w:rPr>
            <w:rFonts w:hint="eastAsia" w:ascii="Times New Roman" w:hAnsi="Times New Roman"/>
            <w:i/>
            <w:color w:val="auto"/>
            <w:szCs w:val="21"/>
          </w:rPr>
          <w:t>vTPM-VM Binding</w:t>
        </w:r>
      </w:ins>
      <w:ins w:id="2800" w:author="Janusio" w:date="2018-03-10T13:54:27Z">
        <w:r>
          <w:rPr>
            <w:rFonts w:hint="eastAsia" w:ascii="Times New Roman" w:hAnsi="Times New Roman"/>
            <w:iCs/>
            <w:color w:val="auto"/>
          </w:rPr>
          <w:t>(</w:t>
        </w:r>
      </w:ins>
      <w:ins w:id="2801" w:author="Janusio" w:date="2018-03-10T13:54:27Z">
        <w:r>
          <w:rPr>
            <w:rFonts w:hint="eastAsia" w:ascii="Times New Roman" w:hAnsi="Times New Roman"/>
            <w:i/>
            <w:iCs/>
            <w:color w:val="auto"/>
          </w:rPr>
          <w:t>m</w:t>
        </w:r>
      </w:ins>
      <w:ins w:id="2802" w:author="Janusio" w:date="2018-03-10T13:54:27Z">
        <w:r>
          <w:rPr>
            <w:rFonts w:hint="eastAsia" w:ascii="Times New Roman" w:hAnsi="Times New Roman"/>
            <w:iCs/>
            <w:color w:val="auto"/>
          </w:rPr>
          <w:t>)</w:t>
        </w:r>
      </w:ins>
      <w:ins w:id="2803" w:author="Janusio" w:date="2018-03-10T13:54:27Z">
        <w:r>
          <w:rPr>
            <w:rFonts w:hint="eastAsia" w:ascii="Times New Roman" w:hAnsi="Times New Roman"/>
            <w:color w:val="auto"/>
            <w:szCs w:val="21"/>
          </w:rPr>
          <w:t xml:space="preserve">, </w:t>
        </w:r>
      </w:ins>
      <w:ins w:id="2804" w:author="Janusio" w:date="2018-03-10T13:54:27Z">
        <w:r>
          <w:rPr>
            <w:rFonts w:hint="eastAsia" w:ascii="Times New Roman" w:hAnsi="Times New Roman"/>
            <w:i/>
            <w:color w:val="auto"/>
            <w:szCs w:val="21"/>
          </w:rPr>
          <w:t>VM Builder</w:t>
        </w:r>
      </w:ins>
      <w:ins w:id="2805" w:author="Janusio" w:date="2018-03-10T13:54:27Z">
        <w:r>
          <w:rPr>
            <w:rFonts w:hint="eastAsia" w:ascii="Times New Roman" w:hAnsi="Times New Roman"/>
            <w:iCs/>
            <w:color w:val="auto"/>
          </w:rPr>
          <w:t>(</w:t>
        </w:r>
      </w:ins>
      <w:ins w:id="2806" w:author="Janusio" w:date="2018-03-10T13:54:27Z">
        <w:r>
          <w:rPr>
            <w:rFonts w:hint="eastAsia" w:ascii="Times New Roman" w:hAnsi="Times New Roman"/>
            <w:i/>
            <w:iCs/>
            <w:color w:val="auto"/>
          </w:rPr>
          <w:t>m</w:t>
        </w:r>
      </w:ins>
      <w:ins w:id="2807" w:author="Janusio" w:date="2018-03-10T13:54:27Z">
        <w:r>
          <w:rPr>
            <w:rFonts w:hint="eastAsia" w:ascii="Times New Roman" w:hAnsi="Times New Roman"/>
            <w:iCs/>
            <w:color w:val="auto"/>
          </w:rPr>
          <w:t>)</w:t>
        </w:r>
      </w:ins>
      <w:ins w:id="2808"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810" w:author="Janusio" w:date="2018-03-10T13:54:27Z"/>
          <w:rFonts w:hint="eastAsia" w:ascii="Times New Roman" w:hAnsi="Times New Roman"/>
          <w:color w:val="auto"/>
        </w:rPr>
        <w:pPrChange w:id="2809"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811" w:author="Janusio" w:date="2018-03-10T13:54:27Z">
        <w:r>
          <w:rPr>
            <w:rFonts w:hint="eastAsia" w:ascii="Times New Roman" w:hAnsi="Times New Roman"/>
            <w:color w:val="auto"/>
          </w:rPr>
          <w:t>也利用LS</w:t>
        </w:r>
      </w:ins>
      <w:ins w:id="2812" w:author="Janusio" w:date="2018-03-10T13:54:27Z">
        <w:r>
          <w:rPr>
            <w:rFonts w:hint="eastAsia" w:ascii="Times New Roman" w:hAnsi="Times New Roman"/>
            <w:color w:val="auto"/>
            <w:vertAlign w:val="superscript"/>
          </w:rPr>
          <w:t>2</w:t>
        </w:r>
      </w:ins>
      <w:ins w:id="2813" w:author="Janusio" w:date="2018-03-10T13:54:27Z">
        <w:r>
          <w:rPr>
            <w:rFonts w:hint="eastAsia" w:ascii="Times New Roman" w:hAnsi="Times New Roman"/>
            <w:color w:val="auto"/>
          </w:rPr>
          <w:t>规则，在某个时间</w:t>
        </w:r>
      </w:ins>
      <w:ins w:id="2814" w:author="Janusio" w:date="2018-03-10T13:54:27Z">
        <w:r>
          <w:rPr>
            <w:rFonts w:hint="eastAsia"/>
            <w:i/>
            <w:iCs/>
            <w:color w:val="auto"/>
            <w:lang w:val="en-US" w:eastAsia="zh-CN"/>
          </w:rPr>
          <w:t>t</w:t>
        </w:r>
      </w:ins>
      <w:ins w:id="2815" w:author="Janusio" w:date="2018-03-10T13:54:27Z">
        <w:r>
          <w:rPr>
            <w:rFonts w:hint="eastAsia"/>
            <w:i/>
            <w:iCs/>
            <w:color w:val="auto"/>
            <w:vertAlign w:val="subscript"/>
            <w:lang w:val="en-US" w:eastAsia="zh-CN"/>
          </w:rPr>
          <w:t>o</w:t>
        </w:r>
      </w:ins>
      <w:ins w:id="2816" w:author="Janusio" w:date="2018-03-10T13:54:27Z">
        <w:r>
          <w:rPr>
            <w:color w:val="auto"/>
          </w:rPr>
          <w:t>、</w:t>
        </w:r>
      </w:ins>
      <w:ins w:id="2817" w:author="Janusio" w:date="2018-03-10T13:54:27Z">
        <w:r>
          <w:rPr>
            <w:rFonts w:hint="eastAsia"/>
            <w:i/>
            <w:iCs/>
            <w:color w:val="auto"/>
            <w:lang w:val="en-US" w:eastAsia="zh-CN"/>
          </w:rPr>
          <w:t>t</w:t>
        </w:r>
      </w:ins>
      <w:ins w:id="2818" w:author="Janusio" w:date="2018-03-10T13:54:27Z">
        <w:r>
          <w:rPr>
            <w:rFonts w:hint="eastAsia"/>
            <w:i/>
            <w:iCs/>
            <w:color w:val="auto"/>
            <w:vertAlign w:val="subscript"/>
            <w:lang w:val="en-US" w:eastAsia="zh-CN"/>
          </w:rPr>
          <w:t>v</w:t>
        </w:r>
      </w:ins>
      <w:ins w:id="2819" w:author="Janusio" w:date="2018-03-10T13:54:27Z">
        <w:r>
          <w:rPr>
            <w:color w:val="auto"/>
          </w:rPr>
          <w:t>、</w:t>
        </w:r>
      </w:ins>
      <w:ins w:id="2820" w:author="Janusio" w:date="2018-03-10T13:54:27Z">
        <w:r>
          <w:rPr>
            <w:rFonts w:hint="eastAsia"/>
            <w:i/>
            <w:iCs/>
            <w:color w:val="auto"/>
            <w:lang w:val="en-US" w:eastAsia="zh-CN"/>
          </w:rPr>
          <w:t>t</w:t>
        </w:r>
      </w:ins>
      <w:ins w:id="2821" w:author="Janusio" w:date="2018-03-10T13:54:27Z">
        <w:r>
          <w:rPr>
            <w:rFonts w:hint="eastAsia"/>
            <w:i/>
            <w:iCs/>
            <w:color w:val="auto"/>
            <w:vertAlign w:val="subscript"/>
            <w:lang w:val="en-US" w:eastAsia="zh-CN"/>
          </w:rPr>
          <w:t>d</w:t>
        </w:r>
      </w:ins>
      <w:ins w:id="2822" w:author="Janusio" w:date="2018-03-10T13:54:27Z">
        <w:r>
          <w:rPr>
            <w:color w:val="auto"/>
          </w:rPr>
          <w:t>、</w:t>
        </w:r>
      </w:ins>
      <w:ins w:id="2823" w:author="Janusio" w:date="2018-03-10T13:54:27Z">
        <w:r>
          <w:rPr>
            <w:rFonts w:hint="eastAsia"/>
            <w:i/>
            <w:iCs/>
            <w:color w:val="auto"/>
            <w:lang w:val="en-US" w:eastAsia="zh-CN"/>
          </w:rPr>
          <w:t>t</w:t>
        </w:r>
      </w:ins>
      <w:ins w:id="2824" w:author="Janusio" w:date="2018-03-10T13:54:27Z">
        <w:r>
          <w:rPr>
            <w:rFonts w:hint="eastAsia"/>
            <w:i/>
            <w:iCs/>
            <w:color w:val="auto"/>
            <w:vertAlign w:val="subscript"/>
            <w:lang w:val="en-US" w:eastAsia="zh-CN"/>
          </w:rPr>
          <w:t>vb</w:t>
        </w:r>
      </w:ins>
      <w:ins w:id="2825" w:author="Janusio" w:date="2018-03-10T13:54:27Z">
        <w:r>
          <w:rPr>
            <w:color w:val="auto"/>
          </w:rPr>
          <w:t>、</w:t>
        </w:r>
      </w:ins>
      <w:ins w:id="2826" w:author="Janusio" w:date="2018-03-10T13:54:27Z">
        <w:r>
          <w:rPr>
            <w:rFonts w:hint="eastAsia"/>
            <w:i/>
            <w:iCs/>
            <w:color w:val="auto"/>
            <w:lang w:val="en-US" w:eastAsia="zh-CN"/>
          </w:rPr>
          <w:t>t</w:t>
        </w:r>
      </w:ins>
      <w:ins w:id="2827" w:author="Janusio" w:date="2018-03-10T13:54:27Z">
        <w:r>
          <w:rPr>
            <w:rFonts w:hint="eastAsia"/>
            <w:i/>
            <w:iCs/>
            <w:color w:val="auto"/>
            <w:vertAlign w:val="subscript"/>
            <w:lang w:val="en-US" w:eastAsia="zh-CN"/>
          </w:rPr>
          <w:t>vv</w:t>
        </w:r>
      </w:ins>
      <w:ins w:id="2828" w:author="Janusio" w:date="2018-03-10T13:54:27Z">
        <w:r>
          <w:rPr>
            <w:color w:val="auto"/>
          </w:rPr>
          <w:t>、</w:t>
        </w:r>
      </w:ins>
      <w:ins w:id="2829" w:author="Janusio" w:date="2018-03-10T13:54:27Z">
        <w:r>
          <w:rPr>
            <w:rFonts w:hint="eastAsia"/>
            <w:i/>
            <w:iCs/>
            <w:color w:val="auto"/>
            <w:lang w:val="en-US" w:eastAsia="zh-CN"/>
          </w:rPr>
          <w:t>t</w:t>
        </w:r>
      </w:ins>
      <w:ins w:id="2830" w:author="Janusio" w:date="2018-03-10T13:54:27Z">
        <w:r>
          <w:rPr>
            <w:rFonts w:hint="eastAsia"/>
            <w:i/>
            <w:iCs/>
            <w:color w:val="auto"/>
            <w:vertAlign w:val="subscript"/>
            <w:lang w:val="en-US" w:eastAsia="zh-CN"/>
          </w:rPr>
          <w:t>vmb</w:t>
        </w:r>
      </w:ins>
      <w:ins w:id="2831" w:author="Janusio" w:date="2018-03-10T13:54:27Z">
        <w:r>
          <w:rPr>
            <w:rFonts w:hint="eastAsia"/>
            <w:color w:val="auto"/>
          </w:rPr>
          <w:t>、</w:t>
        </w:r>
      </w:ins>
      <w:ins w:id="2832" w:author="Janusio" w:date="2018-03-10T13:54:27Z">
        <w:r>
          <w:rPr>
            <w:rFonts w:hint="eastAsia"/>
            <w:i/>
            <w:iCs/>
            <w:color w:val="auto"/>
            <w:lang w:val="en-US" w:eastAsia="zh-CN"/>
          </w:rPr>
          <w:t>t</w:t>
        </w:r>
      </w:ins>
      <w:ins w:id="2833" w:author="Janusio" w:date="2018-03-10T13:54:27Z">
        <w:r>
          <w:rPr>
            <w:rFonts w:hint="eastAsia"/>
            <w:i/>
            <w:iCs/>
            <w:color w:val="auto"/>
            <w:vertAlign w:val="subscript"/>
            <w:lang w:val="en-US" w:eastAsia="zh-CN"/>
          </w:rPr>
          <w:t>o_app</w:t>
        </w:r>
      </w:ins>
      <w:ins w:id="2834" w:author="Janusio" w:date="2018-03-10T13:54:27Z">
        <w:r>
          <w:rPr>
            <w:color w:val="auto"/>
          </w:rPr>
          <w:t>，</w:t>
        </w:r>
      </w:ins>
      <w:ins w:id="2835" w:author="Janusio" w:date="2018-03-10T13:54:27Z">
        <w:r>
          <w:rPr>
            <w:rFonts w:hint="eastAsia" w:ascii="Times New Roman" w:hAnsi="Times New Roman"/>
            <w:color w:val="auto"/>
          </w:rPr>
          <w:t>程序会跳转到</w:t>
        </w:r>
      </w:ins>
      <w:ins w:id="2836" w:author="Janusio" w:date="2018-03-10T13:54:27Z">
        <w:r>
          <w:rPr>
            <w:rFonts w:hint="eastAsia" w:ascii="Times New Roman" w:hAnsi="Times New Roman"/>
            <w:i/>
            <w:color w:val="auto"/>
          </w:rPr>
          <w:t>o、v、d、vb、vv、vmb、o_app、</w:t>
        </w:r>
      </w:ins>
      <w:ins w:id="2837" w:author="Janusio" w:date="2018-03-10T13:54:27Z">
        <w:r>
          <w:rPr>
            <w:rFonts w:hint="eastAsia" w:ascii="Times New Roman" w:hAnsi="Times New Roman"/>
            <w:color w:val="auto"/>
          </w:rPr>
          <w:t xml:space="preserve">,且其他时间不会有程序跳转，相应的内存位置（即PCR值）被该线程锁定，即有属性(3)、（4）、（5）、（6）、（7）、（8）、（9）成立，鉴于篇幅，这些属性略。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839" w:author="Janusio" w:date="2018-03-10T13:54:27Z"/>
          <w:rFonts w:hint="eastAsia" w:ascii="Times New Roman" w:hAnsi="Times New Roman"/>
          <w:color w:val="auto"/>
        </w:rPr>
        <w:pPrChange w:id="283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840" w:author="Janusio" w:date="2018-03-10T13:54:27Z">
        <w:r>
          <w:rPr>
            <w:rFonts w:hint="eastAsia" w:ascii="Times New Roman" w:hAnsi="Times New Roman"/>
            <w:color w:val="auto"/>
          </w:rPr>
          <w:t>根据式（2）—（9）可知，如果前提条件满足，那么</w:t>
        </w:r>
      </w:ins>
      <w:ins w:id="2841" w:author="Janusio" w:date="2018-03-10T13:54:27Z">
        <w:r>
          <w:rPr>
            <w:rFonts w:hint="eastAsia" w:ascii="Times New Roman" w:hAnsi="Times New Roman"/>
            <w:i/>
            <w:color w:val="auto"/>
          </w:rPr>
          <w:t>m</w:t>
        </w:r>
      </w:ins>
      <w:ins w:id="2842" w:author="Janusio" w:date="2018-03-10T13:54:27Z">
        <w:r>
          <w:rPr>
            <w:rFonts w:hint="eastAsia" w:ascii="Times New Roman" w:hAnsi="Times New Roman"/>
            <w:color w:val="auto"/>
          </w:rPr>
          <w:t>上执行程序的顺序一定是从BIOS(m)到OSLoader(m)再到VMM(m)、Dom0 Kernel(m)、TJP(m)。</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80" w:firstLineChars="100"/>
        <w:jc w:val="both"/>
        <w:textAlignment w:val="auto"/>
        <w:outlineLvl w:val="9"/>
        <w:rPr>
          <w:ins w:id="2844" w:author="Janusio" w:date="2018-03-10T13:54:27Z"/>
          <w:rFonts w:hint="eastAsia" w:ascii="Times New Roman" w:hAnsi="Times New Roman"/>
          <w:color w:val="auto"/>
        </w:rPr>
        <w:pPrChange w:id="284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180" w:firstLineChars="100"/>
            <w:jc w:val="both"/>
            <w:textAlignment w:val="auto"/>
            <w:outlineLvl w:val="9"/>
          </w:pPr>
        </w:pPrChange>
      </w:pPr>
      <w:ins w:id="2845" w:author="Janusio" w:date="2018-03-10T13:54:27Z"/>
      <w:ins w:id="2846" w:author="Janusio" w:date="2018-03-10T13:54:27Z"/>
      <w:ins w:id="2847" w:author="Janusio" w:date="2018-03-10T13:54:27Z"/>
      <w:ins w:id="2848" w:author="Janusio" w:date="2018-03-10T13:54:27Z">
        <w:r>
          <w:rPr>
            <w:rFonts w:hint="eastAsia" w:ascii="Times New Roman" w:hAnsi="Times New Roman"/>
            <w:color w:val="auto"/>
            <w:position w:val="-10"/>
          </w:rPr>
          <w:object>
            <v:shape id="_x0000_i1365" o:spt="75" type="#_x0000_t75" style="height:15.6pt;width:148.1pt;" o:ole="t" filled="f" o:preferrelative="t" stroked="f" coordsize="21600,21600">
              <v:path/>
              <v:fill on="f" focussize="0,0"/>
              <v:stroke on="f"/>
              <v:imagedata r:id="rId77" o:title=""/>
              <o:lock v:ext="edit" aspectratio="t"/>
              <w10:wrap type="none"/>
              <w10:anchorlock/>
            </v:shape>
            <o:OLEObject Type="Embed" ProgID="Equation.KSEE3" ShapeID="_x0000_i1365" DrawAspect="Content" ObjectID="_1468075773" r:id="rId76">
              <o:LockedField>false</o:LockedField>
            </o:OLEObject>
          </w:object>
        </w:r>
      </w:ins>
      <w:ins w:id="2850" w:author="Janusio" w:date="2018-03-10T13:54:27Z"/>
      <w:ins w:id="2851" w:author="Janusio" w:date="2018-03-10T13:54:27Z"/>
      <w:ins w:id="2852" w:author="Janusio" w:date="2018-03-10T13:54:27Z"/>
      <w:ins w:id="2853" w:author="Janusio" w:date="2018-03-10T13:54:27Z"/>
      <w:ins w:id="2854" w:author="Janusio" w:date="2018-03-10T13:54:27Z">
        <w:r>
          <w:rPr>
            <w:rFonts w:hint="eastAsia" w:ascii="Times New Roman" w:hAnsi="Times New Roman"/>
            <w:color w:val="auto"/>
            <w:position w:val="-4"/>
          </w:rPr>
          <w:object>
            <v:shape id="_x0000_i136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66" DrawAspect="Content" ObjectID="_1468075774" r:id="rId78">
              <o:LockedField>false</o:LockedField>
            </o:OLEObject>
          </w:object>
        </w:r>
      </w:ins>
      <w:ins w:id="2856" w:author="Janusio" w:date="2018-03-10T13:54:27Z"/>
      <w:ins w:id="2857"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80" w:firstLineChars="100"/>
        <w:jc w:val="both"/>
        <w:textAlignment w:val="auto"/>
        <w:outlineLvl w:val="9"/>
        <w:rPr>
          <w:ins w:id="2859" w:author="Janusio" w:date="2018-03-10T13:54:27Z"/>
          <w:rFonts w:hint="eastAsia" w:ascii="Times New Roman" w:hAnsi="Times New Roman"/>
          <w:color w:val="auto"/>
        </w:rPr>
        <w:pPrChange w:id="285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180" w:firstLineChars="100"/>
            <w:jc w:val="both"/>
            <w:textAlignment w:val="auto"/>
            <w:outlineLvl w:val="9"/>
          </w:pPr>
        </w:pPrChange>
      </w:pPr>
      <w:ins w:id="2860" w:author="Janusio" w:date="2018-03-10T13:54:27Z"/>
      <w:ins w:id="2861" w:author="Janusio" w:date="2018-03-10T13:54:27Z"/>
      <w:ins w:id="2862" w:author="Janusio" w:date="2018-03-10T13:54:27Z"/>
      <w:ins w:id="2863" w:author="Janusio" w:date="2018-03-10T13:54:27Z">
        <w:r>
          <w:rPr>
            <w:color w:val="auto"/>
            <w:position w:val="-14"/>
          </w:rPr>
          <w:object>
            <v:shape id="_x0000_i1367" o:spt="75" type="#_x0000_t75" style="height:15.5pt;width:183.65pt;" o:ole="t" filled="f" o:preferrelative="t" stroked="f" coordsize="21600,21600">
              <v:path/>
              <v:fill on="f" focussize="0,0"/>
              <v:stroke on="f"/>
              <v:imagedata r:id="rId80" o:title=""/>
              <o:lock v:ext="edit" aspectratio="t"/>
              <w10:wrap type="none"/>
              <w10:anchorlock/>
            </v:shape>
            <o:OLEObject Type="Embed" ProgID="Equation.3" ShapeID="_x0000_i1367" DrawAspect="Content" ObjectID="_1468075775" r:id="rId79">
              <o:LockedField>false</o:LockedField>
            </o:OLEObject>
          </w:object>
        </w:r>
      </w:ins>
      <w:ins w:id="2865" w:author="Janusio" w:date="2018-03-10T13:54:27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867" w:author="Janusio" w:date="2018-03-10T13:54:27Z"/>
          <w:rFonts w:hint="eastAsia" w:ascii="Times New Roman" w:hAnsi="Times New Roman"/>
          <w:color w:val="auto"/>
        </w:rPr>
        <w:pPrChange w:id="286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868" w:author="Janusio" w:date="2018-03-10T13:54:27Z"/>
      <w:ins w:id="2869" w:author="Janusio" w:date="2018-03-10T13:54:27Z"/>
      <w:ins w:id="2870" w:author="Janusio" w:date="2018-03-10T13:54:27Z"/>
      <w:ins w:id="2871" w:author="Janusio" w:date="2018-03-10T13:54:27Z">
        <w:r>
          <w:rPr>
            <w:rFonts w:hint="eastAsia" w:ascii="Times New Roman" w:hAnsi="Times New Roman"/>
            <w:color w:val="auto"/>
            <w:position w:val="-4"/>
          </w:rPr>
          <w:object>
            <v:shape id="_x0000_i136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68" DrawAspect="Content" ObjectID="_1468075776" r:id="rId81">
              <o:LockedField>false</o:LockedField>
            </o:OLEObject>
          </w:object>
        </w:r>
      </w:ins>
      <w:ins w:id="2873" w:author="Janusio" w:date="2018-03-10T13:54:27Z"/>
      <w:ins w:id="2874" w:author="Janusio" w:date="2018-03-10T13:54:27Z">
        <w:r>
          <w:rPr>
            <w:rFonts w:hint="eastAsia" w:ascii="Times New Roman" w:hAnsi="Times New Roman"/>
            <w:color w:val="auto"/>
          </w:rPr>
          <w:t xml:space="preserve"> (</w:t>
        </w:r>
      </w:ins>
      <w:ins w:id="2875" w:author="Janusio" w:date="2018-03-10T13:54:27Z">
        <w:r>
          <w:rPr>
            <w:rFonts w:hint="eastAsia" w:ascii="宋体" w:hAnsi="宋体" w:cs="宋体"/>
            <w:color w:val="auto"/>
          </w:rPr>
          <w:t>┐</w:t>
        </w:r>
      </w:ins>
      <w:ins w:id="2876" w:author="Janusio" w:date="2018-03-10T13:54:27Z">
        <w:r>
          <w:rPr>
            <w:rFonts w:hint="eastAsia" w:ascii="Times New Roman" w:hAnsi="Times New Roman"/>
            <w:color w:val="auto"/>
          </w:rPr>
          <w:t>Reset(</w:t>
        </w:r>
      </w:ins>
      <w:ins w:id="2877" w:author="Janusio" w:date="2018-03-10T13:54:27Z">
        <w:r>
          <w:rPr>
            <w:rFonts w:hint="eastAsia" w:ascii="Times New Roman" w:hAnsi="Times New Roman"/>
            <w:i/>
            <w:iCs/>
            <w:color w:val="auto"/>
          </w:rPr>
          <w:t>m</w:t>
        </w:r>
      </w:ins>
      <w:ins w:id="2878" w:author="Janusio" w:date="2018-03-10T13:54:27Z">
        <w:r>
          <w:rPr>
            <w:rFonts w:hint="eastAsia" w:ascii="Times New Roman" w:hAnsi="Times New Roman"/>
            <w:iCs/>
            <w:color w:val="auto"/>
          </w:rPr>
          <w:t>,</w:t>
        </w:r>
      </w:ins>
      <w:ins w:id="2879" w:author="Janusio" w:date="2018-03-10T13:54:27Z">
        <w:r>
          <w:rPr>
            <w:rFonts w:hint="eastAsia" w:ascii="Times New Roman" w:hAnsi="Times New Roman"/>
            <w:i/>
            <w:iCs/>
            <w:color w:val="auto"/>
          </w:rPr>
          <w:t>I</w:t>
        </w:r>
      </w:ins>
      <w:ins w:id="2880" w:author="Janusio" w:date="2018-03-10T13:54:27Z">
        <w:r>
          <w:rPr>
            <w:rFonts w:hint="eastAsia" w:ascii="Times New Roman" w:hAnsi="Times New Roman"/>
            <w:color w:val="auto"/>
          </w:rPr>
          <w:t>)on (</w:t>
        </w:r>
      </w:ins>
      <w:ins w:id="2881" w:author="Janusio" w:date="2018-03-10T13:54:27Z">
        <w:r>
          <w:rPr>
            <w:rFonts w:hint="eastAsia" w:ascii="Times New Roman" w:hAnsi="Times New Roman"/>
            <w:i/>
            <w:iCs/>
            <w:color w:val="auto"/>
          </w:rPr>
          <w:t>t</w:t>
        </w:r>
      </w:ins>
      <w:ins w:id="2882" w:author="Janusio" w:date="2018-03-10T13:54:27Z">
        <w:r>
          <w:rPr>
            <w:rFonts w:hint="eastAsia" w:ascii="Times New Roman" w:hAnsi="Times New Roman"/>
            <w:i/>
            <w:iCs/>
            <w:color w:val="auto"/>
            <w:vertAlign w:val="subscript"/>
          </w:rPr>
          <w:t>S</w:t>
        </w:r>
      </w:ins>
      <w:ins w:id="2883" w:author="Janusio" w:date="2018-03-10T13:54:27Z">
        <w:r>
          <w:rPr>
            <w:rFonts w:hint="eastAsia" w:ascii="Times New Roman" w:hAnsi="Times New Roman"/>
            <w:color w:val="auto"/>
          </w:rPr>
          <w:t>,</w:t>
        </w:r>
      </w:ins>
      <w:ins w:id="2884" w:author="Janusio" w:date="2018-03-10T13:54:27Z">
        <w:r>
          <w:rPr>
            <w:rFonts w:hint="eastAsia" w:ascii="Times New Roman" w:hAnsi="Times New Roman"/>
            <w:i/>
            <w:color w:val="auto"/>
          </w:rPr>
          <w:t>t</w:t>
        </w:r>
      </w:ins>
      <w:ins w:id="2885" w:author="Janusio" w:date="2018-03-10T13:54:27Z">
        <w:r>
          <w:rPr>
            <w:rFonts w:hint="eastAsia" w:ascii="Times New Roman" w:hAnsi="Times New Roman"/>
            <w:color w:val="auto"/>
          </w:rPr>
          <w:t xml:space="preserve">]) </w:t>
        </w:r>
      </w:ins>
      <w:ins w:id="2886" w:author="Janusio" w:date="2018-03-10T13:54:27Z"/>
      <w:ins w:id="2887" w:author="Janusio" w:date="2018-03-10T13:54:27Z"/>
      <w:ins w:id="2888" w:author="Janusio" w:date="2018-03-10T13:54:27Z"/>
      <w:ins w:id="2889" w:author="Janusio" w:date="2018-03-10T13:54:27Z">
        <w:r>
          <w:rPr>
            <w:rFonts w:hint="eastAsia" w:ascii="Times New Roman" w:hAnsi="Times New Roman"/>
            <w:color w:val="auto"/>
            <w:position w:val="-4"/>
          </w:rPr>
          <w:object>
            <v:shape id="_x0000_i136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69" DrawAspect="Content" ObjectID="_1468075777" r:id="rId82">
              <o:LockedField>false</o:LockedField>
            </o:OLEObject>
          </w:object>
        </w:r>
      </w:ins>
      <w:ins w:id="2891" w:author="Janusio" w:date="2018-03-10T13:54:27Z"/>
      <w:ins w:id="2892" w:author="Janusio" w:date="2018-03-10T13:54:27Z">
        <w:r>
          <w:rPr>
            <w:rFonts w:hint="eastAsia" w:ascii="Times New Roman" w:hAnsi="Times New Roman"/>
            <w:color w:val="auto"/>
          </w:rPr>
          <w:t xml:space="preserve"> Reset(</w:t>
        </w:r>
      </w:ins>
      <w:ins w:id="2893" w:author="Janusio" w:date="2018-03-10T13:54:27Z">
        <w:r>
          <w:rPr>
            <w:rFonts w:hint="eastAsia" w:ascii="Times New Roman" w:hAnsi="Times New Roman"/>
            <w:i/>
            <w:iCs/>
            <w:color w:val="auto"/>
          </w:rPr>
          <w:t>m</w:t>
        </w:r>
      </w:ins>
      <w:ins w:id="2894" w:author="Janusio" w:date="2018-03-10T13:54:27Z">
        <w:r>
          <w:rPr>
            <w:rFonts w:hint="eastAsia" w:ascii="Times New Roman" w:hAnsi="Times New Roman"/>
            <w:iCs/>
            <w:color w:val="auto"/>
          </w:rPr>
          <w:t>,</w:t>
        </w:r>
      </w:ins>
      <w:ins w:id="2895" w:author="Janusio" w:date="2018-03-10T13:54:27Z">
        <w:r>
          <w:rPr>
            <w:rFonts w:hint="eastAsia" w:ascii="Times New Roman" w:hAnsi="Times New Roman"/>
            <w:i/>
            <w:iCs/>
            <w:color w:val="auto"/>
          </w:rPr>
          <w:t>J</w:t>
        </w:r>
      </w:ins>
      <w:ins w:id="2896" w:author="Janusio" w:date="2018-03-10T13:54:27Z">
        <w:r>
          <w:rPr>
            <w:rFonts w:hint="eastAsia" w:ascii="Times New Roman" w:hAnsi="Times New Roman"/>
            <w:color w:val="auto"/>
          </w:rPr>
          <w:t xml:space="preserve">)@ </w:t>
        </w:r>
      </w:ins>
      <w:ins w:id="2897" w:author="Janusio" w:date="2018-03-10T13:54:27Z">
        <w:r>
          <w:rPr>
            <w:rFonts w:hint="eastAsia" w:ascii="Times New Roman" w:hAnsi="Times New Roman"/>
            <w:i/>
            <w:iCs/>
            <w:color w:val="auto"/>
          </w:rPr>
          <w:t>t</w:t>
        </w:r>
      </w:ins>
      <w:ins w:id="2898" w:author="Janusio" w:date="2018-03-10T13:54:27Z">
        <w:r>
          <w:rPr>
            <w:rFonts w:hint="eastAsia" w:ascii="Times New Roman" w:hAnsi="Times New Roman"/>
            <w:i/>
            <w:iCs/>
            <w:color w:val="auto"/>
            <w:vertAlign w:val="subscript"/>
          </w:rPr>
          <w:t>S</w:t>
        </w:r>
      </w:ins>
      <w:ins w:id="2899"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ins w:id="2901" w:author="Janusio" w:date="2018-03-10T13:54:27Z"/>
          <w:rFonts w:hint="eastAsia" w:ascii="Times New Roman" w:hAnsi="Times New Roman"/>
          <w:color w:val="auto"/>
        </w:rPr>
        <w:pPrChange w:id="290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2902" w:author="Janusio" w:date="2018-03-10T13:54:27Z"/>
      <w:ins w:id="2903" w:author="Janusio" w:date="2018-03-10T13:54:27Z"/>
      <w:ins w:id="2904" w:author="Janusio" w:date="2018-03-10T13:54:27Z"/>
      <w:ins w:id="2905" w:author="Janusio" w:date="2018-03-10T13:54:27Z">
        <w:r>
          <w:rPr>
            <w:rFonts w:hint="eastAsia" w:ascii="Times New Roman" w:hAnsi="Times New Roman"/>
            <w:color w:val="auto"/>
            <w:position w:val="-4"/>
          </w:rPr>
          <w:object>
            <v:shape id="_x0000_i137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0" DrawAspect="Content" ObjectID="_1468075778" r:id="rId83">
              <o:LockedField>false</o:LockedField>
            </o:OLEObject>
          </w:object>
        </w:r>
      </w:ins>
      <w:ins w:id="2907" w:author="Janusio" w:date="2018-03-10T13:54:27Z"/>
      <w:ins w:id="2908" w:author="Janusio" w:date="2018-03-10T13:54:27Z">
        <w:r>
          <w:rPr>
            <w:rFonts w:hint="eastAsia" w:ascii="Times New Roman" w:hAnsi="Times New Roman"/>
            <w:color w:val="auto"/>
          </w:rPr>
          <w:t>(Jump(</w:t>
        </w:r>
      </w:ins>
      <w:ins w:id="2909" w:author="Janusio" w:date="2018-03-10T13:54:27Z">
        <w:r>
          <w:rPr>
            <w:rFonts w:hint="eastAsia" w:ascii="Times New Roman" w:hAnsi="Times New Roman"/>
            <w:i/>
            <w:iCs/>
            <w:color w:val="auto"/>
          </w:rPr>
          <w:t>J</w:t>
        </w:r>
      </w:ins>
      <w:ins w:id="2910" w:author="Janusio" w:date="2018-03-10T13:54:27Z">
        <w:r>
          <w:rPr>
            <w:rFonts w:hint="eastAsia" w:ascii="Times New Roman" w:hAnsi="Times New Roman"/>
            <w:iCs/>
            <w:color w:val="auto"/>
          </w:rPr>
          <w:t>,</w:t>
        </w:r>
      </w:ins>
      <w:ins w:id="2911" w:author="Janusio" w:date="2018-03-10T13:54:27Z">
        <w:r>
          <w:rPr>
            <w:rFonts w:hint="eastAsia" w:ascii="Times New Roman" w:hAnsi="Times New Roman"/>
            <w:i/>
            <w:iCs/>
            <w:color w:val="auto"/>
          </w:rPr>
          <w:t>BIOS</w:t>
        </w:r>
      </w:ins>
      <w:ins w:id="2912" w:author="Janusio" w:date="2018-03-10T13:54:27Z">
        <w:r>
          <w:rPr>
            <w:rFonts w:hint="eastAsia" w:ascii="Times New Roman" w:hAnsi="Times New Roman"/>
            <w:color w:val="auto"/>
          </w:rPr>
          <w:t>(</w:t>
        </w:r>
      </w:ins>
      <w:ins w:id="2913" w:author="Janusio" w:date="2018-03-10T13:54:27Z">
        <w:r>
          <w:rPr>
            <w:rFonts w:hint="eastAsia" w:ascii="Times New Roman" w:hAnsi="Times New Roman"/>
            <w:i/>
            <w:iCs/>
            <w:color w:val="auto"/>
          </w:rPr>
          <w:t>m</w:t>
        </w:r>
      </w:ins>
      <w:ins w:id="2914" w:author="Janusio" w:date="2018-03-10T13:54:27Z">
        <w:r>
          <w:rPr>
            <w:rFonts w:hint="eastAsia" w:ascii="Times New Roman" w:hAnsi="Times New Roman"/>
            <w:color w:val="auto"/>
          </w:rPr>
          <w:t>)) @</w:t>
        </w:r>
      </w:ins>
      <w:ins w:id="2915" w:author="Janusio" w:date="2018-03-10T13:54:27Z">
        <w:r>
          <w:rPr>
            <w:rFonts w:hint="eastAsia" w:ascii="Times New Roman" w:hAnsi="Times New Roman"/>
            <w:i/>
            <w:iCs/>
            <w:color w:val="auto"/>
          </w:rPr>
          <w:t>t</w:t>
        </w:r>
      </w:ins>
      <w:ins w:id="2916" w:author="Janusio" w:date="2018-03-10T13:54:27Z">
        <w:r>
          <w:rPr>
            <w:rFonts w:hint="eastAsia" w:ascii="Times New Roman" w:hAnsi="Times New Roman"/>
            <w:i/>
            <w:iCs/>
            <w:color w:val="auto"/>
            <w:vertAlign w:val="subscript"/>
          </w:rPr>
          <w:t>b</w:t>
        </w:r>
      </w:ins>
      <w:ins w:id="2917" w:author="Janusio" w:date="2018-03-10T13:54:27Z">
        <w:r>
          <w:rPr>
            <w:rFonts w:hint="eastAsia" w:ascii="Times New Roman" w:hAnsi="Times New Roman"/>
            <w:color w:val="auto"/>
          </w:rPr>
          <w:t>) (</w:t>
        </w:r>
      </w:ins>
      <w:ins w:id="2918" w:author="Janusio" w:date="2018-03-10T13:54:27Z">
        <w:r>
          <w:rPr>
            <w:rFonts w:hint="eastAsia" w:ascii="宋体" w:hAnsi="宋体" w:cs="宋体"/>
            <w:color w:val="auto"/>
          </w:rPr>
          <w:t>┐</w:t>
        </w:r>
      </w:ins>
      <w:ins w:id="2919" w:author="Janusio" w:date="2018-03-10T13:54:27Z">
        <w:r>
          <w:rPr>
            <w:rFonts w:hint="eastAsia" w:ascii="Times New Roman" w:hAnsi="Times New Roman"/>
            <w:color w:val="auto"/>
          </w:rPr>
          <w:t>Jump(</w:t>
        </w:r>
      </w:ins>
      <w:ins w:id="2920" w:author="Janusio" w:date="2018-03-10T13:54:27Z">
        <w:r>
          <w:rPr>
            <w:rFonts w:hint="eastAsia" w:ascii="Times New Roman" w:hAnsi="Times New Roman"/>
            <w:i/>
            <w:iCs/>
            <w:color w:val="auto"/>
          </w:rPr>
          <w:t>J</w:t>
        </w:r>
      </w:ins>
      <w:ins w:id="2921" w:author="Janusio" w:date="2018-03-10T13:54:27Z">
        <w:r>
          <w:rPr>
            <w:rFonts w:hint="eastAsia" w:ascii="Times New Roman" w:hAnsi="Times New Roman"/>
            <w:iCs/>
            <w:color w:val="auto"/>
          </w:rPr>
          <w:t>,</w:t>
        </w:r>
      </w:ins>
      <w:ins w:id="2922" w:author="Janusio" w:date="2018-03-10T13:54:27Z">
        <w:r>
          <w:rPr>
            <w:rFonts w:hint="eastAsia" w:ascii="Times New Roman" w:hAnsi="Times New Roman"/>
            <w:i/>
            <w:iCs/>
            <w:color w:val="auto"/>
          </w:rPr>
          <w:t>BIOS</w:t>
        </w:r>
      </w:ins>
      <w:ins w:id="2923" w:author="Janusio" w:date="2018-03-10T13:54:27Z">
        <w:r>
          <w:rPr>
            <w:rFonts w:hint="eastAsia" w:ascii="Times New Roman" w:hAnsi="Times New Roman"/>
            <w:color w:val="auto"/>
          </w:rPr>
          <w:t>(</w:t>
        </w:r>
      </w:ins>
      <w:ins w:id="2924" w:author="Janusio" w:date="2018-03-10T13:54:27Z">
        <w:r>
          <w:rPr>
            <w:rFonts w:hint="eastAsia" w:ascii="Times New Roman" w:hAnsi="Times New Roman"/>
            <w:i/>
            <w:iCs/>
            <w:color w:val="auto"/>
          </w:rPr>
          <w:t>m</w:t>
        </w:r>
      </w:ins>
      <w:ins w:id="2925" w:author="Janusio" w:date="2018-03-10T13:54:27Z">
        <w:r>
          <w:rPr>
            <w:rFonts w:hint="eastAsia" w:ascii="Times New Roman" w:hAnsi="Times New Roman"/>
            <w:color w:val="auto"/>
          </w:rPr>
          <w:t>)) on(</w:t>
        </w:r>
      </w:ins>
      <w:ins w:id="2926" w:author="Janusio" w:date="2018-03-10T13:54:27Z">
        <w:r>
          <w:rPr>
            <w:rFonts w:hint="eastAsia" w:ascii="Times New Roman" w:hAnsi="Times New Roman"/>
            <w:i/>
            <w:iCs/>
            <w:color w:val="auto"/>
          </w:rPr>
          <w:t>t</w:t>
        </w:r>
      </w:ins>
      <w:ins w:id="2927" w:author="Janusio" w:date="2018-03-10T13:54:27Z">
        <w:r>
          <w:rPr>
            <w:rFonts w:hint="eastAsia" w:ascii="Times New Roman" w:hAnsi="Times New Roman"/>
            <w:i/>
            <w:iCs/>
            <w:color w:val="auto"/>
            <w:vertAlign w:val="subscript"/>
          </w:rPr>
          <w:t>S</w:t>
        </w:r>
      </w:ins>
      <w:ins w:id="2928" w:author="Janusio" w:date="2018-03-10T13:54:27Z">
        <w:r>
          <w:rPr>
            <w:rFonts w:hint="eastAsia" w:ascii="Times New Roman" w:hAnsi="Times New Roman"/>
            <w:color w:val="auto"/>
          </w:rPr>
          <w:t>,</w:t>
        </w:r>
      </w:ins>
      <w:ins w:id="2929" w:author="Janusio" w:date="2018-03-10T13:54:27Z">
        <w:r>
          <w:rPr>
            <w:rFonts w:hint="eastAsia" w:ascii="Times New Roman" w:hAnsi="Times New Roman"/>
            <w:i/>
            <w:iCs/>
            <w:color w:val="auto"/>
          </w:rPr>
          <w:t xml:space="preserve"> t</w:t>
        </w:r>
      </w:ins>
      <w:ins w:id="2930" w:author="Janusio" w:date="2018-03-10T13:54:27Z">
        <w:r>
          <w:rPr>
            <w:rFonts w:hint="eastAsia" w:ascii="Times New Roman" w:hAnsi="Times New Roman"/>
            <w:i/>
            <w:iCs/>
            <w:color w:val="auto"/>
            <w:vertAlign w:val="subscript"/>
          </w:rPr>
          <w:t>b</w:t>
        </w:r>
      </w:ins>
      <w:ins w:id="2931"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ins w:id="2933" w:author="Janusio" w:date="2018-03-10T13:54:27Z"/>
          <w:rFonts w:hint="eastAsia" w:ascii="Times New Roman" w:hAnsi="Times New Roman"/>
          <w:color w:val="auto"/>
        </w:rPr>
        <w:pPrChange w:id="2932"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2934" w:author="Janusio" w:date="2018-03-10T13:54:27Z"/>
      <w:ins w:id="2935" w:author="Janusio" w:date="2018-03-10T13:54:27Z"/>
      <w:ins w:id="2936" w:author="Janusio" w:date="2018-03-10T13:54:27Z"/>
      <w:ins w:id="2937" w:author="Janusio" w:date="2018-03-10T13:54:27Z">
        <w:r>
          <w:rPr>
            <w:rFonts w:hint="eastAsia" w:ascii="Times New Roman" w:hAnsi="Times New Roman"/>
            <w:color w:val="auto"/>
            <w:position w:val="-4"/>
          </w:rPr>
          <w:object>
            <v:shape id="_x0000_i137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1" DrawAspect="Content" ObjectID="_1468075779" r:id="rId84">
              <o:LockedField>false</o:LockedField>
            </o:OLEObject>
          </w:object>
        </w:r>
      </w:ins>
      <w:ins w:id="2939" w:author="Janusio" w:date="2018-03-10T13:54:27Z"/>
      <w:ins w:id="2940" w:author="Janusio" w:date="2018-03-10T13:54:27Z">
        <w:r>
          <w:rPr>
            <w:rFonts w:hint="eastAsia" w:ascii="Times New Roman" w:hAnsi="Times New Roman"/>
            <w:color w:val="auto"/>
          </w:rPr>
          <w:t>(Jump(</w:t>
        </w:r>
      </w:ins>
      <w:ins w:id="2941" w:author="Janusio" w:date="2018-03-10T13:54:27Z">
        <w:r>
          <w:rPr>
            <w:rFonts w:hint="eastAsia" w:ascii="Times New Roman" w:hAnsi="Times New Roman"/>
            <w:i/>
            <w:iCs/>
            <w:color w:val="auto"/>
          </w:rPr>
          <w:t>J</w:t>
        </w:r>
      </w:ins>
      <w:ins w:id="2942" w:author="Janusio" w:date="2018-03-10T13:54:27Z">
        <w:r>
          <w:rPr>
            <w:rFonts w:hint="eastAsia" w:ascii="Times New Roman" w:hAnsi="Times New Roman"/>
            <w:iCs/>
            <w:color w:val="auto"/>
          </w:rPr>
          <w:t>,</w:t>
        </w:r>
      </w:ins>
      <w:ins w:id="2943" w:author="Janusio" w:date="2018-03-10T13:54:27Z">
        <w:r>
          <w:rPr>
            <w:rFonts w:hint="eastAsia" w:ascii="Times New Roman" w:hAnsi="Times New Roman"/>
            <w:i/>
            <w:iCs/>
            <w:color w:val="auto"/>
          </w:rPr>
          <w:t>OSLoader</w:t>
        </w:r>
      </w:ins>
      <w:ins w:id="2944" w:author="Janusio" w:date="2018-03-10T13:54:27Z">
        <w:r>
          <w:rPr>
            <w:rFonts w:hint="eastAsia" w:ascii="Times New Roman" w:hAnsi="Times New Roman"/>
            <w:color w:val="auto"/>
          </w:rPr>
          <w:t>(</w:t>
        </w:r>
      </w:ins>
      <w:ins w:id="2945" w:author="Janusio" w:date="2018-03-10T13:54:27Z">
        <w:r>
          <w:rPr>
            <w:rFonts w:hint="eastAsia" w:ascii="Times New Roman" w:hAnsi="Times New Roman"/>
            <w:i/>
            <w:iCs/>
            <w:color w:val="auto"/>
          </w:rPr>
          <w:t>m</w:t>
        </w:r>
      </w:ins>
      <w:ins w:id="2946" w:author="Janusio" w:date="2018-03-10T13:54:27Z">
        <w:r>
          <w:rPr>
            <w:rFonts w:hint="eastAsia" w:ascii="Times New Roman" w:hAnsi="Times New Roman"/>
            <w:color w:val="auto"/>
          </w:rPr>
          <w:t>))@</w:t>
        </w:r>
      </w:ins>
      <w:ins w:id="2947" w:author="Janusio" w:date="2018-03-10T13:54:27Z">
        <w:r>
          <w:rPr>
            <w:rFonts w:hint="eastAsia" w:ascii="Times New Roman" w:hAnsi="Times New Roman"/>
            <w:i/>
            <w:iCs/>
            <w:color w:val="auto"/>
          </w:rPr>
          <w:t>t</w:t>
        </w:r>
      </w:ins>
      <w:ins w:id="2948" w:author="Janusio" w:date="2018-03-10T13:54:27Z">
        <w:r>
          <w:rPr>
            <w:rFonts w:hint="eastAsia" w:ascii="Times New Roman" w:hAnsi="Times New Roman"/>
            <w:i/>
            <w:iCs/>
            <w:color w:val="auto"/>
            <w:vertAlign w:val="subscript"/>
          </w:rPr>
          <w:t>o</w:t>
        </w:r>
      </w:ins>
      <w:ins w:id="2949"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ins w:id="2951" w:author="Janusio" w:date="2018-03-10T13:54:27Z"/>
          <w:rFonts w:hint="eastAsia" w:ascii="Times New Roman" w:hAnsi="Times New Roman"/>
          <w:color w:val="auto"/>
        </w:rPr>
        <w:pPrChange w:id="295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2952" w:author="Janusio" w:date="2018-03-10T13:54:27Z"/>
      <w:ins w:id="2953" w:author="Janusio" w:date="2018-03-10T13:54:27Z"/>
      <w:ins w:id="2954" w:author="Janusio" w:date="2018-03-10T13:54:27Z"/>
      <w:ins w:id="2955" w:author="Janusio" w:date="2018-03-10T13:54:27Z">
        <w:r>
          <w:rPr>
            <w:rFonts w:hint="eastAsia" w:ascii="Times New Roman" w:hAnsi="Times New Roman"/>
            <w:color w:val="auto"/>
            <w:position w:val="-4"/>
          </w:rPr>
          <w:object>
            <v:shape id="_x0000_i1372"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2" DrawAspect="Content" ObjectID="_1468075780" r:id="rId85">
              <o:LockedField>false</o:LockedField>
            </o:OLEObject>
          </w:object>
        </w:r>
      </w:ins>
      <w:ins w:id="2957" w:author="Janusio" w:date="2018-03-10T13:54:27Z"/>
      <w:ins w:id="2958" w:author="Janusio" w:date="2018-03-10T13:54:27Z">
        <w:r>
          <w:rPr>
            <w:rFonts w:hint="eastAsia" w:ascii="Times New Roman" w:hAnsi="Times New Roman"/>
            <w:color w:val="auto"/>
          </w:rPr>
          <w:t>(</w:t>
        </w:r>
      </w:ins>
      <w:ins w:id="2959" w:author="Janusio" w:date="2018-03-10T13:54:27Z">
        <w:r>
          <w:rPr>
            <w:rFonts w:hint="eastAsia" w:ascii="宋体" w:hAnsi="宋体" w:cs="宋体"/>
            <w:color w:val="auto"/>
          </w:rPr>
          <w:t>┐</w:t>
        </w:r>
      </w:ins>
      <w:ins w:id="2960" w:author="Janusio" w:date="2018-03-10T13:54:27Z">
        <w:r>
          <w:rPr>
            <w:rFonts w:hint="eastAsia" w:ascii="Times New Roman" w:hAnsi="Times New Roman"/>
            <w:color w:val="auto"/>
          </w:rPr>
          <w:t>Jump(</w:t>
        </w:r>
      </w:ins>
      <w:ins w:id="2961" w:author="Janusio" w:date="2018-03-10T13:54:27Z">
        <w:r>
          <w:rPr>
            <w:rFonts w:hint="eastAsia" w:ascii="Times New Roman" w:hAnsi="Times New Roman"/>
            <w:i/>
            <w:iCs/>
            <w:color w:val="auto"/>
          </w:rPr>
          <w:t>J</w:t>
        </w:r>
      </w:ins>
      <w:ins w:id="2962" w:author="Janusio" w:date="2018-03-10T13:54:27Z">
        <w:r>
          <w:rPr>
            <w:rFonts w:hint="eastAsia" w:ascii="Times New Roman" w:hAnsi="Times New Roman"/>
            <w:iCs/>
            <w:color w:val="auto"/>
          </w:rPr>
          <w:t>,</w:t>
        </w:r>
      </w:ins>
      <w:ins w:id="2963" w:author="Janusio" w:date="2018-03-10T13:54:27Z">
        <w:r>
          <w:rPr>
            <w:rFonts w:hint="eastAsia" w:ascii="Times New Roman" w:hAnsi="Times New Roman"/>
            <w:i/>
            <w:iCs/>
            <w:color w:val="auto"/>
          </w:rPr>
          <w:t>OSLoader</w:t>
        </w:r>
      </w:ins>
      <w:ins w:id="2964" w:author="Janusio" w:date="2018-03-10T13:54:27Z">
        <w:r>
          <w:rPr>
            <w:rFonts w:hint="eastAsia" w:ascii="Times New Roman" w:hAnsi="Times New Roman"/>
            <w:color w:val="auto"/>
          </w:rPr>
          <w:t>(</w:t>
        </w:r>
      </w:ins>
      <w:ins w:id="2965" w:author="Janusio" w:date="2018-03-10T13:54:27Z">
        <w:r>
          <w:rPr>
            <w:rFonts w:hint="eastAsia" w:ascii="Times New Roman" w:hAnsi="Times New Roman"/>
            <w:i/>
            <w:iCs/>
            <w:color w:val="auto"/>
          </w:rPr>
          <w:t>m</w:t>
        </w:r>
      </w:ins>
      <w:ins w:id="2966" w:author="Janusio" w:date="2018-03-10T13:54:27Z">
        <w:r>
          <w:rPr>
            <w:rFonts w:hint="eastAsia" w:ascii="Times New Roman" w:hAnsi="Times New Roman"/>
            <w:color w:val="auto"/>
          </w:rPr>
          <w:t>)) on(</w:t>
        </w:r>
      </w:ins>
      <w:ins w:id="2967" w:author="Janusio" w:date="2018-03-10T13:54:27Z">
        <w:r>
          <w:rPr>
            <w:rFonts w:hint="eastAsia" w:ascii="Times New Roman" w:hAnsi="Times New Roman"/>
            <w:i/>
            <w:iCs/>
            <w:color w:val="auto"/>
          </w:rPr>
          <w:t>t</w:t>
        </w:r>
      </w:ins>
      <w:ins w:id="2968" w:author="Janusio" w:date="2018-03-10T13:54:27Z">
        <w:r>
          <w:rPr>
            <w:rFonts w:hint="eastAsia" w:ascii="Times New Roman" w:hAnsi="Times New Roman"/>
            <w:i/>
            <w:iCs/>
            <w:color w:val="auto"/>
            <w:vertAlign w:val="subscript"/>
          </w:rPr>
          <w:t>b</w:t>
        </w:r>
      </w:ins>
      <w:ins w:id="2969" w:author="Janusio" w:date="2018-03-10T13:54:27Z">
        <w:r>
          <w:rPr>
            <w:rFonts w:hint="eastAsia" w:ascii="Times New Roman" w:hAnsi="Times New Roman"/>
            <w:color w:val="auto"/>
          </w:rPr>
          <w:t>,</w:t>
        </w:r>
      </w:ins>
      <w:ins w:id="2970" w:author="Janusio" w:date="2018-03-10T13:54:27Z">
        <w:r>
          <w:rPr>
            <w:rFonts w:hint="eastAsia" w:ascii="Times New Roman" w:hAnsi="Times New Roman"/>
            <w:i/>
            <w:iCs/>
            <w:color w:val="auto"/>
          </w:rPr>
          <w:t>t</w:t>
        </w:r>
      </w:ins>
      <w:ins w:id="2971" w:author="Janusio" w:date="2018-03-10T13:54:27Z">
        <w:r>
          <w:rPr>
            <w:rFonts w:hint="eastAsia" w:ascii="Times New Roman" w:hAnsi="Times New Roman"/>
            <w:i/>
            <w:iCs/>
            <w:color w:val="auto"/>
            <w:vertAlign w:val="subscript"/>
          </w:rPr>
          <w:t>o</w:t>
        </w:r>
      </w:ins>
      <w:ins w:id="2972"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974" w:author="Janusio" w:date="2018-03-10T13:54:27Z"/>
          <w:rFonts w:hint="eastAsia" w:ascii="Times New Roman" w:hAnsi="Times New Roman"/>
          <w:color w:val="auto"/>
        </w:rPr>
        <w:pPrChange w:id="297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975" w:author="Janusio" w:date="2018-03-10T13:54:27Z"/>
      <w:ins w:id="2976" w:author="Janusio" w:date="2018-03-10T13:54:27Z"/>
      <w:ins w:id="2977" w:author="Janusio" w:date="2018-03-10T13:54:27Z"/>
      <w:ins w:id="2978" w:author="Janusio" w:date="2018-03-10T13:54:27Z">
        <w:r>
          <w:rPr>
            <w:rFonts w:hint="eastAsia" w:ascii="Times New Roman" w:hAnsi="Times New Roman"/>
            <w:color w:val="auto"/>
            <w:position w:val="-4"/>
          </w:rPr>
          <w:object>
            <v:shape id="_x0000_i137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3" DrawAspect="Content" ObjectID="_1468075781" r:id="rId86">
              <o:LockedField>false</o:LockedField>
            </o:OLEObject>
          </w:object>
        </w:r>
      </w:ins>
      <w:ins w:id="2980" w:author="Janusio" w:date="2018-03-10T13:54:27Z"/>
      <w:ins w:id="2981" w:author="Janusio" w:date="2018-03-10T13:54:27Z">
        <w:r>
          <w:rPr>
            <w:rFonts w:hint="eastAsia" w:ascii="Times New Roman" w:hAnsi="Times New Roman"/>
            <w:color w:val="auto"/>
          </w:rPr>
          <w:t>(Jump(</w:t>
        </w:r>
      </w:ins>
      <w:ins w:id="2982" w:author="Janusio" w:date="2018-03-10T13:54:27Z">
        <w:r>
          <w:rPr>
            <w:rFonts w:hint="eastAsia" w:ascii="Times New Roman" w:hAnsi="Times New Roman"/>
            <w:i/>
            <w:iCs/>
            <w:color w:val="auto"/>
          </w:rPr>
          <w:t>J</w:t>
        </w:r>
      </w:ins>
      <w:ins w:id="2983" w:author="Janusio" w:date="2018-03-10T13:54:27Z">
        <w:r>
          <w:rPr>
            <w:rFonts w:hint="eastAsia" w:ascii="Times New Roman" w:hAnsi="Times New Roman"/>
            <w:iCs/>
            <w:color w:val="auto"/>
          </w:rPr>
          <w:t>,</w:t>
        </w:r>
      </w:ins>
      <w:ins w:id="2984" w:author="Janusio" w:date="2018-03-10T13:54:27Z">
        <w:r>
          <w:rPr>
            <w:rFonts w:hint="eastAsia" w:ascii="Times New Roman" w:hAnsi="Times New Roman"/>
            <w:i/>
            <w:iCs/>
            <w:color w:val="auto"/>
          </w:rPr>
          <w:t>VMM</w:t>
        </w:r>
      </w:ins>
      <w:ins w:id="2985" w:author="Janusio" w:date="2018-03-10T13:54:27Z">
        <w:r>
          <w:rPr>
            <w:rFonts w:hint="eastAsia" w:ascii="Times New Roman" w:hAnsi="Times New Roman"/>
            <w:color w:val="auto"/>
          </w:rPr>
          <w:t>(</w:t>
        </w:r>
      </w:ins>
      <w:ins w:id="2986" w:author="Janusio" w:date="2018-03-10T13:54:27Z">
        <w:r>
          <w:rPr>
            <w:rFonts w:hint="eastAsia" w:ascii="Times New Roman" w:hAnsi="Times New Roman"/>
            <w:i/>
            <w:iCs/>
            <w:color w:val="auto"/>
          </w:rPr>
          <w:t>m</w:t>
        </w:r>
      </w:ins>
      <w:ins w:id="2987" w:author="Janusio" w:date="2018-03-10T13:54:27Z">
        <w:r>
          <w:rPr>
            <w:rFonts w:hint="eastAsia" w:ascii="Times New Roman" w:hAnsi="Times New Roman"/>
            <w:color w:val="auto"/>
          </w:rPr>
          <w:t>))@</w:t>
        </w:r>
      </w:ins>
      <w:ins w:id="2988" w:author="Janusio" w:date="2018-03-10T13:54:27Z">
        <w:r>
          <w:rPr>
            <w:rFonts w:hint="eastAsia" w:ascii="Times New Roman" w:hAnsi="Times New Roman"/>
            <w:i/>
            <w:iCs/>
            <w:color w:val="auto"/>
          </w:rPr>
          <w:t>t</w:t>
        </w:r>
      </w:ins>
      <w:ins w:id="2989" w:author="Janusio" w:date="2018-03-10T13:54:27Z">
        <w:r>
          <w:rPr>
            <w:rFonts w:hint="eastAsia" w:ascii="Times New Roman" w:hAnsi="Times New Roman"/>
            <w:i/>
            <w:iCs/>
            <w:color w:val="auto"/>
            <w:vertAlign w:val="subscript"/>
          </w:rPr>
          <w:t>v</w:t>
        </w:r>
      </w:ins>
      <w:ins w:id="2990"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2992" w:author="Janusio" w:date="2018-03-10T13:54:27Z"/>
          <w:rFonts w:hint="eastAsia" w:ascii="Times New Roman" w:hAnsi="Times New Roman"/>
          <w:color w:val="auto"/>
        </w:rPr>
        <w:pPrChange w:id="2991"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2993" w:author="Janusio" w:date="2018-03-10T13:54:27Z"/>
      <w:ins w:id="2994" w:author="Janusio" w:date="2018-03-10T13:54:27Z"/>
      <w:ins w:id="2995" w:author="Janusio" w:date="2018-03-10T13:54:27Z"/>
      <w:ins w:id="2996" w:author="Janusio" w:date="2018-03-10T13:54:27Z">
        <w:r>
          <w:rPr>
            <w:rFonts w:hint="eastAsia" w:ascii="Times New Roman" w:hAnsi="Times New Roman"/>
            <w:color w:val="auto"/>
            <w:position w:val="-4"/>
          </w:rPr>
          <w:object>
            <v:shape id="_x0000_i1374"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4" DrawAspect="Content" ObjectID="_1468075782" r:id="rId87">
              <o:LockedField>false</o:LockedField>
            </o:OLEObject>
          </w:object>
        </w:r>
      </w:ins>
      <w:ins w:id="2998" w:author="Janusio" w:date="2018-03-10T13:54:27Z"/>
      <w:ins w:id="2999" w:author="Janusio" w:date="2018-03-10T13:54:27Z">
        <w:r>
          <w:rPr>
            <w:rFonts w:hint="eastAsia" w:ascii="Times New Roman" w:hAnsi="Times New Roman"/>
            <w:color w:val="auto"/>
          </w:rPr>
          <w:t xml:space="preserve"> (</w:t>
        </w:r>
      </w:ins>
      <w:ins w:id="3000" w:author="Janusio" w:date="2018-03-10T13:54:27Z">
        <w:r>
          <w:rPr>
            <w:rFonts w:hint="eastAsia" w:ascii="宋体" w:hAnsi="宋体" w:cs="宋体"/>
            <w:color w:val="auto"/>
          </w:rPr>
          <w:t>┐</w:t>
        </w:r>
      </w:ins>
      <w:ins w:id="3001" w:author="Janusio" w:date="2018-03-10T13:54:27Z">
        <w:r>
          <w:rPr>
            <w:rFonts w:hint="eastAsia" w:ascii="Times New Roman" w:hAnsi="Times New Roman"/>
            <w:color w:val="auto"/>
          </w:rPr>
          <w:t>Jump(</w:t>
        </w:r>
      </w:ins>
      <w:ins w:id="3002" w:author="Janusio" w:date="2018-03-10T13:54:27Z">
        <w:r>
          <w:rPr>
            <w:rFonts w:hint="eastAsia" w:ascii="Times New Roman" w:hAnsi="Times New Roman"/>
            <w:i/>
            <w:iCs/>
            <w:color w:val="auto"/>
          </w:rPr>
          <w:t>J</w:t>
        </w:r>
      </w:ins>
      <w:ins w:id="3003" w:author="Janusio" w:date="2018-03-10T13:54:27Z">
        <w:r>
          <w:rPr>
            <w:rFonts w:hint="eastAsia" w:ascii="Times New Roman" w:hAnsi="Times New Roman"/>
            <w:iCs/>
            <w:color w:val="auto"/>
          </w:rPr>
          <w:t>,</w:t>
        </w:r>
      </w:ins>
      <w:ins w:id="3004" w:author="Janusio" w:date="2018-03-10T13:54:27Z">
        <w:r>
          <w:rPr>
            <w:rFonts w:hint="eastAsia" w:ascii="Times New Roman" w:hAnsi="Times New Roman"/>
            <w:i/>
            <w:iCs/>
            <w:color w:val="auto"/>
          </w:rPr>
          <w:t>VMM</w:t>
        </w:r>
      </w:ins>
      <w:ins w:id="3005" w:author="Janusio" w:date="2018-03-10T13:54:27Z">
        <w:r>
          <w:rPr>
            <w:rFonts w:hint="eastAsia" w:ascii="Times New Roman" w:hAnsi="Times New Roman"/>
            <w:color w:val="auto"/>
          </w:rPr>
          <w:t>(</w:t>
        </w:r>
      </w:ins>
      <w:ins w:id="3006" w:author="Janusio" w:date="2018-03-10T13:54:27Z">
        <w:r>
          <w:rPr>
            <w:rFonts w:hint="eastAsia" w:ascii="Times New Roman" w:hAnsi="Times New Roman"/>
            <w:i/>
            <w:iCs/>
            <w:color w:val="auto"/>
          </w:rPr>
          <w:t>m</w:t>
        </w:r>
      </w:ins>
      <w:ins w:id="3007" w:author="Janusio" w:date="2018-03-10T13:54:27Z">
        <w:r>
          <w:rPr>
            <w:rFonts w:hint="eastAsia" w:ascii="Times New Roman" w:hAnsi="Times New Roman"/>
            <w:color w:val="auto"/>
          </w:rPr>
          <w:t>)) on(</w:t>
        </w:r>
      </w:ins>
      <w:ins w:id="3008" w:author="Janusio" w:date="2018-03-10T13:54:27Z">
        <w:r>
          <w:rPr>
            <w:rFonts w:hint="eastAsia" w:ascii="Times New Roman" w:hAnsi="Times New Roman"/>
            <w:i/>
            <w:iCs/>
            <w:color w:val="auto"/>
          </w:rPr>
          <w:t>t</w:t>
        </w:r>
      </w:ins>
      <w:ins w:id="3009" w:author="Janusio" w:date="2018-03-10T13:54:27Z">
        <w:r>
          <w:rPr>
            <w:rFonts w:hint="eastAsia" w:ascii="Times New Roman" w:hAnsi="Times New Roman"/>
            <w:i/>
            <w:iCs/>
            <w:color w:val="auto"/>
            <w:vertAlign w:val="subscript"/>
          </w:rPr>
          <w:t>o</w:t>
        </w:r>
      </w:ins>
      <w:ins w:id="3010" w:author="Janusio" w:date="2018-03-10T13:54:27Z">
        <w:r>
          <w:rPr>
            <w:rFonts w:hint="eastAsia" w:ascii="Times New Roman" w:hAnsi="Times New Roman"/>
            <w:color w:val="auto"/>
          </w:rPr>
          <w:t>,</w:t>
        </w:r>
      </w:ins>
      <w:ins w:id="3011" w:author="Janusio" w:date="2018-03-10T13:54:27Z">
        <w:r>
          <w:rPr>
            <w:rFonts w:hint="eastAsia" w:ascii="Times New Roman" w:hAnsi="Times New Roman"/>
            <w:i/>
            <w:iCs/>
            <w:color w:val="auto"/>
          </w:rPr>
          <w:t xml:space="preserve"> t</w:t>
        </w:r>
      </w:ins>
      <w:ins w:id="3012" w:author="Janusio" w:date="2018-03-10T13:54:27Z">
        <w:r>
          <w:rPr>
            <w:rFonts w:hint="eastAsia" w:ascii="Times New Roman" w:hAnsi="Times New Roman"/>
            <w:i/>
            <w:iCs/>
            <w:color w:val="auto"/>
            <w:vertAlign w:val="subscript"/>
          </w:rPr>
          <w:t>v</w:t>
        </w:r>
      </w:ins>
      <w:ins w:id="3013"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015" w:author="Janusio" w:date="2018-03-10T13:54:27Z"/>
          <w:rFonts w:hint="eastAsia" w:ascii="Times New Roman" w:hAnsi="Times New Roman"/>
          <w:color w:val="auto"/>
        </w:rPr>
        <w:pPrChange w:id="3014"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016" w:author="Janusio" w:date="2018-03-10T13:54:27Z"/>
      <w:ins w:id="3017" w:author="Janusio" w:date="2018-03-10T13:54:27Z"/>
      <w:ins w:id="3018" w:author="Janusio" w:date="2018-03-10T13:54:27Z"/>
      <w:ins w:id="3019" w:author="Janusio" w:date="2018-03-10T13:54:27Z">
        <w:r>
          <w:rPr>
            <w:rFonts w:hint="eastAsia" w:ascii="Times New Roman" w:hAnsi="Times New Roman"/>
            <w:color w:val="auto"/>
            <w:position w:val="-4"/>
          </w:rPr>
          <w:object>
            <v:shape id="_x0000_i1375"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5" DrawAspect="Content" ObjectID="_1468075783" r:id="rId88">
              <o:LockedField>false</o:LockedField>
            </o:OLEObject>
          </w:object>
        </w:r>
      </w:ins>
      <w:ins w:id="3021" w:author="Janusio" w:date="2018-03-10T13:54:27Z"/>
      <w:ins w:id="3022" w:author="Janusio" w:date="2018-03-10T13:54:27Z">
        <w:r>
          <w:rPr>
            <w:rFonts w:hint="eastAsia" w:ascii="Times New Roman" w:hAnsi="Times New Roman"/>
            <w:color w:val="auto"/>
          </w:rPr>
          <w:t>(Jump(</w:t>
        </w:r>
      </w:ins>
      <w:ins w:id="3023" w:author="Janusio" w:date="2018-03-10T13:54:27Z">
        <w:r>
          <w:rPr>
            <w:rFonts w:hint="eastAsia" w:ascii="Times New Roman" w:hAnsi="Times New Roman"/>
            <w:i/>
            <w:iCs/>
            <w:color w:val="auto"/>
          </w:rPr>
          <w:t>J</w:t>
        </w:r>
      </w:ins>
      <w:ins w:id="3024" w:author="Janusio" w:date="2018-03-10T13:54:27Z">
        <w:r>
          <w:rPr>
            <w:rFonts w:hint="eastAsia" w:ascii="Times New Roman" w:hAnsi="Times New Roman"/>
            <w:iCs/>
            <w:color w:val="auto"/>
          </w:rPr>
          <w:t>,</w:t>
        </w:r>
      </w:ins>
      <w:ins w:id="3025" w:author="Janusio" w:date="2018-03-10T13:54:27Z">
        <w:r>
          <w:rPr>
            <w:rFonts w:hint="eastAsia" w:ascii="Times New Roman" w:hAnsi="Times New Roman"/>
            <w:i/>
            <w:iCs/>
            <w:color w:val="auto"/>
          </w:rPr>
          <w:t>Dom0_Kernel</w:t>
        </w:r>
      </w:ins>
      <w:ins w:id="3026" w:author="Janusio" w:date="2018-03-10T13:54:27Z">
        <w:r>
          <w:rPr>
            <w:rFonts w:hint="eastAsia" w:ascii="Times New Roman" w:hAnsi="Times New Roman"/>
            <w:iCs/>
            <w:color w:val="auto"/>
          </w:rPr>
          <w:t>(</w:t>
        </w:r>
      </w:ins>
      <w:ins w:id="3027" w:author="Janusio" w:date="2018-03-10T13:54:27Z">
        <w:r>
          <w:rPr>
            <w:rFonts w:hint="eastAsia" w:ascii="Times New Roman" w:hAnsi="Times New Roman"/>
            <w:i/>
            <w:iCs/>
            <w:color w:val="auto"/>
          </w:rPr>
          <w:t>m</w:t>
        </w:r>
      </w:ins>
      <w:ins w:id="3028" w:author="Janusio" w:date="2018-03-10T13:54:27Z">
        <w:r>
          <w:rPr>
            <w:rFonts w:hint="eastAsia" w:ascii="Times New Roman" w:hAnsi="Times New Roman"/>
            <w:iCs/>
            <w:color w:val="auto"/>
          </w:rPr>
          <w:t>)</w:t>
        </w:r>
      </w:ins>
      <w:ins w:id="3029" w:author="Janusio" w:date="2018-03-10T13:54:27Z">
        <w:r>
          <w:rPr>
            <w:rFonts w:hint="eastAsia" w:ascii="Times New Roman" w:hAnsi="Times New Roman"/>
            <w:color w:val="auto"/>
          </w:rPr>
          <w:t>)@</w:t>
        </w:r>
      </w:ins>
      <w:ins w:id="3030" w:author="Janusio" w:date="2018-03-10T13:54:27Z">
        <w:r>
          <w:rPr>
            <w:rFonts w:hint="eastAsia" w:ascii="Times New Roman" w:hAnsi="Times New Roman"/>
            <w:i/>
            <w:iCs/>
            <w:color w:val="auto"/>
          </w:rPr>
          <w:t>t</w:t>
        </w:r>
      </w:ins>
      <w:ins w:id="3031" w:author="Janusio" w:date="2018-03-10T13:54:27Z">
        <w:r>
          <w:rPr>
            <w:rFonts w:hint="eastAsia" w:ascii="Times New Roman" w:hAnsi="Times New Roman"/>
            <w:i/>
            <w:iCs/>
            <w:color w:val="auto"/>
            <w:vertAlign w:val="subscript"/>
          </w:rPr>
          <w:t>d</w:t>
        </w:r>
      </w:ins>
      <w:ins w:id="3032"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ins w:id="3034" w:author="Janusio" w:date="2018-03-10T13:54:27Z"/>
          <w:rFonts w:hint="eastAsia" w:ascii="Times New Roman" w:hAnsi="Times New Roman"/>
          <w:color w:val="auto"/>
        </w:rPr>
        <w:pPrChange w:id="303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00" w:firstLineChars="0"/>
            <w:jc w:val="both"/>
            <w:textAlignment w:val="auto"/>
            <w:outlineLvl w:val="9"/>
          </w:pPr>
        </w:pPrChange>
      </w:pPr>
      <w:ins w:id="3035" w:author="Janusio" w:date="2018-03-10T13:54:27Z"/>
      <w:ins w:id="3036" w:author="Janusio" w:date="2018-03-10T13:54:27Z"/>
      <w:ins w:id="3037" w:author="Janusio" w:date="2018-03-10T13:54:27Z"/>
      <w:ins w:id="3038" w:author="Janusio" w:date="2018-03-10T13:54:27Z">
        <w:r>
          <w:rPr>
            <w:rFonts w:hint="eastAsia" w:ascii="Times New Roman" w:hAnsi="Times New Roman"/>
            <w:color w:val="auto"/>
            <w:position w:val="-4"/>
          </w:rPr>
          <w:object>
            <v:shape id="_x0000_i137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6" DrawAspect="Content" ObjectID="_1468075784" r:id="rId89">
              <o:LockedField>false</o:LockedField>
            </o:OLEObject>
          </w:object>
        </w:r>
      </w:ins>
      <w:ins w:id="3040" w:author="Janusio" w:date="2018-03-10T13:54:27Z"/>
      <w:ins w:id="3041" w:author="Janusio" w:date="2018-03-10T13:54:27Z">
        <w:r>
          <w:rPr>
            <w:rFonts w:hint="eastAsia" w:ascii="Times New Roman" w:hAnsi="Times New Roman"/>
            <w:color w:val="auto"/>
          </w:rPr>
          <w:t xml:space="preserve"> (</w:t>
        </w:r>
      </w:ins>
      <w:ins w:id="3042" w:author="Janusio" w:date="2018-03-10T13:54:27Z">
        <w:r>
          <w:rPr>
            <w:rFonts w:hint="eastAsia" w:ascii="宋体" w:hAnsi="宋体" w:cs="宋体"/>
            <w:color w:val="auto"/>
          </w:rPr>
          <w:t>┐</w:t>
        </w:r>
      </w:ins>
      <w:ins w:id="3043" w:author="Janusio" w:date="2018-03-10T13:54:27Z">
        <w:r>
          <w:rPr>
            <w:rFonts w:hint="eastAsia" w:ascii="Times New Roman" w:hAnsi="Times New Roman"/>
            <w:color w:val="auto"/>
          </w:rPr>
          <w:t>Jump(</w:t>
        </w:r>
      </w:ins>
      <w:ins w:id="3044" w:author="Janusio" w:date="2018-03-10T13:54:27Z">
        <w:r>
          <w:rPr>
            <w:rFonts w:hint="eastAsia" w:ascii="Times New Roman" w:hAnsi="Times New Roman"/>
            <w:i/>
            <w:iCs/>
            <w:color w:val="auto"/>
          </w:rPr>
          <w:t>J</w:t>
        </w:r>
      </w:ins>
      <w:ins w:id="3045" w:author="Janusio" w:date="2018-03-10T13:54:27Z">
        <w:r>
          <w:rPr>
            <w:rFonts w:hint="eastAsia" w:ascii="Times New Roman" w:hAnsi="Times New Roman"/>
            <w:iCs/>
            <w:color w:val="auto"/>
          </w:rPr>
          <w:t>,</w:t>
        </w:r>
      </w:ins>
      <w:ins w:id="3046" w:author="Janusio" w:date="2018-03-10T13:54:27Z">
        <w:r>
          <w:rPr>
            <w:rFonts w:hint="eastAsia" w:ascii="Times New Roman" w:hAnsi="Times New Roman"/>
            <w:i/>
            <w:iCs/>
            <w:color w:val="auto"/>
          </w:rPr>
          <w:t>Dom0_Kernel</w:t>
        </w:r>
      </w:ins>
      <w:ins w:id="3047" w:author="Janusio" w:date="2018-03-10T13:54:27Z">
        <w:r>
          <w:rPr>
            <w:rFonts w:hint="eastAsia" w:ascii="Times New Roman" w:hAnsi="Times New Roman"/>
            <w:iCs/>
            <w:color w:val="auto"/>
          </w:rPr>
          <w:t>(</w:t>
        </w:r>
      </w:ins>
      <w:ins w:id="3048" w:author="Janusio" w:date="2018-03-10T13:54:27Z">
        <w:r>
          <w:rPr>
            <w:rFonts w:hint="eastAsia" w:ascii="Times New Roman" w:hAnsi="Times New Roman"/>
            <w:i/>
            <w:iCs/>
            <w:color w:val="auto"/>
          </w:rPr>
          <w:t>m</w:t>
        </w:r>
      </w:ins>
      <w:ins w:id="3049" w:author="Janusio" w:date="2018-03-10T13:54:27Z">
        <w:r>
          <w:rPr>
            <w:rFonts w:hint="eastAsia" w:ascii="Times New Roman" w:hAnsi="Times New Roman"/>
            <w:iCs/>
            <w:color w:val="auto"/>
          </w:rPr>
          <w:t>)</w:t>
        </w:r>
      </w:ins>
      <w:ins w:id="3050" w:author="Janusio" w:date="2018-03-10T13:54:27Z">
        <w:r>
          <w:rPr>
            <w:rFonts w:hint="eastAsia" w:ascii="Times New Roman" w:hAnsi="Times New Roman"/>
            <w:color w:val="auto"/>
          </w:rPr>
          <w:t>) on(</w:t>
        </w:r>
      </w:ins>
      <w:ins w:id="3051" w:author="Janusio" w:date="2018-03-10T13:54:27Z">
        <w:r>
          <w:rPr>
            <w:rFonts w:hint="eastAsia" w:ascii="Times New Roman" w:hAnsi="Times New Roman"/>
            <w:i/>
            <w:iCs/>
            <w:color w:val="auto"/>
          </w:rPr>
          <w:t>t</w:t>
        </w:r>
      </w:ins>
      <w:ins w:id="3052" w:author="Janusio" w:date="2018-03-10T13:54:27Z">
        <w:r>
          <w:rPr>
            <w:rFonts w:hint="eastAsia" w:ascii="Times New Roman" w:hAnsi="Times New Roman"/>
            <w:i/>
            <w:iCs/>
            <w:color w:val="auto"/>
            <w:vertAlign w:val="subscript"/>
          </w:rPr>
          <w:t>v</w:t>
        </w:r>
      </w:ins>
      <w:ins w:id="3053" w:author="Janusio" w:date="2018-03-10T13:54:27Z">
        <w:r>
          <w:rPr>
            <w:rFonts w:hint="eastAsia" w:ascii="Times New Roman" w:hAnsi="Times New Roman"/>
            <w:color w:val="auto"/>
          </w:rPr>
          <w:t>,</w:t>
        </w:r>
      </w:ins>
      <w:ins w:id="3054" w:author="Janusio" w:date="2018-03-10T13:54:27Z">
        <w:r>
          <w:rPr>
            <w:rFonts w:hint="eastAsia" w:ascii="Times New Roman" w:hAnsi="Times New Roman"/>
            <w:i/>
            <w:iCs/>
            <w:color w:val="auto"/>
          </w:rPr>
          <w:t xml:space="preserve"> t</w:t>
        </w:r>
      </w:ins>
      <w:ins w:id="3055" w:author="Janusio" w:date="2018-03-10T13:54:27Z">
        <w:r>
          <w:rPr>
            <w:rFonts w:hint="eastAsia" w:ascii="Times New Roman" w:hAnsi="Times New Roman"/>
            <w:i/>
            <w:iCs/>
            <w:color w:val="auto"/>
            <w:vertAlign w:val="subscript"/>
          </w:rPr>
          <w:t>d</w:t>
        </w:r>
      </w:ins>
      <w:ins w:id="3056"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ins w:id="3058" w:author="Janusio" w:date="2018-03-10T13:54:27Z"/>
          <w:rFonts w:hint="eastAsia" w:ascii="Times New Roman" w:hAnsi="Times New Roman"/>
          <w:color w:val="auto"/>
        </w:rPr>
        <w:pPrChange w:id="3057"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3059" w:author="Janusio" w:date="2018-03-10T13:54:27Z"/>
      <w:ins w:id="3060" w:author="Janusio" w:date="2018-03-10T13:54:27Z"/>
      <w:ins w:id="3061" w:author="Janusio" w:date="2018-03-10T13:54:27Z"/>
      <w:ins w:id="3062" w:author="Janusio" w:date="2018-03-10T13:54:27Z">
        <w:r>
          <w:rPr>
            <w:rFonts w:hint="eastAsia" w:ascii="Times New Roman" w:hAnsi="Times New Roman"/>
            <w:color w:val="auto"/>
            <w:position w:val="-4"/>
          </w:rPr>
          <w:object>
            <v:shape id="_x0000_i137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7" DrawAspect="Content" ObjectID="_1468075785" r:id="rId90">
              <o:LockedField>false</o:LockedField>
            </o:OLEObject>
          </w:object>
        </w:r>
      </w:ins>
      <w:ins w:id="3064" w:author="Janusio" w:date="2018-03-10T13:54:27Z"/>
      <w:ins w:id="3065" w:author="Janusio" w:date="2018-03-10T13:54:27Z">
        <w:r>
          <w:rPr>
            <w:rFonts w:hint="eastAsia" w:ascii="Times New Roman" w:hAnsi="Times New Roman"/>
            <w:color w:val="auto"/>
          </w:rPr>
          <w:t>(Jump(</w:t>
        </w:r>
      </w:ins>
      <w:ins w:id="3066" w:author="Janusio" w:date="2018-03-10T13:54:27Z">
        <w:r>
          <w:rPr>
            <w:rFonts w:hint="eastAsia" w:ascii="Times New Roman" w:hAnsi="Times New Roman"/>
            <w:i/>
            <w:iCs/>
            <w:color w:val="auto"/>
          </w:rPr>
          <w:t>J</w:t>
        </w:r>
      </w:ins>
      <w:ins w:id="3067" w:author="Janusio" w:date="2018-03-10T13:54:27Z">
        <w:r>
          <w:rPr>
            <w:rFonts w:hint="eastAsia" w:ascii="Times New Roman" w:hAnsi="Times New Roman"/>
            <w:iCs/>
            <w:color w:val="auto"/>
          </w:rPr>
          <w:t>,</w:t>
        </w:r>
      </w:ins>
      <w:ins w:id="3068" w:author="Janusio" w:date="2018-03-10T13:54:27Z">
        <w:r>
          <w:rPr>
            <w:rFonts w:hint="eastAsia" w:ascii="Times New Roman" w:hAnsi="Times New Roman"/>
            <w:i/>
            <w:iCs/>
            <w:color w:val="auto"/>
          </w:rPr>
          <w:t xml:space="preserve"> vTPM-Builder</w:t>
        </w:r>
      </w:ins>
      <w:ins w:id="3069" w:author="Janusio" w:date="2018-03-10T13:54:27Z">
        <w:r>
          <w:rPr>
            <w:rFonts w:hint="eastAsia" w:ascii="Times New Roman" w:hAnsi="Times New Roman"/>
            <w:iCs/>
            <w:color w:val="auto"/>
          </w:rPr>
          <w:t>(</w:t>
        </w:r>
      </w:ins>
      <w:ins w:id="3070" w:author="Janusio" w:date="2018-03-10T13:54:27Z">
        <w:r>
          <w:rPr>
            <w:rFonts w:hint="eastAsia" w:ascii="Times New Roman" w:hAnsi="Times New Roman"/>
            <w:i/>
            <w:iCs/>
            <w:color w:val="auto"/>
          </w:rPr>
          <w:t>m</w:t>
        </w:r>
      </w:ins>
      <w:ins w:id="3071" w:author="Janusio" w:date="2018-03-10T13:54:27Z">
        <w:r>
          <w:rPr>
            <w:rFonts w:hint="eastAsia" w:ascii="Times New Roman" w:hAnsi="Times New Roman"/>
            <w:iCs/>
            <w:color w:val="auto"/>
          </w:rPr>
          <w:t>)</w:t>
        </w:r>
      </w:ins>
      <w:ins w:id="3072" w:author="Janusio" w:date="2018-03-10T13:54:27Z">
        <w:r>
          <w:rPr>
            <w:rFonts w:hint="eastAsia" w:ascii="Times New Roman" w:hAnsi="Times New Roman"/>
            <w:color w:val="auto"/>
          </w:rPr>
          <w:t xml:space="preserve"> @</w:t>
        </w:r>
      </w:ins>
      <w:ins w:id="3073" w:author="Janusio" w:date="2018-03-10T13:54:27Z">
        <w:r>
          <w:rPr>
            <w:rFonts w:hint="eastAsia" w:ascii="Times New Roman" w:hAnsi="Times New Roman"/>
            <w:i/>
            <w:iCs/>
            <w:color w:val="auto"/>
          </w:rPr>
          <w:t>t</w:t>
        </w:r>
      </w:ins>
      <w:ins w:id="3074" w:author="Janusio" w:date="2018-03-10T13:54:27Z">
        <w:r>
          <w:rPr>
            <w:rFonts w:hint="eastAsia" w:ascii="Times New Roman" w:hAnsi="Times New Roman"/>
            <w:i/>
            <w:iCs/>
            <w:color w:val="auto"/>
            <w:vertAlign w:val="subscript"/>
          </w:rPr>
          <w:t>vb</w:t>
        </w:r>
      </w:ins>
      <w:ins w:id="3075" w:author="Janusio" w:date="2018-03-10T13:54:27Z">
        <w:r>
          <w:rPr>
            <w:rFonts w:hint="eastAsia" w:ascii="Times New Roman" w:hAnsi="Times New Roman"/>
            <w:color w:val="auto"/>
          </w:rPr>
          <w:t xml:space="preserve"> )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ins w:id="3077" w:author="Janusio" w:date="2018-03-10T13:54:27Z"/>
          <w:rFonts w:hint="eastAsia" w:ascii="Times New Roman" w:hAnsi="Times New Roman"/>
          <w:color w:val="auto"/>
        </w:rPr>
        <w:pPrChange w:id="307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jc w:val="both"/>
            <w:textAlignment w:val="auto"/>
            <w:outlineLvl w:val="9"/>
          </w:pPr>
        </w:pPrChange>
      </w:pPr>
      <w:ins w:id="3078" w:author="Janusio" w:date="2018-03-10T13:54:27Z"/>
      <w:ins w:id="3079" w:author="Janusio" w:date="2018-03-10T13:54:27Z"/>
      <w:ins w:id="3080" w:author="Janusio" w:date="2018-03-10T13:54:27Z"/>
      <w:ins w:id="3081" w:author="Janusio" w:date="2018-03-10T13:54:27Z">
        <w:r>
          <w:rPr>
            <w:rFonts w:hint="eastAsia" w:ascii="Times New Roman" w:hAnsi="Times New Roman"/>
            <w:color w:val="auto"/>
            <w:position w:val="-4"/>
          </w:rPr>
          <w:object>
            <v:shape id="_x0000_i137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8" DrawAspect="Content" ObjectID="_1468075786" r:id="rId91">
              <o:LockedField>false</o:LockedField>
            </o:OLEObject>
          </w:object>
        </w:r>
      </w:ins>
      <w:ins w:id="3083" w:author="Janusio" w:date="2018-03-10T13:54:27Z"/>
      <w:ins w:id="3084" w:author="Janusio" w:date="2018-03-10T13:54:27Z">
        <w:r>
          <w:rPr>
            <w:rFonts w:hint="eastAsia" w:ascii="Times New Roman" w:hAnsi="Times New Roman"/>
            <w:color w:val="auto"/>
          </w:rPr>
          <w:t xml:space="preserve"> (</w:t>
        </w:r>
      </w:ins>
      <w:ins w:id="3085" w:author="Janusio" w:date="2018-03-10T13:54:27Z">
        <w:r>
          <w:rPr>
            <w:rFonts w:hint="eastAsia" w:ascii="宋体" w:hAnsi="宋体" w:cs="宋体"/>
            <w:color w:val="auto"/>
          </w:rPr>
          <w:t>┐</w:t>
        </w:r>
      </w:ins>
      <w:ins w:id="3086" w:author="Janusio" w:date="2018-03-10T13:54:27Z">
        <w:r>
          <w:rPr>
            <w:rFonts w:hint="eastAsia" w:ascii="Times New Roman" w:hAnsi="Times New Roman"/>
            <w:color w:val="auto"/>
          </w:rPr>
          <w:t>Jump(</w:t>
        </w:r>
      </w:ins>
      <w:ins w:id="3087" w:author="Janusio" w:date="2018-03-10T13:54:27Z">
        <w:r>
          <w:rPr>
            <w:rFonts w:hint="eastAsia" w:ascii="Times New Roman" w:hAnsi="Times New Roman"/>
            <w:i/>
            <w:iCs/>
            <w:color w:val="auto"/>
          </w:rPr>
          <w:t>J</w:t>
        </w:r>
      </w:ins>
      <w:ins w:id="3088" w:author="Janusio" w:date="2018-03-10T13:54:27Z">
        <w:r>
          <w:rPr>
            <w:rFonts w:hint="eastAsia" w:ascii="Times New Roman" w:hAnsi="Times New Roman"/>
            <w:iCs/>
            <w:color w:val="auto"/>
          </w:rPr>
          <w:t>,</w:t>
        </w:r>
      </w:ins>
      <w:ins w:id="3089" w:author="Janusio" w:date="2018-03-10T13:54:27Z">
        <w:r>
          <w:rPr>
            <w:rFonts w:hint="eastAsia" w:ascii="Times New Roman" w:hAnsi="Times New Roman"/>
            <w:i/>
            <w:iCs/>
            <w:color w:val="auto"/>
          </w:rPr>
          <w:t xml:space="preserve"> vTPM-Builder</w:t>
        </w:r>
      </w:ins>
      <w:ins w:id="3090" w:author="Janusio" w:date="2018-03-10T13:54:27Z">
        <w:r>
          <w:rPr>
            <w:rFonts w:hint="eastAsia" w:ascii="Times New Roman" w:hAnsi="Times New Roman"/>
            <w:iCs/>
            <w:color w:val="auto"/>
          </w:rPr>
          <w:t>(</w:t>
        </w:r>
      </w:ins>
      <w:ins w:id="3091" w:author="Janusio" w:date="2018-03-10T13:54:27Z">
        <w:r>
          <w:rPr>
            <w:rFonts w:hint="eastAsia" w:ascii="Times New Roman" w:hAnsi="Times New Roman"/>
            <w:i/>
            <w:iCs/>
            <w:color w:val="auto"/>
          </w:rPr>
          <w:t>m</w:t>
        </w:r>
      </w:ins>
      <w:ins w:id="3092" w:author="Janusio" w:date="2018-03-10T13:54:27Z">
        <w:r>
          <w:rPr>
            <w:rFonts w:hint="eastAsia" w:ascii="Times New Roman" w:hAnsi="Times New Roman"/>
            <w:iCs/>
            <w:color w:val="auto"/>
          </w:rPr>
          <w:t>)</w:t>
        </w:r>
      </w:ins>
      <w:ins w:id="3093" w:author="Janusio" w:date="2018-03-10T13:54:27Z">
        <w:r>
          <w:rPr>
            <w:rFonts w:hint="eastAsia" w:ascii="Times New Roman" w:hAnsi="Times New Roman"/>
            <w:color w:val="auto"/>
          </w:rPr>
          <w:t xml:space="preserve"> on(</w:t>
        </w:r>
      </w:ins>
      <w:ins w:id="3094" w:author="Janusio" w:date="2018-03-10T13:54:27Z">
        <w:r>
          <w:rPr>
            <w:rFonts w:hint="eastAsia" w:ascii="Times New Roman" w:hAnsi="Times New Roman"/>
            <w:i/>
            <w:iCs/>
            <w:color w:val="auto"/>
          </w:rPr>
          <w:t>t</w:t>
        </w:r>
      </w:ins>
      <w:ins w:id="3095" w:author="Janusio" w:date="2018-03-10T13:54:27Z">
        <w:r>
          <w:rPr>
            <w:rFonts w:hint="eastAsia" w:ascii="Times New Roman" w:hAnsi="Times New Roman"/>
            <w:i/>
            <w:iCs/>
            <w:color w:val="auto"/>
            <w:vertAlign w:val="subscript"/>
          </w:rPr>
          <w:t>d</w:t>
        </w:r>
      </w:ins>
      <w:ins w:id="3096" w:author="Janusio" w:date="2018-03-10T13:54:27Z">
        <w:r>
          <w:rPr>
            <w:rFonts w:hint="eastAsia" w:ascii="Times New Roman" w:hAnsi="Times New Roman"/>
            <w:color w:val="auto"/>
          </w:rPr>
          <w:t>,</w:t>
        </w:r>
      </w:ins>
      <w:ins w:id="3097" w:author="Janusio" w:date="2018-03-10T13:54:27Z">
        <w:r>
          <w:rPr>
            <w:rFonts w:hint="eastAsia" w:ascii="Times New Roman" w:hAnsi="Times New Roman"/>
            <w:i/>
            <w:iCs/>
            <w:color w:val="auto"/>
          </w:rPr>
          <w:t xml:space="preserve"> t</w:t>
        </w:r>
      </w:ins>
      <w:ins w:id="3098" w:author="Janusio" w:date="2018-03-10T13:54:27Z">
        <w:r>
          <w:rPr>
            <w:rFonts w:hint="eastAsia" w:ascii="Times New Roman" w:hAnsi="Times New Roman"/>
            <w:i/>
            <w:iCs/>
            <w:color w:val="auto"/>
            <w:vertAlign w:val="subscript"/>
          </w:rPr>
          <w:t>vb</w:t>
        </w:r>
      </w:ins>
      <w:ins w:id="3099"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101" w:author="Janusio" w:date="2018-03-10T13:54:27Z"/>
          <w:rFonts w:hint="eastAsia" w:ascii="Times New Roman" w:hAnsi="Times New Roman"/>
          <w:color w:val="auto"/>
        </w:rPr>
        <w:pPrChange w:id="3100"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102" w:author="Janusio" w:date="2018-03-10T13:54:27Z"/>
      <w:ins w:id="3103" w:author="Janusio" w:date="2018-03-10T13:54:27Z"/>
      <w:ins w:id="3104" w:author="Janusio" w:date="2018-03-10T13:54:27Z"/>
      <w:ins w:id="3105" w:author="Janusio" w:date="2018-03-10T13:54:27Z">
        <w:r>
          <w:rPr>
            <w:rFonts w:hint="eastAsia" w:ascii="Times New Roman" w:hAnsi="Times New Roman"/>
            <w:color w:val="auto"/>
            <w:position w:val="-4"/>
          </w:rPr>
          <w:object>
            <v:shape id="_x0000_i137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79" DrawAspect="Content" ObjectID="_1468075787" r:id="rId92">
              <o:LockedField>false</o:LockedField>
            </o:OLEObject>
          </w:object>
        </w:r>
      </w:ins>
      <w:ins w:id="3107" w:author="Janusio" w:date="2018-03-10T13:54:27Z"/>
      <w:ins w:id="3108" w:author="Janusio" w:date="2018-03-10T13:54:27Z">
        <w:r>
          <w:rPr>
            <w:rFonts w:hint="eastAsia" w:ascii="Times New Roman" w:hAnsi="Times New Roman"/>
            <w:color w:val="auto"/>
          </w:rPr>
          <w:t>(Jump(</w:t>
        </w:r>
      </w:ins>
      <w:ins w:id="3109" w:author="Janusio" w:date="2018-03-10T13:54:27Z">
        <w:r>
          <w:rPr>
            <w:rFonts w:hint="eastAsia" w:ascii="Times New Roman" w:hAnsi="Times New Roman"/>
            <w:i/>
            <w:iCs/>
            <w:color w:val="auto"/>
          </w:rPr>
          <w:t>J</w:t>
        </w:r>
      </w:ins>
      <w:ins w:id="3110" w:author="Janusio" w:date="2018-03-10T13:54:27Z">
        <w:r>
          <w:rPr>
            <w:rFonts w:hint="eastAsia" w:ascii="Times New Roman" w:hAnsi="Times New Roman"/>
            <w:iCs/>
            <w:color w:val="auto"/>
          </w:rPr>
          <w:t>,</w:t>
        </w:r>
      </w:ins>
      <w:ins w:id="3111" w:author="Janusio" w:date="2018-03-10T13:54:27Z">
        <w:r>
          <w:rPr>
            <w:rFonts w:hint="eastAsia" w:ascii="Times New Roman" w:hAnsi="Times New Roman"/>
            <w:i/>
            <w:iCs/>
            <w:color w:val="auto"/>
          </w:rPr>
          <w:t xml:space="preserve"> vTPM-VM Binding</w:t>
        </w:r>
      </w:ins>
      <w:ins w:id="3112" w:author="Janusio" w:date="2018-03-10T13:54:27Z">
        <w:r>
          <w:rPr>
            <w:rFonts w:hint="eastAsia" w:ascii="Times New Roman" w:hAnsi="Times New Roman"/>
            <w:iCs/>
            <w:color w:val="auto"/>
          </w:rPr>
          <w:t>(</w:t>
        </w:r>
      </w:ins>
      <w:ins w:id="3113" w:author="Janusio" w:date="2018-03-10T13:54:27Z">
        <w:r>
          <w:rPr>
            <w:rFonts w:hint="eastAsia" w:ascii="Times New Roman" w:hAnsi="Times New Roman"/>
            <w:i/>
            <w:iCs/>
            <w:color w:val="auto"/>
          </w:rPr>
          <w:t>m</w:t>
        </w:r>
      </w:ins>
      <w:ins w:id="3114" w:author="Janusio" w:date="2018-03-10T13:54:27Z">
        <w:r>
          <w:rPr>
            <w:rFonts w:hint="eastAsia" w:ascii="Times New Roman" w:hAnsi="Times New Roman"/>
            <w:iCs/>
            <w:color w:val="auto"/>
          </w:rPr>
          <w:t>)</w:t>
        </w:r>
      </w:ins>
      <w:ins w:id="3115" w:author="Janusio" w:date="2018-03-10T13:54:27Z">
        <w:r>
          <w:rPr>
            <w:rFonts w:hint="eastAsia" w:ascii="Times New Roman" w:hAnsi="Times New Roman"/>
            <w:color w:val="auto"/>
          </w:rPr>
          <w:t>)@</w:t>
        </w:r>
      </w:ins>
      <w:ins w:id="3116" w:author="Janusio" w:date="2018-03-10T13:54:27Z">
        <w:r>
          <w:rPr>
            <w:rFonts w:hint="eastAsia" w:ascii="Times New Roman" w:hAnsi="Times New Roman"/>
            <w:i/>
            <w:iCs/>
            <w:color w:val="auto"/>
          </w:rPr>
          <w:t xml:space="preserve"> t</w:t>
        </w:r>
      </w:ins>
      <w:ins w:id="3117" w:author="Janusio" w:date="2018-03-10T13:54:27Z">
        <w:r>
          <w:rPr>
            <w:rFonts w:hint="eastAsia" w:ascii="Times New Roman" w:hAnsi="Times New Roman"/>
            <w:i/>
            <w:iCs/>
            <w:color w:val="auto"/>
            <w:vertAlign w:val="subscript"/>
          </w:rPr>
          <w:t>vv</w:t>
        </w:r>
      </w:ins>
      <w:ins w:id="3118"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120" w:author="Janusio" w:date="2018-03-10T13:54:27Z"/>
          <w:rFonts w:hint="eastAsia" w:ascii="Times New Roman" w:hAnsi="Times New Roman"/>
          <w:color w:val="auto"/>
        </w:rPr>
        <w:pPrChange w:id="3119"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121" w:author="Janusio" w:date="2018-03-10T13:54:27Z"/>
      <w:ins w:id="3122" w:author="Janusio" w:date="2018-03-10T13:54:27Z"/>
      <w:ins w:id="3123" w:author="Janusio" w:date="2018-03-10T13:54:27Z"/>
      <w:ins w:id="3124" w:author="Janusio" w:date="2018-03-10T13:54:27Z">
        <w:r>
          <w:rPr>
            <w:rFonts w:hint="eastAsia" w:ascii="Times New Roman" w:hAnsi="Times New Roman"/>
            <w:color w:val="auto"/>
            <w:position w:val="-4"/>
          </w:rPr>
          <w:object>
            <v:shape id="_x0000_i138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80" DrawAspect="Content" ObjectID="_1468075788" r:id="rId93">
              <o:LockedField>false</o:LockedField>
            </o:OLEObject>
          </w:object>
        </w:r>
      </w:ins>
      <w:ins w:id="3126" w:author="Janusio" w:date="2018-03-10T13:54:27Z"/>
      <w:ins w:id="3127" w:author="Janusio" w:date="2018-03-10T13:54:27Z">
        <w:r>
          <w:rPr>
            <w:rFonts w:hint="eastAsia" w:ascii="Times New Roman" w:hAnsi="Times New Roman"/>
            <w:color w:val="auto"/>
          </w:rPr>
          <w:t xml:space="preserve"> (</w:t>
        </w:r>
      </w:ins>
      <w:ins w:id="3128" w:author="Janusio" w:date="2018-03-10T13:54:27Z">
        <w:r>
          <w:rPr>
            <w:rFonts w:hint="eastAsia" w:ascii="宋体" w:hAnsi="宋体" w:cs="宋体"/>
            <w:color w:val="auto"/>
          </w:rPr>
          <w:t>┐</w:t>
        </w:r>
      </w:ins>
      <w:ins w:id="3129" w:author="Janusio" w:date="2018-03-10T13:54:27Z">
        <w:r>
          <w:rPr>
            <w:rFonts w:hint="eastAsia" w:ascii="Times New Roman" w:hAnsi="Times New Roman"/>
            <w:color w:val="auto"/>
          </w:rPr>
          <w:t>Jump(</w:t>
        </w:r>
      </w:ins>
      <w:ins w:id="3130" w:author="Janusio" w:date="2018-03-10T13:54:27Z">
        <w:r>
          <w:rPr>
            <w:rFonts w:hint="eastAsia" w:ascii="Times New Roman" w:hAnsi="Times New Roman"/>
            <w:i/>
            <w:iCs/>
            <w:color w:val="auto"/>
          </w:rPr>
          <w:t>J</w:t>
        </w:r>
      </w:ins>
      <w:ins w:id="3131" w:author="Janusio" w:date="2018-03-10T13:54:27Z">
        <w:r>
          <w:rPr>
            <w:rFonts w:hint="eastAsia" w:ascii="Times New Roman" w:hAnsi="Times New Roman"/>
            <w:iCs/>
            <w:color w:val="auto"/>
          </w:rPr>
          <w:t>,</w:t>
        </w:r>
      </w:ins>
      <w:ins w:id="3132" w:author="Janusio" w:date="2018-03-10T13:54:27Z">
        <w:r>
          <w:rPr>
            <w:rFonts w:hint="eastAsia" w:ascii="Times New Roman" w:hAnsi="Times New Roman"/>
            <w:i/>
            <w:iCs/>
            <w:color w:val="auto"/>
          </w:rPr>
          <w:t xml:space="preserve"> vTPM-Builder</w:t>
        </w:r>
      </w:ins>
      <w:ins w:id="3133" w:author="Janusio" w:date="2018-03-10T13:54:27Z">
        <w:r>
          <w:rPr>
            <w:rFonts w:hint="eastAsia" w:ascii="Times New Roman" w:hAnsi="Times New Roman"/>
            <w:iCs/>
            <w:color w:val="auto"/>
          </w:rPr>
          <w:t>(</w:t>
        </w:r>
      </w:ins>
      <w:ins w:id="3134" w:author="Janusio" w:date="2018-03-10T13:54:27Z">
        <w:r>
          <w:rPr>
            <w:rFonts w:hint="eastAsia" w:ascii="Times New Roman" w:hAnsi="Times New Roman"/>
            <w:i/>
            <w:iCs/>
            <w:color w:val="auto"/>
          </w:rPr>
          <w:t>m</w:t>
        </w:r>
      </w:ins>
      <w:ins w:id="3135" w:author="Janusio" w:date="2018-03-10T13:54:27Z">
        <w:r>
          <w:rPr>
            <w:rFonts w:hint="eastAsia" w:ascii="Times New Roman" w:hAnsi="Times New Roman"/>
            <w:iCs/>
            <w:color w:val="auto"/>
          </w:rPr>
          <w:t>)</w:t>
        </w:r>
      </w:ins>
      <w:ins w:id="3136" w:author="Janusio" w:date="2018-03-10T13:54:27Z">
        <w:r>
          <w:rPr>
            <w:rFonts w:hint="eastAsia" w:ascii="Times New Roman" w:hAnsi="Times New Roman"/>
            <w:color w:val="auto"/>
          </w:rPr>
          <w:t xml:space="preserve"> on(</w:t>
        </w:r>
      </w:ins>
      <w:ins w:id="3137" w:author="Janusio" w:date="2018-03-10T13:54:27Z">
        <w:r>
          <w:rPr>
            <w:rFonts w:hint="eastAsia" w:ascii="Times New Roman" w:hAnsi="Times New Roman"/>
            <w:i/>
            <w:iCs/>
            <w:color w:val="auto"/>
          </w:rPr>
          <w:t>t</w:t>
        </w:r>
      </w:ins>
      <w:ins w:id="3138" w:author="Janusio" w:date="2018-03-10T13:54:27Z">
        <w:r>
          <w:rPr>
            <w:rFonts w:hint="eastAsia" w:ascii="Times New Roman" w:hAnsi="Times New Roman"/>
            <w:i/>
            <w:iCs/>
            <w:color w:val="auto"/>
            <w:vertAlign w:val="subscript"/>
          </w:rPr>
          <w:t>vb</w:t>
        </w:r>
      </w:ins>
      <w:ins w:id="3139" w:author="Janusio" w:date="2018-03-10T13:54:27Z">
        <w:r>
          <w:rPr>
            <w:rFonts w:hint="eastAsia" w:ascii="Times New Roman" w:hAnsi="Times New Roman"/>
            <w:color w:val="auto"/>
          </w:rPr>
          <w:t>,</w:t>
        </w:r>
      </w:ins>
      <w:ins w:id="3140" w:author="Janusio" w:date="2018-03-10T13:54:27Z">
        <w:r>
          <w:rPr>
            <w:rFonts w:hint="eastAsia" w:ascii="Times New Roman" w:hAnsi="Times New Roman"/>
            <w:i/>
            <w:iCs/>
            <w:color w:val="auto"/>
          </w:rPr>
          <w:t xml:space="preserve"> t</w:t>
        </w:r>
      </w:ins>
      <w:ins w:id="3141" w:author="Janusio" w:date="2018-03-10T13:54:27Z">
        <w:r>
          <w:rPr>
            <w:rFonts w:hint="eastAsia" w:ascii="Times New Roman" w:hAnsi="Times New Roman"/>
            <w:i/>
            <w:iCs/>
            <w:color w:val="auto"/>
            <w:vertAlign w:val="subscript"/>
          </w:rPr>
          <w:t>vv</w:t>
        </w:r>
      </w:ins>
      <w:ins w:id="3142" w:author="Janusio" w:date="2018-03-10T13:54:27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144" w:author="Janusio" w:date="2018-03-10T13:54:27Z"/>
          <w:rFonts w:hint="eastAsia" w:ascii="Times New Roman" w:hAnsi="Times New Roman"/>
          <w:color w:val="auto"/>
        </w:rPr>
        <w:pPrChange w:id="3143"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145" w:author="Janusio" w:date="2018-03-10T13:54:27Z"/>
      <w:ins w:id="3146" w:author="Janusio" w:date="2018-03-10T13:54:27Z"/>
      <w:ins w:id="3147" w:author="Janusio" w:date="2018-03-10T13:54:27Z"/>
      <w:ins w:id="3148" w:author="Janusio" w:date="2018-03-10T13:54:27Z">
        <w:r>
          <w:rPr>
            <w:rFonts w:hint="eastAsia" w:ascii="Times New Roman" w:hAnsi="Times New Roman"/>
            <w:color w:val="auto"/>
            <w:position w:val="-4"/>
          </w:rPr>
          <w:object>
            <v:shape id="_x0000_i138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81" DrawAspect="Content" ObjectID="_1468075789" r:id="rId94">
              <o:LockedField>false</o:LockedField>
            </o:OLEObject>
          </w:object>
        </w:r>
      </w:ins>
      <w:ins w:id="3150" w:author="Janusio" w:date="2018-03-10T13:54:27Z"/>
      <w:ins w:id="3151" w:author="Janusio" w:date="2018-03-10T13:54:27Z">
        <w:r>
          <w:rPr>
            <w:rFonts w:hint="eastAsia" w:ascii="Times New Roman" w:hAnsi="Times New Roman"/>
            <w:color w:val="auto"/>
          </w:rPr>
          <w:t>(Jump(</w:t>
        </w:r>
      </w:ins>
      <w:ins w:id="3152" w:author="Janusio" w:date="2018-03-10T13:54:27Z">
        <w:r>
          <w:rPr>
            <w:rFonts w:hint="eastAsia" w:ascii="Times New Roman" w:hAnsi="Times New Roman"/>
            <w:i/>
            <w:iCs/>
            <w:color w:val="auto"/>
          </w:rPr>
          <w:t>J</w:t>
        </w:r>
      </w:ins>
      <w:ins w:id="3153" w:author="Janusio" w:date="2018-03-10T13:54:27Z">
        <w:r>
          <w:rPr>
            <w:rFonts w:hint="eastAsia" w:ascii="Times New Roman" w:hAnsi="Times New Roman"/>
            <w:iCs/>
            <w:color w:val="auto"/>
          </w:rPr>
          <w:t>,</w:t>
        </w:r>
      </w:ins>
      <w:ins w:id="3154" w:author="Janusio" w:date="2018-03-10T13:54:27Z">
        <w:r>
          <w:rPr>
            <w:rFonts w:hint="eastAsia" w:ascii="Times New Roman" w:hAnsi="Times New Roman"/>
            <w:i/>
            <w:iCs/>
            <w:color w:val="auto"/>
          </w:rPr>
          <w:t xml:space="preserve"> VM Binding</w:t>
        </w:r>
      </w:ins>
      <w:ins w:id="3155" w:author="Janusio" w:date="2018-03-10T13:54:27Z">
        <w:r>
          <w:rPr>
            <w:rFonts w:hint="eastAsia" w:ascii="Times New Roman" w:hAnsi="Times New Roman"/>
            <w:iCs/>
            <w:color w:val="auto"/>
          </w:rPr>
          <w:t>(</w:t>
        </w:r>
      </w:ins>
      <w:ins w:id="3156" w:author="Janusio" w:date="2018-03-10T13:54:27Z">
        <w:r>
          <w:rPr>
            <w:rFonts w:hint="eastAsia" w:ascii="Times New Roman" w:hAnsi="Times New Roman"/>
            <w:i/>
            <w:iCs/>
            <w:color w:val="auto"/>
          </w:rPr>
          <w:t>m</w:t>
        </w:r>
      </w:ins>
      <w:ins w:id="3157" w:author="Janusio" w:date="2018-03-10T13:54:27Z">
        <w:r>
          <w:rPr>
            <w:rFonts w:hint="eastAsia" w:ascii="Times New Roman" w:hAnsi="Times New Roman"/>
            <w:iCs/>
            <w:color w:val="auto"/>
          </w:rPr>
          <w:t>)</w:t>
        </w:r>
      </w:ins>
      <w:ins w:id="3158" w:author="Janusio" w:date="2018-03-10T13:54:27Z">
        <w:r>
          <w:rPr>
            <w:rFonts w:hint="eastAsia" w:ascii="Times New Roman" w:hAnsi="Times New Roman"/>
            <w:color w:val="auto"/>
          </w:rPr>
          <w:t>)@</w:t>
        </w:r>
      </w:ins>
      <w:ins w:id="3159" w:author="Janusio" w:date="2018-03-10T13:54:27Z">
        <w:r>
          <w:rPr>
            <w:rFonts w:hint="eastAsia" w:ascii="Times New Roman" w:hAnsi="Times New Roman"/>
            <w:i/>
            <w:iCs/>
            <w:color w:val="auto"/>
          </w:rPr>
          <w:t xml:space="preserve"> t</w:t>
        </w:r>
      </w:ins>
      <w:ins w:id="3160" w:author="Janusio" w:date="2018-03-10T13:54:27Z">
        <w:r>
          <w:rPr>
            <w:rFonts w:hint="eastAsia" w:ascii="Times New Roman" w:hAnsi="Times New Roman"/>
            <w:i/>
            <w:iCs/>
            <w:color w:val="auto"/>
            <w:vertAlign w:val="subscript"/>
          </w:rPr>
          <w:t>vmb</w:t>
        </w:r>
      </w:ins>
      <w:ins w:id="3161"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163" w:author="Janusio" w:date="2018-03-10T13:54:27Z"/>
          <w:rFonts w:hint="eastAsia" w:ascii="Times New Roman" w:hAnsi="Times New Roman"/>
          <w:color w:val="auto"/>
        </w:rPr>
        <w:pPrChange w:id="3162"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164" w:author="Janusio" w:date="2018-03-10T13:54:27Z"/>
      <w:ins w:id="3165" w:author="Janusio" w:date="2018-03-10T13:54:27Z"/>
      <w:ins w:id="3166" w:author="Janusio" w:date="2018-03-10T13:54:27Z"/>
      <w:ins w:id="3167" w:author="Janusio" w:date="2018-03-10T13:54:27Z">
        <w:r>
          <w:rPr>
            <w:rFonts w:hint="eastAsia" w:ascii="Times New Roman" w:hAnsi="Times New Roman"/>
            <w:color w:val="auto"/>
            <w:position w:val="-4"/>
          </w:rPr>
          <w:object>
            <v:shape id="_x0000_i1382"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82" DrawAspect="Content" ObjectID="_1468075790" r:id="rId95">
              <o:LockedField>false</o:LockedField>
            </o:OLEObject>
          </w:object>
        </w:r>
      </w:ins>
      <w:ins w:id="3169" w:author="Janusio" w:date="2018-03-10T13:54:27Z"/>
      <w:ins w:id="3170" w:author="Janusio" w:date="2018-03-10T13:54:27Z">
        <w:r>
          <w:rPr>
            <w:rFonts w:hint="eastAsia" w:ascii="Times New Roman" w:hAnsi="Times New Roman"/>
            <w:color w:val="auto"/>
          </w:rPr>
          <w:t>(</w:t>
        </w:r>
      </w:ins>
      <w:ins w:id="3171" w:author="Janusio" w:date="2018-03-10T13:54:27Z">
        <w:r>
          <w:rPr>
            <w:rFonts w:hint="eastAsia" w:ascii="宋体" w:hAnsi="宋体" w:cs="宋体"/>
            <w:color w:val="auto"/>
          </w:rPr>
          <w:t>┐</w:t>
        </w:r>
      </w:ins>
      <w:ins w:id="3172" w:author="Janusio" w:date="2018-03-10T13:54:27Z">
        <w:r>
          <w:rPr>
            <w:rFonts w:hint="eastAsia" w:ascii="Times New Roman" w:hAnsi="Times New Roman"/>
            <w:color w:val="auto"/>
          </w:rPr>
          <w:t>Jump(</w:t>
        </w:r>
      </w:ins>
      <w:ins w:id="3173" w:author="Janusio" w:date="2018-03-10T13:54:27Z">
        <w:r>
          <w:rPr>
            <w:rFonts w:hint="eastAsia" w:ascii="Times New Roman" w:hAnsi="Times New Roman"/>
            <w:i/>
            <w:iCs/>
            <w:color w:val="auto"/>
          </w:rPr>
          <w:t>J</w:t>
        </w:r>
      </w:ins>
      <w:ins w:id="3174" w:author="Janusio" w:date="2018-03-10T13:54:27Z">
        <w:r>
          <w:rPr>
            <w:rFonts w:hint="eastAsia" w:ascii="Times New Roman" w:hAnsi="Times New Roman"/>
            <w:iCs/>
            <w:color w:val="auto"/>
          </w:rPr>
          <w:t>,</w:t>
        </w:r>
      </w:ins>
      <w:ins w:id="3175" w:author="Janusio" w:date="2018-03-10T13:54:27Z">
        <w:r>
          <w:rPr>
            <w:rFonts w:hint="eastAsia" w:ascii="Times New Roman" w:hAnsi="Times New Roman"/>
            <w:i/>
            <w:iCs/>
            <w:color w:val="auto"/>
          </w:rPr>
          <w:t xml:space="preserve"> VM Builder</w:t>
        </w:r>
      </w:ins>
      <w:ins w:id="3176" w:author="Janusio" w:date="2018-03-10T13:54:27Z">
        <w:r>
          <w:rPr>
            <w:rFonts w:hint="eastAsia" w:ascii="Times New Roman" w:hAnsi="Times New Roman"/>
            <w:iCs/>
            <w:color w:val="auto"/>
          </w:rPr>
          <w:t>(</w:t>
        </w:r>
      </w:ins>
      <w:ins w:id="3177" w:author="Janusio" w:date="2018-03-10T13:54:27Z">
        <w:r>
          <w:rPr>
            <w:rFonts w:hint="eastAsia" w:ascii="Times New Roman" w:hAnsi="Times New Roman"/>
            <w:i/>
            <w:iCs/>
            <w:color w:val="auto"/>
          </w:rPr>
          <w:t>m</w:t>
        </w:r>
      </w:ins>
      <w:ins w:id="3178" w:author="Janusio" w:date="2018-03-10T13:54:27Z">
        <w:r>
          <w:rPr>
            <w:rFonts w:hint="eastAsia" w:ascii="Times New Roman" w:hAnsi="Times New Roman"/>
            <w:iCs/>
            <w:color w:val="auto"/>
          </w:rPr>
          <w:t>)</w:t>
        </w:r>
      </w:ins>
      <w:ins w:id="3179" w:author="Janusio" w:date="2018-03-10T13:54:27Z">
        <w:r>
          <w:rPr>
            <w:rFonts w:hint="eastAsia" w:ascii="Times New Roman" w:hAnsi="Times New Roman"/>
            <w:color w:val="auto"/>
          </w:rPr>
          <w:t xml:space="preserve"> on(</w:t>
        </w:r>
      </w:ins>
      <w:ins w:id="3180" w:author="Janusio" w:date="2018-03-10T13:54:27Z">
        <w:r>
          <w:rPr>
            <w:rFonts w:hint="eastAsia" w:ascii="Times New Roman" w:hAnsi="Times New Roman"/>
            <w:i/>
            <w:iCs/>
            <w:color w:val="auto"/>
          </w:rPr>
          <w:t>t</w:t>
        </w:r>
      </w:ins>
      <w:ins w:id="3181" w:author="Janusio" w:date="2018-03-10T13:54:27Z">
        <w:r>
          <w:rPr>
            <w:rFonts w:hint="eastAsia" w:ascii="Times New Roman" w:hAnsi="Times New Roman"/>
            <w:i/>
            <w:iCs/>
            <w:color w:val="auto"/>
            <w:vertAlign w:val="subscript"/>
          </w:rPr>
          <w:t>vv</w:t>
        </w:r>
      </w:ins>
      <w:ins w:id="3182" w:author="Janusio" w:date="2018-03-10T13:54:27Z">
        <w:r>
          <w:rPr>
            <w:rFonts w:hint="eastAsia" w:ascii="Times New Roman" w:hAnsi="Times New Roman"/>
            <w:color w:val="auto"/>
          </w:rPr>
          <w:t>,</w:t>
        </w:r>
      </w:ins>
      <w:ins w:id="3183" w:author="Janusio" w:date="2018-03-10T13:54:27Z">
        <w:r>
          <w:rPr>
            <w:rFonts w:hint="eastAsia" w:ascii="Times New Roman" w:hAnsi="Times New Roman"/>
            <w:i/>
            <w:iCs/>
            <w:color w:val="auto"/>
          </w:rPr>
          <w:t xml:space="preserve"> t</w:t>
        </w:r>
      </w:ins>
      <w:ins w:id="3184" w:author="Janusio" w:date="2018-03-10T13:54:27Z">
        <w:r>
          <w:rPr>
            <w:rFonts w:hint="eastAsia" w:ascii="Times New Roman" w:hAnsi="Times New Roman"/>
            <w:i/>
            <w:iCs/>
            <w:color w:val="auto"/>
            <w:vertAlign w:val="subscript"/>
          </w:rPr>
          <w:t>vmb</w:t>
        </w:r>
      </w:ins>
      <w:ins w:id="3185"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187" w:author="Janusio" w:date="2018-03-10T13:54:27Z"/>
          <w:rFonts w:hint="eastAsia" w:ascii="Times New Roman" w:hAnsi="Times New Roman"/>
          <w:color w:val="auto"/>
        </w:rPr>
        <w:pPrChange w:id="3186"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188" w:author="Janusio" w:date="2018-03-10T13:54:27Z"/>
      <w:ins w:id="3189" w:author="Janusio" w:date="2018-03-10T13:54:27Z"/>
      <w:ins w:id="3190" w:author="Janusio" w:date="2018-03-10T13:54:27Z"/>
      <w:ins w:id="3191" w:author="Janusio" w:date="2018-03-10T13:54:27Z">
        <w:r>
          <w:rPr>
            <w:rFonts w:hint="eastAsia" w:ascii="Times New Roman" w:hAnsi="Times New Roman"/>
            <w:color w:val="auto"/>
            <w:position w:val="-4"/>
          </w:rPr>
          <w:object>
            <v:shape id="_x0000_i138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83" DrawAspect="Content" ObjectID="_1468075791" r:id="rId96">
              <o:LockedField>false</o:LockedField>
            </o:OLEObject>
          </w:object>
        </w:r>
      </w:ins>
      <w:ins w:id="3193" w:author="Janusio" w:date="2018-03-10T13:54:27Z"/>
      <w:ins w:id="3194" w:author="Janusio" w:date="2018-03-10T13:54:27Z">
        <w:r>
          <w:rPr>
            <w:rFonts w:hint="eastAsia" w:ascii="Times New Roman" w:hAnsi="Times New Roman"/>
            <w:color w:val="auto"/>
          </w:rPr>
          <w:t>(Jump(</w:t>
        </w:r>
      </w:ins>
      <w:ins w:id="3195" w:author="Janusio" w:date="2018-03-10T13:54:27Z">
        <w:r>
          <w:rPr>
            <w:rFonts w:hint="eastAsia" w:ascii="Times New Roman" w:hAnsi="Times New Roman"/>
            <w:i/>
            <w:iCs/>
            <w:color w:val="auto"/>
          </w:rPr>
          <w:t>J</w:t>
        </w:r>
      </w:ins>
      <w:ins w:id="3196" w:author="Janusio" w:date="2018-03-10T13:54:27Z">
        <w:r>
          <w:rPr>
            <w:rFonts w:hint="eastAsia" w:ascii="Times New Roman" w:hAnsi="Times New Roman"/>
            <w:iCs/>
            <w:color w:val="auto"/>
          </w:rPr>
          <w:t>,</w:t>
        </w:r>
      </w:ins>
      <w:ins w:id="3197" w:author="Janusio" w:date="2018-03-10T13:54:27Z">
        <w:r>
          <w:rPr>
            <w:rFonts w:hint="eastAsia" w:ascii="Times New Roman" w:hAnsi="Times New Roman"/>
            <w:i/>
            <w:iCs/>
            <w:color w:val="auto"/>
          </w:rPr>
          <w:t xml:space="preserve"> VM Binding</w:t>
        </w:r>
      </w:ins>
      <w:ins w:id="3198" w:author="Janusio" w:date="2018-03-10T13:54:27Z">
        <w:r>
          <w:rPr>
            <w:rFonts w:hint="eastAsia" w:ascii="Times New Roman" w:hAnsi="Times New Roman"/>
            <w:iCs/>
            <w:color w:val="auto"/>
          </w:rPr>
          <w:t>(</w:t>
        </w:r>
      </w:ins>
      <w:ins w:id="3199" w:author="Janusio" w:date="2018-03-10T13:54:27Z">
        <w:r>
          <w:rPr>
            <w:rFonts w:hint="eastAsia" w:ascii="Times New Roman" w:hAnsi="Times New Roman"/>
            <w:i/>
            <w:iCs/>
            <w:color w:val="auto"/>
          </w:rPr>
          <w:t>m</w:t>
        </w:r>
      </w:ins>
      <w:ins w:id="3200" w:author="Janusio" w:date="2018-03-10T13:54:27Z">
        <w:r>
          <w:rPr>
            <w:rFonts w:hint="eastAsia" w:ascii="Times New Roman" w:hAnsi="Times New Roman"/>
            <w:iCs/>
            <w:color w:val="auto"/>
          </w:rPr>
          <w:t>)</w:t>
        </w:r>
      </w:ins>
      <w:ins w:id="3201" w:author="Janusio" w:date="2018-03-10T13:54:27Z">
        <w:r>
          <w:rPr>
            <w:rFonts w:hint="eastAsia" w:ascii="Times New Roman" w:hAnsi="Times New Roman"/>
            <w:color w:val="auto"/>
          </w:rPr>
          <w:t>)@</w:t>
        </w:r>
      </w:ins>
      <w:ins w:id="3202" w:author="Janusio" w:date="2018-03-10T13:54:27Z">
        <w:r>
          <w:rPr>
            <w:rFonts w:hint="eastAsia" w:ascii="Times New Roman" w:hAnsi="Times New Roman"/>
            <w:i/>
            <w:iCs/>
            <w:color w:val="auto"/>
          </w:rPr>
          <w:t xml:space="preserve"> t</w:t>
        </w:r>
      </w:ins>
      <w:ins w:id="3203" w:author="Janusio" w:date="2018-03-10T13:54:27Z">
        <w:r>
          <w:rPr>
            <w:rFonts w:hint="eastAsia" w:ascii="Times New Roman" w:hAnsi="Times New Roman"/>
            <w:i/>
            <w:iCs/>
            <w:color w:val="auto"/>
            <w:vertAlign w:val="subscript"/>
          </w:rPr>
          <w:t>o_app</w:t>
        </w:r>
      </w:ins>
      <w:ins w:id="3204" w:author="Janusio" w:date="2018-03-10T13:54:27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206" w:author="Janusio" w:date="2018-03-10T13:54:27Z"/>
          <w:rFonts w:hint="eastAsia" w:ascii="Times New Roman" w:hAnsi="Times New Roman"/>
          <w:b/>
          <w:bCs/>
          <w:color w:val="auto"/>
        </w:rPr>
        <w:pPrChange w:id="320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207" w:author="Janusio" w:date="2018-03-10T13:54:27Z"/>
      <w:ins w:id="3208" w:author="Janusio" w:date="2018-03-10T13:54:27Z"/>
      <w:ins w:id="3209" w:author="Janusio" w:date="2018-03-10T13:54:27Z"/>
      <w:ins w:id="3210" w:author="Janusio" w:date="2018-03-10T13:54:27Z">
        <w:r>
          <w:rPr>
            <w:rFonts w:hint="eastAsia" w:ascii="Times New Roman" w:hAnsi="Times New Roman"/>
            <w:color w:val="auto"/>
            <w:position w:val="-4"/>
          </w:rPr>
          <w:object>
            <v:shape id="_x0000_i1384"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384" DrawAspect="Content" ObjectID="_1468075792" r:id="rId97">
              <o:LockedField>false</o:LockedField>
            </o:OLEObject>
          </w:object>
        </w:r>
      </w:ins>
      <w:ins w:id="3212" w:author="Janusio" w:date="2018-03-10T13:54:27Z"/>
      <w:ins w:id="3213" w:author="Janusio" w:date="2018-03-10T13:54:27Z">
        <w:r>
          <w:rPr>
            <w:rFonts w:hint="eastAsia" w:ascii="Times New Roman" w:hAnsi="Times New Roman"/>
            <w:color w:val="auto"/>
          </w:rPr>
          <w:t>(</w:t>
        </w:r>
      </w:ins>
      <w:ins w:id="3214" w:author="Janusio" w:date="2018-03-10T13:54:27Z">
        <w:r>
          <w:rPr>
            <w:rFonts w:hint="eastAsia" w:ascii="宋体" w:hAnsi="宋体" w:cs="宋体"/>
            <w:color w:val="auto"/>
          </w:rPr>
          <w:t>┐</w:t>
        </w:r>
      </w:ins>
      <w:ins w:id="3215" w:author="Janusio" w:date="2018-03-10T13:54:27Z">
        <w:r>
          <w:rPr>
            <w:rFonts w:hint="eastAsia" w:ascii="Times New Roman" w:hAnsi="Times New Roman"/>
            <w:color w:val="auto"/>
          </w:rPr>
          <w:t>Jump(</w:t>
        </w:r>
      </w:ins>
      <w:ins w:id="3216" w:author="Janusio" w:date="2018-03-10T13:54:27Z">
        <w:r>
          <w:rPr>
            <w:rFonts w:hint="eastAsia" w:ascii="Times New Roman" w:hAnsi="Times New Roman"/>
            <w:i/>
            <w:iCs/>
            <w:color w:val="auto"/>
          </w:rPr>
          <w:t>J</w:t>
        </w:r>
      </w:ins>
      <w:ins w:id="3217" w:author="Janusio" w:date="2018-03-10T13:54:27Z">
        <w:r>
          <w:rPr>
            <w:rFonts w:hint="eastAsia" w:ascii="Times New Roman" w:hAnsi="Times New Roman"/>
            <w:iCs/>
            <w:color w:val="auto"/>
          </w:rPr>
          <w:t>,</w:t>
        </w:r>
      </w:ins>
      <w:ins w:id="3218" w:author="Janusio" w:date="2018-03-10T13:54:27Z">
        <w:r>
          <w:rPr>
            <w:rFonts w:hint="eastAsia" w:ascii="Times New Roman" w:hAnsi="Times New Roman"/>
            <w:i/>
            <w:iCs/>
            <w:color w:val="auto"/>
          </w:rPr>
          <w:t xml:space="preserve"> VM Builder</w:t>
        </w:r>
      </w:ins>
      <w:ins w:id="3219" w:author="Janusio" w:date="2018-03-10T13:54:27Z">
        <w:r>
          <w:rPr>
            <w:rFonts w:hint="eastAsia" w:ascii="Times New Roman" w:hAnsi="Times New Roman"/>
            <w:iCs/>
            <w:color w:val="auto"/>
          </w:rPr>
          <w:t>(</w:t>
        </w:r>
      </w:ins>
      <w:ins w:id="3220" w:author="Janusio" w:date="2018-03-10T13:54:27Z">
        <w:r>
          <w:rPr>
            <w:rFonts w:hint="eastAsia" w:ascii="Times New Roman" w:hAnsi="Times New Roman"/>
            <w:i/>
            <w:iCs/>
            <w:color w:val="auto"/>
          </w:rPr>
          <w:t>m</w:t>
        </w:r>
      </w:ins>
      <w:ins w:id="3221" w:author="Janusio" w:date="2018-03-10T13:54:27Z">
        <w:r>
          <w:rPr>
            <w:rFonts w:hint="eastAsia" w:ascii="Times New Roman" w:hAnsi="Times New Roman"/>
            <w:iCs/>
            <w:color w:val="auto"/>
          </w:rPr>
          <w:t>)</w:t>
        </w:r>
      </w:ins>
      <w:ins w:id="3222" w:author="Janusio" w:date="2018-03-10T13:54:27Z">
        <w:r>
          <w:rPr>
            <w:rFonts w:hint="eastAsia" w:ascii="Times New Roman" w:hAnsi="Times New Roman"/>
            <w:color w:val="auto"/>
          </w:rPr>
          <w:t xml:space="preserve"> on(</w:t>
        </w:r>
      </w:ins>
      <w:ins w:id="3223" w:author="Janusio" w:date="2018-03-10T13:54:27Z">
        <w:r>
          <w:rPr>
            <w:rFonts w:hint="eastAsia" w:ascii="Times New Roman" w:hAnsi="Times New Roman"/>
            <w:i/>
            <w:iCs/>
            <w:color w:val="auto"/>
          </w:rPr>
          <w:t>t</w:t>
        </w:r>
      </w:ins>
      <w:ins w:id="3224" w:author="Janusio" w:date="2018-03-10T13:54:27Z">
        <w:r>
          <w:rPr>
            <w:rFonts w:hint="eastAsia" w:ascii="Times New Roman" w:hAnsi="Times New Roman"/>
            <w:i/>
            <w:iCs/>
            <w:color w:val="auto"/>
            <w:vertAlign w:val="subscript"/>
          </w:rPr>
          <w:t>vmb</w:t>
        </w:r>
      </w:ins>
      <w:ins w:id="3225" w:author="Janusio" w:date="2018-03-10T13:54:27Z">
        <w:r>
          <w:rPr>
            <w:rFonts w:hint="eastAsia" w:ascii="Times New Roman" w:hAnsi="Times New Roman"/>
            <w:color w:val="auto"/>
          </w:rPr>
          <w:t>,</w:t>
        </w:r>
      </w:ins>
      <w:ins w:id="3226" w:author="Janusio" w:date="2018-03-10T13:54:27Z">
        <w:r>
          <w:rPr>
            <w:rFonts w:hint="eastAsia" w:ascii="Times New Roman" w:hAnsi="Times New Roman"/>
            <w:i/>
            <w:iCs/>
            <w:color w:val="auto"/>
          </w:rPr>
          <w:t xml:space="preserve"> t</w:t>
        </w:r>
      </w:ins>
      <w:ins w:id="3227" w:author="Janusio" w:date="2018-03-10T13:54:27Z">
        <w:r>
          <w:rPr>
            <w:rFonts w:hint="eastAsia" w:ascii="Times New Roman" w:hAnsi="Times New Roman"/>
            <w:i/>
            <w:iCs/>
            <w:color w:val="auto"/>
            <w:vertAlign w:val="subscript"/>
          </w:rPr>
          <w:t>o_app</w:t>
        </w:r>
      </w:ins>
      <w:ins w:id="3228" w:author="Janusio" w:date="2018-03-10T13:54:27Z">
        <w:r>
          <w:rPr>
            <w:rFonts w:hint="eastAsia" w:ascii="Times New Roman" w:hAnsi="Times New Roman"/>
            <w:color w:val="auto"/>
          </w:rPr>
          <w:t xml:space="preserve">))   </w:t>
        </w:r>
      </w:ins>
      <w:ins w:id="3229" w:author="Janusio" w:date="2018-03-10T13:57:36Z">
        <w:r>
          <w:rPr>
            <w:rFonts w:hint="eastAsia"/>
            <w:color w:val="auto"/>
            <w:lang w:val="en-US" w:eastAsia="zh-CN"/>
          </w:rPr>
          <w:t xml:space="preserve">   </w:t>
        </w:r>
      </w:ins>
      <w:ins w:id="3230" w:author="Janusio" w:date="2018-03-10T13:57:37Z">
        <w:r>
          <w:rPr>
            <w:rFonts w:hint="eastAsia"/>
            <w:color w:val="auto"/>
            <w:lang w:val="en-US" w:eastAsia="zh-CN"/>
          </w:rPr>
          <w:t xml:space="preserve">         </w:t>
        </w:r>
      </w:ins>
      <w:ins w:id="3231" w:author="Janusio" w:date="2018-03-10T13:57:38Z">
        <w:r>
          <w:rPr>
            <w:rFonts w:hint="eastAsia"/>
            <w:color w:val="auto"/>
            <w:lang w:val="en-US" w:eastAsia="zh-CN"/>
          </w:rPr>
          <w:t xml:space="preserve">       </w:t>
        </w:r>
      </w:ins>
      <w:ins w:id="3232" w:author="Janusio" w:date="2018-03-10T13:57:39Z">
        <w:r>
          <w:rPr>
            <w:rFonts w:hint="eastAsia"/>
            <w:color w:val="auto"/>
            <w:lang w:val="en-US" w:eastAsia="zh-CN"/>
          </w:rPr>
          <w:t xml:space="preserve"> </w:t>
        </w:r>
      </w:ins>
      <w:ins w:id="3233" w:author="Janusio" w:date="2018-03-10T13:54:27Z">
        <w:r>
          <w:rPr>
            <w:rFonts w:hint="eastAsia" w:ascii="Times New Roman" w:hAnsi="Times New Roman"/>
            <w:color w:val="auto"/>
          </w:rPr>
          <w:t xml:space="preserve"> </w:t>
        </w:r>
      </w:ins>
      <w:ins w:id="3234" w:author="Janusio" w:date="2018-03-10T13:54:27Z">
        <w:r>
          <w:rPr>
            <w:rFonts w:hint="eastAsia" w:ascii="Times New Roman" w:hAnsi="Times New Roman"/>
            <w:b/>
            <w:bCs/>
            <w:color w:val="auto"/>
          </w:rPr>
          <w:t>(10)</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236" w:author="Janusio" w:date="2018-03-10T13:54:27Z"/>
          <w:rFonts w:hint="eastAsia" w:ascii="Times New Roman" w:hAnsi="Times New Roman"/>
          <w:color w:val="auto"/>
        </w:rPr>
        <w:pPrChange w:id="3235"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237" w:author="Janusio" w:date="2018-03-10T13:54:27Z">
        <w:r>
          <w:rPr>
            <w:rFonts w:hint="eastAsia" w:ascii="Times New Roman" w:hAnsi="Times New Roman"/>
            <w:color w:val="auto"/>
          </w:rPr>
          <w:t>定理1即得证。</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ins w:id="3239" w:author="Janusio" w:date="2018-03-10T13:54:27Z"/>
          <w:rFonts w:hint="eastAsia" w:ascii="Times New Roman" w:hAnsi="Times New Roman"/>
          <w:color w:val="auto"/>
        </w:rPr>
        <w:pPrChange w:id="3238" w:author="Janusio" w:date="2018-03-10T13:55:15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both"/>
            <w:textAlignment w:val="auto"/>
            <w:outlineLvl w:val="9"/>
          </w:pPr>
        </w:pPrChange>
      </w:pPr>
      <w:ins w:id="3240" w:author="Janusio" w:date="2018-03-10T13:54:27Z">
        <w:r>
          <w:rPr>
            <w:rFonts w:ascii="Times New Roman" w:hAnsi="Times New Roman"/>
            <w:color w:val="auto"/>
          </w:rPr>
          <w:t>虽然上述证明过程未显式地描述攻击者的存在，但已经蕴含着攻击场景。比如，在</w:t>
        </w:r>
      </w:ins>
      <w:ins w:id="3241" w:author="Janusio" w:date="2018-03-10T13:54:27Z">
        <w:r>
          <w:rPr>
            <w:rFonts w:hint="eastAsia" w:ascii="Times New Roman" w:hAnsi="Times New Roman"/>
            <w:i/>
            <w:color w:val="auto"/>
          </w:rPr>
          <w:t>BIOS</w:t>
        </w:r>
      </w:ins>
      <w:ins w:id="3242" w:author="Janusio" w:date="2018-03-10T13:54:27Z">
        <w:r>
          <w:rPr>
            <w:rFonts w:hint="eastAsia" w:ascii="Times New Roman" w:hAnsi="Times New Roman"/>
            <w:color w:val="auto"/>
          </w:rPr>
          <w:t>(</w:t>
        </w:r>
      </w:ins>
      <w:ins w:id="3243" w:author="Janusio" w:date="2018-03-10T13:54:27Z">
        <w:r>
          <w:rPr>
            <w:rFonts w:ascii="Times New Roman" w:hAnsi="Times New Roman"/>
            <w:i/>
            <w:color w:val="auto"/>
          </w:rPr>
          <w:t>m</w:t>
        </w:r>
      </w:ins>
      <w:ins w:id="3244" w:author="Janusio" w:date="2018-03-10T13:54:27Z">
        <w:r>
          <w:rPr>
            <w:rFonts w:hint="eastAsia" w:ascii="Times New Roman" w:hAnsi="Times New Roman"/>
            <w:color w:val="auto"/>
          </w:rPr>
          <w:t>)</w:t>
        </w:r>
      </w:ins>
      <w:ins w:id="3245" w:author="Janusio" w:date="2018-03-10T13:54:27Z">
        <w:r>
          <w:rPr>
            <w:rFonts w:ascii="Times New Roman" w:hAnsi="Times New Roman"/>
            <w:color w:val="auto"/>
          </w:rPr>
          <w:t>之后跳转到</w:t>
        </w:r>
      </w:ins>
      <w:ins w:id="3246" w:author="Janusio" w:date="2018-03-10T13:54:27Z">
        <w:r>
          <w:rPr>
            <w:rFonts w:hint="eastAsia" w:ascii="Times New Roman" w:hAnsi="Times New Roman"/>
            <w:i/>
            <w:iCs/>
            <w:color w:val="auto"/>
          </w:rPr>
          <w:t>o</w:t>
        </w:r>
      </w:ins>
      <w:ins w:id="3247" w:author="Janusio" w:date="2018-03-10T13:54:27Z">
        <w:r>
          <w:rPr>
            <w:rFonts w:ascii="Times New Roman" w:hAnsi="Times New Roman"/>
            <w:color w:val="auto"/>
          </w:rPr>
          <w:t>的过程中，由于</w:t>
        </w:r>
      </w:ins>
      <w:ins w:id="3248" w:author="Janusio" w:date="2018-03-10T13:54:27Z">
        <w:r>
          <w:rPr>
            <w:rFonts w:hint="eastAsia" w:ascii="Times New Roman" w:hAnsi="Times New Roman"/>
            <w:i/>
            <w:iCs/>
            <w:color w:val="auto"/>
          </w:rPr>
          <w:t>o</w:t>
        </w:r>
      </w:ins>
      <w:ins w:id="3249" w:author="Janusio" w:date="2018-03-10T13:54:27Z">
        <w:r>
          <w:rPr>
            <w:rFonts w:ascii="Times New Roman" w:hAnsi="Times New Roman"/>
            <w:color w:val="auto"/>
          </w:rPr>
          <w:t>是从内存</w:t>
        </w:r>
      </w:ins>
      <w:ins w:id="3250" w:author="Janusio" w:date="2018-03-10T13:54:27Z">
        <w:r>
          <w:rPr>
            <w:rFonts w:ascii="Times New Roman" w:hAnsi="Times New Roman"/>
            <w:i/>
            <w:iCs/>
            <w:color w:val="auto"/>
          </w:rPr>
          <w:t>m.</w:t>
        </w:r>
      </w:ins>
      <w:ins w:id="3251" w:author="Janusio" w:date="2018-03-10T13:54:27Z">
        <w:r>
          <w:rPr>
            <w:rFonts w:hint="eastAsia" w:ascii="Times New Roman" w:hAnsi="Times New Roman"/>
            <w:i/>
            <w:iCs/>
            <w:color w:val="auto"/>
          </w:rPr>
          <w:t>osloader</w:t>
        </w:r>
      </w:ins>
      <w:ins w:id="3252" w:author="Janusio" w:date="2018-03-10T13:54:27Z">
        <w:r>
          <w:rPr>
            <w:rFonts w:ascii="Times New Roman" w:hAnsi="Times New Roman"/>
            <w:i/>
            <w:iCs/>
            <w:color w:val="auto"/>
          </w:rPr>
          <w:t>_loc</w:t>
        </w:r>
      </w:ins>
      <w:ins w:id="3253" w:author="Janusio" w:date="2018-03-10T13:54:27Z">
        <w:r>
          <w:rPr>
            <w:rFonts w:ascii="Times New Roman" w:hAnsi="Times New Roman"/>
            <w:color w:val="auto"/>
          </w:rPr>
          <w:t>读取的，而该位置可能在之前已被攻击者线程写入其他程序，但可信计算技术提供的度量扩展机制使得能够推理只有得到正确的内存值时才能继续运行下一个程序。</w:t>
        </w:r>
      </w:ins>
      <w:ins w:id="3254" w:author="Janusio" w:date="2018-03-10T13:54:27Z">
        <w:r>
          <w:rPr>
            <w:rFonts w:hint="eastAsia" w:ascii="Times New Roman" w:hAnsi="Times New Roman"/>
            <w:color w:val="auto"/>
          </w:rPr>
          <w:t>后面的以此类推。</w:t>
        </w:r>
      </w:ins>
    </w:p>
    <w:p>
      <w:pPr>
        <w:tabs>
          <w:tab w:val="left" w:pos="360"/>
        </w:tabs>
        <w:spacing w:before="120" w:after="120"/>
        <w:rPr>
          <w:ins w:id="3256" w:author="Janusio" w:date="2018-03-10T13:54:27Z"/>
          <w:rFonts w:hint="eastAsia"/>
        </w:rPr>
        <w:pPrChange w:id="3255" w:author="Janusio" w:date="2018-03-10T13:57:58Z">
          <w:pPr>
            <w:pStyle w:val="38"/>
            <w:spacing w:before="120" w:after="120"/>
          </w:pPr>
        </w:pPrChange>
      </w:pPr>
      <w:ins w:id="3257" w:author="Janusio" w:date="2018-03-10T13:57:51Z">
        <w:r>
          <w:rPr>
            <w:rFonts w:hint="eastAsia"/>
            <w:lang w:eastAsia="zh-CN"/>
          </w:rPr>
          <w:t>（</w:t>
        </w:r>
      </w:ins>
      <w:ins w:id="3258" w:author="Janusio" w:date="2018-03-10T13:57:53Z">
        <w:r>
          <w:rPr>
            <w:rFonts w:hint="eastAsia"/>
            <w:lang w:val="en-US" w:eastAsia="zh-CN"/>
          </w:rPr>
          <w:t>2</w:t>
        </w:r>
      </w:ins>
      <w:ins w:id="3259" w:author="Janusio" w:date="2018-03-10T13:57:51Z">
        <w:r>
          <w:rPr>
            <w:rFonts w:hint="eastAsia"/>
            <w:lang w:eastAsia="zh-CN"/>
          </w:rPr>
          <w:t>）</w:t>
        </w:r>
      </w:ins>
      <w:ins w:id="3260" w:author="Janusio" w:date="2018-03-10T13:54:27Z">
        <w:r>
          <w:rPr>
            <w:rFonts w:hint="eastAsia"/>
          </w:rPr>
          <w:t>信任链远程验证</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262" w:author="Janusio" w:date="2018-03-10T13:54:27Z"/>
          <w:rFonts w:ascii="Times New Roman" w:hAnsi="Times New Roman"/>
          <w:color w:val="auto"/>
        </w:rPr>
        <w:pPrChange w:id="326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263" w:author="Janusio" w:date="2018-03-10T13:54:27Z">
        <w:r>
          <w:rPr>
            <w:rFonts w:hint="eastAsia" w:ascii="Times New Roman" w:hAnsi="Times New Roman"/>
            <w:color w:val="auto"/>
          </w:rPr>
          <w:t>TVP-QT的m需要向外部挑战者证明自己所声称信任属性，即其信任链传递过程中所执行程序的确定序列，使外部挑战者相信它的确按上述信任链构建了可信执行环境，需要证明MeasuredBoot</w:t>
        </w:r>
      </w:ins>
      <w:ins w:id="3264" w:author="Janusio" w:date="2018-03-10T13:54:27Z">
        <w:r>
          <w:rPr>
            <w:rFonts w:hint="eastAsia" w:ascii="Times New Roman" w:hAnsi="Times New Roman"/>
            <w:color w:val="auto"/>
            <w:vertAlign w:val="subscript"/>
          </w:rPr>
          <w:t>SRTM</w:t>
        </w:r>
      </w:ins>
      <w:ins w:id="3265" w:author="Janusio" w:date="2018-03-10T13:54:27Z">
        <w:r>
          <w:rPr>
            <w:rFonts w:hint="eastAsia" w:ascii="Times New Roman" w:hAnsi="Times New Roman"/>
            <w:color w:val="auto"/>
          </w:rPr>
          <w:t>(m,</w:t>
        </w:r>
      </w:ins>
      <w:ins w:id="3266" w:author="Janusio" w:date="2018-03-10T13:54:27Z">
        <w:r>
          <w:rPr>
            <w:rFonts w:hint="eastAsia" w:ascii="Times New Roman" w:hAnsi="Times New Roman"/>
            <w:iCs/>
            <w:color w:val="auto"/>
          </w:rPr>
          <w:t>t</w:t>
        </w:r>
      </w:ins>
      <w:ins w:id="3267" w:author="Janusio" w:date="2018-03-10T13:54:27Z">
        <w:r>
          <w:rPr>
            <w:rFonts w:hint="eastAsia" w:ascii="Times New Roman" w:hAnsi="Times New Roman"/>
            <w:color w:val="auto"/>
          </w:rPr>
          <w:t>)成立。</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ins w:id="3269" w:author="Janusio" w:date="2018-03-10T13:54:27Z"/>
          <w:rFonts w:hint="eastAsia" w:ascii="Times New Roman" w:hAnsi="Times New Roman"/>
          <w:b/>
          <w:bCs/>
          <w:color w:val="auto"/>
        </w:rPr>
        <w:pPrChange w:id="3268" w:author="Janusio" w:date="2018-03-10T13:55:15Z">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right="0" w:rightChars="0"/>
            <w:textAlignment w:val="auto"/>
            <w:outlineLvl w:val="9"/>
          </w:pPr>
        </w:pPrChange>
      </w:pPr>
      <w:ins w:id="3270" w:author="Janusio" w:date="2018-03-10T13:54:27Z">
        <w:r>
          <w:rPr>
            <w:rFonts w:hint="eastAsia"/>
            <w:b/>
            <w:bCs/>
            <w:color w:val="auto"/>
            <w:lang w:val="en-US" w:eastAsia="zh-CN"/>
          </w:rPr>
          <w:t>a.</w:t>
        </w:r>
      </w:ins>
      <w:ins w:id="3271" w:author="Janusio" w:date="2018-03-10T13:54:27Z">
        <w:r>
          <w:rPr>
            <w:rFonts w:hint="eastAsia" w:ascii="Times New Roman" w:hAnsi="Times New Roman"/>
            <w:b/>
            <w:bCs/>
            <w:color w:val="auto"/>
          </w:rPr>
          <w:t>远程验证程序执行</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273" w:author="Janusio" w:date="2018-03-10T13:54:27Z"/>
          <w:rFonts w:hint="eastAsia" w:ascii="Times New Roman" w:hAnsi="Times New Roman"/>
          <w:color w:val="auto"/>
        </w:rPr>
        <w:pPrChange w:id="327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274" w:author="Janusio" w:date="2018-03-10T13:54:27Z">
        <w:r>
          <w:rPr>
            <w:rFonts w:hint="eastAsia" w:ascii="Times New Roman" w:hAnsi="Times New Roman"/>
            <w:color w:val="auto"/>
          </w:rPr>
          <w:t>首先，根据 TCG 远程证明协议规范及在虚拟化平台中的实现，给出m 信任传递的远程验证过程中涉及到的程序，如图</w:t>
        </w:r>
      </w:ins>
      <w:ins w:id="3275" w:author="Janusio" w:date="2018-03-10T13:58:25Z">
        <w:r>
          <w:rPr>
            <w:rFonts w:hint="eastAsia"/>
            <w:color w:val="auto"/>
            <w:lang w:val="en-US" w:eastAsia="zh-CN"/>
          </w:rPr>
          <w:t>3.</w:t>
        </w:r>
      </w:ins>
      <w:ins w:id="3276" w:author="Janusio" w:date="2018-03-10T13:58:26Z">
        <w:r>
          <w:rPr>
            <w:rFonts w:hint="eastAsia"/>
            <w:color w:val="auto"/>
            <w:lang w:val="en-US" w:eastAsia="zh-CN"/>
          </w:rPr>
          <w:t>4</w:t>
        </w:r>
      </w:ins>
      <w:ins w:id="3277" w:author="Janusio" w:date="2018-03-10T13:54:27Z">
        <w:r>
          <w:rPr>
            <w:rFonts w:hint="eastAsia" w:ascii="Times New Roman" w:hAnsi="Times New Roman"/>
            <w:color w:val="auto"/>
          </w:rPr>
          <w:t>所示。</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ins w:id="3279" w:author="Janusio" w:date="2018-03-10T13:54:27Z"/>
          <w:rFonts w:hint="eastAsia" w:ascii="Times New Roman" w:hAnsi="Times New Roman"/>
          <w:color w:val="auto"/>
          <w:sz w:val="22"/>
          <w:szCs w:val="22"/>
          <w:rPrChange w:id="3280" w:author="Janusio" w:date="2018-03-10T13:58:16Z">
            <w:rPr>
              <w:ins w:id="3281" w:author="Janusio" w:date="2018-03-10T13:54:27Z"/>
              <w:rFonts w:hint="eastAsia" w:ascii="Times New Roman" w:hAnsi="Times New Roman"/>
              <w:color w:val="auto"/>
            </w:rPr>
          </w:rPrChange>
        </w:rPr>
        <w:pPrChange w:id="3278"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420"/>
            <w:textAlignment w:val="auto"/>
            <w:outlineLvl w:val="9"/>
          </w:pPr>
        </w:pPrChange>
      </w:pPr>
      <w:ins w:id="3282" w:author="Janusio" w:date="2018-03-10T13:54:27Z">
        <w:r>
          <w:rPr>
            <w:rFonts w:hint="eastAsia" w:ascii="Times New Roman" w:hAnsi="Times New Roman"/>
            <w:i/>
            <w:iCs/>
            <w:color w:val="auto"/>
            <w:sz w:val="22"/>
            <w:szCs w:val="22"/>
            <w:rPrChange w:id="3283" w:author="Janusio" w:date="2018-03-10T13:58:16Z">
              <w:rPr>
                <w:rFonts w:hint="eastAsia" w:ascii="Times New Roman" w:hAnsi="Times New Roman"/>
                <w:i/>
                <w:iCs/>
                <w:color w:val="auto"/>
              </w:rPr>
            </w:rPrChange>
          </w:rPr>
          <w:t>TPM</w:t>
        </w:r>
      </w:ins>
      <w:ins w:id="3285" w:author="Janusio" w:date="2018-03-10T13:54:27Z">
        <w:r>
          <w:rPr>
            <w:rFonts w:hint="eastAsia" w:ascii="Times New Roman" w:hAnsi="Times New Roman"/>
            <w:i/>
            <w:iCs/>
            <w:color w:val="auto"/>
            <w:sz w:val="22"/>
            <w:szCs w:val="22"/>
            <w:vertAlign w:val="subscript"/>
            <w:rPrChange w:id="3286" w:author="Janusio" w:date="2018-03-10T13:58:16Z">
              <w:rPr>
                <w:rFonts w:hint="eastAsia" w:ascii="Times New Roman" w:hAnsi="Times New Roman"/>
                <w:i/>
                <w:iCs/>
                <w:color w:val="auto"/>
                <w:vertAlign w:val="subscript"/>
              </w:rPr>
            </w:rPrChange>
          </w:rPr>
          <w:t>SRTM</w:t>
        </w:r>
      </w:ins>
      <w:ins w:id="3288" w:author="Janusio" w:date="2018-03-10T13:54:27Z">
        <w:r>
          <w:rPr>
            <w:rFonts w:hint="eastAsia" w:ascii="Times New Roman" w:hAnsi="Times New Roman"/>
            <w:color w:val="auto"/>
            <w:sz w:val="22"/>
            <w:szCs w:val="22"/>
            <w:rPrChange w:id="3289" w:author="Janusio" w:date="2018-03-10T13:58:16Z">
              <w:rPr>
                <w:rFonts w:hint="eastAsia" w:ascii="Times New Roman" w:hAnsi="Times New Roman"/>
                <w:color w:val="auto"/>
              </w:rPr>
            </w:rPrChange>
          </w:rPr>
          <w:t>(</w:t>
        </w:r>
      </w:ins>
      <w:ins w:id="3291" w:author="Janusio" w:date="2018-03-10T13:54:27Z">
        <w:r>
          <w:rPr>
            <w:rFonts w:hint="eastAsia" w:ascii="Times New Roman" w:hAnsi="Times New Roman"/>
            <w:i/>
            <w:iCs/>
            <w:color w:val="auto"/>
            <w:sz w:val="22"/>
            <w:szCs w:val="22"/>
            <w:rPrChange w:id="3292" w:author="Janusio" w:date="2018-03-10T13:58:16Z">
              <w:rPr>
                <w:rFonts w:hint="eastAsia" w:ascii="Times New Roman" w:hAnsi="Times New Roman"/>
                <w:i/>
                <w:iCs/>
                <w:color w:val="auto"/>
              </w:rPr>
            </w:rPrChange>
          </w:rPr>
          <w:t>m</w:t>
        </w:r>
      </w:ins>
      <w:ins w:id="3294" w:author="Janusio" w:date="2018-03-10T13:54:27Z">
        <w:r>
          <w:rPr>
            <w:rFonts w:hint="eastAsia" w:ascii="Times New Roman" w:hAnsi="Times New Roman"/>
            <w:color w:val="auto"/>
            <w:sz w:val="22"/>
            <w:szCs w:val="22"/>
            <w:rPrChange w:id="3295" w:author="Janusio" w:date="2018-03-10T13:58:16Z">
              <w:rPr>
                <w:rFonts w:hint="eastAsia" w:ascii="Times New Roman" w:hAnsi="Times New Roman"/>
                <w:color w:val="auto"/>
              </w:rPr>
            </w:rPrChange>
          </w:rPr>
          <w:t xml:space="preserve">)   </w:t>
        </w:r>
      </w:ins>
      <w:ins w:id="3297" w:author="Janusio" w:date="2018-03-10T13:54:27Z">
        <w:r>
          <w:rPr>
            <w:rFonts w:ascii="Times New Roman" w:hAnsi="Times New Roman"/>
            <w:color w:val="auto"/>
            <w:sz w:val="22"/>
            <w:szCs w:val="22"/>
            <w:rPrChange w:id="3298" w:author="Janusio" w:date="2018-03-10T13:58:16Z">
              <w:rPr>
                <w:rFonts w:ascii="Times New Roman" w:hAnsi="Times New Roman"/>
                <w:color w:val="auto"/>
              </w:rPr>
            </w:rPrChange>
          </w:rPr>
          <w:t>≡</w:t>
        </w:r>
      </w:ins>
      <w:ins w:id="3300" w:author="Janusio" w:date="2018-03-10T13:54:27Z">
        <w:r>
          <w:rPr>
            <w:rFonts w:hint="eastAsia" w:ascii="Times New Roman" w:hAnsi="Times New Roman"/>
            <w:color w:val="auto"/>
            <w:sz w:val="22"/>
            <w:szCs w:val="22"/>
            <w:rPrChange w:id="3301" w:author="Janusio" w:date="2018-03-10T13:58:16Z">
              <w:rPr>
                <w:rFonts w:hint="eastAsia" w:ascii="Times New Roman" w:hAnsi="Times New Roman"/>
                <w:color w:val="auto"/>
              </w:rPr>
            </w:rPrChange>
          </w:rPr>
          <w:t xml:space="preserve"> </w:t>
        </w:r>
      </w:ins>
      <w:ins w:id="3303" w:author="Janusio" w:date="2018-03-10T13:54:27Z">
        <w:r>
          <w:rPr>
            <w:rFonts w:hint="eastAsia" w:ascii="Times New Roman" w:hAnsi="Times New Roman"/>
            <w:i/>
            <w:iCs/>
            <w:color w:val="auto"/>
            <w:sz w:val="22"/>
            <w:szCs w:val="22"/>
            <w:rPrChange w:id="3304" w:author="Janusio" w:date="2018-03-10T13:58:16Z">
              <w:rPr>
                <w:rFonts w:hint="eastAsia" w:ascii="Times New Roman" w:hAnsi="Times New Roman"/>
                <w:i/>
                <w:iCs/>
                <w:color w:val="auto"/>
              </w:rPr>
            </w:rPrChange>
          </w:rPr>
          <w:t xml:space="preserve">w = </w:t>
        </w:r>
      </w:ins>
      <w:ins w:id="3306" w:author="Janusio" w:date="2018-03-10T13:54:27Z">
        <w:r>
          <w:rPr>
            <w:rFonts w:hint="eastAsia" w:ascii="Times New Roman" w:hAnsi="Times New Roman"/>
            <w:color w:val="auto"/>
            <w:sz w:val="22"/>
            <w:szCs w:val="22"/>
            <w:rPrChange w:id="3307" w:author="Janusio" w:date="2018-03-10T13:58:16Z">
              <w:rPr>
                <w:rFonts w:hint="eastAsia" w:ascii="Times New Roman" w:hAnsi="Times New Roman"/>
                <w:color w:val="auto"/>
              </w:rPr>
            </w:rPrChange>
          </w:rPr>
          <w:t xml:space="preserve">read </w:t>
        </w:r>
      </w:ins>
      <w:ins w:id="3309" w:author="Janusio" w:date="2018-03-10T13:54:27Z">
        <w:r>
          <w:rPr>
            <w:rFonts w:hint="eastAsia" w:ascii="Times New Roman" w:hAnsi="Times New Roman"/>
            <w:i/>
            <w:iCs/>
            <w:color w:val="auto"/>
            <w:sz w:val="22"/>
            <w:szCs w:val="22"/>
            <w:rPrChange w:id="3310" w:author="Janusio" w:date="2018-03-10T13:58:16Z">
              <w:rPr>
                <w:rFonts w:hint="eastAsia" w:ascii="Times New Roman" w:hAnsi="Times New Roman"/>
                <w:i/>
                <w:iCs/>
                <w:color w:val="auto"/>
              </w:rPr>
            </w:rPrChange>
          </w:rPr>
          <w:t>m.pcr.s</w:t>
        </w:r>
      </w:ins>
      <w:ins w:id="3312" w:author="Janusio" w:date="2018-03-10T13:54:27Z">
        <w:r>
          <w:rPr>
            <w:rFonts w:hint="eastAsia" w:ascii="Times New Roman" w:hAnsi="Times New Roman"/>
            <w:color w:val="auto"/>
            <w:sz w:val="22"/>
            <w:szCs w:val="22"/>
            <w:rPrChange w:id="3313" w:author="Janusio" w:date="2018-03-10T13:58:1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ins w:id="3316" w:author="Janusio" w:date="2018-03-10T13:54:27Z"/>
          <w:rFonts w:hint="eastAsia" w:ascii="Times New Roman" w:hAnsi="Times New Roman"/>
          <w:color w:val="auto"/>
          <w:sz w:val="22"/>
          <w:szCs w:val="22"/>
          <w:rPrChange w:id="3317" w:author="Janusio" w:date="2018-03-10T13:58:16Z">
            <w:rPr>
              <w:ins w:id="3318" w:author="Janusio" w:date="2018-03-10T13:54:27Z"/>
              <w:rFonts w:hint="eastAsia" w:ascii="Times New Roman" w:hAnsi="Times New Roman"/>
              <w:color w:val="auto"/>
            </w:rPr>
          </w:rPrChange>
        </w:rPr>
        <w:pPrChange w:id="3315"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420"/>
            <w:textAlignment w:val="auto"/>
            <w:outlineLvl w:val="9"/>
          </w:pPr>
        </w:pPrChange>
      </w:pPr>
      <w:ins w:id="3319" w:author="Janusio" w:date="2018-03-10T13:54:27Z">
        <w:r>
          <w:rPr>
            <w:rFonts w:hint="eastAsia" w:ascii="Times New Roman" w:hAnsi="Times New Roman"/>
            <w:color w:val="auto"/>
            <w:sz w:val="22"/>
            <w:szCs w:val="22"/>
            <w:rPrChange w:id="3320" w:author="Janusio" w:date="2018-03-10T13:58:16Z">
              <w:rPr>
                <w:rFonts w:hint="eastAsia" w:ascii="Times New Roman" w:hAnsi="Times New Roman"/>
                <w:color w:val="auto"/>
              </w:rPr>
            </w:rPrChange>
          </w:rPr>
          <w:t xml:space="preserve">               </w:t>
        </w:r>
      </w:ins>
      <w:ins w:id="3322" w:author="Janusio" w:date="2018-03-10T13:54:27Z">
        <w:r>
          <w:rPr>
            <w:rFonts w:hint="eastAsia" w:ascii="Times New Roman" w:hAnsi="Times New Roman"/>
            <w:i/>
            <w:iCs/>
            <w:color w:val="auto"/>
            <w:sz w:val="22"/>
            <w:szCs w:val="22"/>
            <w:rPrChange w:id="3323" w:author="Janusio" w:date="2018-03-10T13:58:16Z">
              <w:rPr>
                <w:rFonts w:hint="eastAsia" w:ascii="Times New Roman" w:hAnsi="Times New Roman"/>
                <w:i/>
                <w:iCs/>
                <w:color w:val="auto"/>
              </w:rPr>
            </w:rPrChange>
          </w:rPr>
          <w:t xml:space="preserve">r = </w:t>
        </w:r>
      </w:ins>
      <w:ins w:id="3325" w:author="Janusio" w:date="2018-03-10T13:54:27Z">
        <w:r>
          <w:rPr>
            <w:rFonts w:hint="eastAsia" w:ascii="Times New Roman" w:hAnsi="Times New Roman"/>
            <w:color w:val="auto"/>
            <w:sz w:val="22"/>
            <w:szCs w:val="22"/>
            <w:rPrChange w:id="3326" w:author="Janusio" w:date="2018-03-10T13:58:16Z">
              <w:rPr>
                <w:rFonts w:hint="eastAsia" w:ascii="Times New Roman" w:hAnsi="Times New Roman"/>
                <w:color w:val="auto"/>
              </w:rPr>
            </w:rPrChange>
          </w:rPr>
          <w:t>sign(</w:t>
        </w:r>
      </w:ins>
      <w:ins w:id="3328" w:author="Janusio" w:date="2018-03-10T13:54:27Z">
        <w:r>
          <w:rPr>
            <w:rFonts w:hint="eastAsia" w:ascii="Times New Roman" w:hAnsi="Times New Roman"/>
            <w:i/>
            <w:iCs/>
            <w:color w:val="auto"/>
            <w:sz w:val="22"/>
            <w:szCs w:val="22"/>
            <w:rPrChange w:id="3329" w:author="Janusio" w:date="2018-03-10T13:58:16Z">
              <w:rPr>
                <w:rFonts w:hint="eastAsia" w:ascii="Times New Roman" w:hAnsi="Times New Roman"/>
                <w:i/>
                <w:iCs/>
                <w:color w:val="auto"/>
              </w:rPr>
            </w:rPrChange>
          </w:rPr>
          <w:t>PCR</w:t>
        </w:r>
      </w:ins>
      <w:ins w:id="3331" w:author="Janusio" w:date="2018-03-10T13:54:27Z">
        <w:r>
          <w:rPr>
            <w:rFonts w:hint="eastAsia" w:ascii="Times New Roman" w:hAnsi="Times New Roman"/>
            <w:color w:val="auto"/>
            <w:sz w:val="22"/>
            <w:szCs w:val="22"/>
            <w:rPrChange w:id="3332" w:author="Janusio" w:date="2018-03-10T13:58:16Z">
              <w:rPr>
                <w:rFonts w:hint="eastAsia" w:ascii="Times New Roman" w:hAnsi="Times New Roman"/>
                <w:color w:val="auto"/>
              </w:rPr>
            </w:rPrChange>
          </w:rPr>
          <w:t>(</w:t>
        </w:r>
      </w:ins>
      <w:ins w:id="3334" w:author="Janusio" w:date="2018-03-10T13:54:27Z">
        <w:r>
          <w:rPr>
            <w:rFonts w:hint="eastAsia" w:ascii="Times New Roman" w:hAnsi="Times New Roman"/>
            <w:i/>
            <w:iCs/>
            <w:color w:val="auto"/>
            <w:sz w:val="22"/>
            <w:szCs w:val="22"/>
            <w:rPrChange w:id="3335" w:author="Janusio" w:date="2018-03-10T13:58:16Z">
              <w:rPr>
                <w:rFonts w:hint="eastAsia" w:ascii="Times New Roman" w:hAnsi="Times New Roman"/>
                <w:i/>
                <w:iCs/>
                <w:color w:val="auto"/>
              </w:rPr>
            </w:rPrChange>
          </w:rPr>
          <w:t>s</w:t>
        </w:r>
      </w:ins>
      <w:ins w:id="3337" w:author="Janusio" w:date="2018-03-10T13:54:27Z">
        <w:r>
          <w:rPr>
            <w:rFonts w:hint="eastAsia" w:ascii="Times New Roman" w:hAnsi="Times New Roman"/>
            <w:color w:val="auto"/>
            <w:sz w:val="22"/>
            <w:szCs w:val="22"/>
            <w:rPrChange w:id="3338" w:author="Janusio" w:date="2018-03-10T13:58:16Z">
              <w:rPr>
                <w:rFonts w:hint="eastAsia" w:ascii="Times New Roman" w:hAnsi="Times New Roman"/>
                <w:color w:val="auto"/>
              </w:rPr>
            </w:rPrChange>
          </w:rPr>
          <w:t>),</w:t>
        </w:r>
      </w:ins>
      <w:ins w:id="3340" w:author="Janusio" w:date="2018-03-10T13:54:27Z">
        <w:r>
          <w:rPr>
            <w:rFonts w:hint="eastAsia" w:ascii="Times New Roman" w:hAnsi="Times New Roman"/>
            <w:i/>
            <w:iCs/>
            <w:color w:val="auto"/>
            <w:sz w:val="22"/>
            <w:szCs w:val="22"/>
            <w:rPrChange w:id="3341" w:author="Janusio" w:date="2018-03-10T13:58:16Z">
              <w:rPr>
                <w:rFonts w:hint="eastAsia" w:ascii="Times New Roman" w:hAnsi="Times New Roman"/>
                <w:i/>
                <w:iCs/>
                <w:color w:val="auto"/>
              </w:rPr>
            </w:rPrChange>
          </w:rPr>
          <w:t>w</w:t>
        </w:r>
      </w:ins>
      <w:ins w:id="3343" w:author="Janusio" w:date="2018-03-10T13:54:27Z">
        <w:r>
          <w:rPr>
            <w:rFonts w:hint="eastAsia" w:ascii="Times New Roman" w:hAnsi="Times New Roman"/>
            <w:color w:val="auto"/>
            <w:sz w:val="22"/>
            <w:szCs w:val="22"/>
            <w:rPrChange w:id="3344" w:author="Janusio" w:date="2018-03-10T13:58:16Z">
              <w:rPr>
                <w:rFonts w:hint="eastAsia" w:ascii="Times New Roman" w:hAnsi="Times New Roman"/>
                <w:color w:val="auto"/>
              </w:rPr>
            </w:rPrChange>
          </w:rPr>
          <w:t>),</w:t>
        </w:r>
      </w:ins>
      <w:ins w:id="3346" w:author="Janusio" w:date="2018-03-10T13:54:27Z">
        <w:r>
          <w:rPr>
            <w:rFonts w:hint="eastAsia" w:ascii="Times New Roman" w:hAnsi="Times New Roman"/>
            <w:i/>
            <w:iCs/>
            <w:color w:val="auto"/>
            <w:sz w:val="22"/>
            <w:szCs w:val="22"/>
            <w:rPrChange w:id="3347" w:author="Janusio" w:date="2018-03-10T13:58:16Z">
              <w:rPr>
                <w:rFonts w:hint="eastAsia" w:ascii="Times New Roman" w:hAnsi="Times New Roman"/>
                <w:i/>
                <w:iCs/>
                <w:color w:val="auto"/>
              </w:rPr>
            </w:rPrChange>
          </w:rPr>
          <w:t>AIK</w:t>
        </w:r>
      </w:ins>
      <w:ins w:id="3349" w:author="Janusio" w:date="2018-03-10T13:54:27Z">
        <w:r>
          <w:rPr>
            <w:rFonts w:hint="eastAsia" w:ascii="Times New Roman" w:hAnsi="Times New Roman"/>
            <w:i/>
            <w:iCs/>
            <w:color w:val="auto"/>
            <w:sz w:val="22"/>
            <w:szCs w:val="22"/>
            <w:vertAlign w:val="superscript"/>
            <w:rPrChange w:id="3350" w:author="Janusio" w:date="2018-03-10T13:58:16Z">
              <w:rPr>
                <w:rFonts w:hint="eastAsia" w:ascii="Times New Roman" w:hAnsi="Times New Roman"/>
                <w:i/>
                <w:iCs/>
                <w:color w:val="auto"/>
                <w:vertAlign w:val="superscript"/>
              </w:rPr>
            </w:rPrChange>
          </w:rPr>
          <w:t>-1</w:t>
        </w:r>
      </w:ins>
      <w:ins w:id="3352" w:author="Janusio" w:date="2018-03-10T13:54:27Z">
        <w:r>
          <w:rPr>
            <w:rFonts w:hint="eastAsia" w:ascii="Times New Roman" w:hAnsi="Times New Roman"/>
            <w:color w:val="auto"/>
            <w:sz w:val="22"/>
            <w:szCs w:val="22"/>
            <w:rPrChange w:id="3353" w:author="Janusio" w:date="2018-03-10T13:58:16Z">
              <w:rPr>
                <w:rFonts w:hint="eastAsia" w:ascii="Times New Roman" w:hAnsi="Times New Roman"/>
                <w:color w:val="auto"/>
              </w:rPr>
            </w:rPrChange>
          </w:rPr>
          <w:t>(m);</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ins w:id="3356" w:author="Janusio" w:date="2018-03-10T13:54:27Z"/>
          <w:rFonts w:hint="eastAsia" w:ascii="Times New Roman" w:hAnsi="Times New Roman"/>
          <w:color w:val="auto"/>
          <w:sz w:val="22"/>
          <w:szCs w:val="22"/>
          <w:rPrChange w:id="3357" w:author="Janusio" w:date="2018-03-10T13:58:16Z">
            <w:rPr>
              <w:ins w:id="3358" w:author="Janusio" w:date="2018-03-10T13:54:27Z"/>
              <w:rFonts w:hint="eastAsia" w:ascii="Times New Roman" w:hAnsi="Times New Roman"/>
              <w:color w:val="auto"/>
            </w:rPr>
          </w:rPrChange>
        </w:rPr>
        <w:pPrChange w:id="3355"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420"/>
            <w:textAlignment w:val="auto"/>
            <w:outlineLvl w:val="9"/>
          </w:pPr>
        </w:pPrChange>
      </w:pPr>
      <w:ins w:id="3359" w:author="Janusio" w:date="2018-03-10T13:54:27Z">
        <w:r>
          <w:rPr>
            <w:rFonts w:hint="eastAsia" w:ascii="Times New Roman" w:hAnsi="Times New Roman"/>
            <w:color w:val="auto"/>
            <w:sz w:val="22"/>
            <w:szCs w:val="22"/>
            <w:rPrChange w:id="3360" w:author="Janusio" w:date="2018-03-10T13:58:16Z">
              <w:rPr>
                <w:rFonts w:hint="eastAsia" w:ascii="Times New Roman" w:hAnsi="Times New Roman"/>
                <w:color w:val="auto"/>
              </w:rPr>
            </w:rPrChange>
          </w:rPr>
          <w:t xml:space="preserve">               send  </w:t>
        </w:r>
      </w:ins>
      <w:ins w:id="3362" w:author="Janusio" w:date="2018-03-10T13:54:27Z">
        <w:r>
          <w:rPr>
            <w:rFonts w:hint="eastAsia" w:ascii="Times New Roman" w:hAnsi="Times New Roman"/>
            <w:i/>
            <w:iCs/>
            <w:color w:val="auto"/>
            <w:sz w:val="22"/>
            <w:szCs w:val="22"/>
            <w:rPrChange w:id="3363" w:author="Janusio" w:date="2018-03-10T13:58:16Z">
              <w:rPr>
                <w:rFonts w:hint="eastAsia" w:ascii="Times New Roman" w:hAnsi="Times New Roman"/>
                <w:i/>
                <w:iCs/>
                <w:color w:val="auto"/>
              </w:rPr>
            </w:rPrChange>
          </w:rPr>
          <w:t>r</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ins w:id="3366" w:author="Janusio" w:date="2018-03-10T13:54:27Z"/>
          <w:rFonts w:hint="eastAsia" w:ascii="Times New Roman" w:hAnsi="Times New Roman"/>
          <w:color w:val="auto"/>
          <w:sz w:val="22"/>
          <w:szCs w:val="22"/>
          <w:rPrChange w:id="3367" w:author="Janusio" w:date="2018-03-10T13:58:16Z">
            <w:rPr>
              <w:ins w:id="3368" w:author="Janusio" w:date="2018-03-10T13:54:27Z"/>
              <w:rFonts w:hint="eastAsia" w:ascii="Times New Roman" w:hAnsi="Times New Roman"/>
              <w:color w:val="auto"/>
            </w:rPr>
          </w:rPrChange>
        </w:rPr>
        <w:pPrChange w:id="3365"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416"/>
            <w:textAlignment w:val="auto"/>
            <w:outlineLvl w:val="9"/>
          </w:pPr>
        </w:pPrChange>
      </w:pPr>
      <w:ins w:id="3369" w:author="Janusio" w:date="2018-03-10T13:54:27Z">
        <w:r>
          <w:rPr>
            <w:rFonts w:hint="eastAsia" w:ascii="Times New Roman" w:hAnsi="Times New Roman"/>
            <w:i/>
            <w:iCs/>
            <w:color w:val="auto"/>
            <w:sz w:val="22"/>
            <w:szCs w:val="22"/>
            <w:rPrChange w:id="3370" w:author="Janusio" w:date="2018-03-10T13:58:16Z">
              <w:rPr>
                <w:rFonts w:hint="eastAsia" w:ascii="Times New Roman" w:hAnsi="Times New Roman"/>
                <w:i/>
                <w:iCs/>
                <w:color w:val="auto"/>
              </w:rPr>
            </w:rPrChange>
          </w:rPr>
          <w:t>Verifier</w:t>
        </w:r>
      </w:ins>
      <w:ins w:id="3372" w:author="Janusio" w:date="2018-03-10T13:54:27Z">
        <w:r>
          <w:rPr>
            <w:rFonts w:hint="eastAsia" w:ascii="Times New Roman" w:hAnsi="Times New Roman"/>
            <w:iCs/>
            <w:color w:val="auto"/>
            <w:sz w:val="22"/>
            <w:szCs w:val="22"/>
            <w:rPrChange w:id="3373" w:author="Janusio" w:date="2018-03-10T13:58:16Z">
              <w:rPr>
                <w:rFonts w:hint="eastAsia" w:ascii="Times New Roman" w:hAnsi="Times New Roman"/>
                <w:iCs/>
                <w:color w:val="auto"/>
              </w:rPr>
            </w:rPrChange>
          </w:rPr>
          <w:t>(</w:t>
        </w:r>
      </w:ins>
      <w:ins w:id="3375" w:author="Janusio" w:date="2018-03-10T13:54:27Z">
        <w:r>
          <w:rPr>
            <w:rFonts w:hint="eastAsia" w:ascii="Times New Roman" w:hAnsi="Times New Roman"/>
            <w:i/>
            <w:iCs/>
            <w:color w:val="auto"/>
            <w:sz w:val="22"/>
            <w:szCs w:val="22"/>
            <w:rPrChange w:id="3376" w:author="Janusio" w:date="2018-03-10T13:58:16Z">
              <w:rPr>
                <w:rFonts w:hint="eastAsia" w:ascii="Times New Roman" w:hAnsi="Times New Roman"/>
                <w:i/>
                <w:iCs/>
                <w:color w:val="auto"/>
              </w:rPr>
            </w:rPrChange>
          </w:rPr>
          <w:t>m</w:t>
        </w:r>
      </w:ins>
      <w:ins w:id="3378" w:author="Janusio" w:date="2018-03-10T13:54:27Z">
        <w:r>
          <w:rPr>
            <w:rFonts w:hint="eastAsia" w:ascii="Times New Roman" w:hAnsi="Times New Roman"/>
            <w:iCs/>
            <w:color w:val="auto"/>
            <w:sz w:val="22"/>
            <w:szCs w:val="22"/>
            <w:rPrChange w:id="3379" w:author="Janusio" w:date="2018-03-10T13:58:16Z">
              <w:rPr>
                <w:rFonts w:hint="eastAsia" w:ascii="Times New Roman" w:hAnsi="Times New Roman"/>
                <w:iCs/>
                <w:color w:val="auto"/>
              </w:rPr>
            </w:rPrChange>
          </w:rPr>
          <w:t>)</w:t>
        </w:r>
      </w:ins>
      <w:ins w:id="3381" w:author="Janusio" w:date="2018-03-10T13:54:27Z">
        <w:r>
          <w:rPr>
            <w:rFonts w:hint="eastAsia" w:ascii="Times New Roman" w:hAnsi="Times New Roman"/>
            <w:i/>
            <w:iCs/>
            <w:color w:val="auto"/>
            <w:sz w:val="22"/>
            <w:szCs w:val="22"/>
            <w:rPrChange w:id="3382" w:author="Janusio" w:date="2018-03-10T13:58:16Z">
              <w:rPr>
                <w:rFonts w:hint="eastAsia" w:ascii="Times New Roman" w:hAnsi="Times New Roman"/>
                <w:i/>
                <w:iCs/>
                <w:color w:val="auto"/>
              </w:rPr>
            </w:rPrChange>
          </w:rPr>
          <w:t xml:space="preserve">    </w:t>
        </w:r>
      </w:ins>
      <w:ins w:id="3384" w:author="Janusio" w:date="2018-03-10T13:54:27Z">
        <w:r>
          <w:rPr>
            <w:rFonts w:ascii="Times New Roman" w:hAnsi="Times New Roman"/>
            <w:color w:val="auto"/>
            <w:sz w:val="22"/>
            <w:szCs w:val="22"/>
            <w:rPrChange w:id="3385" w:author="Janusio" w:date="2018-03-10T13:58:16Z">
              <w:rPr>
                <w:rFonts w:ascii="Times New Roman" w:hAnsi="Times New Roman"/>
                <w:color w:val="auto"/>
              </w:rPr>
            </w:rPrChange>
          </w:rPr>
          <w:t>≡</w:t>
        </w:r>
      </w:ins>
      <w:ins w:id="3387" w:author="Janusio" w:date="2018-03-10T13:54:27Z">
        <w:r>
          <w:rPr>
            <w:rFonts w:hint="eastAsia" w:ascii="Times New Roman" w:hAnsi="Times New Roman"/>
            <w:color w:val="auto"/>
            <w:sz w:val="22"/>
            <w:szCs w:val="22"/>
            <w:rPrChange w:id="3388" w:author="Janusio" w:date="2018-03-10T13:58:16Z">
              <w:rPr>
                <w:rFonts w:hint="eastAsia" w:ascii="Times New Roman" w:hAnsi="Times New Roman"/>
                <w:color w:val="auto"/>
              </w:rPr>
            </w:rPrChange>
          </w:rPr>
          <w:t xml:space="preserve"> </w:t>
        </w:r>
      </w:ins>
      <w:ins w:id="3390" w:author="Janusio" w:date="2018-03-10T13:54:27Z">
        <w:r>
          <w:rPr>
            <w:rFonts w:hint="eastAsia" w:ascii="Times New Roman" w:hAnsi="Times New Roman"/>
            <w:i/>
            <w:iCs/>
            <w:color w:val="auto"/>
            <w:sz w:val="22"/>
            <w:szCs w:val="22"/>
            <w:rPrChange w:id="3391" w:author="Janusio" w:date="2018-03-10T13:58:16Z">
              <w:rPr>
                <w:rFonts w:hint="eastAsia" w:ascii="Times New Roman" w:hAnsi="Times New Roman"/>
                <w:i/>
                <w:iCs/>
                <w:color w:val="auto"/>
              </w:rPr>
            </w:rPrChange>
          </w:rPr>
          <w:t xml:space="preserve">sig = </w:t>
        </w:r>
      </w:ins>
      <w:ins w:id="3393" w:author="Janusio" w:date="2018-03-10T13:54:27Z">
        <w:r>
          <w:rPr>
            <w:rFonts w:hint="eastAsia" w:ascii="Times New Roman" w:hAnsi="Times New Roman"/>
            <w:color w:val="auto"/>
            <w:sz w:val="22"/>
            <w:szCs w:val="22"/>
            <w:rPrChange w:id="3394" w:author="Janusio" w:date="2018-03-10T13:58:16Z">
              <w:rPr>
                <w:rFonts w:hint="eastAsia" w:ascii="Times New Roman" w:hAnsi="Times New Roman"/>
                <w:color w:val="auto"/>
              </w:rPr>
            </w:rPrChange>
          </w:rPr>
          <w:t>recieve;</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ins w:id="3397" w:author="Janusio" w:date="2018-03-10T13:54:27Z"/>
          <w:rFonts w:hint="eastAsia" w:ascii="Times New Roman" w:hAnsi="Times New Roman"/>
          <w:color w:val="auto"/>
          <w:sz w:val="22"/>
          <w:szCs w:val="22"/>
          <w:rPrChange w:id="3398" w:author="Janusio" w:date="2018-03-10T13:58:16Z">
            <w:rPr>
              <w:ins w:id="3399" w:author="Janusio" w:date="2018-03-10T13:54:27Z"/>
              <w:rFonts w:hint="eastAsia" w:ascii="Times New Roman" w:hAnsi="Times New Roman"/>
              <w:color w:val="auto"/>
            </w:rPr>
          </w:rPrChange>
        </w:rPr>
        <w:pPrChange w:id="3396"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416"/>
            <w:textAlignment w:val="auto"/>
            <w:outlineLvl w:val="9"/>
          </w:pPr>
        </w:pPrChange>
      </w:pPr>
      <w:ins w:id="3400" w:author="Janusio" w:date="2018-03-10T13:54:27Z">
        <w:r>
          <w:rPr>
            <w:rFonts w:hint="eastAsia" w:ascii="Times New Roman" w:hAnsi="Times New Roman"/>
            <w:color w:val="auto"/>
            <w:sz w:val="22"/>
            <w:szCs w:val="22"/>
            <w:rPrChange w:id="3401" w:author="Janusio" w:date="2018-03-10T13:58:16Z">
              <w:rPr>
                <w:rFonts w:hint="eastAsia" w:ascii="Times New Roman" w:hAnsi="Times New Roman"/>
                <w:color w:val="auto"/>
              </w:rPr>
            </w:rPrChange>
          </w:rPr>
          <w:t xml:space="preserve">              </w:t>
        </w:r>
      </w:ins>
      <w:ins w:id="3403" w:author="Janusio" w:date="2018-03-10T13:54:27Z">
        <w:r>
          <w:rPr>
            <w:rFonts w:hint="eastAsia" w:ascii="Times New Roman" w:hAnsi="Times New Roman"/>
            <w:i/>
            <w:iCs/>
            <w:color w:val="auto"/>
            <w:sz w:val="22"/>
            <w:szCs w:val="22"/>
            <w:rPrChange w:id="3404" w:author="Janusio" w:date="2018-03-10T13:58:16Z">
              <w:rPr>
                <w:rFonts w:hint="eastAsia" w:ascii="Times New Roman" w:hAnsi="Times New Roman"/>
                <w:i/>
                <w:iCs/>
                <w:color w:val="auto"/>
              </w:rPr>
            </w:rPrChange>
          </w:rPr>
          <w:t xml:space="preserve">v = </w:t>
        </w:r>
      </w:ins>
      <w:ins w:id="3406" w:author="Janusio" w:date="2018-03-10T13:54:27Z">
        <w:r>
          <w:rPr>
            <w:rFonts w:hint="eastAsia" w:ascii="Times New Roman" w:hAnsi="Times New Roman"/>
            <w:color w:val="auto"/>
            <w:sz w:val="22"/>
            <w:szCs w:val="22"/>
            <w:rPrChange w:id="3407" w:author="Janusio" w:date="2018-03-10T13:58:16Z">
              <w:rPr>
                <w:rFonts w:hint="eastAsia" w:ascii="Times New Roman" w:hAnsi="Times New Roman"/>
                <w:color w:val="auto"/>
              </w:rPr>
            </w:rPrChange>
          </w:rPr>
          <w:t>verify</w:t>
        </w:r>
      </w:ins>
      <w:ins w:id="3409" w:author="Janusio" w:date="2018-03-10T13:54:27Z">
        <w:r>
          <w:rPr>
            <w:rFonts w:hint="eastAsia" w:ascii="Times New Roman" w:hAnsi="Times New Roman"/>
            <w:i/>
            <w:iCs/>
            <w:color w:val="auto"/>
            <w:sz w:val="22"/>
            <w:szCs w:val="22"/>
            <w:rPrChange w:id="3410" w:author="Janusio" w:date="2018-03-10T13:58:16Z">
              <w:rPr>
                <w:rFonts w:hint="eastAsia" w:ascii="Times New Roman" w:hAnsi="Times New Roman"/>
                <w:i/>
                <w:iCs/>
                <w:color w:val="auto"/>
              </w:rPr>
            </w:rPrChange>
          </w:rPr>
          <w:t xml:space="preserve"> sig</w:t>
        </w:r>
      </w:ins>
      <w:ins w:id="3412" w:author="Janusio" w:date="2018-03-10T13:54:27Z">
        <w:r>
          <w:rPr>
            <w:rFonts w:hint="eastAsia" w:ascii="Times New Roman" w:hAnsi="Times New Roman"/>
            <w:iCs/>
            <w:color w:val="auto"/>
            <w:sz w:val="22"/>
            <w:szCs w:val="22"/>
            <w:rPrChange w:id="3413" w:author="Janusio" w:date="2018-03-10T13:58:16Z">
              <w:rPr>
                <w:rFonts w:hint="eastAsia" w:ascii="Times New Roman" w:hAnsi="Times New Roman"/>
                <w:iCs/>
                <w:color w:val="auto"/>
              </w:rPr>
            </w:rPrChange>
          </w:rPr>
          <w:t>,</w:t>
        </w:r>
      </w:ins>
      <w:ins w:id="3415" w:author="Janusio" w:date="2018-03-10T13:54:27Z">
        <w:r>
          <w:rPr>
            <w:rFonts w:hint="eastAsia" w:ascii="Times New Roman" w:hAnsi="Times New Roman"/>
            <w:color w:val="auto"/>
            <w:sz w:val="22"/>
            <w:szCs w:val="22"/>
            <w:rPrChange w:id="3416" w:author="Janusio" w:date="2018-03-10T13:58:16Z">
              <w:rPr>
                <w:rFonts w:hint="eastAsia" w:ascii="Times New Roman" w:hAnsi="Times New Roman"/>
                <w:color w:val="auto"/>
              </w:rPr>
            </w:rPrChange>
          </w:rPr>
          <w:t xml:space="preserve"> </w:t>
        </w:r>
      </w:ins>
      <w:ins w:id="3418" w:author="Janusio" w:date="2018-03-10T13:54:27Z">
        <w:r>
          <w:rPr>
            <w:rFonts w:hint="eastAsia" w:ascii="Times New Roman" w:hAnsi="Times New Roman"/>
            <w:i/>
            <w:iCs/>
            <w:color w:val="auto"/>
            <w:sz w:val="22"/>
            <w:szCs w:val="22"/>
            <w:rPrChange w:id="3419" w:author="Janusio" w:date="2018-03-10T13:58:16Z">
              <w:rPr>
                <w:rFonts w:hint="eastAsia" w:ascii="Times New Roman" w:hAnsi="Times New Roman"/>
                <w:i/>
                <w:iCs/>
                <w:color w:val="auto"/>
              </w:rPr>
            </w:rPrChange>
          </w:rPr>
          <w:t>AIK</w:t>
        </w:r>
      </w:ins>
      <w:ins w:id="3421" w:author="Janusio" w:date="2018-03-10T13:54:27Z">
        <w:r>
          <w:rPr>
            <w:rFonts w:hint="eastAsia" w:ascii="Times New Roman" w:hAnsi="Times New Roman"/>
            <w:color w:val="auto"/>
            <w:sz w:val="22"/>
            <w:szCs w:val="22"/>
            <w:rPrChange w:id="3422" w:author="Janusio" w:date="2018-03-10T13:58:16Z">
              <w:rPr>
                <w:rFonts w:hint="eastAsia" w:ascii="Times New Roman" w:hAnsi="Times New Roman"/>
                <w:color w:val="auto"/>
              </w:rPr>
            </w:rPrChange>
          </w:rPr>
          <w:t>(</w:t>
        </w:r>
      </w:ins>
      <w:ins w:id="3424" w:author="Janusio" w:date="2018-03-10T13:54:27Z">
        <w:r>
          <w:rPr>
            <w:rFonts w:hint="eastAsia" w:ascii="Times New Roman" w:hAnsi="Times New Roman"/>
            <w:i/>
            <w:iCs/>
            <w:color w:val="auto"/>
            <w:sz w:val="22"/>
            <w:szCs w:val="22"/>
            <w:rPrChange w:id="3425" w:author="Janusio" w:date="2018-03-10T13:58:16Z">
              <w:rPr>
                <w:rFonts w:hint="eastAsia" w:ascii="Times New Roman" w:hAnsi="Times New Roman"/>
                <w:i/>
                <w:iCs/>
                <w:color w:val="auto"/>
              </w:rPr>
            </w:rPrChange>
          </w:rPr>
          <w:t>m</w:t>
        </w:r>
      </w:ins>
      <w:ins w:id="3427" w:author="Janusio" w:date="2018-03-10T13:54:27Z">
        <w:r>
          <w:rPr>
            <w:rFonts w:hint="eastAsia" w:ascii="Times New Roman" w:hAnsi="Times New Roman"/>
            <w:color w:val="auto"/>
            <w:sz w:val="22"/>
            <w:szCs w:val="22"/>
            <w:rPrChange w:id="3428" w:author="Janusio" w:date="2018-03-10T13:58:1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ins w:id="3431" w:author="Janusio" w:date="2018-03-10T13:54:27Z"/>
          <w:rFonts w:hint="eastAsia" w:ascii="Times New Roman" w:hAnsi="Times New Roman"/>
          <w:color w:val="auto"/>
          <w:sz w:val="22"/>
          <w:szCs w:val="22"/>
          <w:rPrChange w:id="3432" w:author="Janusio" w:date="2018-03-10T13:58:16Z">
            <w:rPr>
              <w:ins w:id="3433" w:author="Janusio" w:date="2018-03-10T13:54:27Z"/>
              <w:rFonts w:hint="eastAsia" w:ascii="Times New Roman" w:hAnsi="Times New Roman"/>
              <w:color w:val="auto"/>
            </w:rPr>
          </w:rPrChange>
        </w:rPr>
        <w:pPrChange w:id="3430"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416"/>
            <w:textAlignment w:val="auto"/>
            <w:outlineLvl w:val="9"/>
          </w:pPr>
        </w:pPrChange>
      </w:pPr>
      <w:ins w:id="3434" w:author="Janusio" w:date="2018-03-10T13:54:27Z">
        <w:r>
          <w:rPr>
            <w:rFonts w:hint="eastAsia" w:ascii="Times New Roman" w:hAnsi="Times New Roman"/>
            <w:color w:val="auto"/>
            <w:sz w:val="22"/>
            <w:szCs w:val="22"/>
            <w:rPrChange w:id="3435" w:author="Janusio" w:date="2018-03-10T13:58:16Z">
              <w:rPr>
                <w:rFonts w:hint="eastAsia" w:ascii="Times New Roman" w:hAnsi="Times New Roman"/>
                <w:color w:val="auto"/>
              </w:rPr>
            </w:rPrChange>
          </w:rPr>
          <w:t xml:space="preserve">              match </w:t>
        </w:r>
      </w:ins>
      <w:ins w:id="3437" w:author="Janusio" w:date="2018-03-10T13:54:27Z">
        <w:r>
          <w:rPr>
            <w:rFonts w:hint="eastAsia" w:ascii="Times New Roman" w:hAnsi="Times New Roman"/>
            <w:i/>
            <w:iCs/>
            <w:color w:val="auto"/>
            <w:sz w:val="22"/>
            <w:szCs w:val="22"/>
            <w:rPrChange w:id="3438" w:author="Janusio" w:date="2018-03-10T13:58:16Z">
              <w:rPr>
                <w:rFonts w:hint="eastAsia" w:ascii="Times New Roman" w:hAnsi="Times New Roman"/>
                <w:i/>
                <w:iCs/>
                <w:color w:val="auto"/>
              </w:rPr>
            </w:rPrChange>
          </w:rPr>
          <w:t>v</w:t>
        </w:r>
      </w:ins>
      <w:ins w:id="3440" w:author="Janusio" w:date="2018-03-10T13:54:27Z">
        <w:r>
          <w:rPr>
            <w:rFonts w:hint="eastAsia" w:ascii="Times New Roman" w:hAnsi="Times New Roman"/>
            <w:color w:val="auto"/>
            <w:sz w:val="22"/>
            <w:szCs w:val="22"/>
            <w:rPrChange w:id="3441" w:author="Janusio" w:date="2018-03-10T13:58:16Z">
              <w:rPr>
                <w:rFonts w:hint="eastAsia" w:ascii="Times New Roman" w:hAnsi="Times New Roman"/>
                <w:color w:val="auto"/>
              </w:rPr>
            </w:rPrChange>
          </w:rPr>
          <w:t xml:space="preserve"> ,(</w:t>
        </w:r>
      </w:ins>
      <w:ins w:id="3443" w:author="Janusio" w:date="2018-03-10T13:54:27Z">
        <w:r>
          <w:rPr>
            <w:rFonts w:hint="eastAsia" w:ascii="Times New Roman" w:hAnsi="Times New Roman"/>
            <w:i/>
            <w:iCs/>
            <w:color w:val="auto"/>
            <w:sz w:val="22"/>
            <w:szCs w:val="22"/>
            <w:rPrChange w:id="3444" w:author="Janusio" w:date="2018-03-10T13:58:16Z">
              <w:rPr>
                <w:rFonts w:hint="eastAsia" w:ascii="Times New Roman" w:hAnsi="Times New Roman"/>
                <w:i/>
                <w:iCs/>
                <w:color w:val="auto"/>
              </w:rPr>
            </w:rPrChange>
          </w:rPr>
          <w:t>PCR</w:t>
        </w:r>
      </w:ins>
      <w:ins w:id="3446" w:author="Janusio" w:date="2018-03-10T13:54:27Z">
        <w:r>
          <w:rPr>
            <w:rFonts w:hint="eastAsia" w:ascii="Times New Roman" w:hAnsi="Times New Roman"/>
            <w:color w:val="auto"/>
            <w:sz w:val="22"/>
            <w:szCs w:val="22"/>
            <w:rPrChange w:id="3447" w:author="Janusio" w:date="2018-03-10T13:58:16Z">
              <w:rPr>
                <w:rFonts w:hint="eastAsia" w:ascii="Times New Roman" w:hAnsi="Times New Roman"/>
                <w:color w:val="auto"/>
              </w:rPr>
            </w:rPrChange>
          </w:rPr>
          <w:t>(</w:t>
        </w:r>
      </w:ins>
      <w:ins w:id="3449" w:author="Janusio" w:date="2018-03-10T13:54:27Z">
        <w:r>
          <w:rPr>
            <w:rFonts w:hint="eastAsia" w:ascii="Times New Roman" w:hAnsi="Times New Roman"/>
            <w:i/>
            <w:iCs/>
            <w:color w:val="auto"/>
            <w:sz w:val="22"/>
            <w:szCs w:val="22"/>
            <w:rPrChange w:id="3450" w:author="Janusio" w:date="2018-03-10T13:58:16Z">
              <w:rPr>
                <w:rFonts w:hint="eastAsia" w:ascii="Times New Roman" w:hAnsi="Times New Roman"/>
                <w:i/>
                <w:iCs/>
                <w:color w:val="auto"/>
              </w:rPr>
            </w:rPrChange>
          </w:rPr>
          <w:t>s</w:t>
        </w:r>
      </w:ins>
      <w:ins w:id="3452" w:author="Janusio" w:date="2018-03-10T13:54:27Z">
        <w:r>
          <w:rPr>
            <w:rFonts w:hint="eastAsia" w:ascii="Times New Roman" w:hAnsi="Times New Roman"/>
            <w:color w:val="auto"/>
            <w:sz w:val="22"/>
            <w:szCs w:val="22"/>
            <w:rPrChange w:id="3453" w:author="Janusio" w:date="2018-03-10T13:58:1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1548" w:firstLineChars="860"/>
        <w:textAlignment w:val="auto"/>
        <w:outlineLvl w:val="9"/>
        <w:rPr>
          <w:ins w:id="3456" w:author="Janusio" w:date="2018-03-10T13:54:27Z"/>
          <w:rFonts w:hint="eastAsia" w:ascii="Times New Roman" w:hAnsi="Times New Roman"/>
          <w:color w:val="auto"/>
          <w:sz w:val="22"/>
          <w:szCs w:val="22"/>
          <w:rPrChange w:id="3457" w:author="Janusio" w:date="2018-03-10T13:58:16Z">
            <w:rPr>
              <w:ins w:id="3458" w:author="Janusio" w:date="2018-03-10T13:54:27Z"/>
              <w:rFonts w:hint="eastAsia" w:ascii="Times New Roman" w:hAnsi="Times New Roman"/>
              <w:color w:val="auto"/>
            </w:rPr>
          </w:rPrChange>
        </w:rPr>
        <w:pPrChange w:id="3455" w:author="Janusio" w:date="2018-03-10T13:58:2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right="0" w:rightChars="0" w:firstLine="1548" w:firstLineChars="860"/>
            <w:textAlignment w:val="auto"/>
            <w:outlineLvl w:val="9"/>
          </w:pPr>
        </w:pPrChange>
      </w:pPr>
      <w:ins w:id="3459" w:author="Janusio" w:date="2018-03-10T13:54:27Z">
        <w:r>
          <w:rPr>
            <w:rFonts w:hint="eastAsia" w:ascii="Times New Roman" w:hAnsi="Times New Roman"/>
            <w:i/>
            <w:iCs/>
            <w:color w:val="auto"/>
            <w:sz w:val="22"/>
            <w:szCs w:val="22"/>
            <w:rPrChange w:id="3460" w:author="Janusio" w:date="2018-03-10T13:58:16Z">
              <w:rPr>
                <w:rFonts w:hint="eastAsia" w:ascii="Times New Roman" w:hAnsi="Times New Roman"/>
                <w:i/>
                <w:iCs/>
                <w:color w:val="auto"/>
              </w:rPr>
            </w:rPrChange>
          </w:rPr>
          <w:t>seq</w:t>
        </w:r>
      </w:ins>
      <w:ins w:id="3462" w:author="Janusio" w:date="2018-03-10T13:54:27Z">
        <w:r>
          <w:rPr>
            <w:rFonts w:hint="eastAsia" w:ascii="Times New Roman" w:hAnsi="Times New Roman"/>
            <w:iCs/>
            <w:color w:val="auto"/>
            <w:sz w:val="22"/>
            <w:szCs w:val="22"/>
            <w:rPrChange w:id="3463" w:author="Janusio" w:date="2018-03-10T13:58:16Z">
              <w:rPr>
                <w:rFonts w:hint="eastAsia" w:ascii="Times New Roman" w:hAnsi="Times New Roman"/>
                <w:iCs/>
                <w:color w:val="auto"/>
              </w:rPr>
            </w:rPrChange>
          </w:rPr>
          <w:t>(</w:t>
        </w:r>
      </w:ins>
      <w:ins w:id="3465" w:author="Janusio" w:date="2018-03-10T13:54:27Z">
        <w:r>
          <w:rPr>
            <w:rFonts w:hint="eastAsia" w:ascii="Times New Roman" w:hAnsi="Times New Roman"/>
            <w:i/>
            <w:iCs/>
            <w:color w:val="auto"/>
            <w:sz w:val="22"/>
            <w:szCs w:val="22"/>
            <w:rPrChange w:id="3466" w:author="Janusio" w:date="2018-03-10T13:58:16Z">
              <w:rPr>
                <w:rFonts w:hint="eastAsia" w:ascii="Times New Roman" w:hAnsi="Times New Roman"/>
                <w:i/>
                <w:iCs/>
                <w:color w:val="auto"/>
              </w:rPr>
            </w:rPrChange>
          </w:rPr>
          <w:t>BIOS</w:t>
        </w:r>
      </w:ins>
      <w:ins w:id="3468" w:author="Janusio" w:date="2018-03-10T13:54:27Z">
        <w:r>
          <w:rPr>
            <w:rFonts w:hint="eastAsia" w:ascii="Times New Roman" w:hAnsi="Times New Roman"/>
            <w:iCs/>
            <w:color w:val="auto"/>
            <w:sz w:val="22"/>
            <w:szCs w:val="22"/>
            <w:rPrChange w:id="3469" w:author="Janusio" w:date="2018-03-10T13:58:16Z">
              <w:rPr>
                <w:rFonts w:hint="eastAsia" w:ascii="Times New Roman" w:hAnsi="Times New Roman"/>
                <w:iCs/>
                <w:color w:val="auto"/>
              </w:rPr>
            </w:rPrChange>
          </w:rPr>
          <w:t>(</w:t>
        </w:r>
      </w:ins>
      <w:ins w:id="3471" w:author="Janusio" w:date="2018-03-10T13:54:27Z">
        <w:r>
          <w:rPr>
            <w:rFonts w:hint="eastAsia" w:ascii="Times New Roman" w:hAnsi="Times New Roman"/>
            <w:i/>
            <w:iCs/>
            <w:color w:val="auto"/>
            <w:sz w:val="22"/>
            <w:szCs w:val="22"/>
            <w:rPrChange w:id="3472" w:author="Janusio" w:date="2018-03-10T13:58:16Z">
              <w:rPr>
                <w:rFonts w:hint="eastAsia" w:ascii="Times New Roman" w:hAnsi="Times New Roman"/>
                <w:i/>
                <w:iCs/>
                <w:color w:val="auto"/>
              </w:rPr>
            </w:rPrChange>
          </w:rPr>
          <w:t>m</w:t>
        </w:r>
      </w:ins>
      <w:ins w:id="3474" w:author="Janusio" w:date="2018-03-10T13:54:27Z">
        <w:r>
          <w:rPr>
            <w:rFonts w:hint="eastAsia" w:ascii="Times New Roman" w:hAnsi="Times New Roman"/>
            <w:iCs/>
            <w:color w:val="auto"/>
            <w:sz w:val="22"/>
            <w:szCs w:val="22"/>
            <w:rPrChange w:id="3475" w:author="Janusio" w:date="2018-03-10T13:58:16Z">
              <w:rPr>
                <w:rFonts w:hint="eastAsia" w:ascii="Times New Roman" w:hAnsi="Times New Roman"/>
                <w:iCs/>
                <w:color w:val="auto"/>
              </w:rPr>
            </w:rPrChange>
          </w:rPr>
          <w:t>),</w:t>
        </w:r>
      </w:ins>
      <w:ins w:id="3477" w:author="Janusio" w:date="2018-03-10T13:54:27Z">
        <w:r>
          <w:rPr>
            <w:rFonts w:hint="eastAsia" w:ascii="Times New Roman" w:hAnsi="Times New Roman"/>
            <w:i/>
            <w:iCs/>
            <w:color w:val="auto"/>
            <w:sz w:val="22"/>
            <w:szCs w:val="22"/>
            <w:rPrChange w:id="3478" w:author="Janusio" w:date="2018-03-10T13:58:16Z">
              <w:rPr>
                <w:rFonts w:hint="eastAsia" w:ascii="Times New Roman" w:hAnsi="Times New Roman"/>
                <w:i/>
                <w:iCs/>
                <w:color w:val="auto"/>
              </w:rPr>
            </w:rPrChange>
          </w:rPr>
          <w:t>OSLoader</w:t>
        </w:r>
      </w:ins>
      <w:ins w:id="3480" w:author="Janusio" w:date="2018-03-10T13:54:27Z">
        <w:r>
          <w:rPr>
            <w:rFonts w:hint="eastAsia" w:ascii="Times New Roman" w:hAnsi="Times New Roman"/>
            <w:iCs/>
            <w:color w:val="auto"/>
            <w:sz w:val="22"/>
            <w:szCs w:val="22"/>
            <w:rPrChange w:id="3481" w:author="Janusio" w:date="2018-03-10T13:58:16Z">
              <w:rPr>
                <w:rFonts w:hint="eastAsia" w:ascii="Times New Roman" w:hAnsi="Times New Roman"/>
                <w:iCs/>
                <w:color w:val="auto"/>
              </w:rPr>
            </w:rPrChange>
          </w:rPr>
          <w:t>(</w:t>
        </w:r>
      </w:ins>
      <w:ins w:id="3483" w:author="Janusio" w:date="2018-03-10T13:54:27Z">
        <w:r>
          <w:rPr>
            <w:rFonts w:hint="eastAsia" w:ascii="Times New Roman" w:hAnsi="Times New Roman"/>
            <w:i/>
            <w:iCs/>
            <w:color w:val="auto"/>
            <w:sz w:val="22"/>
            <w:szCs w:val="22"/>
            <w:rPrChange w:id="3484" w:author="Janusio" w:date="2018-03-10T13:58:16Z">
              <w:rPr>
                <w:rFonts w:hint="eastAsia" w:ascii="Times New Roman" w:hAnsi="Times New Roman"/>
                <w:i/>
                <w:iCs/>
                <w:color w:val="auto"/>
              </w:rPr>
            </w:rPrChange>
          </w:rPr>
          <w:t>m</w:t>
        </w:r>
      </w:ins>
      <w:ins w:id="3486" w:author="Janusio" w:date="2018-03-10T13:54:27Z">
        <w:r>
          <w:rPr>
            <w:rFonts w:hint="eastAsia" w:ascii="Times New Roman" w:hAnsi="Times New Roman"/>
            <w:iCs/>
            <w:color w:val="auto"/>
            <w:sz w:val="22"/>
            <w:szCs w:val="22"/>
            <w:rPrChange w:id="3487" w:author="Janusio" w:date="2018-03-10T13:58:16Z">
              <w:rPr>
                <w:rFonts w:hint="eastAsia" w:ascii="Times New Roman" w:hAnsi="Times New Roman"/>
                <w:iCs/>
                <w:color w:val="auto"/>
              </w:rPr>
            </w:rPrChange>
          </w:rPr>
          <w:t>),</w:t>
        </w:r>
      </w:ins>
      <w:ins w:id="3489" w:author="Janusio" w:date="2018-03-10T13:54:27Z">
        <w:r>
          <w:rPr>
            <w:rFonts w:hint="eastAsia" w:ascii="Times New Roman" w:hAnsi="Times New Roman"/>
            <w:i/>
            <w:iCs/>
            <w:color w:val="auto"/>
            <w:sz w:val="22"/>
            <w:szCs w:val="22"/>
            <w:rPrChange w:id="3490" w:author="Janusio" w:date="2018-03-10T13:58:16Z">
              <w:rPr>
                <w:rFonts w:hint="eastAsia" w:ascii="Times New Roman" w:hAnsi="Times New Roman"/>
                <w:i/>
                <w:iCs/>
                <w:color w:val="auto"/>
              </w:rPr>
            </w:rPrChange>
          </w:rPr>
          <w:t>VMM</w:t>
        </w:r>
      </w:ins>
      <w:ins w:id="3492" w:author="Janusio" w:date="2018-03-10T13:54:27Z">
        <w:r>
          <w:rPr>
            <w:rFonts w:hint="eastAsia" w:ascii="Times New Roman" w:hAnsi="Times New Roman"/>
            <w:iCs/>
            <w:color w:val="auto"/>
            <w:sz w:val="22"/>
            <w:szCs w:val="22"/>
            <w:rPrChange w:id="3493" w:author="Janusio" w:date="2018-03-10T13:58:16Z">
              <w:rPr>
                <w:rFonts w:hint="eastAsia" w:ascii="Times New Roman" w:hAnsi="Times New Roman"/>
                <w:iCs/>
                <w:color w:val="auto"/>
              </w:rPr>
            </w:rPrChange>
          </w:rPr>
          <w:t>(</w:t>
        </w:r>
      </w:ins>
      <w:ins w:id="3495" w:author="Janusio" w:date="2018-03-10T13:54:27Z">
        <w:r>
          <w:rPr>
            <w:rFonts w:hint="eastAsia" w:ascii="Times New Roman" w:hAnsi="Times New Roman"/>
            <w:i/>
            <w:iCs/>
            <w:color w:val="auto"/>
            <w:sz w:val="22"/>
            <w:szCs w:val="22"/>
            <w:rPrChange w:id="3496" w:author="Janusio" w:date="2018-03-10T13:58:16Z">
              <w:rPr>
                <w:rFonts w:hint="eastAsia" w:ascii="Times New Roman" w:hAnsi="Times New Roman"/>
                <w:i/>
                <w:iCs/>
                <w:color w:val="auto"/>
              </w:rPr>
            </w:rPrChange>
          </w:rPr>
          <w:t>m</w:t>
        </w:r>
      </w:ins>
      <w:ins w:id="3498" w:author="Janusio" w:date="2018-03-10T13:54:27Z">
        <w:r>
          <w:rPr>
            <w:rFonts w:hint="eastAsia" w:ascii="Times New Roman" w:hAnsi="Times New Roman"/>
            <w:iCs/>
            <w:color w:val="auto"/>
            <w:sz w:val="22"/>
            <w:szCs w:val="22"/>
            <w:rPrChange w:id="3499" w:author="Janusio" w:date="2018-03-10T13:58:16Z">
              <w:rPr>
                <w:rFonts w:hint="eastAsia" w:ascii="Times New Roman" w:hAnsi="Times New Roman"/>
                <w:iCs/>
                <w:color w:val="auto"/>
              </w:rPr>
            </w:rPrChange>
          </w:rPr>
          <w:t>),</w:t>
        </w:r>
      </w:ins>
      <w:ins w:id="3501" w:author="Janusio" w:date="2018-03-10T13:54:27Z">
        <w:r>
          <w:rPr>
            <w:rFonts w:hint="eastAsia" w:ascii="Times New Roman" w:hAnsi="Times New Roman"/>
            <w:i/>
            <w:iCs/>
            <w:color w:val="auto"/>
            <w:sz w:val="22"/>
            <w:szCs w:val="22"/>
            <w:rPrChange w:id="3502" w:author="Janusio" w:date="2018-03-10T13:58:16Z">
              <w:rPr>
                <w:rFonts w:hint="eastAsia" w:ascii="Times New Roman" w:hAnsi="Times New Roman"/>
                <w:i/>
                <w:iCs/>
                <w:color w:val="auto"/>
              </w:rPr>
            </w:rPrChange>
          </w:rPr>
          <w:t>Dom0_Kernel</w:t>
        </w:r>
      </w:ins>
      <w:ins w:id="3504" w:author="Janusio" w:date="2018-03-10T13:54:27Z">
        <w:r>
          <w:rPr>
            <w:rFonts w:hint="eastAsia" w:ascii="Times New Roman" w:hAnsi="Times New Roman"/>
            <w:iCs/>
            <w:color w:val="auto"/>
            <w:sz w:val="22"/>
            <w:szCs w:val="22"/>
            <w:rPrChange w:id="3505" w:author="Janusio" w:date="2018-03-10T13:58:16Z">
              <w:rPr>
                <w:rFonts w:hint="eastAsia" w:ascii="Times New Roman" w:hAnsi="Times New Roman"/>
                <w:iCs/>
                <w:color w:val="auto"/>
              </w:rPr>
            </w:rPrChange>
          </w:rPr>
          <w:t>(</w:t>
        </w:r>
      </w:ins>
      <w:ins w:id="3507" w:author="Janusio" w:date="2018-03-10T13:54:27Z">
        <w:r>
          <w:rPr>
            <w:rFonts w:hint="eastAsia" w:ascii="Times New Roman" w:hAnsi="Times New Roman"/>
            <w:i/>
            <w:iCs/>
            <w:color w:val="auto"/>
            <w:sz w:val="22"/>
            <w:szCs w:val="22"/>
            <w:rPrChange w:id="3508" w:author="Janusio" w:date="2018-03-10T13:58:16Z">
              <w:rPr>
                <w:rFonts w:hint="eastAsia" w:ascii="Times New Roman" w:hAnsi="Times New Roman"/>
                <w:i/>
                <w:iCs/>
                <w:color w:val="auto"/>
              </w:rPr>
            </w:rPrChange>
          </w:rPr>
          <w:t>m</w:t>
        </w:r>
      </w:ins>
      <w:ins w:id="3510" w:author="Janusio" w:date="2018-03-10T13:54:27Z">
        <w:r>
          <w:rPr>
            <w:rFonts w:hint="eastAsia" w:ascii="Times New Roman" w:hAnsi="Times New Roman"/>
            <w:iCs/>
            <w:color w:val="auto"/>
            <w:sz w:val="22"/>
            <w:szCs w:val="22"/>
            <w:rPrChange w:id="3511" w:author="Janusio" w:date="2018-03-10T13:58:16Z">
              <w:rPr>
                <w:rFonts w:hint="eastAsia" w:ascii="Times New Roman" w:hAnsi="Times New Roman"/>
                <w:iCs/>
                <w:color w:val="auto"/>
              </w:rPr>
            </w:rPrChange>
          </w:rPr>
          <w:t>),</w:t>
        </w:r>
      </w:ins>
      <w:ins w:id="3513" w:author="Janusio" w:date="2018-03-10T13:54:27Z">
        <w:r>
          <w:rPr>
            <w:rFonts w:hint="eastAsia" w:ascii="Times New Roman" w:hAnsi="Times New Roman"/>
            <w:i/>
            <w:color w:val="auto"/>
            <w:sz w:val="22"/>
            <w:szCs w:val="20"/>
            <w:rPrChange w:id="3514" w:author="Janusio" w:date="2018-03-10T13:58:16Z">
              <w:rPr>
                <w:rFonts w:hint="eastAsia" w:ascii="Times New Roman" w:hAnsi="Times New Roman"/>
                <w:i/>
                <w:color w:val="auto"/>
                <w:szCs w:val="21"/>
              </w:rPr>
            </w:rPrChange>
          </w:rPr>
          <w:t>vTPM Builder</w:t>
        </w:r>
      </w:ins>
      <w:ins w:id="3516" w:author="Janusio" w:date="2018-03-10T13:54:27Z">
        <w:r>
          <w:rPr>
            <w:rFonts w:hint="eastAsia" w:ascii="Times New Roman" w:hAnsi="Times New Roman"/>
            <w:iCs/>
            <w:color w:val="auto"/>
            <w:sz w:val="22"/>
            <w:szCs w:val="22"/>
            <w:rPrChange w:id="3517" w:author="Janusio" w:date="2018-03-10T13:58:16Z">
              <w:rPr>
                <w:rFonts w:hint="eastAsia" w:ascii="Times New Roman" w:hAnsi="Times New Roman"/>
                <w:iCs/>
                <w:color w:val="auto"/>
              </w:rPr>
            </w:rPrChange>
          </w:rPr>
          <w:t>(</w:t>
        </w:r>
      </w:ins>
      <w:ins w:id="3519" w:author="Janusio" w:date="2018-03-10T13:54:27Z">
        <w:r>
          <w:rPr>
            <w:rFonts w:hint="eastAsia" w:ascii="Times New Roman" w:hAnsi="Times New Roman"/>
            <w:i/>
            <w:iCs/>
            <w:color w:val="auto"/>
            <w:sz w:val="22"/>
            <w:szCs w:val="22"/>
            <w:rPrChange w:id="3520" w:author="Janusio" w:date="2018-03-10T13:58:16Z">
              <w:rPr>
                <w:rFonts w:hint="eastAsia" w:ascii="Times New Roman" w:hAnsi="Times New Roman"/>
                <w:i/>
                <w:iCs/>
                <w:color w:val="auto"/>
              </w:rPr>
            </w:rPrChange>
          </w:rPr>
          <w:t>m</w:t>
        </w:r>
      </w:ins>
      <w:ins w:id="3522" w:author="Janusio" w:date="2018-03-10T13:54:27Z">
        <w:r>
          <w:rPr>
            <w:rFonts w:hint="eastAsia" w:ascii="Times New Roman" w:hAnsi="Times New Roman"/>
            <w:iCs/>
            <w:color w:val="auto"/>
            <w:sz w:val="22"/>
            <w:szCs w:val="22"/>
            <w:rPrChange w:id="3523" w:author="Janusio" w:date="2018-03-10T13:58:16Z">
              <w:rPr>
                <w:rFonts w:hint="eastAsia" w:ascii="Times New Roman" w:hAnsi="Times New Roman"/>
                <w:iCs/>
                <w:color w:val="auto"/>
              </w:rPr>
            </w:rPrChange>
          </w:rPr>
          <w:t>)</w:t>
        </w:r>
      </w:ins>
      <w:ins w:id="3525" w:author="Janusio" w:date="2018-03-10T13:54:27Z">
        <w:r>
          <w:rPr>
            <w:rFonts w:hint="eastAsia" w:ascii="Times New Roman" w:hAnsi="Times New Roman"/>
            <w:color w:val="auto"/>
            <w:sz w:val="22"/>
            <w:szCs w:val="20"/>
            <w:rPrChange w:id="3526" w:author="Janusio" w:date="2018-03-10T13:58:16Z">
              <w:rPr>
                <w:rFonts w:hint="eastAsia" w:ascii="Times New Roman" w:hAnsi="Times New Roman"/>
                <w:color w:val="auto"/>
                <w:szCs w:val="21"/>
              </w:rPr>
            </w:rPrChange>
          </w:rPr>
          <w:t>,</w:t>
        </w:r>
      </w:ins>
      <w:ins w:id="3528" w:author="Janusio" w:date="2018-03-10T13:54:27Z">
        <w:r>
          <w:rPr>
            <w:rFonts w:hint="eastAsia" w:ascii="Times New Roman" w:hAnsi="Times New Roman"/>
            <w:i/>
            <w:color w:val="auto"/>
            <w:sz w:val="22"/>
            <w:szCs w:val="20"/>
            <w:rPrChange w:id="3529" w:author="Janusio" w:date="2018-03-10T13:58:16Z">
              <w:rPr>
                <w:rFonts w:hint="eastAsia" w:ascii="Times New Roman" w:hAnsi="Times New Roman"/>
                <w:i/>
                <w:color w:val="auto"/>
                <w:szCs w:val="21"/>
              </w:rPr>
            </w:rPrChange>
          </w:rPr>
          <w:t>vTPM-VM Binding</w:t>
        </w:r>
      </w:ins>
      <w:ins w:id="3531" w:author="Janusio" w:date="2018-03-10T13:54:27Z">
        <w:r>
          <w:rPr>
            <w:rFonts w:hint="eastAsia" w:ascii="Times New Roman" w:hAnsi="Times New Roman"/>
            <w:iCs/>
            <w:color w:val="auto"/>
            <w:sz w:val="22"/>
            <w:szCs w:val="22"/>
            <w:rPrChange w:id="3532" w:author="Janusio" w:date="2018-03-10T13:58:16Z">
              <w:rPr>
                <w:rFonts w:hint="eastAsia" w:ascii="Times New Roman" w:hAnsi="Times New Roman"/>
                <w:iCs/>
                <w:color w:val="auto"/>
              </w:rPr>
            </w:rPrChange>
          </w:rPr>
          <w:t>(</w:t>
        </w:r>
      </w:ins>
      <w:ins w:id="3534" w:author="Janusio" w:date="2018-03-10T13:54:27Z">
        <w:r>
          <w:rPr>
            <w:rFonts w:hint="eastAsia" w:ascii="Times New Roman" w:hAnsi="Times New Roman"/>
            <w:i/>
            <w:iCs/>
            <w:color w:val="auto"/>
            <w:sz w:val="22"/>
            <w:szCs w:val="22"/>
            <w:rPrChange w:id="3535" w:author="Janusio" w:date="2018-03-10T13:58:16Z">
              <w:rPr>
                <w:rFonts w:hint="eastAsia" w:ascii="Times New Roman" w:hAnsi="Times New Roman"/>
                <w:i/>
                <w:iCs/>
                <w:color w:val="auto"/>
              </w:rPr>
            </w:rPrChange>
          </w:rPr>
          <w:t>m</w:t>
        </w:r>
      </w:ins>
      <w:ins w:id="3537" w:author="Janusio" w:date="2018-03-10T13:54:27Z">
        <w:r>
          <w:rPr>
            <w:rFonts w:hint="eastAsia" w:ascii="Times New Roman" w:hAnsi="Times New Roman"/>
            <w:iCs/>
            <w:color w:val="auto"/>
            <w:sz w:val="22"/>
            <w:szCs w:val="22"/>
            <w:rPrChange w:id="3538" w:author="Janusio" w:date="2018-03-10T13:58:16Z">
              <w:rPr>
                <w:rFonts w:hint="eastAsia" w:ascii="Times New Roman" w:hAnsi="Times New Roman"/>
                <w:iCs/>
                <w:color w:val="auto"/>
              </w:rPr>
            </w:rPrChange>
          </w:rPr>
          <w:t>)</w:t>
        </w:r>
      </w:ins>
      <w:ins w:id="3540" w:author="Janusio" w:date="2018-03-10T13:54:27Z">
        <w:r>
          <w:rPr>
            <w:rFonts w:hint="eastAsia" w:ascii="Times New Roman" w:hAnsi="Times New Roman"/>
            <w:color w:val="auto"/>
            <w:sz w:val="22"/>
            <w:szCs w:val="20"/>
            <w:rPrChange w:id="3541" w:author="Janusio" w:date="2018-03-10T13:58:16Z">
              <w:rPr>
                <w:rFonts w:hint="eastAsia" w:ascii="Times New Roman" w:hAnsi="Times New Roman"/>
                <w:color w:val="auto"/>
                <w:szCs w:val="21"/>
              </w:rPr>
            </w:rPrChange>
          </w:rPr>
          <w:t xml:space="preserve">, </w:t>
        </w:r>
      </w:ins>
      <w:ins w:id="3543" w:author="Janusio" w:date="2018-03-10T13:54:27Z">
        <w:r>
          <w:rPr>
            <w:rFonts w:hint="eastAsia" w:ascii="Times New Roman" w:hAnsi="Times New Roman"/>
            <w:i/>
            <w:color w:val="auto"/>
            <w:sz w:val="22"/>
            <w:szCs w:val="20"/>
            <w:rPrChange w:id="3544" w:author="Janusio" w:date="2018-03-10T13:58:16Z">
              <w:rPr>
                <w:rFonts w:hint="eastAsia" w:ascii="Times New Roman" w:hAnsi="Times New Roman"/>
                <w:i/>
                <w:color w:val="auto"/>
                <w:szCs w:val="21"/>
              </w:rPr>
            </w:rPrChange>
          </w:rPr>
          <w:t>VM Builder</w:t>
        </w:r>
      </w:ins>
      <w:ins w:id="3546" w:author="Janusio" w:date="2018-03-10T13:54:27Z">
        <w:r>
          <w:rPr>
            <w:rFonts w:hint="eastAsia" w:ascii="Times New Roman" w:hAnsi="Times New Roman"/>
            <w:iCs/>
            <w:color w:val="auto"/>
            <w:sz w:val="22"/>
            <w:szCs w:val="22"/>
            <w:rPrChange w:id="3547" w:author="Janusio" w:date="2018-03-10T13:58:16Z">
              <w:rPr>
                <w:rFonts w:hint="eastAsia" w:ascii="Times New Roman" w:hAnsi="Times New Roman"/>
                <w:iCs/>
                <w:color w:val="auto"/>
              </w:rPr>
            </w:rPrChange>
          </w:rPr>
          <w:t>(</w:t>
        </w:r>
      </w:ins>
      <w:ins w:id="3549" w:author="Janusio" w:date="2018-03-10T13:54:27Z">
        <w:r>
          <w:rPr>
            <w:rFonts w:hint="eastAsia" w:ascii="Times New Roman" w:hAnsi="Times New Roman"/>
            <w:i/>
            <w:iCs/>
            <w:color w:val="auto"/>
            <w:sz w:val="22"/>
            <w:szCs w:val="22"/>
            <w:rPrChange w:id="3550" w:author="Janusio" w:date="2018-03-10T13:58:16Z">
              <w:rPr>
                <w:rFonts w:hint="eastAsia" w:ascii="Times New Roman" w:hAnsi="Times New Roman"/>
                <w:i/>
                <w:iCs/>
                <w:color w:val="auto"/>
              </w:rPr>
            </w:rPrChange>
          </w:rPr>
          <w:t>m</w:t>
        </w:r>
      </w:ins>
      <w:ins w:id="3552" w:author="Janusio" w:date="2018-03-10T13:54:27Z">
        <w:r>
          <w:rPr>
            <w:rFonts w:hint="eastAsia" w:ascii="Times New Roman" w:hAnsi="Times New Roman"/>
            <w:iCs/>
            <w:color w:val="auto"/>
            <w:sz w:val="22"/>
            <w:szCs w:val="22"/>
            <w:rPrChange w:id="3553" w:author="Janusio" w:date="2018-03-10T13:58:16Z">
              <w:rPr>
                <w:rFonts w:hint="eastAsia" w:ascii="Times New Roman" w:hAnsi="Times New Roman"/>
                <w:iCs/>
                <w:color w:val="auto"/>
              </w:rPr>
            </w:rPrChange>
          </w:rPr>
          <w:t>)</w:t>
        </w:r>
      </w:ins>
      <w:ins w:id="3555" w:author="Janusio" w:date="2018-03-10T13:54:27Z">
        <w:r>
          <w:rPr>
            <w:rFonts w:hint="eastAsia" w:ascii="Times New Roman" w:hAnsi="Times New Roman"/>
            <w:color w:val="auto"/>
            <w:sz w:val="22"/>
            <w:szCs w:val="22"/>
            <w:rPrChange w:id="3556" w:author="Janusio" w:date="2018-03-10T13:58:16Z">
              <w:rPr>
                <w:rFonts w:hint="eastAsia" w:ascii="Times New Roman" w:hAnsi="Times New Roman"/>
                <w:color w:val="auto"/>
              </w:rPr>
            </w:rPrChange>
          </w:rPr>
          <w:t xml:space="preserve">)   </w:t>
        </w:r>
      </w:ins>
    </w:p>
    <w:p>
      <w:pPr>
        <w:numPr>
          <w:ilvl w:val="-1"/>
          <w:numId w:val="0"/>
        </w:numPr>
        <w:ind w:left="0" w:leftChars="0" w:firstLine="440" w:firstLineChars="200"/>
        <w:jc w:val="center"/>
        <w:rPr>
          <w:ins w:id="3559" w:author="Janusio" w:date="2018-03-10T13:54:27Z"/>
          <w:rFonts w:hint="default"/>
          <w:sz w:val="22"/>
          <w:szCs w:val="22"/>
          <w:rPrChange w:id="3560" w:author="Janusio" w:date="2018-03-10T13:58:45Z">
            <w:rPr>
              <w:ins w:id="3561" w:author="Janusio" w:date="2018-03-10T13:54:27Z"/>
              <w:rFonts w:hint="default"/>
            </w:rPr>
          </w:rPrChange>
        </w:rPr>
        <w:pPrChange w:id="3558" w:author="Janusio" w:date="2018-03-10T13:58:47Z">
          <w:pPr>
            <w:numPr>
              <w:ilvl w:val="0"/>
              <w:numId w:val="8"/>
            </w:numPr>
            <w:ind w:left="420" w:leftChars="0" w:hanging="420" w:firstLineChars="0"/>
            <w:jc w:val="center"/>
          </w:pPr>
        </w:pPrChange>
      </w:pPr>
      <w:ins w:id="3562" w:author="Janusio" w:date="2018-03-10T13:58:39Z">
        <w:r>
          <w:rPr>
            <w:rFonts w:hint="eastAsia"/>
            <w:sz w:val="22"/>
            <w:szCs w:val="22"/>
            <w:rPrChange w:id="3563" w:author="Janusio" w:date="2018-03-10T13:58:45Z">
              <w:rPr>
                <w:rFonts w:hint="eastAsia"/>
              </w:rPr>
            </w:rPrChange>
          </w:rPr>
          <w:t>图</w:t>
        </w:r>
      </w:ins>
      <w:ins w:id="3565" w:author="Janusio" w:date="2018-03-10T13:58:39Z">
        <w:r>
          <w:rPr>
            <w:rFonts w:hint="eastAsia"/>
            <w:sz w:val="22"/>
            <w:szCs w:val="22"/>
            <w:lang w:val="en-US" w:eastAsia="zh-CN"/>
            <w:rPrChange w:id="3566" w:author="Janusio" w:date="2018-03-10T13:58:45Z">
              <w:rPr>
                <w:rFonts w:hint="eastAsia"/>
                <w:lang w:val="en-US" w:eastAsia="zh-CN"/>
              </w:rPr>
            </w:rPrChange>
          </w:rPr>
          <w:t xml:space="preserve">3.4 </w:t>
        </w:r>
      </w:ins>
      <w:ins w:id="3568" w:author="Janusio" w:date="2018-03-10T13:58:50Z">
        <w:r>
          <w:rPr>
            <w:rFonts w:hint="eastAsia"/>
            <w:sz w:val="22"/>
            <w:szCs w:val="22"/>
            <w:lang w:val="en-US" w:eastAsia="zh-CN"/>
          </w:rPr>
          <w:t xml:space="preserve"> </w:t>
        </w:r>
      </w:ins>
      <w:ins w:id="3569" w:author="Janusio" w:date="2018-03-10T13:54:27Z">
        <w:r>
          <w:rPr>
            <w:rFonts w:hint="eastAsia"/>
            <w:sz w:val="22"/>
            <w:szCs w:val="22"/>
            <w:rPrChange w:id="3570" w:author="Janusio" w:date="2018-03-10T13:58:45Z">
              <w:rPr>
                <w:rFonts w:hint="eastAsia"/>
              </w:rPr>
            </w:rPrChange>
          </w:rPr>
          <w:t>TVP-QT中m信任传递的远程验证程序</w:t>
        </w:r>
      </w:ins>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ins w:id="3573" w:author="Janusio" w:date="2018-03-10T13:54:27Z"/>
          <w:rFonts w:hint="eastAsia" w:ascii="Times New Roman" w:hAnsi="Times New Roman"/>
          <w:color w:val="auto"/>
        </w:rPr>
        <w:pPrChange w:id="357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pPr>
        </w:pPrChange>
      </w:pPr>
      <w:ins w:id="3574" w:author="Janusio" w:date="2018-03-10T13:54:27Z">
        <w:r>
          <w:rPr>
            <w:rFonts w:hint="eastAsia" w:ascii="Times New Roman" w:hAnsi="Times New Roman"/>
            <w:color w:val="auto"/>
          </w:rPr>
          <w:t>首先，m读取本地</w:t>
        </w:r>
      </w:ins>
      <w:ins w:id="3575" w:author="Janusio" w:date="2018-03-10T13:54:27Z">
        <w:r>
          <w:rPr>
            <w:rFonts w:hint="eastAsia"/>
            <w:color w:val="auto"/>
            <w:lang w:val="en-US" w:eastAsia="zh-CN"/>
          </w:rPr>
          <w:t>存储的</w:t>
        </w:r>
      </w:ins>
      <w:ins w:id="3576" w:author="Janusio" w:date="2018-03-10T13:54:27Z">
        <w:r>
          <w:rPr>
            <w:rFonts w:hint="eastAsia" w:ascii="Times New Roman" w:hAnsi="Times New Roman"/>
            <w:iCs/>
            <w:color w:val="auto"/>
          </w:rPr>
          <w:t>PCR</w:t>
        </w:r>
      </w:ins>
      <w:ins w:id="3577" w:author="Janusio" w:date="2018-03-10T13:54:27Z">
        <w:r>
          <w:rPr>
            <w:rFonts w:hint="eastAsia" w:ascii="Times New Roman" w:hAnsi="Times New Roman"/>
            <w:color w:val="auto"/>
          </w:rPr>
          <w:t>值，用自己的AIK签名（</w:t>
        </w:r>
      </w:ins>
      <w:ins w:id="3578" w:author="Janusio" w:date="2018-03-10T13:54:27Z">
        <w:r>
          <w:rPr>
            <w:rFonts w:hint="eastAsia" w:ascii="Times New Roman" w:hAnsi="Times New Roman"/>
            <w:i/>
            <w:iCs/>
            <w:color w:val="auto"/>
          </w:rPr>
          <w:t>AIK</w:t>
        </w:r>
      </w:ins>
      <w:ins w:id="3579" w:author="Janusio" w:date="2018-03-10T13:54:27Z">
        <w:r>
          <w:rPr>
            <w:rFonts w:hint="eastAsia" w:ascii="Times New Roman" w:hAnsi="Times New Roman"/>
            <w:i/>
            <w:iCs/>
            <w:color w:val="auto"/>
            <w:vertAlign w:val="superscript"/>
          </w:rPr>
          <w:t>-1</w:t>
        </w:r>
      </w:ins>
      <w:ins w:id="3580" w:author="Janusio" w:date="2018-03-10T13:54:27Z">
        <w:r>
          <w:rPr>
            <w:rFonts w:hint="eastAsia" w:ascii="Times New Roman" w:hAnsi="Times New Roman"/>
            <w:color w:val="auto"/>
          </w:rPr>
          <w:t>(</w:t>
        </w:r>
      </w:ins>
      <w:ins w:id="3581" w:author="Janusio" w:date="2018-03-10T13:54:27Z">
        <w:r>
          <w:rPr>
            <w:rFonts w:hint="eastAsia" w:ascii="Times New Roman" w:hAnsi="Times New Roman"/>
            <w:i/>
            <w:iCs/>
            <w:color w:val="auto"/>
          </w:rPr>
          <w:t>m</w:t>
        </w:r>
      </w:ins>
      <w:ins w:id="3582" w:author="Janusio" w:date="2018-03-10T13:54:27Z">
        <w:r>
          <w:rPr>
            <w:rFonts w:hint="eastAsia" w:ascii="Times New Roman" w:hAnsi="Times New Roman"/>
            <w:color w:val="auto"/>
          </w:rPr>
          <w:t>)）并将其发送给挑战者。然后，挑战者验证该签名，并用预期的度量值序列与收到的值进行对比，</w:t>
        </w:r>
      </w:ins>
      <w:ins w:id="3583" w:author="Janusio" w:date="2018-03-10T13:54:27Z">
        <w:r>
          <w:rPr>
            <w:rFonts w:hint="eastAsia"/>
            <w:color w:val="auto"/>
            <w:lang w:val="en-US" w:eastAsia="zh-CN"/>
          </w:rPr>
          <w:t>如果PCR值是</w:t>
        </w:r>
      </w:ins>
      <w:ins w:id="3584" w:author="Janusio" w:date="2018-03-10T13:54:27Z">
        <w:r>
          <w:rPr>
            <w:rFonts w:hint="eastAsia" w:ascii="Times New Roman" w:hAnsi="Times New Roman"/>
            <w:color w:val="auto"/>
          </w:rPr>
          <w:t>匹配</w:t>
        </w:r>
      </w:ins>
      <w:ins w:id="3585" w:author="Janusio" w:date="2018-03-10T13:54:27Z">
        <w:r>
          <w:rPr>
            <w:rFonts w:hint="eastAsia"/>
            <w:color w:val="auto"/>
            <w:lang w:val="en-US" w:eastAsia="zh-CN"/>
          </w:rPr>
          <w:t>的</w:t>
        </w:r>
      </w:ins>
      <w:ins w:id="3586" w:author="Janusio" w:date="2018-03-10T13:54:27Z">
        <w:r>
          <w:rPr>
            <w:rFonts w:hint="eastAsia" w:ascii="Times New Roman" w:hAnsi="Times New Roman"/>
            <w:color w:val="auto"/>
          </w:rPr>
          <w:t>，则表明该m拥有所声称的可信属性，否则验证失败。在此过程中远程验证者与m应是不同实体，以保证该验证过程的有效性。</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588" w:author="Janusio" w:date="2018-03-10T13:54:27Z"/>
          <w:rFonts w:hint="eastAsia" w:ascii="Times New Roman" w:hAnsi="Times New Roman"/>
          <w:color w:val="auto"/>
        </w:rPr>
        <w:pPrChange w:id="358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589" w:author="Janusio" w:date="2018-03-10T13:54:27Z">
        <w:r>
          <w:rPr>
            <w:rFonts w:hint="eastAsia" w:ascii="Times New Roman" w:hAnsi="Times New Roman"/>
            <w:color w:val="auto"/>
          </w:rPr>
          <w:t>这些前提条件形式化表示为</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591" w:author="Janusio" w:date="2018-03-10T13:54:27Z"/>
          <w:rFonts w:hint="eastAsia" w:ascii="Times New Roman" w:hAnsi="Times New Roman"/>
          <w:color w:val="auto"/>
          <w:sz w:val="18"/>
          <w:szCs w:val="18"/>
        </w:rPr>
        <w:pPrChange w:id="3590"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592" w:author="Janusio" w:date="2018-03-10T13:54:27Z"/>
      <w:ins w:id="3593" w:author="Janusio" w:date="2018-03-10T13:54:27Z"/>
      <w:ins w:id="3594" w:author="Janusio" w:date="2018-03-10T13:54:27Z"/>
      <w:ins w:id="3595" w:author="Janusio" w:date="2018-03-10T13:54:27Z">
        <w:r>
          <w:rPr>
            <w:rFonts w:ascii="Times New Roman" w:hAnsi="Times New Roman"/>
            <w:color w:val="auto"/>
            <w:position w:val="-4"/>
          </w:rPr>
          <w:object>
            <v:shape id="_x0000_i1385"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385" DrawAspect="Content" ObjectID="_1468075793" r:id="rId98">
              <o:LockedField>false</o:LockedField>
            </o:OLEObject>
          </w:object>
        </w:r>
      </w:ins>
      <w:ins w:id="3597" w:author="Janusio" w:date="2018-03-10T13:54:27Z"/>
      <w:ins w:id="3598" w:author="Janusio" w:date="2018-03-10T13:54:27Z">
        <w:r>
          <w:rPr>
            <w:rFonts w:hint="eastAsia" w:ascii="Times New Roman" w:hAnsi="Times New Roman"/>
            <w:color w:val="auto"/>
            <w:vertAlign w:val="subscript"/>
          </w:rPr>
          <w:t xml:space="preserve">SRTM </w:t>
        </w:r>
      </w:ins>
      <w:ins w:id="3599" w:author="Janusio" w:date="2018-03-10T13:54:27Z">
        <w:r>
          <w:rPr>
            <w:rFonts w:hint="eastAsia" w:ascii="Times New Roman" w:hAnsi="Times New Roman"/>
            <w:color w:val="auto"/>
          </w:rPr>
          <w:t>= {</w:t>
        </w:r>
      </w:ins>
      <w:ins w:id="3600" w:author="Janusio" w:date="2018-03-10T13:54:27Z"/>
      <w:ins w:id="3601" w:author="Janusio" w:date="2018-03-10T13:54:27Z"/>
      <w:ins w:id="3602" w:author="Janusio" w:date="2018-03-10T13:54:27Z"/>
      <w:ins w:id="3603" w:author="Janusio" w:date="2018-03-10T13:54:27Z"/>
      <w:ins w:id="3604" w:author="Janusio" w:date="2018-03-10T13:54:27Z"/>
      <w:ins w:id="3605" w:author="Janusio" w:date="2018-03-10T13:54:27Z">
        <w:r>
          <w:rPr>
            <w:rFonts w:ascii="Times New Roman" w:hAnsi="Times New Roman"/>
            <w:color w:val="auto"/>
            <w:position w:val="-6"/>
          </w:rPr>
          <w:object>
            <v:shape id="_x0000_i1386" o:spt="75" type="#_x0000_t75" style="height:17pt;width:12pt;" o:ole="t" filled="f" o:preferrelative="t" stroked="f" coordsize="21600,21600">
              <v:path/>
              <v:fill on="f" alignshape="1" focussize="0,0"/>
              <v:stroke on="f"/>
              <v:imagedata r:id="rId101" o:title=""/>
              <o:lock v:ext="edit" aspectratio="t"/>
              <w10:wrap type="none"/>
              <w10:anchorlock/>
            </v:shape>
            <o:OLEObject Type="Embed" ProgID="Equation.3" ShapeID="_x0000_i1386" DrawAspect="Content" ObjectID="_1468075794" r:id="rId100">
              <o:LockedField>false</o:LockedField>
            </o:OLEObject>
          </w:object>
        </w:r>
      </w:ins>
      <w:ins w:id="3607" w:author="Janusio" w:date="2018-03-10T13:54:27Z"/>
      <w:ins w:id="3608" w:author="Janusio" w:date="2018-03-10T13:54:27Z"/>
      <w:ins w:id="3609" w:author="Janusio" w:date="2018-03-10T13:54:27Z"/>
      <w:ins w:id="3610" w:author="Janusio" w:date="2018-03-10T13:54:27Z"/>
      <w:ins w:id="3611" w:author="Janusio" w:date="2018-03-10T13:54:27Z">
        <w:r>
          <w:rPr>
            <w:rFonts w:hint="eastAsia" w:ascii="Times New Roman" w:hAnsi="Times New Roman"/>
            <w:i/>
            <w:iCs/>
            <w:color w:val="auto"/>
            <w:position w:val="-4"/>
          </w:rPr>
          <w:object>
            <v:shape id="_x0000_i1387" o:spt="75" type="#_x0000_t75" style="height:11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387" DrawAspect="Content" ObjectID="_1468075795" r:id="rId102">
              <o:LockedField>false</o:LockedField>
            </o:OLEObject>
          </w:object>
        </w:r>
      </w:ins>
      <w:ins w:id="3613" w:author="Janusio" w:date="2018-03-10T13:54:27Z"/>
      <w:ins w:id="3614" w:author="Janusio" w:date="2018-03-10T13:54:27Z">
        <w:r>
          <w:rPr>
            <w:rFonts w:hint="eastAsia" w:ascii="Times New Roman" w:hAnsi="Times New Roman"/>
            <w:i/>
            <w:iCs/>
            <w:color w:val="auto"/>
          </w:rPr>
          <w:t>AIK</w:t>
        </w:r>
      </w:ins>
      <w:ins w:id="3615" w:author="Janusio" w:date="2018-03-10T13:54:27Z">
        <w:r>
          <w:rPr>
            <w:rFonts w:hint="eastAsia" w:ascii="Times New Roman" w:hAnsi="Times New Roman"/>
            <w:color w:val="auto"/>
          </w:rPr>
          <w:t>(</w:t>
        </w:r>
      </w:ins>
      <w:ins w:id="3616" w:author="Janusio" w:date="2018-03-10T13:54:27Z">
        <w:r>
          <w:rPr>
            <w:rFonts w:hint="eastAsia" w:ascii="Times New Roman" w:hAnsi="Times New Roman"/>
            <w:i/>
            <w:iCs/>
            <w:color w:val="auto"/>
          </w:rPr>
          <w:t>m</w:t>
        </w:r>
      </w:ins>
      <w:ins w:id="3617" w:author="Janusio" w:date="2018-03-10T13:54:27Z">
        <w:r>
          <w:rPr>
            <w:rFonts w:hint="eastAsia" w:ascii="Times New Roman" w:hAnsi="Times New Roman"/>
            <w:color w:val="auto"/>
          </w:rPr>
          <w:t>),Honest(</w:t>
        </w:r>
      </w:ins>
      <w:ins w:id="3618" w:author="Janusio" w:date="2018-03-10T13:54:27Z">
        <w:r>
          <w:rPr>
            <w:rFonts w:hint="eastAsia" w:ascii="Times New Roman" w:hAnsi="Times New Roman"/>
            <w:i/>
            <w:iCs/>
            <w:color w:val="auto"/>
          </w:rPr>
          <w:t>AIK</w:t>
        </w:r>
      </w:ins>
      <w:ins w:id="3619" w:author="Janusio" w:date="2018-03-10T13:54:27Z">
        <w:r>
          <w:rPr>
            <w:rFonts w:hint="eastAsia" w:ascii="Times New Roman" w:hAnsi="Times New Roman"/>
            <w:color w:val="auto"/>
          </w:rPr>
          <w:t>(</w:t>
        </w:r>
      </w:ins>
      <w:ins w:id="3620" w:author="Janusio" w:date="2018-03-10T13:54:27Z">
        <w:r>
          <w:rPr>
            <w:rFonts w:hint="eastAsia" w:ascii="Times New Roman" w:hAnsi="Times New Roman"/>
            <w:i/>
            <w:iCs/>
            <w:color w:val="auto"/>
          </w:rPr>
          <w:t>m</w:t>
        </w:r>
      </w:ins>
      <w:ins w:id="3621" w:author="Janusio" w:date="2018-03-10T13:54:27Z">
        <w:r>
          <w:rPr>
            <w:rFonts w:hint="eastAsia" w:ascii="Times New Roman" w:hAnsi="Times New Roman"/>
            <w:color w:val="auto"/>
          </w:rPr>
          <w:t>),{ TPM</w:t>
        </w:r>
      </w:ins>
      <w:ins w:id="3622" w:author="Janusio" w:date="2018-03-10T13:54:27Z">
        <w:r>
          <w:rPr>
            <w:rFonts w:hint="eastAsia" w:ascii="Times New Roman" w:hAnsi="Times New Roman"/>
            <w:color w:val="auto"/>
            <w:vertAlign w:val="subscript"/>
          </w:rPr>
          <w:t xml:space="preserve"> SRTM</w:t>
        </w:r>
      </w:ins>
      <w:ins w:id="3623" w:author="Janusio" w:date="2018-03-10T13:54:27Z">
        <w:r>
          <w:rPr>
            <w:rFonts w:hint="eastAsia" w:ascii="Times New Roman" w:hAnsi="Times New Roman"/>
            <w:color w:val="auto"/>
          </w:rPr>
          <w:t>(</w:t>
        </w:r>
      </w:ins>
      <w:ins w:id="3624" w:author="Janusio" w:date="2018-03-10T13:54:27Z">
        <w:r>
          <w:rPr>
            <w:rFonts w:hint="eastAsia" w:ascii="Times New Roman" w:hAnsi="Times New Roman"/>
            <w:i/>
            <w:iCs/>
            <w:color w:val="auto"/>
          </w:rPr>
          <w:t>m</w:t>
        </w:r>
      </w:ins>
      <w:ins w:id="3625" w:author="Janusio" w:date="2018-03-10T13:54:27Z">
        <w:r>
          <w:rPr>
            <w:rFonts w:hint="eastAsia" w:ascii="Times New Roman" w:hAnsi="Times New Roman"/>
            <w:color w:val="auto"/>
          </w:rPr>
          <w:t>),TPM</w:t>
        </w:r>
      </w:ins>
      <w:ins w:id="3626" w:author="Janusio" w:date="2018-03-10T13:54:27Z">
        <w:r>
          <w:rPr>
            <w:rFonts w:hint="eastAsia" w:ascii="Times New Roman" w:hAnsi="Times New Roman"/>
            <w:color w:val="auto"/>
            <w:vertAlign w:val="subscript"/>
          </w:rPr>
          <w:t xml:space="preserve"> DRTM</w:t>
        </w:r>
      </w:ins>
      <w:ins w:id="3627" w:author="Janusio" w:date="2018-03-10T13:54:27Z">
        <w:r>
          <w:rPr>
            <w:rFonts w:hint="eastAsia" w:ascii="Times New Roman" w:hAnsi="Times New Roman"/>
            <w:color w:val="auto"/>
          </w:rPr>
          <w:t>(</w:t>
        </w:r>
      </w:ins>
      <w:ins w:id="3628" w:author="Janusio" w:date="2018-03-10T13:54:27Z">
        <w:r>
          <w:rPr>
            <w:rFonts w:hint="eastAsia" w:ascii="Times New Roman" w:hAnsi="Times New Roman"/>
            <w:i/>
            <w:iCs/>
            <w:color w:val="auto"/>
          </w:rPr>
          <w:t>m</w:t>
        </w:r>
      </w:ins>
      <w:ins w:id="3629" w:author="Janusio" w:date="2018-03-10T13:54:27Z">
        <w:r>
          <w:rPr>
            <w:rFonts w:hint="eastAsia" w:ascii="Times New Roman" w:hAnsi="Times New Roman"/>
            <w:color w:val="auto"/>
          </w:rPr>
          <w:t>)} ) }           (11)</w:t>
        </w:r>
      </w:ins>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ins w:id="3631" w:author="Janusio" w:date="2018-03-10T13:54:27Z"/>
          <w:rFonts w:ascii="Times New Roman" w:hAnsi="Times New Roman"/>
          <w:b/>
          <w:bCs/>
          <w:color w:val="auto"/>
        </w:rPr>
        <w:pPrChange w:id="3630" w:author="Janusio" w:date="2018-03-10T13:55:15Z">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right="0" w:rightChars="0"/>
            <w:textAlignment w:val="auto"/>
            <w:outlineLvl w:val="9"/>
          </w:pPr>
        </w:pPrChange>
      </w:pPr>
      <w:ins w:id="3632" w:author="Janusio" w:date="2018-03-10T13:54:27Z">
        <w:r>
          <w:rPr>
            <w:rFonts w:hint="eastAsia"/>
            <w:b/>
            <w:bCs/>
            <w:color w:val="auto"/>
            <w:lang w:val="en-US" w:eastAsia="zh-CN"/>
          </w:rPr>
          <w:t>b.</w:t>
        </w:r>
      </w:ins>
      <w:ins w:id="3633" w:author="Janusio" w:date="2018-03-10T13:54:27Z">
        <w:r>
          <w:rPr>
            <w:rFonts w:ascii="Times New Roman" w:hAnsi="Times New Roman"/>
            <w:b/>
            <w:bCs/>
            <w:color w:val="auto"/>
          </w:rPr>
          <w:t>信任链属性的远程验证</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635" w:author="Janusio" w:date="2018-03-10T13:54:27Z"/>
          <w:rFonts w:hint="eastAsia" w:ascii="Times New Roman" w:hAnsi="Times New Roman"/>
          <w:color w:val="auto"/>
        </w:rPr>
        <w:pPrChange w:id="3634"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636" w:author="Janusio" w:date="2018-03-10T13:54:27Z">
        <w:r>
          <w:rPr>
            <w:rFonts w:hint="eastAsia" w:ascii="Times New Roman" w:hAnsi="Times New Roman"/>
            <w:color w:val="auto"/>
          </w:rPr>
          <w:t>根据远程证明协议执行流程，给出以下信任传递属性的远程证明目标。</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638" w:author="Janusio" w:date="2018-03-10T13:54:28Z"/>
          <w:rFonts w:ascii="Times New Roman" w:hAnsi="Times New Roman"/>
          <w:color w:val="auto"/>
        </w:rPr>
        <w:pPrChange w:id="363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639" w:author="Janusio" w:date="2018-03-10T13:54:28Z">
        <w:r>
          <w:rPr>
            <w:rFonts w:ascii="Times New Roman" w:hAnsi="Times New Roman"/>
            <w:b/>
            <w:bCs/>
            <w:color w:val="auto"/>
          </w:rPr>
          <w:t>定理 2</w:t>
        </w:r>
      </w:ins>
      <w:ins w:id="3640" w:author="Janusio" w:date="2018-03-10T13:59:05Z">
        <w:r>
          <w:rPr>
            <w:rFonts w:hint="eastAsia"/>
            <w:b/>
            <w:bCs/>
            <w:color w:val="auto"/>
            <w:lang w:val="en-US" w:eastAsia="zh-CN"/>
          </w:rPr>
          <w:t xml:space="preserve"> </w:t>
        </w:r>
      </w:ins>
      <w:ins w:id="3641" w:author="Janusio" w:date="2018-03-10T13:54:28Z">
        <w:r>
          <w:rPr>
            <w:rFonts w:ascii="Times New Roman" w:hAnsi="Times New Roman"/>
            <w:color w:val="auto"/>
          </w:rPr>
          <w:t>如果远程验证者确认m提供的度量值是唯一的、正确的，那么该m对应的PCR值一定是如下的确定序列</w:t>
        </w:r>
      </w:ins>
      <w:ins w:id="3642" w:author="Janusio" w:date="2018-03-10T13:54:28Z">
        <w:r>
          <w:rPr>
            <w:rFonts w:hint="eastAsia" w:ascii="Times New Roman" w:hAnsi="Times New Roman"/>
            <w:i/>
            <w:iCs/>
            <w:color w:val="auto"/>
          </w:rPr>
          <w:t>seq</w:t>
        </w:r>
      </w:ins>
      <w:ins w:id="3643" w:author="Janusio" w:date="2018-03-10T13:54:28Z">
        <w:r>
          <w:rPr>
            <w:rFonts w:hint="eastAsia" w:ascii="Times New Roman" w:hAnsi="Times New Roman"/>
            <w:iCs/>
            <w:color w:val="auto"/>
          </w:rPr>
          <w:t>(</w:t>
        </w:r>
      </w:ins>
      <w:ins w:id="3644" w:author="Janusio" w:date="2018-03-10T13:54:28Z">
        <w:r>
          <w:rPr>
            <w:rFonts w:hint="eastAsia" w:ascii="Times New Roman" w:hAnsi="Times New Roman"/>
            <w:i/>
            <w:iCs/>
            <w:color w:val="auto"/>
          </w:rPr>
          <w:t>BIOS</w:t>
        </w:r>
      </w:ins>
      <w:ins w:id="3645" w:author="Janusio" w:date="2018-03-10T13:54:28Z">
        <w:r>
          <w:rPr>
            <w:rFonts w:hint="eastAsia" w:ascii="Times New Roman" w:hAnsi="Times New Roman"/>
            <w:iCs/>
            <w:color w:val="auto"/>
          </w:rPr>
          <w:t>(</w:t>
        </w:r>
      </w:ins>
      <w:ins w:id="3646" w:author="Janusio" w:date="2018-03-10T13:54:28Z">
        <w:r>
          <w:rPr>
            <w:rFonts w:hint="eastAsia" w:ascii="Times New Roman" w:hAnsi="Times New Roman"/>
            <w:i/>
            <w:iCs/>
            <w:color w:val="auto"/>
          </w:rPr>
          <w:t>m</w:t>
        </w:r>
      </w:ins>
      <w:ins w:id="3647" w:author="Janusio" w:date="2018-03-10T13:54:28Z">
        <w:r>
          <w:rPr>
            <w:rFonts w:hint="eastAsia" w:ascii="Times New Roman" w:hAnsi="Times New Roman"/>
            <w:iCs/>
            <w:color w:val="auto"/>
          </w:rPr>
          <w:t>),</w:t>
        </w:r>
      </w:ins>
      <w:ins w:id="3648" w:author="Janusio" w:date="2018-03-10T13:54:28Z">
        <w:r>
          <w:rPr>
            <w:rFonts w:hint="eastAsia" w:ascii="Times New Roman" w:hAnsi="Times New Roman"/>
            <w:i/>
            <w:iCs/>
            <w:color w:val="auto"/>
          </w:rPr>
          <w:t>OSLoader</w:t>
        </w:r>
      </w:ins>
      <w:ins w:id="3649" w:author="Janusio" w:date="2018-03-10T13:54:28Z">
        <w:r>
          <w:rPr>
            <w:rFonts w:hint="eastAsia" w:ascii="Times New Roman" w:hAnsi="Times New Roman"/>
            <w:iCs/>
            <w:color w:val="auto"/>
          </w:rPr>
          <w:t>(</w:t>
        </w:r>
      </w:ins>
      <w:ins w:id="3650" w:author="Janusio" w:date="2018-03-10T13:54:28Z">
        <w:r>
          <w:rPr>
            <w:rFonts w:hint="eastAsia" w:ascii="Times New Roman" w:hAnsi="Times New Roman"/>
            <w:i/>
            <w:iCs/>
            <w:color w:val="auto"/>
          </w:rPr>
          <w:t>m</w:t>
        </w:r>
      </w:ins>
      <w:ins w:id="3651" w:author="Janusio" w:date="2018-03-10T13:54:28Z">
        <w:r>
          <w:rPr>
            <w:rFonts w:hint="eastAsia" w:ascii="Times New Roman" w:hAnsi="Times New Roman"/>
            <w:iCs/>
            <w:color w:val="auto"/>
          </w:rPr>
          <w:t>),</w:t>
        </w:r>
      </w:ins>
      <w:ins w:id="3652" w:author="Janusio" w:date="2018-03-10T13:54:28Z">
        <w:r>
          <w:rPr>
            <w:rFonts w:hint="eastAsia" w:ascii="Times New Roman" w:hAnsi="Times New Roman"/>
            <w:i/>
            <w:iCs/>
            <w:color w:val="auto"/>
          </w:rPr>
          <w:t>VMM</w:t>
        </w:r>
      </w:ins>
      <w:ins w:id="3653" w:author="Janusio" w:date="2018-03-10T13:54:28Z">
        <w:r>
          <w:rPr>
            <w:rFonts w:hint="eastAsia" w:ascii="Times New Roman" w:hAnsi="Times New Roman"/>
            <w:iCs/>
            <w:color w:val="auto"/>
          </w:rPr>
          <w:t>(</w:t>
        </w:r>
      </w:ins>
      <w:ins w:id="3654" w:author="Janusio" w:date="2018-03-10T13:54:28Z">
        <w:r>
          <w:rPr>
            <w:rFonts w:hint="eastAsia" w:ascii="Times New Roman" w:hAnsi="Times New Roman"/>
            <w:i/>
            <w:iCs/>
            <w:color w:val="auto"/>
          </w:rPr>
          <w:t>m</w:t>
        </w:r>
      </w:ins>
      <w:ins w:id="3655" w:author="Janusio" w:date="2018-03-10T13:54:28Z">
        <w:r>
          <w:rPr>
            <w:rFonts w:hint="eastAsia" w:ascii="Times New Roman" w:hAnsi="Times New Roman"/>
            <w:iCs/>
            <w:color w:val="auto"/>
          </w:rPr>
          <w:t>),</w:t>
        </w:r>
      </w:ins>
      <w:ins w:id="3656" w:author="Janusio" w:date="2018-03-10T13:54:28Z">
        <w:r>
          <w:rPr>
            <w:rFonts w:hint="eastAsia" w:ascii="Times New Roman" w:hAnsi="Times New Roman"/>
            <w:i/>
            <w:iCs/>
            <w:color w:val="auto"/>
          </w:rPr>
          <w:t>Dom0_Kernel</w:t>
        </w:r>
      </w:ins>
      <w:ins w:id="3657" w:author="Janusio" w:date="2018-03-10T13:54:28Z">
        <w:r>
          <w:rPr>
            <w:rFonts w:hint="eastAsia" w:ascii="Times New Roman" w:hAnsi="Times New Roman"/>
            <w:iCs/>
            <w:color w:val="auto"/>
          </w:rPr>
          <w:t>(</w:t>
        </w:r>
      </w:ins>
      <w:ins w:id="3658" w:author="Janusio" w:date="2018-03-10T13:54:28Z">
        <w:r>
          <w:rPr>
            <w:rFonts w:hint="eastAsia" w:ascii="Times New Roman" w:hAnsi="Times New Roman"/>
            <w:i/>
            <w:iCs/>
            <w:color w:val="auto"/>
          </w:rPr>
          <w:t>m</w:t>
        </w:r>
      </w:ins>
      <w:ins w:id="3659" w:author="Janusio" w:date="2018-03-10T13:54:28Z">
        <w:r>
          <w:rPr>
            <w:rFonts w:hint="eastAsia" w:ascii="Times New Roman" w:hAnsi="Times New Roman"/>
            <w:iCs/>
            <w:color w:val="auto"/>
          </w:rPr>
          <w:t>),</w:t>
        </w:r>
      </w:ins>
      <w:ins w:id="3660" w:author="Janusio" w:date="2018-03-10T13:54:28Z">
        <w:r>
          <w:rPr>
            <w:rFonts w:hint="eastAsia" w:ascii="Times New Roman" w:hAnsi="Times New Roman"/>
            <w:i/>
            <w:color w:val="auto"/>
            <w:szCs w:val="21"/>
          </w:rPr>
          <w:t>vTPM Builder</w:t>
        </w:r>
      </w:ins>
      <w:ins w:id="3661" w:author="Janusio" w:date="2018-03-10T13:54:28Z">
        <w:r>
          <w:rPr>
            <w:rFonts w:hint="eastAsia" w:ascii="Times New Roman" w:hAnsi="Times New Roman"/>
            <w:iCs/>
            <w:color w:val="auto"/>
          </w:rPr>
          <w:t>(</w:t>
        </w:r>
      </w:ins>
      <w:ins w:id="3662" w:author="Janusio" w:date="2018-03-10T13:54:28Z">
        <w:r>
          <w:rPr>
            <w:rFonts w:hint="eastAsia" w:ascii="Times New Roman" w:hAnsi="Times New Roman"/>
            <w:i/>
            <w:iCs/>
            <w:color w:val="auto"/>
          </w:rPr>
          <w:t>m</w:t>
        </w:r>
      </w:ins>
      <w:ins w:id="3663" w:author="Janusio" w:date="2018-03-10T13:54:28Z">
        <w:r>
          <w:rPr>
            <w:rFonts w:hint="eastAsia" w:ascii="Times New Roman" w:hAnsi="Times New Roman"/>
            <w:iCs/>
            <w:color w:val="auto"/>
          </w:rPr>
          <w:t>)</w:t>
        </w:r>
      </w:ins>
      <w:ins w:id="3664" w:author="Janusio" w:date="2018-03-10T13:54:28Z">
        <w:r>
          <w:rPr>
            <w:rFonts w:hint="eastAsia" w:ascii="Times New Roman" w:hAnsi="Times New Roman"/>
            <w:color w:val="auto"/>
            <w:szCs w:val="21"/>
          </w:rPr>
          <w:t xml:space="preserve">, </w:t>
        </w:r>
      </w:ins>
      <w:ins w:id="3665" w:author="Janusio" w:date="2018-03-10T13:54:28Z">
        <w:r>
          <w:rPr>
            <w:rFonts w:hint="eastAsia" w:ascii="Times New Roman" w:hAnsi="Times New Roman"/>
            <w:i/>
            <w:color w:val="auto"/>
            <w:szCs w:val="21"/>
          </w:rPr>
          <w:t>vTPM-VM Binding</w:t>
        </w:r>
      </w:ins>
      <w:ins w:id="3666" w:author="Janusio" w:date="2018-03-10T13:54:28Z">
        <w:r>
          <w:rPr>
            <w:rFonts w:hint="eastAsia" w:ascii="Times New Roman" w:hAnsi="Times New Roman"/>
            <w:iCs/>
            <w:color w:val="auto"/>
          </w:rPr>
          <w:t>(</w:t>
        </w:r>
      </w:ins>
      <w:ins w:id="3667" w:author="Janusio" w:date="2018-03-10T13:54:28Z">
        <w:r>
          <w:rPr>
            <w:rFonts w:hint="eastAsia" w:ascii="Times New Roman" w:hAnsi="Times New Roman"/>
            <w:i/>
            <w:iCs/>
            <w:color w:val="auto"/>
          </w:rPr>
          <w:t>m</w:t>
        </w:r>
      </w:ins>
      <w:ins w:id="3668" w:author="Janusio" w:date="2018-03-10T13:54:28Z">
        <w:r>
          <w:rPr>
            <w:rFonts w:hint="eastAsia" w:ascii="Times New Roman" w:hAnsi="Times New Roman"/>
            <w:iCs/>
            <w:color w:val="auto"/>
          </w:rPr>
          <w:t>)</w:t>
        </w:r>
      </w:ins>
      <w:ins w:id="3669" w:author="Janusio" w:date="2018-03-10T13:54:28Z">
        <w:r>
          <w:rPr>
            <w:rFonts w:hint="eastAsia" w:ascii="Times New Roman" w:hAnsi="Times New Roman"/>
            <w:color w:val="auto"/>
            <w:szCs w:val="21"/>
          </w:rPr>
          <w:t xml:space="preserve">, </w:t>
        </w:r>
      </w:ins>
      <w:ins w:id="3670" w:author="Janusio" w:date="2018-03-10T13:54:28Z">
        <w:r>
          <w:rPr>
            <w:rFonts w:hint="eastAsia" w:ascii="Times New Roman" w:hAnsi="Times New Roman"/>
            <w:i/>
            <w:color w:val="auto"/>
            <w:szCs w:val="21"/>
          </w:rPr>
          <w:t>VM Builder</w:t>
        </w:r>
      </w:ins>
      <w:ins w:id="3671" w:author="Janusio" w:date="2018-03-10T13:54:28Z">
        <w:r>
          <w:rPr>
            <w:rFonts w:hint="eastAsia" w:ascii="Times New Roman" w:hAnsi="Times New Roman"/>
            <w:iCs/>
            <w:color w:val="auto"/>
          </w:rPr>
          <w:t>(</w:t>
        </w:r>
      </w:ins>
      <w:ins w:id="3672" w:author="Janusio" w:date="2018-03-10T13:54:28Z">
        <w:r>
          <w:rPr>
            <w:rFonts w:hint="eastAsia" w:ascii="Times New Roman" w:hAnsi="Times New Roman"/>
            <w:i/>
            <w:iCs/>
            <w:color w:val="auto"/>
          </w:rPr>
          <w:t>m</w:t>
        </w:r>
      </w:ins>
      <w:ins w:id="3673" w:author="Janusio" w:date="2018-03-10T13:54:28Z">
        <w:r>
          <w:rPr>
            <w:rFonts w:hint="eastAsia" w:ascii="Times New Roman" w:hAnsi="Times New Roman"/>
            <w:iCs/>
            <w:color w:val="auto"/>
          </w:rPr>
          <w:t>))</w:t>
        </w:r>
      </w:ins>
      <w:ins w:id="3674" w:author="Janusio" w:date="2018-03-10T13:54:28Z">
        <w:r>
          <w:rPr>
            <w:rFonts w:ascii="Times New Roman" w:hAnsi="Times New Roman"/>
            <w:color w:val="auto"/>
          </w:rPr>
          <w:t>，因为根据定理1可知，该序列表明</w:t>
        </w:r>
      </w:ins>
      <w:ins w:id="3675" w:author="Janusio" w:date="2018-03-10T13:54:28Z">
        <w:r>
          <w:rPr>
            <w:rFonts w:hint="eastAsia" w:ascii="Times New Roman" w:hAnsi="Times New Roman"/>
            <w:color w:val="auto"/>
          </w:rPr>
          <w:t>m</w:t>
        </w:r>
      </w:ins>
      <w:ins w:id="3676" w:author="Janusio" w:date="2018-03-10T13:54:28Z">
        <w:r>
          <w:rPr>
            <w:rFonts w:ascii="Times New Roman" w:hAnsi="Times New Roman"/>
            <w:color w:val="auto"/>
          </w:rPr>
          <w:t>的确执行了相应的信任链传递过程。</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678" w:author="Janusio" w:date="2018-03-10T13:54:28Z"/>
          <w:rFonts w:hint="eastAsia" w:ascii="Times New Roman" w:hAnsi="Times New Roman"/>
          <w:color w:val="auto"/>
        </w:rPr>
        <w:pPrChange w:id="367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679" w:author="Janusio" w:date="2018-03-10T13:54:28Z">
        <w:r>
          <w:rPr>
            <w:rFonts w:ascii="Times New Roman" w:hAnsi="Times New Roman"/>
            <w:color w:val="auto"/>
          </w:rPr>
          <w:t>形式化表示为</w:t>
        </w:r>
      </w:ins>
      <w:ins w:id="3680"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682" w:author="Janusio" w:date="2018-03-10T13:54:28Z"/>
          <w:rFonts w:hint="eastAsia" w:ascii="Times New Roman" w:hAnsi="Times New Roman"/>
          <w:color w:val="auto"/>
        </w:rPr>
        <w:pPrChange w:id="368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683" w:author="Janusio" w:date="2018-03-10T13:54:28Z"/>
      <w:ins w:id="3684" w:author="Janusio" w:date="2018-03-10T13:54:28Z"/>
      <w:ins w:id="3685" w:author="Janusio" w:date="2018-03-10T13:54:28Z"/>
      <w:ins w:id="3686" w:author="Janusio" w:date="2018-03-10T13:54:28Z">
        <w:r>
          <w:rPr>
            <w:rFonts w:ascii="Times New Roman" w:hAnsi="Times New Roman"/>
            <w:color w:val="auto"/>
            <w:position w:val="-4"/>
          </w:rPr>
          <w:object>
            <v:shape id="_x0000_i1388"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388" DrawAspect="Content" ObjectID="_1468075796" r:id="rId104">
              <o:LockedField>false</o:LockedField>
            </o:OLEObject>
          </w:object>
        </w:r>
      </w:ins>
      <w:ins w:id="3688" w:author="Janusio" w:date="2018-03-10T13:54:28Z"/>
      <w:ins w:id="3689" w:author="Janusio" w:date="2018-03-10T13:54:28Z">
        <w:r>
          <w:rPr>
            <w:rFonts w:hint="eastAsia" w:ascii="Times New Roman" w:hAnsi="Times New Roman"/>
            <w:color w:val="auto"/>
            <w:vertAlign w:val="subscript"/>
          </w:rPr>
          <w:t>SRTM</w:t>
        </w:r>
      </w:ins>
      <w:ins w:id="3690" w:author="Janusio" w:date="2018-03-10T13:54:28Z">
        <w:r>
          <w:rPr>
            <w:rFonts w:ascii="Times New Roman" w:hAnsi="Times New Roman"/>
            <w:color w:val="auto"/>
          </w:rPr>
          <w:t>├</w:t>
        </w:r>
      </w:ins>
      <w:ins w:id="3691" w:author="Janusio" w:date="2018-03-10T13:54:28Z">
        <w:r>
          <w:rPr>
            <w:rFonts w:hint="eastAsia" w:ascii="Times New Roman" w:hAnsi="Times New Roman"/>
            <w:color w:val="auto"/>
          </w:rPr>
          <w:t xml:space="preserve"> [Verifier(</w:t>
        </w:r>
      </w:ins>
      <w:ins w:id="3692" w:author="Janusio" w:date="2018-03-10T13:54:28Z">
        <w:r>
          <w:rPr>
            <w:rFonts w:hint="eastAsia" w:ascii="Times New Roman" w:hAnsi="Times New Roman"/>
            <w:i/>
            <w:iCs/>
            <w:color w:val="auto"/>
          </w:rPr>
          <w:t>m</w:t>
        </w:r>
      </w:ins>
      <w:ins w:id="3693" w:author="Janusio" w:date="2018-03-10T13:54:28Z">
        <w:r>
          <w:rPr>
            <w:rFonts w:hint="eastAsia" w:ascii="Times New Roman" w:hAnsi="Times New Roman"/>
            <w:color w:val="auto"/>
          </w:rPr>
          <w:t>)]</w:t>
        </w:r>
      </w:ins>
      <w:ins w:id="3694" w:author="Janusio" w:date="2018-03-10T13:54:28Z"/>
      <w:ins w:id="3695" w:author="Janusio" w:date="2018-03-10T13:54:28Z"/>
      <w:ins w:id="3696" w:author="Janusio" w:date="2018-03-10T13:54:28Z"/>
      <w:ins w:id="3697" w:author="Janusio" w:date="2018-03-10T13:54:28Z">
        <w:r>
          <w:rPr>
            <w:rFonts w:hint="eastAsia" w:ascii="Times New Roman" w:hAnsi="Times New Roman"/>
            <w:color w:val="auto"/>
            <w:position w:val="-10"/>
          </w:rPr>
          <w:object>
            <v:shape id="_x0000_i1389"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389" DrawAspect="Content" ObjectID="_1468075797" r:id="rId105">
              <o:LockedField>false</o:LockedField>
            </o:OLEObject>
          </w:object>
        </w:r>
      </w:ins>
      <w:ins w:id="3699" w:author="Janusio" w:date="2018-03-10T13:54:28Z"/>
      <w:ins w:id="3700" w:author="Janusio" w:date="2018-03-10T13:54:28Z"/>
      <w:ins w:id="3701" w:author="Janusio" w:date="2018-03-10T13:54:28Z"/>
      <w:ins w:id="3702" w:author="Janusio" w:date="2018-03-10T13:54:28Z"/>
      <w:ins w:id="3703" w:author="Janusio" w:date="2018-03-10T13:54:28Z">
        <w:r>
          <w:rPr>
            <w:rFonts w:hint="eastAsia" w:ascii="Times New Roman" w:hAnsi="Times New Roman"/>
            <w:i/>
            <w:iCs/>
            <w:color w:val="auto"/>
            <w:position w:val="-4"/>
          </w:rPr>
          <w:object>
            <v:shape id="_x0000_i1390"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390" DrawAspect="Content" ObjectID="_1468075798" r:id="rId107">
              <o:LockedField>false</o:LockedField>
            </o:OLEObject>
          </w:object>
        </w:r>
      </w:ins>
      <w:ins w:id="3705" w:author="Janusio" w:date="2018-03-10T13:54:28Z"/>
      <w:ins w:id="3706" w:author="Janusio" w:date="2018-03-10T13:54:28Z">
        <w:r>
          <w:rPr>
            <w:rFonts w:hint="eastAsia" w:ascii="Times New Roman" w:hAnsi="Times New Roman"/>
            <w:i/>
            <w:iCs/>
            <w:color w:val="auto"/>
          </w:rPr>
          <w:t>t.</w:t>
        </w:r>
      </w:ins>
      <w:ins w:id="3707" w:author="Janusio" w:date="2018-03-10T13:54:28Z">
        <w:r>
          <w:rPr>
            <w:rFonts w:hint="eastAsia" w:ascii="Times New Roman" w:hAnsi="Times New Roman"/>
            <w:color w:val="auto"/>
          </w:rPr>
          <w:t>(</w:t>
        </w:r>
      </w:ins>
      <w:ins w:id="3708" w:author="Janusio" w:date="2018-03-10T13:54:28Z">
        <w:r>
          <w:rPr>
            <w:rFonts w:hint="eastAsia" w:ascii="Times New Roman" w:hAnsi="Times New Roman"/>
            <w:i/>
            <w:iCs/>
            <w:color w:val="auto"/>
          </w:rPr>
          <w:t>t&lt;t</w:t>
        </w:r>
      </w:ins>
      <w:ins w:id="3709" w:author="Janusio" w:date="2018-03-10T13:54:28Z">
        <w:r>
          <w:rPr>
            <w:rFonts w:hint="eastAsia" w:ascii="Times New Roman" w:hAnsi="Times New Roman"/>
            <w:i/>
            <w:iCs/>
            <w:color w:val="auto"/>
            <w:vertAlign w:val="subscript"/>
          </w:rPr>
          <w:t>e</w:t>
        </w:r>
      </w:ins>
      <w:ins w:id="3710" w:author="Janusio" w:date="2018-03-10T13:54:28Z">
        <w:r>
          <w:rPr>
            <w:rFonts w:hint="eastAsia" w:ascii="Times New Roman" w:hAnsi="Times New Roman"/>
            <w:color w:val="auto"/>
          </w:rPr>
          <w:t>)</w:t>
        </w:r>
      </w:ins>
      <w:ins w:id="3711" w:author="Janusio" w:date="2018-03-10T13:54:28Z"/>
      <w:ins w:id="3712" w:author="Janusio" w:date="2018-03-10T13:54:28Z"/>
      <w:ins w:id="3713" w:author="Janusio" w:date="2018-03-10T13:54:28Z"/>
      <w:ins w:id="3714" w:author="Janusio" w:date="2018-03-10T13:54:28Z">
        <w:r>
          <w:rPr>
            <w:rFonts w:hint="eastAsia" w:ascii="Times New Roman" w:hAnsi="Times New Roman"/>
            <w:color w:val="auto"/>
            <w:position w:val="-4"/>
          </w:rPr>
          <w:object>
            <v:shape id="_x0000_i1391"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91" DrawAspect="Content" ObjectID="_1468075799" r:id="rId108">
              <o:LockedField>false</o:LockedField>
            </o:OLEObject>
          </w:object>
        </w:r>
      </w:ins>
      <w:ins w:id="3716"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718" w:author="Janusio" w:date="2018-03-10T13:54:28Z"/>
          <w:rFonts w:hint="eastAsia" w:ascii="Times New Roman" w:hAnsi="Times New Roman"/>
          <w:iCs/>
          <w:color w:val="auto"/>
        </w:rPr>
        <w:pPrChange w:id="371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719" w:author="Janusio" w:date="2018-03-10T13:54:28Z">
        <w:r>
          <w:rPr>
            <w:rFonts w:hint="eastAsia" w:ascii="Times New Roman" w:hAnsi="Times New Roman"/>
            <w:color w:val="auto"/>
          </w:rPr>
          <w:t>(Mem(</w:t>
        </w:r>
      </w:ins>
      <w:ins w:id="3720" w:author="Janusio" w:date="2018-03-10T13:54:28Z">
        <w:r>
          <w:rPr>
            <w:rFonts w:hint="eastAsia" w:ascii="Times New Roman" w:hAnsi="Times New Roman"/>
            <w:i/>
            <w:iCs/>
            <w:color w:val="auto"/>
          </w:rPr>
          <w:t>m.pcr.s</w:t>
        </w:r>
      </w:ins>
      <w:ins w:id="3721" w:author="Janusio" w:date="2018-03-10T13:54:28Z">
        <w:r>
          <w:rPr>
            <w:rFonts w:hint="eastAsia" w:ascii="Times New Roman" w:hAnsi="Times New Roman"/>
            <w:color w:val="auto"/>
          </w:rPr>
          <w:t>,</w:t>
        </w:r>
      </w:ins>
      <w:ins w:id="3722" w:author="Janusio" w:date="2018-03-10T13:54:28Z">
        <w:r>
          <w:rPr>
            <w:rFonts w:hint="eastAsia" w:ascii="Times New Roman" w:hAnsi="Times New Roman"/>
            <w:i/>
            <w:iCs/>
            <w:color w:val="auto"/>
          </w:rPr>
          <w:t xml:space="preserve"> seq</w:t>
        </w:r>
      </w:ins>
      <w:ins w:id="3723" w:author="Janusio" w:date="2018-03-10T13:54:28Z">
        <w:r>
          <w:rPr>
            <w:rFonts w:hint="eastAsia" w:ascii="Times New Roman" w:hAnsi="Times New Roman"/>
            <w:iCs/>
            <w:color w:val="auto"/>
          </w:rPr>
          <w:t>(</w:t>
        </w:r>
      </w:ins>
      <w:ins w:id="3724" w:author="Janusio" w:date="2018-03-10T13:54:28Z">
        <w:r>
          <w:rPr>
            <w:rFonts w:hint="eastAsia" w:ascii="Times New Roman" w:hAnsi="Times New Roman"/>
            <w:i/>
            <w:iCs/>
            <w:color w:val="auto"/>
          </w:rPr>
          <w:t>BIOS</w:t>
        </w:r>
      </w:ins>
      <w:ins w:id="3725" w:author="Janusio" w:date="2018-03-10T13:54:28Z">
        <w:r>
          <w:rPr>
            <w:rFonts w:hint="eastAsia" w:ascii="Times New Roman" w:hAnsi="Times New Roman"/>
            <w:iCs/>
            <w:color w:val="auto"/>
          </w:rPr>
          <w:t>(</w:t>
        </w:r>
      </w:ins>
      <w:ins w:id="3726" w:author="Janusio" w:date="2018-03-10T13:54:28Z">
        <w:r>
          <w:rPr>
            <w:rFonts w:hint="eastAsia" w:ascii="Times New Roman" w:hAnsi="Times New Roman"/>
            <w:i/>
            <w:iCs/>
            <w:color w:val="auto"/>
          </w:rPr>
          <w:t>m</w:t>
        </w:r>
      </w:ins>
      <w:ins w:id="3727" w:author="Janusio" w:date="2018-03-10T13:54:28Z">
        <w:r>
          <w:rPr>
            <w:rFonts w:hint="eastAsia" w:ascii="Times New Roman" w:hAnsi="Times New Roman"/>
            <w:iCs/>
            <w:color w:val="auto"/>
          </w:rPr>
          <w:t>),</w:t>
        </w:r>
      </w:ins>
      <w:ins w:id="3728" w:author="Janusio" w:date="2018-03-10T13:54:28Z">
        <w:r>
          <w:rPr>
            <w:rFonts w:hint="eastAsia" w:ascii="Times New Roman" w:hAnsi="Times New Roman"/>
            <w:i/>
            <w:iCs/>
            <w:color w:val="auto"/>
          </w:rPr>
          <w:t>OSLoader</w:t>
        </w:r>
      </w:ins>
      <w:ins w:id="3729" w:author="Janusio" w:date="2018-03-10T13:54:28Z">
        <w:r>
          <w:rPr>
            <w:rFonts w:hint="eastAsia" w:ascii="Times New Roman" w:hAnsi="Times New Roman"/>
            <w:iCs/>
            <w:color w:val="auto"/>
          </w:rPr>
          <w:t>(</w:t>
        </w:r>
      </w:ins>
      <w:ins w:id="3730" w:author="Janusio" w:date="2018-03-10T13:54:28Z">
        <w:r>
          <w:rPr>
            <w:rFonts w:hint="eastAsia" w:ascii="Times New Roman" w:hAnsi="Times New Roman"/>
            <w:i/>
            <w:iCs/>
            <w:color w:val="auto"/>
          </w:rPr>
          <w:t>m</w:t>
        </w:r>
      </w:ins>
      <w:ins w:id="3731" w:author="Janusio" w:date="2018-03-10T13:54:28Z">
        <w:r>
          <w:rPr>
            <w:rFonts w:hint="eastAsia" w:ascii="Times New Roman" w:hAnsi="Times New Roman"/>
            <w:iCs/>
            <w:color w:val="auto"/>
          </w:rPr>
          <w:t>),</w:t>
        </w:r>
      </w:ins>
      <w:ins w:id="3732" w:author="Janusio" w:date="2018-03-10T13:54:28Z">
        <w:r>
          <w:rPr>
            <w:rFonts w:hint="eastAsia" w:ascii="Times New Roman" w:hAnsi="Times New Roman"/>
            <w:i/>
            <w:iCs/>
            <w:color w:val="auto"/>
          </w:rPr>
          <w:t>VMM</w:t>
        </w:r>
      </w:ins>
      <w:ins w:id="3733" w:author="Janusio" w:date="2018-03-10T13:54:28Z">
        <w:r>
          <w:rPr>
            <w:rFonts w:hint="eastAsia" w:ascii="Times New Roman" w:hAnsi="Times New Roman"/>
            <w:iCs/>
            <w:color w:val="auto"/>
          </w:rPr>
          <w:t>(</w:t>
        </w:r>
      </w:ins>
      <w:ins w:id="3734" w:author="Janusio" w:date="2018-03-10T13:54:28Z">
        <w:r>
          <w:rPr>
            <w:rFonts w:hint="eastAsia" w:ascii="Times New Roman" w:hAnsi="Times New Roman"/>
            <w:i/>
            <w:iCs/>
            <w:color w:val="auto"/>
          </w:rPr>
          <w:t>m</w:t>
        </w:r>
      </w:ins>
      <w:ins w:id="3735" w:author="Janusio" w:date="2018-03-10T13:54:28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737" w:author="Janusio" w:date="2018-03-10T13:54:28Z"/>
          <w:rFonts w:hint="eastAsia" w:ascii="Times New Roman" w:hAnsi="Times New Roman"/>
          <w:color w:val="auto"/>
          <w:szCs w:val="21"/>
        </w:rPr>
        <w:pPrChange w:id="373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738" w:author="Janusio" w:date="2018-03-10T13:54:28Z">
        <w:r>
          <w:rPr>
            <w:rFonts w:hint="eastAsia" w:ascii="Times New Roman" w:hAnsi="Times New Roman"/>
            <w:i/>
            <w:iCs/>
            <w:color w:val="auto"/>
          </w:rPr>
          <w:t>Dom0_Kernel</w:t>
        </w:r>
      </w:ins>
      <w:ins w:id="3739" w:author="Janusio" w:date="2018-03-10T13:54:28Z">
        <w:r>
          <w:rPr>
            <w:rFonts w:hint="eastAsia" w:ascii="Times New Roman" w:hAnsi="Times New Roman"/>
            <w:iCs/>
            <w:color w:val="auto"/>
          </w:rPr>
          <w:t>(</w:t>
        </w:r>
      </w:ins>
      <w:ins w:id="3740" w:author="Janusio" w:date="2018-03-10T13:54:28Z">
        <w:r>
          <w:rPr>
            <w:rFonts w:hint="eastAsia" w:ascii="Times New Roman" w:hAnsi="Times New Roman"/>
            <w:i/>
            <w:iCs/>
            <w:color w:val="auto"/>
          </w:rPr>
          <w:t>m</w:t>
        </w:r>
      </w:ins>
      <w:ins w:id="3741" w:author="Janusio" w:date="2018-03-10T13:54:28Z">
        <w:r>
          <w:rPr>
            <w:rFonts w:hint="eastAsia" w:ascii="Times New Roman" w:hAnsi="Times New Roman"/>
            <w:iCs/>
            <w:color w:val="auto"/>
          </w:rPr>
          <w:t>),</w:t>
        </w:r>
      </w:ins>
      <w:ins w:id="3742" w:author="Janusio" w:date="2018-03-10T13:54:28Z">
        <w:r>
          <w:rPr>
            <w:rFonts w:hint="eastAsia" w:ascii="Times New Roman" w:hAnsi="Times New Roman"/>
            <w:i/>
            <w:color w:val="auto"/>
            <w:szCs w:val="21"/>
          </w:rPr>
          <w:t>vTPM Builder</w:t>
        </w:r>
      </w:ins>
      <w:ins w:id="3743" w:author="Janusio" w:date="2018-03-10T13:54:28Z">
        <w:r>
          <w:rPr>
            <w:rFonts w:hint="eastAsia" w:ascii="Times New Roman" w:hAnsi="Times New Roman"/>
            <w:iCs/>
            <w:color w:val="auto"/>
          </w:rPr>
          <w:t>(</w:t>
        </w:r>
      </w:ins>
      <w:ins w:id="3744" w:author="Janusio" w:date="2018-03-10T13:54:28Z">
        <w:r>
          <w:rPr>
            <w:rFonts w:hint="eastAsia" w:ascii="Times New Roman" w:hAnsi="Times New Roman"/>
            <w:i/>
            <w:iCs/>
            <w:color w:val="auto"/>
          </w:rPr>
          <w:t>m</w:t>
        </w:r>
      </w:ins>
      <w:ins w:id="3745" w:author="Janusio" w:date="2018-03-10T13:54:28Z">
        <w:r>
          <w:rPr>
            <w:rFonts w:hint="eastAsia" w:ascii="Times New Roman" w:hAnsi="Times New Roman"/>
            <w:iCs/>
            <w:color w:val="auto"/>
          </w:rPr>
          <w:t>)</w:t>
        </w:r>
      </w:ins>
      <w:ins w:id="3746" w:author="Janusio" w:date="2018-03-10T13:54:28Z">
        <w:r>
          <w:rPr>
            <w:rFonts w:hint="eastAsia" w:ascii="Times New Roman" w:hAnsi="Times New Roman"/>
            <w:color w:val="auto"/>
            <w:szCs w:val="21"/>
          </w:rPr>
          <w:t xml:space="preserve">, </w:t>
        </w:r>
      </w:ins>
      <w:ins w:id="3747" w:author="Janusio" w:date="2018-03-10T13:54:28Z">
        <w:r>
          <w:rPr>
            <w:rFonts w:hint="eastAsia" w:ascii="Times New Roman" w:hAnsi="Times New Roman"/>
            <w:i/>
            <w:color w:val="auto"/>
            <w:szCs w:val="21"/>
          </w:rPr>
          <w:t>vTPM-VM Binding</w:t>
        </w:r>
      </w:ins>
      <w:ins w:id="3748" w:author="Janusio" w:date="2018-03-10T13:54:28Z">
        <w:r>
          <w:rPr>
            <w:rFonts w:hint="eastAsia" w:ascii="Times New Roman" w:hAnsi="Times New Roman"/>
            <w:iCs/>
            <w:color w:val="auto"/>
          </w:rPr>
          <w:t>(</w:t>
        </w:r>
      </w:ins>
      <w:ins w:id="3749" w:author="Janusio" w:date="2018-03-10T13:54:28Z">
        <w:r>
          <w:rPr>
            <w:rFonts w:hint="eastAsia" w:ascii="Times New Roman" w:hAnsi="Times New Roman"/>
            <w:i/>
            <w:iCs/>
            <w:color w:val="auto"/>
          </w:rPr>
          <w:t>m</w:t>
        </w:r>
      </w:ins>
      <w:ins w:id="3750" w:author="Janusio" w:date="2018-03-10T13:54:28Z">
        <w:r>
          <w:rPr>
            <w:rFonts w:hint="eastAsia" w:ascii="Times New Roman" w:hAnsi="Times New Roman"/>
            <w:iCs/>
            <w:color w:val="auto"/>
          </w:rPr>
          <w:t>)</w:t>
        </w:r>
      </w:ins>
      <w:ins w:id="3751" w:author="Janusio" w:date="2018-03-10T13:54:28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753" w:author="Janusio" w:date="2018-03-10T13:54:28Z"/>
          <w:rFonts w:hint="eastAsia" w:ascii="Times New Roman" w:hAnsi="Times New Roman"/>
          <w:color w:val="auto"/>
        </w:rPr>
        <w:pPrChange w:id="375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754" w:author="Janusio" w:date="2018-03-10T13:54:28Z">
        <w:r>
          <w:rPr>
            <w:rFonts w:hint="eastAsia" w:ascii="Times New Roman" w:hAnsi="Times New Roman"/>
            <w:i/>
            <w:color w:val="auto"/>
            <w:szCs w:val="21"/>
          </w:rPr>
          <w:t>VM Builder</w:t>
        </w:r>
      </w:ins>
      <w:ins w:id="3755" w:author="Janusio" w:date="2018-03-10T13:54:28Z">
        <w:r>
          <w:rPr>
            <w:rFonts w:hint="eastAsia" w:ascii="Times New Roman" w:hAnsi="Times New Roman"/>
            <w:iCs/>
            <w:color w:val="auto"/>
          </w:rPr>
          <w:t>(</w:t>
        </w:r>
      </w:ins>
      <w:ins w:id="3756" w:author="Janusio" w:date="2018-03-10T13:54:28Z">
        <w:r>
          <w:rPr>
            <w:rFonts w:hint="eastAsia" w:ascii="Times New Roman" w:hAnsi="Times New Roman"/>
            <w:i/>
            <w:iCs/>
            <w:color w:val="auto"/>
          </w:rPr>
          <w:t>m</w:t>
        </w:r>
      </w:ins>
      <w:ins w:id="3757" w:author="Janusio" w:date="2018-03-10T13:54:28Z">
        <w:r>
          <w:rPr>
            <w:rFonts w:hint="eastAsia" w:ascii="Times New Roman" w:hAnsi="Times New Roman"/>
            <w:iCs/>
            <w:color w:val="auto"/>
          </w:rPr>
          <w:t>))</w:t>
        </w:r>
      </w:ins>
      <w:ins w:id="3758" w:author="Janusio" w:date="2018-03-10T13:54:28Z">
        <w:r>
          <w:rPr>
            <w:rFonts w:hint="eastAsia" w:ascii="Times New Roman" w:hAnsi="Times New Roman"/>
            <w:color w:val="auto"/>
          </w:rPr>
          <w:t>@</w:t>
        </w:r>
      </w:ins>
      <w:ins w:id="3759" w:author="Janusio" w:date="2018-03-10T13:54:28Z">
        <w:r>
          <w:rPr>
            <w:rFonts w:hint="eastAsia" w:ascii="Times New Roman" w:hAnsi="Times New Roman"/>
            <w:i/>
            <w:iCs/>
            <w:color w:val="auto"/>
          </w:rPr>
          <w:t>t</w:t>
        </w:r>
      </w:ins>
      <w:ins w:id="3760" w:author="Janusio" w:date="2018-03-10T13:54:28Z">
        <w:r>
          <w:rPr>
            <w:rFonts w:hint="eastAsia" w:ascii="Times New Roman" w:hAnsi="Times New Roman"/>
            <w:color w:val="auto"/>
          </w:rPr>
          <w:t xml:space="preserve">)                          </w:t>
        </w:r>
      </w:ins>
      <w:ins w:id="3761" w:author="Janusio" w:date="2018-03-10T13:59:09Z">
        <w:r>
          <w:rPr>
            <w:rFonts w:hint="eastAsia"/>
            <w:color w:val="auto"/>
            <w:lang w:val="en-US" w:eastAsia="zh-CN"/>
          </w:rPr>
          <w:t xml:space="preserve"> </w:t>
        </w:r>
      </w:ins>
      <w:ins w:id="3762" w:author="Janusio" w:date="2018-03-10T13:59:10Z">
        <w:r>
          <w:rPr>
            <w:rFonts w:hint="eastAsia"/>
            <w:color w:val="auto"/>
            <w:lang w:val="en-US" w:eastAsia="zh-CN"/>
          </w:rPr>
          <w:t xml:space="preserve">         </w:t>
        </w:r>
      </w:ins>
      <w:ins w:id="3763" w:author="Janusio" w:date="2018-03-10T13:59:11Z">
        <w:r>
          <w:rPr>
            <w:rFonts w:hint="eastAsia"/>
            <w:color w:val="auto"/>
            <w:lang w:val="en-US" w:eastAsia="zh-CN"/>
          </w:rPr>
          <w:t xml:space="preserve">   </w:t>
        </w:r>
      </w:ins>
      <w:ins w:id="3764" w:author="Janusio" w:date="2018-03-10T13:54:28Z">
        <w:r>
          <w:rPr>
            <w:rFonts w:hint="eastAsia" w:ascii="Times New Roman" w:hAnsi="Times New Roman"/>
            <w:color w:val="auto"/>
          </w:rPr>
          <w:t xml:space="preserve">  </w:t>
        </w:r>
      </w:ins>
      <w:ins w:id="3765" w:author="Janusio" w:date="2018-03-10T13:54:28Z">
        <w:r>
          <w:rPr>
            <w:rFonts w:hint="eastAsia" w:ascii="Times New Roman" w:hAnsi="Times New Roman"/>
            <w:bCs/>
            <w:color w:val="auto"/>
          </w:rPr>
          <w:t>(</w:t>
        </w:r>
      </w:ins>
      <w:ins w:id="3766" w:author="Janusio" w:date="2018-03-10T13:54:28Z">
        <w:r>
          <w:rPr>
            <w:rFonts w:hint="eastAsia" w:ascii="Times New Roman" w:hAnsi="Times New Roman"/>
            <w:b/>
            <w:bCs/>
            <w:color w:val="auto"/>
          </w:rPr>
          <w:t>12</w:t>
        </w:r>
      </w:ins>
      <w:ins w:id="3767" w:author="Janusio" w:date="2018-03-10T13:54:28Z">
        <w:r>
          <w:rPr>
            <w:rFonts w:hint="eastAsia" w:ascii="Times New Roman" w:hAnsi="Times New Roman"/>
            <w:b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769" w:author="Janusio" w:date="2018-03-10T13:54:28Z"/>
          <w:rFonts w:hint="eastAsia" w:ascii="Times New Roman" w:hAnsi="Times New Roman"/>
          <w:color w:val="auto"/>
        </w:rPr>
        <w:pPrChange w:id="3768"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770" w:author="Janusio" w:date="2018-03-10T13:54:28Z"/>
      <w:ins w:id="3771" w:author="Janusio" w:date="2018-03-10T13:54:28Z"/>
      <w:ins w:id="3772" w:author="Janusio" w:date="2018-03-10T13:54:28Z"/>
      <w:ins w:id="3773" w:author="Janusio" w:date="2018-03-10T13:54:28Z">
        <w:r>
          <w:rPr>
            <w:rFonts w:ascii="Times New Roman" w:hAnsi="Times New Roman"/>
            <w:color w:val="auto"/>
            <w:position w:val="-4"/>
          </w:rPr>
          <w:object>
            <v:shape id="_x0000_i1392"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392" DrawAspect="Content" ObjectID="_1468075800" r:id="rId109">
              <o:LockedField>false</o:LockedField>
            </o:OLEObject>
          </w:object>
        </w:r>
      </w:ins>
      <w:ins w:id="3775" w:author="Janusio" w:date="2018-03-10T13:54:28Z"/>
      <w:ins w:id="3776" w:author="Janusio" w:date="2018-03-10T13:54:28Z">
        <w:r>
          <w:rPr>
            <w:rFonts w:hint="eastAsia" w:ascii="Times New Roman" w:hAnsi="Times New Roman"/>
            <w:color w:val="auto"/>
            <w:vertAlign w:val="subscript"/>
          </w:rPr>
          <w:t>SRTM</w:t>
        </w:r>
      </w:ins>
      <w:ins w:id="3777" w:author="Janusio" w:date="2018-03-10T13:54:28Z">
        <w:r>
          <w:rPr>
            <w:rFonts w:hint="eastAsia" w:ascii="Times New Roman" w:hAnsi="Times New Roman"/>
            <w:color w:val="auto"/>
          </w:rPr>
          <w:t>，Protected</w:t>
        </w:r>
      </w:ins>
      <w:ins w:id="3778" w:author="Janusio" w:date="2018-03-10T13:54:28Z">
        <w:r>
          <w:rPr>
            <w:rFonts w:hint="eastAsia" w:ascii="Times New Roman" w:hAnsi="Times New Roman"/>
            <w:color w:val="auto"/>
            <w:vertAlign w:val="subscript"/>
          </w:rPr>
          <w:t>SRTM</w:t>
        </w:r>
      </w:ins>
      <w:ins w:id="3779" w:author="Janusio" w:date="2018-03-10T13:54:28Z">
        <w:r>
          <w:rPr>
            <w:rFonts w:hint="eastAsia" w:ascii="Times New Roman" w:hAnsi="Times New Roman"/>
            <w:color w:val="auto"/>
          </w:rPr>
          <w:t>(</w:t>
        </w:r>
      </w:ins>
      <w:ins w:id="3780" w:author="Janusio" w:date="2018-03-10T13:54:28Z">
        <w:r>
          <w:rPr>
            <w:rFonts w:hint="eastAsia" w:ascii="Times New Roman" w:hAnsi="Times New Roman"/>
            <w:i/>
            <w:iCs/>
            <w:color w:val="auto"/>
          </w:rPr>
          <w:t>m</w:t>
        </w:r>
      </w:ins>
      <w:ins w:id="3781"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783" w:author="Janusio" w:date="2018-03-10T13:54:28Z"/>
          <w:rFonts w:hint="eastAsia" w:ascii="Times New Roman" w:hAnsi="Times New Roman"/>
          <w:color w:val="auto"/>
        </w:rPr>
        <w:pPrChange w:id="378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784" w:author="Janusio" w:date="2018-03-10T13:54:28Z">
        <w:r>
          <w:rPr>
            <w:rFonts w:ascii="Times New Roman" w:hAnsi="Times New Roman"/>
            <w:color w:val="auto"/>
          </w:rPr>
          <w:t>├</w:t>
        </w:r>
      </w:ins>
      <w:ins w:id="3785" w:author="Janusio" w:date="2018-03-10T13:54:28Z">
        <w:r>
          <w:rPr>
            <w:rFonts w:hint="eastAsia" w:ascii="Times New Roman" w:hAnsi="Times New Roman"/>
            <w:color w:val="auto"/>
          </w:rPr>
          <w:t xml:space="preserve"> [Verifier(</w:t>
        </w:r>
      </w:ins>
      <w:ins w:id="3786" w:author="Janusio" w:date="2018-03-10T13:54:28Z">
        <w:r>
          <w:rPr>
            <w:rFonts w:hint="eastAsia" w:ascii="Times New Roman" w:hAnsi="Times New Roman"/>
            <w:i/>
            <w:iCs/>
            <w:color w:val="auto"/>
          </w:rPr>
          <w:t>m</w:t>
        </w:r>
      </w:ins>
      <w:ins w:id="3787" w:author="Janusio" w:date="2018-03-10T13:54:28Z">
        <w:r>
          <w:rPr>
            <w:rFonts w:hint="eastAsia" w:ascii="Times New Roman" w:hAnsi="Times New Roman"/>
            <w:color w:val="auto"/>
          </w:rPr>
          <w:t>)]</w:t>
        </w:r>
      </w:ins>
      <w:ins w:id="3788" w:author="Janusio" w:date="2018-03-10T13:54:28Z"/>
      <w:ins w:id="3789" w:author="Janusio" w:date="2018-03-10T13:54:28Z"/>
      <w:ins w:id="3790" w:author="Janusio" w:date="2018-03-10T13:54:28Z"/>
      <w:ins w:id="3791" w:author="Janusio" w:date="2018-03-10T13:54:28Z">
        <w:r>
          <w:rPr>
            <w:rFonts w:hint="eastAsia" w:ascii="Times New Roman" w:hAnsi="Times New Roman"/>
            <w:color w:val="auto"/>
            <w:position w:val="-10"/>
          </w:rPr>
          <w:object>
            <v:shape id="_x0000_i1393"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393" DrawAspect="Content" ObjectID="_1468075801" r:id="rId110">
              <o:LockedField>false</o:LockedField>
            </o:OLEObject>
          </w:object>
        </w:r>
      </w:ins>
      <w:ins w:id="3793" w:author="Janusio" w:date="2018-03-10T13:54:28Z"/>
      <w:ins w:id="3794" w:author="Janusio" w:date="2018-03-10T13:54:28Z"/>
      <w:ins w:id="3795" w:author="Janusio" w:date="2018-03-10T13:54:28Z"/>
      <w:ins w:id="3796" w:author="Janusio" w:date="2018-03-10T13:54:28Z"/>
      <w:ins w:id="3797" w:author="Janusio" w:date="2018-03-10T13:54:28Z">
        <w:r>
          <w:rPr>
            <w:rFonts w:hint="eastAsia" w:ascii="Times New Roman" w:hAnsi="Times New Roman"/>
            <w:i/>
            <w:iCs/>
            <w:color w:val="auto"/>
            <w:position w:val="-4"/>
          </w:rPr>
          <w:object>
            <v:shape id="_x0000_i1394"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394" DrawAspect="Content" ObjectID="_1468075802" r:id="rId111">
              <o:LockedField>false</o:LockedField>
            </o:OLEObject>
          </w:object>
        </w:r>
      </w:ins>
      <w:ins w:id="3799" w:author="Janusio" w:date="2018-03-10T13:54:28Z"/>
      <w:ins w:id="3800" w:author="Janusio" w:date="2018-03-10T13:54:28Z">
        <w:r>
          <w:rPr>
            <w:rFonts w:hint="eastAsia" w:ascii="Times New Roman" w:hAnsi="Times New Roman"/>
            <w:i/>
            <w:iCs/>
            <w:color w:val="auto"/>
          </w:rPr>
          <w:t>t.</w:t>
        </w:r>
      </w:ins>
      <w:ins w:id="3801" w:author="Janusio" w:date="2018-03-10T13:54:28Z">
        <w:r>
          <w:rPr>
            <w:rFonts w:hint="eastAsia" w:ascii="Times New Roman" w:hAnsi="Times New Roman"/>
            <w:color w:val="auto"/>
          </w:rPr>
          <w:t>(</w:t>
        </w:r>
      </w:ins>
      <w:ins w:id="3802" w:author="Janusio" w:date="2018-03-10T13:54:28Z">
        <w:r>
          <w:rPr>
            <w:rFonts w:hint="eastAsia" w:ascii="Times New Roman" w:hAnsi="Times New Roman"/>
            <w:i/>
            <w:iCs/>
            <w:color w:val="auto"/>
          </w:rPr>
          <w:t>t&lt;t</w:t>
        </w:r>
      </w:ins>
      <w:ins w:id="3803" w:author="Janusio" w:date="2018-03-10T13:54:28Z">
        <w:r>
          <w:rPr>
            <w:rFonts w:hint="eastAsia" w:ascii="Times New Roman" w:hAnsi="Times New Roman"/>
            <w:i/>
            <w:iCs/>
            <w:color w:val="auto"/>
            <w:vertAlign w:val="subscript"/>
          </w:rPr>
          <w:t>e</w:t>
        </w:r>
      </w:ins>
      <w:ins w:id="3804" w:author="Janusio" w:date="2018-03-10T13:54:28Z">
        <w:r>
          <w:rPr>
            <w:rFonts w:hint="eastAsia" w:ascii="Times New Roman" w:hAnsi="Times New Roman"/>
            <w:color w:val="auto"/>
          </w:rPr>
          <w:t>)</w:t>
        </w:r>
      </w:ins>
      <w:ins w:id="3805" w:author="Janusio" w:date="2018-03-10T13:54:28Z"/>
      <w:ins w:id="3806" w:author="Janusio" w:date="2018-03-10T13:54:28Z"/>
      <w:ins w:id="3807" w:author="Janusio" w:date="2018-03-10T13:54:28Z"/>
      <w:ins w:id="3808" w:author="Janusio" w:date="2018-03-10T13:54:28Z">
        <w:r>
          <w:rPr>
            <w:rFonts w:hint="eastAsia" w:ascii="Times New Roman" w:hAnsi="Times New Roman"/>
            <w:color w:val="auto"/>
            <w:position w:val="-4"/>
          </w:rPr>
          <w:object>
            <v:shape id="_x0000_i139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95" DrawAspect="Content" ObjectID="_1468075803" r:id="rId112">
              <o:LockedField>false</o:LockedField>
            </o:OLEObject>
          </w:object>
        </w:r>
      </w:ins>
      <w:ins w:id="3810"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812" w:author="Janusio" w:date="2018-03-10T13:54:28Z"/>
          <w:rFonts w:hint="eastAsia" w:ascii="Times New Roman" w:hAnsi="Times New Roman"/>
          <w:color w:val="auto"/>
        </w:rPr>
        <w:pPrChange w:id="381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813" w:author="Janusio" w:date="2018-03-10T13:54:28Z">
        <w:r>
          <w:rPr>
            <w:rFonts w:hint="eastAsia" w:ascii="Times New Roman" w:hAnsi="Times New Roman"/>
            <w:color w:val="auto"/>
          </w:rPr>
          <w:t>MeasureBoot</w:t>
        </w:r>
      </w:ins>
      <w:ins w:id="3814" w:author="Janusio" w:date="2018-03-10T13:54:28Z">
        <w:r>
          <w:rPr>
            <w:rFonts w:hint="eastAsia" w:ascii="Times New Roman" w:hAnsi="Times New Roman"/>
            <w:color w:val="auto"/>
            <w:vertAlign w:val="subscript"/>
          </w:rPr>
          <w:t>SRTM</w:t>
        </w:r>
      </w:ins>
      <w:ins w:id="3815" w:author="Janusio" w:date="2018-03-10T13:54:28Z">
        <w:r>
          <w:rPr>
            <w:rFonts w:hint="eastAsia" w:ascii="Times New Roman" w:hAnsi="Times New Roman"/>
            <w:color w:val="auto"/>
          </w:rPr>
          <w:t>(</w:t>
        </w:r>
      </w:ins>
      <w:ins w:id="3816" w:author="Janusio" w:date="2018-03-10T13:54:28Z">
        <w:r>
          <w:rPr>
            <w:rFonts w:hint="eastAsia" w:ascii="Times New Roman" w:hAnsi="Times New Roman"/>
            <w:i/>
            <w:iCs/>
            <w:color w:val="auto"/>
          </w:rPr>
          <w:t>m</w:t>
        </w:r>
      </w:ins>
      <w:ins w:id="3817" w:author="Janusio" w:date="2018-03-10T13:54:28Z">
        <w:r>
          <w:rPr>
            <w:rFonts w:hint="eastAsia" w:ascii="Times New Roman" w:hAnsi="Times New Roman"/>
            <w:color w:val="auto"/>
          </w:rPr>
          <w:t>,</w:t>
        </w:r>
      </w:ins>
      <w:ins w:id="3818" w:author="Janusio" w:date="2018-03-10T13:54:28Z">
        <w:r>
          <w:rPr>
            <w:rFonts w:hint="eastAsia" w:ascii="Times New Roman" w:hAnsi="Times New Roman"/>
            <w:i/>
            <w:iCs/>
            <w:color w:val="auto"/>
          </w:rPr>
          <w:t>t</w:t>
        </w:r>
      </w:ins>
      <w:ins w:id="3819" w:author="Janusio" w:date="2018-03-10T13:54:28Z">
        <w:r>
          <w:rPr>
            <w:rFonts w:hint="eastAsia" w:ascii="Times New Roman" w:hAnsi="Times New Roman"/>
            <w:color w:val="auto"/>
          </w:rPr>
          <w:t xml:space="preserve">)      </w:t>
        </w:r>
      </w:ins>
      <w:ins w:id="3820" w:author="Janusio" w:date="2018-03-10T13:54:28Z">
        <w:r>
          <w:rPr>
            <w:rFonts w:hint="eastAsia"/>
            <w:color w:val="auto"/>
            <w:lang w:val="en-US" w:eastAsia="zh-CN"/>
          </w:rPr>
          <w:t xml:space="preserve">                   </w:t>
        </w:r>
      </w:ins>
      <w:ins w:id="3821" w:author="Janusio" w:date="2018-03-10T13:54:28Z">
        <w:r>
          <w:rPr>
            <w:rFonts w:hint="eastAsia" w:ascii="Times New Roman" w:hAnsi="Times New Roman"/>
            <w:color w:val="auto"/>
          </w:rPr>
          <w:t xml:space="preserve"> </w:t>
        </w:r>
      </w:ins>
      <w:ins w:id="3822" w:author="Janusio" w:date="2018-03-10T13:59:17Z">
        <w:r>
          <w:rPr>
            <w:rFonts w:hint="eastAsia"/>
            <w:color w:val="auto"/>
            <w:lang w:val="en-US" w:eastAsia="zh-CN"/>
          </w:rPr>
          <w:t xml:space="preserve"> </w:t>
        </w:r>
      </w:ins>
      <w:ins w:id="3823" w:author="Janusio" w:date="2018-03-10T13:59:18Z">
        <w:r>
          <w:rPr>
            <w:rFonts w:hint="eastAsia"/>
            <w:color w:val="auto"/>
            <w:lang w:val="en-US" w:eastAsia="zh-CN"/>
          </w:rPr>
          <w:t xml:space="preserve">       </w:t>
        </w:r>
      </w:ins>
      <w:ins w:id="3824" w:author="Janusio" w:date="2018-03-10T13:59:19Z">
        <w:r>
          <w:rPr>
            <w:rFonts w:hint="eastAsia"/>
            <w:color w:val="auto"/>
            <w:lang w:val="en-US" w:eastAsia="zh-CN"/>
          </w:rPr>
          <w:t xml:space="preserve">    </w:t>
        </w:r>
      </w:ins>
      <w:ins w:id="3825" w:author="Janusio" w:date="2018-03-10T13:59:20Z">
        <w:r>
          <w:rPr>
            <w:rFonts w:hint="eastAsia"/>
            <w:color w:val="auto"/>
            <w:lang w:val="en-US" w:eastAsia="zh-CN"/>
          </w:rPr>
          <w:t xml:space="preserve"> </w:t>
        </w:r>
      </w:ins>
      <w:ins w:id="3826" w:author="Janusio" w:date="2018-03-10T13:54:28Z">
        <w:r>
          <w:rPr>
            <w:rFonts w:hint="eastAsia" w:ascii="Times New Roman" w:hAnsi="Times New Roman"/>
            <w:bCs/>
            <w:color w:val="auto"/>
          </w:rPr>
          <w:t>(</w:t>
        </w:r>
      </w:ins>
      <w:ins w:id="3827" w:author="Janusio" w:date="2018-03-10T13:54:28Z">
        <w:r>
          <w:rPr>
            <w:rFonts w:hint="eastAsia" w:ascii="Times New Roman" w:hAnsi="Times New Roman"/>
            <w:b/>
            <w:bCs/>
            <w:color w:val="auto"/>
          </w:rPr>
          <w:t>13</w:t>
        </w:r>
      </w:ins>
      <w:ins w:id="3828" w:author="Janusio" w:date="2018-03-10T13:54:28Z">
        <w:r>
          <w:rPr>
            <w:rFonts w:hint="eastAsia" w:ascii="Times New Roman" w:hAnsi="Times New Roman"/>
            <w:b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830" w:author="Janusio" w:date="2018-03-10T13:54:28Z"/>
          <w:rFonts w:hint="eastAsia" w:ascii="Times New Roman" w:hAnsi="Times New Roman"/>
          <w:color w:val="auto"/>
        </w:rPr>
        <w:pPrChange w:id="3829"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831" w:author="Janusio" w:date="2018-03-10T13:54:28Z">
        <w:r>
          <w:rPr>
            <w:rFonts w:hint="eastAsia" w:ascii="Times New Roman" w:hAnsi="Times New Roman"/>
            <w:color w:val="auto"/>
          </w:rPr>
          <w:t>这两个属性有递进关系，即如果属性(12)成立，则属性(13)可以利用定理1的结论直接证明。因此，下面对属性(12)进行证明。</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833" w:author="Janusio" w:date="2018-03-10T13:54:28Z"/>
          <w:rFonts w:hint="eastAsia" w:ascii="Times New Roman" w:hAnsi="Times New Roman"/>
          <w:color w:val="auto"/>
        </w:rPr>
        <w:pPrChange w:id="383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834" w:author="Janusio" w:date="2018-03-10T13:54:28Z">
        <w:r>
          <w:rPr>
            <w:rFonts w:hint="eastAsia" w:ascii="Times New Roman" w:hAnsi="Times New Roman"/>
            <w:b/>
            <w:bCs/>
            <w:color w:val="auto"/>
          </w:rPr>
          <w:t>证明：</w:t>
        </w:r>
      </w:ins>
      <w:ins w:id="3835" w:author="Janusio" w:date="2018-03-10T13:54:28Z">
        <w:r>
          <w:rPr>
            <w:rFonts w:hint="eastAsia" w:ascii="Times New Roman" w:hAnsi="Times New Roman"/>
            <w:color w:val="auto"/>
          </w:rPr>
          <w:t>首先根据前提假设及[Verifier(</w:t>
        </w:r>
      </w:ins>
      <w:ins w:id="3836" w:author="Janusio" w:date="2018-03-10T13:54:28Z">
        <w:r>
          <w:rPr>
            <w:rFonts w:hint="eastAsia" w:ascii="Times New Roman" w:hAnsi="Times New Roman"/>
            <w:i/>
            <w:iCs/>
            <w:color w:val="auto"/>
          </w:rPr>
          <w:t>m</w:t>
        </w:r>
      </w:ins>
      <w:ins w:id="3837" w:author="Janusio" w:date="2018-03-10T13:54:28Z">
        <w:r>
          <w:rPr>
            <w:rFonts w:hint="eastAsia" w:ascii="Times New Roman" w:hAnsi="Times New Roman"/>
            <w:color w:val="auto"/>
          </w:rPr>
          <w:t>)]</w:t>
        </w:r>
      </w:ins>
      <w:ins w:id="3838" w:author="Janusio" w:date="2018-03-10T13:54:28Z"/>
      <w:ins w:id="3839" w:author="Janusio" w:date="2018-03-10T13:54:28Z"/>
      <w:ins w:id="3840" w:author="Janusio" w:date="2018-03-10T13:54:28Z"/>
      <w:ins w:id="3841" w:author="Janusio" w:date="2018-03-10T13:54:28Z">
        <w:r>
          <w:rPr>
            <w:rFonts w:hint="eastAsia" w:ascii="Times New Roman" w:hAnsi="Times New Roman"/>
            <w:color w:val="auto"/>
            <w:position w:val="-10"/>
          </w:rPr>
          <w:object>
            <v:shape id="_x0000_i1396"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396" DrawAspect="Content" ObjectID="_1468075804" r:id="rId113">
              <o:LockedField>false</o:LockedField>
            </o:OLEObject>
          </w:object>
        </w:r>
      </w:ins>
      <w:ins w:id="3843" w:author="Janusio" w:date="2018-03-10T13:54:28Z"/>
      <w:ins w:id="3844" w:author="Janusio" w:date="2018-03-10T13:54:28Z">
        <w:r>
          <w:rPr>
            <w:rFonts w:hint="eastAsia" w:ascii="Times New Roman" w:hAnsi="Times New Roman"/>
            <w:color w:val="auto"/>
          </w:rPr>
          <w:t>，利用公理</w:t>
        </w:r>
      </w:ins>
      <w:ins w:id="3845" w:author="Janusio" w:date="2018-03-10T13:54:28Z">
        <w:r>
          <w:rPr>
            <w:rFonts w:hint="eastAsia" w:ascii="Times New Roman" w:hAnsi="Times New Roman"/>
            <w:i/>
            <w:iCs/>
            <w:color w:val="auto"/>
          </w:rPr>
          <w:t>VER</w:t>
        </w:r>
      </w:ins>
      <w:ins w:id="3846" w:author="Janusio" w:date="2018-03-10T13:54:28Z">
        <w:r>
          <w:rPr>
            <w:rFonts w:hint="eastAsia" w:ascii="Times New Roman" w:hAnsi="Times New Roman"/>
            <w:color w:val="auto"/>
          </w:rPr>
          <w:t>可得到：</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848" w:author="Janusio" w:date="2018-03-10T13:54:28Z"/>
          <w:rFonts w:hint="eastAsia" w:ascii="Times New Roman" w:hAnsi="Times New Roman"/>
          <w:iCs/>
          <w:color w:val="auto"/>
        </w:rPr>
        <w:pPrChange w:id="384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849" w:author="Janusio" w:date="2018-03-10T13:54:28Z">
        <w:r>
          <w:rPr>
            <w:rFonts w:hint="eastAsia" w:ascii="Times New Roman" w:hAnsi="Times New Roman"/>
            <w:color w:val="auto"/>
          </w:rPr>
          <w:t>[Verifier(</w:t>
        </w:r>
      </w:ins>
      <w:ins w:id="3850" w:author="Janusio" w:date="2018-03-10T13:54:28Z">
        <w:r>
          <w:rPr>
            <w:rFonts w:hint="eastAsia" w:ascii="Times New Roman" w:hAnsi="Times New Roman"/>
            <w:i/>
            <w:iCs/>
            <w:color w:val="auto"/>
          </w:rPr>
          <w:t>m</w:t>
        </w:r>
      </w:ins>
      <w:ins w:id="3851" w:author="Janusio" w:date="2018-03-10T13:54:28Z">
        <w:r>
          <w:rPr>
            <w:rFonts w:hint="eastAsia" w:ascii="Times New Roman" w:hAnsi="Times New Roman"/>
            <w:color w:val="auto"/>
          </w:rPr>
          <w:t>)]</w:t>
        </w:r>
      </w:ins>
      <w:ins w:id="3852" w:author="Janusio" w:date="2018-03-10T13:54:28Z"/>
      <w:ins w:id="3853" w:author="Janusio" w:date="2018-03-10T13:54:28Z"/>
      <w:ins w:id="3854" w:author="Janusio" w:date="2018-03-10T13:54:28Z"/>
      <w:ins w:id="3855" w:author="Janusio" w:date="2018-03-10T13:54:28Z">
        <w:r>
          <w:rPr>
            <w:rFonts w:hint="eastAsia" w:ascii="Times New Roman" w:hAnsi="Times New Roman"/>
            <w:color w:val="auto"/>
            <w:position w:val="-10"/>
          </w:rPr>
          <w:object>
            <v:shape id="_x0000_i1397"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397" DrawAspect="Content" ObjectID="_1468075805" r:id="rId114">
              <o:LockedField>false</o:LockedField>
            </o:OLEObject>
          </w:object>
        </w:r>
      </w:ins>
      <w:ins w:id="3857" w:author="Janusio" w:date="2018-03-10T13:54:28Z"/>
      <w:ins w:id="3858" w:author="Janusio" w:date="2018-03-10T13:54:28Z"/>
      <w:ins w:id="3859" w:author="Janusio" w:date="2018-03-10T13:54:28Z"/>
      <w:ins w:id="3860" w:author="Janusio" w:date="2018-03-10T13:54:28Z"/>
      <w:ins w:id="3861" w:author="Janusio" w:date="2018-03-10T13:54:28Z">
        <w:r>
          <w:rPr>
            <w:rFonts w:hint="eastAsia" w:ascii="Times New Roman" w:hAnsi="Times New Roman"/>
            <w:i/>
            <w:iCs/>
            <w:color w:val="auto"/>
            <w:position w:val="-4"/>
          </w:rPr>
          <w:object>
            <v:shape id="_x0000_i1398"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398" DrawAspect="Content" ObjectID="_1468075806" r:id="rId115">
              <o:LockedField>false</o:LockedField>
            </o:OLEObject>
          </w:object>
        </w:r>
      </w:ins>
      <w:ins w:id="3863" w:author="Janusio" w:date="2018-03-10T13:54:28Z"/>
      <w:ins w:id="3864" w:author="Janusio" w:date="2018-03-10T13:54:28Z">
        <w:r>
          <w:rPr>
            <w:rFonts w:hint="eastAsia" w:ascii="Times New Roman" w:hAnsi="Times New Roman"/>
            <w:i/>
            <w:iCs/>
            <w:color w:val="auto"/>
          </w:rPr>
          <w:t>t</w:t>
        </w:r>
      </w:ins>
      <w:ins w:id="3865" w:author="Janusio" w:date="2018-03-10T13:54:28Z">
        <w:r>
          <w:rPr>
            <w:rFonts w:hint="eastAsia" w:ascii="Times New Roman" w:hAnsi="Times New Roman"/>
            <w:i/>
            <w:iCs/>
            <w:color w:val="auto"/>
            <w:vertAlign w:val="subscript"/>
          </w:rPr>
          <w:t>f</w:t>
        </w:r>
      </w:ins>
      <w:ins w:id="3866" w:author="Janusio" w:date="2018-03-10T13:54:28Z">
        <w:r>
          <w:rPr>
            <w:rFonts w:hint="eastAsia" w:ascii="Times New Roman" w:hAnsi="Times New Roman"/>
            <w:color w:val="auto"/>
          </w:rPr>
          <w:t>,</w:t>
        </w:r>
      </w:ins>
      <w:ins w:id="3867" w:author="Janusio" w:date="2018-03-10T13:54:28Z">
        <w:r>
          <w:rPr>
            <w:rFonts w:hint="eastAsia" w:ascii="Times New Roman" w:hAnsi="Times New Roman"/>
            <w:i/>
            <w:iCs/>
            <w:color w:val="auto"/>
          </w:rPr>
          <w:t>e</w:t>
        </w:r>
      </w:ins>
      <w:ins w:id="3868" w:author="Janusio" w:date="2018-03-10T13:54:28Z">
        <w:r>
          <w:rPr>
            <w:rFonts w:hint="eastAsia" w:ascii="Times New Roman" w:hAnsi="Times New Roman"/>
            <w:iCs/>
            <w:color w:val="auto"/>
          </w:rPr>
          <w:t>,</w:t>
        </w:r>
      </w:ins>
      <w:ins w:id="3869" w:author="Janusio" w:date="2018-03-10T13:54:28Z">
        <w:r>
          <w:rPr>
            <w:rFonts w:hint="eastAsia" w:ascii="Times New Roman" w:hAnsi="Times New Roman"/>
            <w:i/>
            <w:iCs/>
            <w:color w:val="auto"/>
          </w:rPr>
          <w:t>I.</w:t>
        </w:r>
      </w:ins>
      <w:ins w:id="3870" w:author="Janusio" w:date="2018-03-10T13:54:28Z">
        <w:r>
          <w:rPr>
            <w:rFonts w:hint="eastAsia" w:ascii="Times New Roman" w:hAnsi="Times New Roman"/>
            <w:iCs/>
            <w:color w:val="auto"/>
          </w:rPr>
          <w:t>(</w:t>
        </w:r>
      </w:ins>
      <w:ins w:id="3871" w:author="Janusio" w:date="2018-03-10T13:54:28Z">
        <w:r>
          <w:rPr>
            <w:rFonts w:hint="eastAsia" w:ascii="Times New Roman" w:hAnsi="Times New Roman"/>
            <w:i/>
            <w:iCs/>
            <w:color w:val="auto"/>
          </w:rPr>
          <w:t>t</w:t>
        </w:r>
      </w:ins>
      <w:ins w:id="3872" w:author="Janusio" w:date="2018-03-10T13:54:28Z">
        <w:r>
          <w:rPr>
            <w:rFonts w:hint="eastAsia" w:ascii="Times New Roman" w:hAnsi="Times New Roman"/>
            <w:i/>
            <w:iCs/>
            <w:color w:val="auto"/>
            <w:vertAlign w:val="subscript"/>
          </w:rPr>
          <w:t>f</w:t>
        </w:r>
      </w:ins>
      <w:ins w:id="3873" w:author="Janusio" w:date="2018-03-10T13:54:28Z">
        <w:r>
          <w:rPr>
            <w:rFonts w:hint="eastAsia" w:ascii="Times New Roman" w:hAnsi="Times New Roman"/>
            <w:i/>
            <w:iCs/>
            <w:color w:val="auto"/>
          </w:rPr>
          <w:t>&lt;t</w:t>
        </w:r>
      </w:ins>
      <w:ins w:id="3874" w:author="Janusio" w:date="2018-03-10T13:54:28Z">
        <w:r>
          <w:rPr>
            <w:rFonts w:hint="eastAsia" w:ascii="Times New Roman" w:hAnsi="Times New Roman"/>
            <w:i/>
            <w:iCs/>
            <w:color w:val="auto"/>
            <w:vertAlign w:val="subscript"/>
          </w:rPr>
          <w:t>e</w:t>
        </w:r>
      </w:ins>
      <w:ins w:id="3875" w:author="Janusio" w:date="2018-03-10T13:54:28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877" w:author="Janusio" w:date="2018-03-10T13:54:28Z"/>
          <w:rFonts w:hint="eastAsia" w:ascii="Times New Roman" w:hAnsi="Times New Roman"/>
          <w:color w:val="auto"/>
        </w:rPr>
        <w:pPrChange w:id="387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878" w:author="Janusio" w:date="2018-03-10T13:54:28Z"/>
      <w:ins w:id="3879" w:author="Janusio" w:date="2018-03-10T13:54:28Z"/>
      <w:ins w:id="3880" w:author="Janusio" w:date="2018-03-10T13:54:28Z"/>
      <w:ins w:id="3881" w:author="Janusio" w:date="2018-03-10T13:54:28Z">
        <w:r>
          <w:rPr>
            <w:rFonts w:hint="eastAsia" w:ascii="Times New Roman" w:hAnsi="Times New Roman"/>
            <w:color w:val="auto"/>
            <w:position w:val="-4"/>
          </w:rPr>
          <w:object>
            <v:shape id="_x0000_i139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99" DrawAspect="Content" ObjectID="_1468075807" r:id="rId116">
              <o:LockedField>false</o:LockedField>
            </o:OLEObject>
          </w:object>
        </w:r>
      </w:ins>
      <w:ins w:id="3883" w:author="Janusio" w:date="2018-03-10T13:54:28Z"/>
      <w:ins w:id="3884" w:author="Janusio" w:date="2018-03-10T13:54:28Z"/>
      <w:ins w:id="3885" w:author="Janusio" w:date="2018-03-10T13:54:28Z"/>
      <w:ins w:id="3886" w:author="Janusio" w:date="2018-03-10T13:54:28Z"/>
      <w:ins w:id="3887" w:author="Janusio" w:date="2018-03-10T13:54:28Z">
        <w:r>
          <w:rPr>
            <w:rFonts w:hint="eastAsia" w:ascii="Times New Roman" w:hAnsi="Times New Roman"/>
            <w:color w:val="auto"/>
            <w:position w:val="-6"/>
          </w:rPr>
          <w:object>
            <v:shape id="_x0000_i1400" o:spt="75" type="#_x0000_t75" style="height:16pt;width:10.05pt;" o:ole="t" filled="f" o:preferrelative="t" stroked="f" coordsize="21600,21600">
              <v:path/>
              <v:fill on="f" alignshape="1" focussize="0,0"/>
              <v:stroke on="f"/>
              <v:imagedata r:id="rId118" embosscolor="#FFFFFF" o:title=""/>
              <o:lock v:ext="edit" aspectratio="t"/>
              <w10:wrap type="none"/>
              <w10:anchorlock/>
            </v:shape>
            <o:OLEObject Type="Embed" ProgID="Equation.KSEE3" ShapeID="_x0000_i1400" DrawAspect="Content" ObjectID="_1468075808" r:id="rId117">
              <o:LockedField>false</o:LockedField>
            </o:OLEObject>
          </w:object>
        </w:r>
      </w:ins>
      <w:ins w:id="3889" w:author="Janusio" w:date="2018-03-10T13:54:28Z"/>
      <w:ins w:id="3890" w:author="Janusio" w:date="2018-03-10T13:54:28Z">
        <w:r>
          <w:rPr>
            <w:rFonts w:hint="eastAsia" w:ascii="Times New Roman" w:hAnsi="Times New Roman"/>
            <w:color w:val="auto"/>
          </w:rPr>
          <w:t xml:space="preserve">= </w:t>
        </w:r>
      </w:ins>
      <w:ins w:id="3891" w:author="Janusio" w:date="2018-03-10T13:54:28Z"/>
      <w:ins w:id="3892" w:author="Janusio" w:date="2018-03-10T13:54:28Z"/>
      <w:ins w:id="3893" w:author="Janusio" w:date="2018-03-10T13:54:28Z"/>
      <w:ins w:id="3894" w:author="Janusio" w:date="2018-03-10T13:54:28Z">
        <w:r>
          <w:rPr>
            <w:rFonts w:hint="eastAsia" w:ascii="Times New Roman" w:hAnsi="Times New Roman"/>
            <w:color w:val="auto"/>
            <w:position w:val="-4"/>
          </w:rPr>
          <w:object>
            <v:shape id="_x0000_i1401" o:spt="75" type="#_x0000_t75" style="height:16pt;width:24.95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401" DrawAspect="Content" ObjectID="_1468075809" r:id="rId119">
              <o:LockedField>false</o:LockedField>
            </o:OLEObject>
          </w:object>
        </w:r>
      </w:ins>
      <w:ins w:id="3896" w:author="Janusio" w:date="2018-03-10T13:54:28Z"/>
      <w:ins w:id="3897" w:author="Janusio" w:date="2018-03-10T13:54:28Z">
        <w:r>
          <w:rPr>
            <w:rFonts w:hint="eastAsia" w:ascii="Times New Roman" w:hAnsi="Times New Roman"/>
            <w:color w:val="auto"/>
          </w:rPr>
          <w:t>(</w:t>
        </w:r>
      </w:ins>
      <w:ins w:id="3898" w:author="Janusio" w:date="2018-03-10T13:54:28Z">
        <w:r>
          <w:rPr>
            <w:rFonts w:hint="eastAsia" w:ascii="Times New Roman" w:hAnsi="Times New Roman"/>
            <w:i/>
            <w:iCs/>
            <w:color w:val="auto"/>
          </w:rPr>
          <w:t>m</w:t>
        </w:r>
      </w:ins>
      <w:ins w:id="3899" w:author="Janusio" w:date="2018-03-10T13:54:28Z">
        <w:r>
          <w:rPr>
            <w:rFonts w:hint="eastAsia" w:ascii="Times New Roman" w:hAnsi="Times New Roman"/>
            <w:color w:val="auto"/>
          </w:rPr>
          <w:t>)</w:t>
        </w:r>
      </w:ins>
      <w:ins w:id="3900" w:author="Janusio" w:date="2018-03-10T13:54:28Z"/>
      <w:ins w:id="3901" w:author="Janusio" w:date="2018-03-10T13:54:28Z"/>
      <w:ins w:id="3902" w:author="Janusio" w:date="2018-03-10T13:54:28Z"/>
      <w:ins w:id="3903" w:author="Janusio" w:date="2018-03-10T13:54:28Z">
        <w:r>
          <w:rPr>
            <w:rFonts w:hint="eastAsia" w:ascii="Times New Roman" w:hAnsi="Times New Roman"/>
            <w:color w:val="auto"/>
            <w:position w:val="-4"/>
          </w:rPr>
          <w:object>
            <v:shape id="_x0000_i140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02" DrawAspect="Content" ObjectID="_1468075810" r:id="rId121">
              <o:LockedField>false</o:LockedField>
            </o:OLEObject>
          </w:object>
        </w:r>
      </w:ins>
      <w:ins w:id="3905" w:author="Janusio" w:date="2018-03-10T13:54:28Z"/>
      <w:ins w:id="3906" w:author="Janusio" w:date="2018-03-10T13:54:28Z">
        <w:r>
          <w:rPr>
            <w:rFonts w:hint="eastAsia" w:ascii="Times New Roman" w:hAnsi="Times New Roman"/>
            <w:color w:val="auto"/>
          </w:rPr>
          <w:t>Contain(</w:t>
        </w:r>
      </w:ins>
      <w:ins w:id="3907" w:author="Janusio" w:date="2018-03-10T13:54:28Z">
        <w:r>
          <w:rPr>
            <w:rFonts w:hint="eastAsia" w:ascii="Times New Roman" w:hAnsi="Times New Roman"/>
            <w:i/>
            <w:iCs/>
            <w:color w:val="auto"/>
          </w:rPr>
          <w:t>e</w:t>
        </w:r>
      </w:ins>
      <w:ins w:id="3908" w:author="Janusio" w:date="2018-03-10T13:54:28Z">
        <w:r>
          <w:rPr>
            <w:rFonts w:hint="eastAsia" w:ascii="Times New Roman" w:hAnsi="Times New Roman"/>
            <w:iCs/>
            <w:color w:val="auto"/>
          </w:rPr>
          <w:t>,</w:t>
        </w:r>
      </w:ins>
      <w:ins w:id="3909" w:author="Janusio" w:date="2018-03-10T13:54:28Z">
        <w:r>
          <w:rPr>
            <w:rFonts w:hint="eastAsia" w:ascii="Times New Roman" w:hAnsi="Times New Roman"/>
            <w:i/>
            <w:iCs/>
            <w:color w:val="auto"/>
          </w:rPr>
          <w:t>SIG</w:t>
        </w:r>
      </w:ins>
      <w:ins w:id="3910" w:author="Janusio" w:date="2018-03-10T13:54:28Z">
        <w:r>
          <w:rPr>
            <w:rFonts w:hint="eastAsia" w:ascii="Times New Roman" w:hAnsi="Times New Roman"/>
            <w:i/>
            <w:iCs/>
            <w:color w:val="auto"/>
            <w:vertAlign w:val="subscript"/>
          </w:rPr>
          <w:t>AIK</w:t>
        </w:r>
      </w:ins>
      <w:ins w:id="3911" w:author="Janusio" w:date="2018-03-10T13:54:28Z">
        <w:r>
          <w:rPr>
            <w:rFonts w:hint="eastAsia" w:ascii="Times New Roman" w:hAnsi="Times New Roman"/>
            <w:iCs/>
            <w:color w:val="auto"/>
            <w:vertAlign w:val="subscript"/>
          </w:rPr>
          <w:t>(</w:t>
        </w:r>
      </w:ins>
      <w:ins w:id="3912" w:author="Janusio" w:date="2018-03-10T13:54:28Z">
        <w:r>
          <w:rPr>
            <w:rFonts w:hint="eastAsia" w:ascii="Times New Roman" w:hAnsi="Times New Roman"/>
            <w:i/>
            <w:iCs/>
            <w:color w:val="auto"/>
            <w:vertAlign w:val="subscript"/>
          </w:rPr>
          <w:t>m</w:t>
        </w:r>
      </w:ins>
      <w:ins w:id="3913" w:author="Janusio" w:date="2018-03-10T13:54:28Z">
        <w:r>
          <w:rPr>
            <w:rFonts w:hint="eastAsia" w:ascii="Times New Roman" w:hAnsi="Times New Roman"/>
            <w:iCs/>
            <w:color w:val="auto"/>
            <w:vertAlign w:val="subscript"/>
          </w:rPr>
          <w:t>)</w:t>
        </w:r>
      </w:ins>
      <w:ins w:id="3914" w:author="Janusio" w:date="2018-03-10T13:54:28Z">
        <w:r>
          <w:rPr>
            <w:rFonts w:hint="eastAsia" w:ascii="Times New Roman" w:hAnsi="Times New Roman"/>
            <w:i/>
            <w:iCs/>
            <w:color w:val="auto"/>
            <w:vertAlign w:val="superscript"/>
          </w:rPr>
          <w:t>-1</w:t>
        </w:r>
      </w:ins>
      <w:ins w:id="3915"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917" w:author="Janusio" w:date="2018-03-10T13:54:28Z"/>
          <w:rFonts w:hint="eastAsia" w:ascii="Times New Roman" w:hAnsi="Times New Roman"/>
          <w:iCs/>
          <w:color w:val="auto"/>
        </w:rPr>
        <w:pPrChange w:id="391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918" w:author="Janusio" w:date="2018-03-10T13:54:28Z">
        <w:r>
          <w:rPr>
            <w:rFonts w:hint="eastAsia" w:ascii="Times New Roman" w:hAnsi="Times New Roman"/>
            <w:color w:val="auto"/>
          </w:rPr>
          <w:t>{|</w:t>
        </w:r>
      </w:ins>
      <w:ins w:id="3919" w:author="Janusio" w:date="2018-03-10T13:54:28Z">
        <w:r>
          <w:rPr>
            <w:rFonts w:hint="eastAsia" w:ascii="Times New Roman" w:hAnsi="Times New Roman"/>
            <w:i/>
            <w:iCs/>
            <w:color w:val="auto"/>
          </w:rPr>
          <w:t>PCR</w:t>
        </w:r>
      </w:ins>
      <w:ins w:id="3920" w:author="Janusio" w:date="2018-03-10T13:54:28Z">
        <w:r>
          <w:rPr>
            <w:rFonts w:hint="eastAsia" w:ascii="Times New Roman" w:hAnsi="Times New Roman"/>
            <w:color w:val="auto"/>
          </w:rPr>
          <w:t>(</w:t>
        </w:r>
      </w:ins>
      <w:ins w:id="3921" w:author="Janusio" w:date="2018-03-10T13:54:28Z">
        <w:r>
          <w:rPr>
            <w:rFonts w:hint="eastAsia" w:ascii="Times New Roman" w:hAnsi="Times New Roman"/>
            <w:i/>
            <w:iCs/>
            <w:color w:val="auto"/>
          </w:rPr>
          <w:t>s</w:t>
        </w:r>
      </w:ins>
      <w:ins w:id="3922" w:author="Janusio" w:date="2018-03-10T13:54:28Z">
        <w:r>
          <w:rPr>
            <w:rFonts w:hint="eastAsia" w:ascii="Times New Roman" w:hAnsi="Times New Roman"/>
            <w:color w:val="auto"/>
          </w:rPr>
          <w:t>),</w:t>
        </w:r>
      </w:ins>
      <w:ins w:id="3923" w:author="Janusio" w:date="2018-03-10T13:54:28Z">
        <w:r>
          <w:rPr>
            <w:rFonts w:hint="eastAsia" w:ascii="Times New Roman" w:hAnsi="Times New Roman"/>
            <w:i/>
            <w:iCs/>
            <w:color w:val="auto"/>
          </w:rPr>
          <w:t xml:space="preserve"> seq</w:t>
        </w:r>
      </w:ins>
      <w:ins w:id="3924" w:author="Janusio" w:date="2018-03-10T13:54:28Z">
        <w:r>
          <w:rPr>
            <w:rFonts w:hint="eastAsia" w:ascii="Times New Roman" w:hAnsi="Times New Roman"/>
            <w:iCs/>
            <w:color w:val="auto"/>
          </w:rPr>
          <w:t>(</w:t>
        </w:r>
      </w:ins>
      <w:ins w:id="3925" w:author="Janusio" w:date="2018-03-10T13:54:28Z">
        <w:r>
          <w:rPr>
            <w:rFonts w:hint="eastAsia" w:ascii="Times New Roman" w:hAnsi="Times New Roman"/>
            <w:i/>
            <w:iCs/>
            <w:color w:val="auto"/>
          </w:rPr>
          <w:t>BIOS</w:t>
        </w:r>
      </w:ins>
      <w:ins w:id="3926" w:author="Janusio" w:date="2018-03-10T13:54:28Z">
        <w:r>
          <w:rPr>
            <w:rFonts w:hint="eastAsia" w:ascii="Times New Roman" w:hAnsi="Times New Roman"/>
            <w:iCs/>
            <w:color w:val="auto"/>
          </w:rPr>
          <w:t>(</w:t>
        </w:r>
      </w:ins>
      <w:ins w:id="3927" w:author="Janusio" w:date="2018-03-10T13:54:28Z">
        <w:r>
          <w:rPr>
            <w:rFonts w:hint="eastAsia" w:ascii="Times New Roman" w:hAnsi="Times New Roman"/>
            <w:i/>
            <w:iCs/>
            <w:color w:val="auto"/>
          </w:rPr>
          <w:t>m</w:t>
        </w:r>
      </w:ins>
      <w:ins w:id="3928" w:author="Janusio" w:date="2018-03-10T13:54:28Z">
        <w:r>
          <w:rPr>
            <w:rFonts w:hint="eastAsia" w:ascii="Times New Roman" w:hAnsi="Times New Roman"/>
            <w:iCs/>
            <w:color w:val="auto"/>
          </w:rPr>
          <w:t>),</w:t>
        </w:r>
      </w:ins>
      <w:ins w:id="3929" w:author="Janusio" w:date="2018-03-10T13:54:28Z">
        <w:r>
          <w:rPr>
            <w:rFonts w:hint="eastAsia" w:ascii="Times New Roman" w:hAnsi="Times New Roman"/>
            <w:i/>
            <w:iCs/>
            <w:color w:val="auto"/>
          </w:rPr>
          <w:t>OSLoader</w:t>
        </w:r>
      </w:ins>
      <w:ins w:id="3930" w:author="Janusio" w:date="2018-03-10T13:54:28Z">
        <w:r>
          <w:rPr>
            <w:rFonts w:hint="eastAsia" w:ascii="Times New Roman" w:hAnsi="Times New Roman"/>
            <w:iCs/>
            <w:color w:val="auto"/>
          </w:rPr>
          <w:t>(</w:t>
        </w:r>
      </w:ins>
      <w:ins w:id="3931" w:author="Janusio" w:date="2018-03-10T13:54:28Z">
        <w:r>
          <w:rPr>
            <w:rFonts w:hint="eastAsia" w:ascii="Times New Roman" w:hAnsi="Times New Roman"/>
            <w:i/>
            <w:iCs/>
            <w:color w:val="auto"/>
          </w:rPr>
          <w:t>m</w:t>
        </w:r>
      </w:ins>
      <w:ins w:id="3932" w:author="Janusio" w:date="2018-03-10T13:54:28Z">
        <w:r>
          <w:rPr>
            <w:rFonts w:hint="eastAsia" w:ascii="Times New Roman" w:hAnsi="Times New Roman"/>
            <w:iCs/>
            <w:color w:val="auto"/>
          </w:rPr>
          <w:t>),</w:t>
        </w:r>
      </w:ins>
      <w:ins w:id="3933" w:author="Janusio" w:date="2018-03-10T13:54:28Z">
        <w:r>
          <w:rPr>
            <w:rFonts w:hint="eastAsia" w:ascii="Times New Roman" w:hAnsi="Times New Roman"/>
            <w:i/>
            <w:iCs/>
            <w:color w:val="auto"/>
          </w:rPr>
          <w:t>VMM</w:t>
        </w:r>
      </w:ins>
      <w:ins w:id="3934" w:author="Janusio" w:date="2018-03-10T13:54:28Z">
        <w:r>
          <w:rPr>
            <w:rFonts w:hint="eastAsia" w:ascii="Times New Roman" w:hAnsi="Times New Roman"/>
            <w:iCs/>
            <w:color w:val="auto"/>
          </w:rPr>
          <w:t>(</w:t>
        </w:r>
      </w:ins>
      <w:ins w:id="3935" w:author="Janusio" w:date="2018-03-10T13:54:28Z">
        <w:r>
          <w:rPr>
            <w:rFonts w:hint="eastAsia" w:ascii="Times New Roman" w:hAnsi="Times New Roman"/>
            <w:i/>
            <w:iCs/>
            <w:color w:val="auto"/>
          </w:rPr>
          <w:t>m</w:t>
        </w:r>
      </w:ins>
      <w:ins w:id="3936" w:author="Janusio" w:date="2018-03-10T13:54:28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938" w:author="Janusio" w:date="2018-03-10T13:54:28Z"/>
          <w:rFonts w:hint="eastAsia" w:ascii="Times New Roman" w:hAnsi="Times New Roman"/>
          <w:color w:val="auto"/>
        </w:rPr>
        <w:pPrChange w:id="393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939" w:author="Janusio" w:date="2018-03-10T13:54:28Z">
        <w:r>
          <w:rPr>
            <w:rFonts w:hint="eastAsia" w:ascii="Times New Roman" w:hAnsi="Times New Roman"/>
            <w:i/>
            <w:iCs/>
            <w:color w:val="auto"/>
          </w:rPr>
          <w:t>Dom0_Kernel</w:t>
        </w:r>
      </w:ins>
      <w:ins w:id="3940" w:author="Janusio" w:date="2018-03-10T13:54:28Z">
        <w:r>
          <w:rPr>
            <w:rFonts w:hint="eastAsia" w:ascii="Times New Roman" w:hAnsi="Times New Roman"/>
            <w:iCs/>
            <w:color w:val="auto"/>
          </w:rPr>
          <w:t>(</w:t>
        </w:r>
      </w:ins>
      <w:ins w:id="3941" w:author="Janusio" w:date="2018-03-10T13:54:28Z">
        <w:r>
          <w:rPr>
            <w:rFonts w:hint="eastAsia" w:ascii="Times New Roman" w:hAnsi="Times New Roman"/>
            <w:i/>
            <w:iCs/>
            <w:color w:val="auto"/>
          </w:rPr>
          <w:t>m</w:t>
        </w:r>
      </w:ins>
      <w:ins w:id="3942" w:author="Janusio" w:date="2018-03-10T13:54:28Z">
        <w:r>
          <w:rPr>
            <w:rFonts w:hint="eastAsia" w:ascii="Times New Roman" w:hAnsi="Times New Roman"/>
            <w:iCs/>
            <w:color w:val="auto"/>
          </w:rPr>
          <w:t>),</w:t>
        </w:r>
      </w:ins>
      <w:ins w:id="3943" w:author="Janusio" w:date="2018-03-10T13:54:28Z">
        <w:r>
          <w:rPr>
            <w:rFonts w:hint="eastAsia" w:ascii="Times New Roman" w:hAnsi="Times New Roman"/>
            <w:i/>
            <w:color w:val="auto"/>
            <w:szCs w:val="21"/>
          </w:rPr>
          <w:t>vTPM Builder</w:t>
        </w:r>
      </w:ins>
      <w:ins w:id="3944" w:author="Janusio" w:date="2018-03-10T13:54:28Z">
        <w:r>
          <w:rPr>
            <w:rFonts w:hint="eastAsia" w:ascii="Times New Roman" w:hAnsi="Times New Roman"/>
            <w:iCs/>
            <w:color w:val="auto"/>
          </w:rPr>
          <w:t>(</w:t>
        </w:r>
      </w:ins>
      <w:ins w:id="3945" w:author="Janusio" w:date="2018-03-10T13:54:28Z">
        <w:r>
          <w:rPr>
            <w:rFonts w:hint="eastAsia" w:ascii="Times New Roman" w:hAnsi="Times New Roman"/>
            <w:i/>
            <w:iCs/>
            <w:color w:val="auto"/>
          </w:rPr>
          <w:t>m</w:t>
        </w:r>
      </w:ins>
      <w:ins w:id="3946" w:author="Janusio" w:date="2018-03-10T13:54:28Z">
        <w:r>
          <w:rPr>
            <w:rFonts w:hint="eastAsia" w:ascii="Times New Roman" w:hAnsi="Times New Roman"/>
            <w:iCs/>
            <w:color w:val="auto"/>
          </w:rPr>
          <w:t>)</w:t>
        </w:r>
      </w:ins>
      <w:ins w:id="3947" w:author="Janusio" w:date="2018-03-10T13:54:28Z">
        <w:r>
          <w:rPr>
            <w:rFonts w:hint="eastAsia" w:ascii="Times New Roman" w:hAnsi="Times New Roman"/>
            <w:color w:val="auto"/>
            <w:szCs w:val="21"/>
          </w:rPr>
          <w:t xml:space="preserve">, </w:t>
        </w:r>
      </w:ins>
      <w:ins w:id="3948" w:author="Janusio" w:date="2018-03-10T13:54:28Z">
        <w:r>
          <w:rPr>
            <w:rFonts w:hint="eastAsia" w:ascii="Times New Roman" w:hAnsi="Times New Roman"/>
            <w:i/>
            <w:color w:val="auto"/>
            <w:szCs w:val="21"/>
          </w:rPr>
          <w:t>vTPM-VM Binding</w:t>
        </w:r>
      </w:ins>
      <w:ins w:id="3949" w:author="Janusio" w:date="2018-03-10T13:54:28Z">
        <w:r>
          <w:rPr>
            <w:rFonts w:hint="eastAsia" w:ascii="Times New Roman" w:hAnsi="Times New Roman"/>
            <w:iCs/>
            <w:color w:val="auto"/>
          </w:rPr>
          <w:t>(</w:t>
        </w:r>
      </w:ins>
      <w:ins w:id="3950" w:author="Janusio" w:date="2018-03-10T13:54:28Z">
        <w:r>
          <w:rPr>
            <w:rFonts w:hint="eastAsia" w:ascii="Times New Roman" w:hAnsi="Times New Roman"/>
            <w:i/>
            <w:iCs/>
            <w:color w:val="auto"/>
          </w:rPr>
          <w:t>m</w:t>
        </w:r>
      </w:ins>
      <w:ins w:id="3951" w:author="Janusio" w:date="2018-03-10T13:54:28Z">
        <w:r>
          <w:rPr>
            <w:rFonts w:hint="eastAsia" w:ascii="Times New Roman" w:hAnsi="Times New Roman"/>
            <w:iCs/>
            <w:color w:val="auto"/>
          </w:rPr>
          <w:t>)</w:t>
        </w:r>
      </w:ins>
      <w:ins w:id="3952" w:author="Janusio" w:date="2018-03-10T13:54:28Z">
        <w:r>
          <w:rPr>
            <w:rFonts w:hint="eastAsia" w:ascii="Times New Roman" w:hAnsi="Times New Roman"/>
            <w:color w:val="auto"/>
            <w:szCs w:val="21"/>
          </w:rPr>
          <w:t xml:space="preserve">, </w:t>
        </w:r>
      </w:ins>
      <w:ins w:id="3953" w:author="Janusio" w:date="2018-03-10T13:54:28Z">
        <w:r>
          <w:rPr>
            <w:rFonts w:hint="eastAsia"/>
            <w:color w:val="auto"/>
            <w:szCs w:val="21"/>
            <w:lang w:val="en-US" w:eastAsia="zh-CN"/>
          </w:rPr>
          <w:tab/>
        </w:r>
      </w:ins>
      <w:ins w:id="3954" w:author="Janusio" w:date="2018-03-10T13:54:28Z">
        <w:r>
          <w:rPr>
            <w:rFonts w:hint="eastAsia" w:ascii="Times New Roman" w:hAnsi="Times New Roman"/>
            <w:i/>
            <w:color w:val="auto"/>
            <w:szCs w:val="21"/>
          </w:rPr>
          <w:t>VM Builder</w:t>
        </w:r>
      </w:ins>
      <w:ins w:id="3955" w:author="Janusio" w:date="2018-03-10T13:54:28Z">
        <w:r>
          <w:rPr>
            <w:rFonts w:hint="eastAsia" w:ascii="Times New Roman" w:hAnsi="Times New Roman"/>
            <w:iCs/>
            <w:color w:val="auto"/>
          </w:rPr>
          <w:t>(</w:t>
        </w:r>
      </w:ins>
      <w:ins w:id="3956" w:author="Janusio" w:date="2018-03-10T13:54:28Z">
        <w:r>
          <w:rPr>
            <w:rFonts w:hint="eastAsia" w:ascii="Times New Roman" w:hAnsi="Times New Roman"/>
            <w:i/>
            <w:iCs/>
            <w:color w:val="auto"/>
          </w:rPr>
          <w:t>m</w:t>
        </w:r>
      </w:ins>
      <w:ins w:id="3957" w:author="Janusio" w:date="2018-03-10T13:54:28Z">
        <w:r>
          <w:rPr>
            <w:rFonts w:hint="eastAsia" w:ascii="Times New Roman" w:hAnsi="Times New Roman"/>
            <w:iCs/>
            <w:color w:val="auto"/>
          </w:rPr>
          <w:t>))</w:t>
        </w:r>
      </w:ins>
      <w:ins w:id="3958" w:author="Janusio" w:date="2018-03-10T13:54:28Z">
        <w:r>
          <w:rPr>
            <w:rFonts w:hint="eastAsia" w:ascii="Times New Roman" w:hAnsi="Times New Roman"/>
            <w:color w:val="auto"/>
          </w:rPr>
          <w:t xml:space="preserve"> )|})</w:t>
        </w:r>
      </w:ins>
      <w:ins w:id="3959" w:author="Janusio" w:date="2018-03-10T13:54:28Z"/>
      <w:ins w:id="3960" w:author="Janusio" w:date="2018-03-10T13:54:28Z"/>
      <w:ins w:id="3961" w:author="Janusio" w:date="2018-03-10T13:54:28Z"/>
      <w:ins w:id="3962" w:author="Janusio" w:date="2018-03-10T13:54:28Z">
        <w:r>
          <w:rPr>
            <w:rFonts w:hint="eastAsia" w:ascii="Times New Roman" w:hAnsi="Times New Roman"/>
            <w:color w:val="auto"/>
            <w:position w:val="-4"/>
          </w:rPr>
          <w:object>
            <v:shape id="_x0000_i1403"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03" DrawAspect="Content" ObjectID="_1468075811" r:id="rId122">
              <o:LockedField>false</o:LockedField>
            </o:OLEObject>
          </w:object>
        </w:r>
      </w:ins>
      <w:ins w:id="3964" w:author="Janusio" w:date="2018-03-10T13:54:28Z"/>
      <w:ins w:id="3965" w:author="Janusio" w:date="2018-03-10T13:54:28Z">
        <w:r>
          <w:rPr>
            <w:rFonts w:hint="eastAsia" w:ascii="Times New Roman" w:hAnsi="Times New Roman"/>
            <w:color w:val="auto"/>
          </w:rPr>
          <w:t>(Sent(</w:t>
        </w:r>
      </w:ins>
      <w:ins w:id="3966" w:author="Janusio" w:date="2018-03-10T13:54:28Z">
        <w:r>
          <w:rPr>
            <w:rFonts w:hint="eastAsia" w:ascii="Times New Roman" w:hAnsi="Times New Roman"/>
            <w:i/>
            <w:iCs/>
            <w:color w:val="auto"/>
          </w:rPr>
          <w:t>I</w:t>
        </w:r>
      </w:ins>
      <w:ins w:id="3967" w:author="Janusio" w:date="2018-03-10T13:54:28Z">
        <w:r>
          <w:rPr>
            <w:rFonts w:hint="eastAsia" w:ascii="Times New Roman" w:hAnsi="Times New Roman"/>
            <w:iCs/>
            <w:color w:val="auto"/>
          </w:rPr>
          <w:t>,</w:t>
        </w:r>
      </w:ins>
      <w:ins w:id="3968" w:author="Janusio" w:date="2018-03-10T13:54:28Z">
        <w:r>
          <w:rPr>
            <w:rFonts w:hint="eastAsia" w:ascii="Times New Roman" w:hAnsi="Times New Roman"/>
            <w:i/>
            <w:iCs/>
            <w:color w:val="auto"/>
          </w:rPr>
          <w:t>e</w:t>
        </w:r>
      </w:ins>
      <w:ins w:id="3969" w:author="Janusio" w:date="2018-03-10T13:54:28Z">
        <w:r>
          <w:rPr>
            <w:rFonts w:hint="eastAsia" w:ascii="Times New Roman" w:hAnsi="Times New Roman"/>
            <w:color w:val="auto"/>
          </w:rPr>
          <w:t>)@</w:t>
        </w:r>
      </w:ins>
      <w:ins w:id="3970" w:author="Janusio" w:date="2018-03-10T13:54:28Z">
        <w:r>
          <w:rPr>
            <w:rFonts w:hint="eastAsia" w:ascii="Times New Roman" w:hAnsi="Times New Roman"/>
            <w:i/>
            <w:iCs/>
            <w:color w:val="auto"/>
          </w:rPr>
          <w:t xml:space="preserve"> t</w:t>
        </w:r>
      </w:ins>
      <w:ins w:id="3971" w:author="Janusio" w:date="2018-03-10T13:54:28Z">
        <w:r>
          <w:rPr>
            <w:rFonts w:hint="eastAsia" w:ascii="Times New Roman" w:hAnsi="Times New Roman"/>
            <w:i/>
            <w:iCs/>
            <w:color w:val="auto"/>
            <w:vertAlign w:val="subscript"/>
          </w:rPr>
          <w:t>f</w:t>
        </w:r>
      </w:ins>
      <w:ins w:id="3972" w:author="Janusio" w:date="2018-03-10T13:54:28Z">
        <w:r>
          <w:rPr>
            <w:rFonts w:hint="eastAsia" w:ascii="Times New Roman" w:hAnsi="Times New Roman"/>
            <w:color w:val="auto"/>
          </w:rPr>
          <w:t>)</w:t>
        </w:r>
      </w:ins>
      <w:ins w:id="3973" w:author="Janusio" w:date="2018-03-10T13:54:28Z"/>
      <w:ins w:id="3974" w:author="Janusio" w:date="2018-03-10T13:54:28Z"/>
      <w:ins w:id="3975" w:author="Janusio" w:date="2018-03-10T13:54:28Z"/>
      <w:ins w:id="3976" w:author="Janusio" w:date="2018-03-10T13:54:28Z">
        <w:r>
          <w:rPr>
            <w:rFonts w:hint="eastAsia" w:ascii="Times New Roman" w:hAnsi="Times New Roman"/>
            <w:color w:val="auto"/>
            <w:position w:val="-4"/>
          </w:rPr>
          <w:object>
            <v:shape id="_x0000_i1404" o:spt="75" type="#_x0000_t75" style="height:10pt;width:11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404" DrawAspect="Content" ObjectID="_1468075812" r:id="rId123">
              <o:LockedField>false</o:LockedField>
            </o:OLEObject>
          </w:object>
        </w:r>
      </w:ins>
      <w:ins w:id="3978"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980" w:author="Janusio" w:date="2018-03-10T13:54:28Z"/>
          <w:rFonts w:hint="eastAsia" w:ascii="Times New Roman" w:hAnsi="Times New Roman"/>
          <w:color w:val="auto"/>
        </w:rPr>
        <w:pPrChange w:id="3979"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3981" w:author="Janusio" w:date="2018-03-10T13:54:28Z"/>
      <w:ins w:id="3982" w:author="Janusio" w:date="2018-03-10T13:54:28Z"/>
      <w:ins w:id="3983" w:author="Janusio" w:date="2018-03-10T13:54:28Z"/>
      <w:ins w:id="3984" w:author="Janusio" w:date="2018-03-10T13:54:28Z">
        <w:r>
          <w:rPr>
            <w:rFonts w:hint="eastAsia" w:ascii="Times New Roman" w:hAnsi="Times New Roman"/>
            <w:i/>
            <w:iCs/>
            <w:color w:val="auto"/>
            <w:position w:val="-4"/>
          </w:rPr>
          <w:object>
            <v:shape id="_x0000_i1405"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05" DrawAspect="Content" ObjectID="_1468075813" r:id="rId125">
              <o:LockedField>false</o:LockedField>
            </o:OLEObject>
          </w:object>
        </w:r>
      </w:ins>
      <w:ins w:id="3986" w:author="Janusio" w:date="2018-03-10T13:54:28Z"/>
      <w:ins w:id="3987" w:author="Janusio" w:date="2018-03-10T13:54:28Z">
        <w:r>
          <w:rPr>
            <w:rFonts w:hint="eastAsia" w:ascii="Times New Roman" w:hAnsi="Times New Roman"/>
            <w:i/>
            <w:iCs/>
            <w:color w:val="auto"/>
          </w:rPr>
          <w:t>l.</w:t>
        </w:r>
      </w:ins>
      <w:ins w:id="3988" w:author="Janusio" w:date="2018-03-10T13:54:28Z">
        <w:r>
          <w:rPr>
            <w:rFonts w:hint="eastAsia" w:ascii="Times New Roman" w:hAnsi="Times New Roman"/>
            <w:color w:val="auto"/>
          </w:rPr>
          <w:t>(Write(</w:t>
        </w:r>
      </w:ins>
      <w:ins w:id="3989" w:author="Janusio" w:date="2018-03-10T13:54:28Z">
        <w:r>
          <w:rPr>
            <w:rFonts w:hint="eastAsia" w:ascii="Times New Roman" w:hAnsi="Times New Roman"/>
            <w:i/>
            <w:color w:val="auto"/>
          </w:rPr>
          <w:t>I</w:t>
        </w:r>
      </w:ins>
      <w:ins w:id="3990" w:author="Janusio" w:date="2018-03-10T13:54:28Z">
        <w:r>
          <w:rPr>
            <w:rFonts w:hint="eastAsia" w:ascii="Times New Roman" w:hAnsi="Times New Roman"/>
            <w:iCs/>
            <w:color w:val="auto"/>
          </w:rPr>
          <w:t>,</w:t>
        </w:r>
      </w:ins>
      <w:ins w:id="3991" w:author="Janusio" w:date="2018-03-10T13:54:28Z">
        <w:r>
          <w:rPr>
            <w:rFonts w:hint="eastAsia" w:ascii="Times New Roman" w:hAnsi="Times New Roman"/>
            <w:i/>
            <w:iCs/>
            <w:color w:val="auto"/>
          </w:rPr>
          <w:t>l</w:t>
        </w:r>
      </w:ins>
      <w:ins w:id="3992" w:author="Janusio" w:date="2018-03-10T13:54:28Z">
        <w:r>
          <w:rPr>
            <w:rFonts w:hint="eastAsia" w:ascii="Times New Roman" w:hAnsi="Times New Roman"/>
            <w:iCs/>
            <w:color w:val="auto"/>
          </w:rPr>
          <w:t>,</w:t>
        </w:r>
      </w:ins>
      <w:ins w:id="3993" w:author="Janusio" w:date="2018-03-10T13:54:28Z">
        <w:r>
          <w:rPr>
            <w:rFonts w:hint="eastAsia" w:ascii="Times New Roman" w:hAnsi="Times New Roman"/>
            <w:i/>
            <w:iCs/>
            <w:color w:val="auto"/>
          </w:rPr>
          <w:t>e</w:t>
        </w:r>
      </w:ins>
      <w:ins w:id="3994" w:author="Janusio" w:date="2018-03-10T13:54:28Z">
        <w:r>
          <w:rPr>
            <w:rFonts w:hint="eastAsia" w:ascii="Times New Roman" w:hAnsi="Times New Roman"/>
            <w:color w:val="auto"/>
          </w:rPr>
          <w:t>)@</w:t>
        </w:r>
      </w:ins>
      <w:ins w:id="3995" w:author="Janusio" w:date="2018-03-10T13:54:28Z">
        <w:r>
          <w:rPr>
            <w:rFonts w:hint="eastAsia" w:ascii="Times New Roman" w:hAnsi="Times New Roman"/>
            <w:i/>
            <w:iCs/>
            <w:color w:val="auto"/>
          </w:rPr>
          <w:t xml:space="preserve"> t</w:t>
        </w:r>
      </w:ins>
      <w:ins w:id="3996" w:author="Janusio" w:date="2018-03-10T13:54:28Z">
        <w:r>
          <w:rPr>
            <w:rFonts w:hint="eastAsia" w:ascii="Times New Roman" w:hAnsi="Times New Roman"/>
            <w:i/>
            <w:iCs/>
            <w:color w:val="auto"/>
            <w:vertAlign w:val="subscript"/>
          </w:rPr>
          <w:t>f</w:t>
        </w:r>
      </w:ins>
      <w:ins w:id="3997"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3999" w:author="Janusio" w:date="2018-03-10T13:54:28Z"/>
          <w:rFonts w:hint="eastAsia" w:ascii="Times New Roman" w:hAnsi="Times New Roman"/>
          <w:color w:val="auto"/>
        </w:rPr>
        <w:pPrChange w:id="3998"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000" w:author="Janusio" w:date="2018-03-10T13:54:28Z">
        <w:r>
          <w:rPr>
            <w:rFonts w:hint="eastAsia" w:ascii="Times New Roman" w:hAnsi="Times New Roman"/>
            <w:color w:val="auto"/>
          </w:rPr>
          <w:t>根据图</w:t>
        </w:r>
      </w:ins>
      <w:ins w:id="4001" w:author="Janusio" w:date="2018-03-10T13:59:28Z">
        <w:r>
          <w:rPr>
            <w:rFonts w:hint="eastAsia"/>
            <w:color w:val="auto"/>
            <w:lang w:val="en-US" w:eastAsia="zh-CN"/>
          </w:rPr>
          <w:t>3.</w:t>
        </w:r>
      </w:ins>
      <w:ins w:id="4002" w:author="Janusio" w:date="2018-03-10T13:59:29Z">
        <w:r>
          <w:rPr>
            <w:rFonts w:hint="eastAsia"/>
            <w:color w:val="auto"/>
            <w:lang w:val="en-US" w:eastAsia="zh-CN"/>
          </w:rPr>
          <w:t>4</w:t>
        </w:r>
      </w:ins>
      <w:ins w:id="4003" w:author="Janusio" w:date="2018-03-10T13:54:28Z">
        <w:r>
          <w:rPr>
            <w:rFonts w:hint="eastAsia" w:ascii="Times New Roman" w:hAnsi="Times New Roman"/>
            <w:color w:val="auto"/>
          </w:rPr>
          <w:t>中的远程验证程序，建立并证明以下程序不变量：对于程序前缀</w:t>
        </w:r>
      </w:ins>
      <w:ins w:id="4004" w:author="Janusio" w:date="2018-03-10T13:54:28Z">
        <w:r>
          <w:rPr>
            <w:rFonts w:hint="eastAsia" w:ascii="Times New Roman" w:hAnsi="Times New Roman"/>
            <w:i/>
            <w:iCs/>
            <w:color w:val="auto"/>
          </w:rPr>
          <w:t>Q</w:t>
        </w:r>
      </w:ins>
      <w:ins w:id="4005" w:author="Janusio" w:date="2018-03-10T13:54:28Z"/>
      <w:ins w:id="4006" w:author="Janusio" w:date="2018-03-10T13:54:28Z"/>
      <w:ins w:id="4007" w:author="Janusio" w:date="2018-03-10T13:54:28Z"/>
      <w:ins w:id="4008" w:author="Janusio" w:date="2018-03-10T13:54:28Z">
        <w:r>
          <w:rPr>
            <w:rFonts w:hint="eastAsia" w:ascii="Times New Roman" w:hAnsi="Times New Roman"/>
            <w:i/>
            <w:iCs/>
            <w:color w:val="auto"/>
            <w:position w:val="-4"/>
          </w:rPr>
          <w:object>
            <v:shape id="_x0000_i1406" o:spt="75" type="#_x0000_t75" style="height:10pt;width:10pt;" o:ole="t" filled="f" o:preferrelative="t" stroked="f" coordsize="21600,21600">
              <v:path/>
              <v:fill on="f" focussize="0,0"/>
              <v:stroke on="f"/>
              <v:imagedata r:id="rId127" embosscolor="#FFFFFF" o:title=""/>
              <o:lock v:ext="edit" grouping="f" rotation="f" text="f" aspectratio="t"/>
              <w10:wrap type="none"/>
              <w10:anchorlock/>
            </v:shape>
            <o:OLEObject Type="Embed" ProgID="Equation.KSEE3" ShapeID="_x0000_i1406" DrawAspect="Content" ObjectID="_1468075814" r:id="rId126">
              <o:LockedField>false</o:LockedField>
            </o:OLEObject>
          </w:object>
        </w:r>
      </w:ins>
      <w:ins w:id="4010" w:author="Janusio" w:date="2018-03-10T13:54:28Z"/>
      <w:ins w:id="4011" w:author="Janusio" w:date="2018-03-10T13:54:28Z">
        <w:r>
          <w:rPr>
            <w:rFonts w:hint="eastAsia" w:ascii="Times New Roman" w:hAnsi="Times New Roman"/>
            <w:i/>
            <w:iCs/>
            <w:color w:val="auto"/>
          </w:rPr>
          <w:t>IS</w:t>
        </w:r>
      </w:ins>
      <w:ins w:id="4012" w:author="Janusio" w:date="2018-03-10T13:54:28Z">
        <w:r>
          <w:rPr>
            <w:rFonts w:hint="eastAsia" w:ascii="Times New Roman" w:hAnsi="Times New Roman"/>
            <w:color w:val="auto"/>
          </w:rPr>
          <w:t>(CRTM</w:t>
        </w:r>
      </w:ins>
      <w:ins w:id="4013" w:author="Janusio" w:date="2018-03-10T13:54:28Z">
        <w:r>
          <w:rPr>
            <w:rFonts w:hint="eastAsia" w:ascii="Times New Roman" w:hAnsi="Times New Roman"/>
            <w:color w:val="auto"/>
            <w:vertAlign w:val="subscript"/>
          </w:rPr>
          <w:t>SRTM</w:t>
        </w:r>
      </w:ins>
      <w:ins w:id="4014" w:author="Janusio" w:date="2018-03-10T13:54:28Z">
        <w:r>
          <w:rPr>
            <w:rFonts w:hint="eastAsia" w:ascii="Times New Roman" w:hAnsi="Times New Roman"/>
            <w:color w:val="auto"/>
          </w:rPr>
          <w:t>(</w:t>
        </w:r>
      </w:ins>
      <w:ins w:id="4015" w:author="Janusio" w:date="2018-03-10T13:54:28Z">
        <w:r>
          <w:rPr>
            <w:rFonts w:hint="eastAsia" w:ascii="Times New Roman" w:hAnsi="Times New Roman"/>
            <w:i/>
            <w:iCs/>
            <w:color w:val="auto"/>
          </w:rPr>
          <w:t>m</w:t>
        </w:r>
      </w:ins>
      <w:ins w:id="4016" w:author="Janusio" w:date="2018-03-10T13:54:28Z">
        <w:r>
          <w:rPr>
            <w:rFonts w:hint="eastAsia" w:ascii="Times New Roman" w:hAnsi="Times New Roman"/>
            <w:color w:val="auto"/>
          </w:rPr>
          <w:t>))，有以下属性成立：</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018" w:author="Janusio" w:date="2018-03-10T13:54:28Z"/>
          <w:rFonts w:hint="eastAsia" w:ascii="Times New Roman" w:hAnsi="Times New Roman"/>
          <w:color w:val="auto"/>
        </w:rPr>
        <w:pPrChange w:id="4017"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019" w:author="Janusio" w:date="2018-03-10T13:54:28Z">
        <w:r>
          <w:rPr>
            <w:rFonts w:hint="eastAsia" w:ascii="Times New Roman" w:hAnsi="Times New Roman"/>
            <w:color w:val="auto"/>
          </w:rPr>
          <w:t>[</w:t>
        </w:r>
      </w:ins>
      <w:ins w:id="4020" w:author="Janusio" w:date="2018-03-10T13:54:28Z">
        <w:r>
          <w:rPr>
            <w:rFonts w:hint="eastAsia" w:ascii="Times New Roman" w:hAnsi="Times New Roman"/>
            <w:i/>
            <w:iCs/>
            <w:color w:val="auto"/>
          </w:rPr>
          <w:t>Q</w:t>
        </w:r>
      </w:ins>
      <w:ins w:id="4021" w:author="Janusio" w:date="2018-03-10T13:54:28Z">
        <w:r>
          <w:rPr>
            <w:rFonts w:hint="eastAsia" w:ascii="Times New Roman" w:hAnsi="Times New Roman"/>
            <w:color w:val="auto"/>
          </w:rPr>
          <w:t>]</w:t>
        </w:r>
      </w:ins>
      <w:ins w:id="4022" w:author="Janusio" w:date="2018-03-10T13:54:28Z"/>
      <w:ins w:id="4023" w:author="Janusio" w:date="2018-03-10T13:54:28Z"/>
      <w:ins w:id="4024" w:author="Janusio" w:date="2018-03-10T13:54:28Z"/>
      <w:ins w:id="4025" w:author="Janusio" w:date="2018-03-10T13:54:28Z">
        <w:r>
          <w:rPr>
            <w:rFonts w:hint="eastAsia" w:ascii="Times New Roman" w:hAnsi="Times New Roman"/>
            <w:color w:val="auto"/>
            <w:position w:val="-10"/>
          </w:rPr>
          <w:object>
            <v:shape id="_x0000_i1407" o:spt="75" type="#_x0000_t75" style="height:18pt;width:17pt;" o:ole="t" filled="f" o:preferrelative="t" stroked="f" coordsize="21600,21600">
              <v:path/>
              <v:fill on="f" focussize="0,0"/>
              <v:stroke on="f"/>
              <v:imagedata r:id="rId129" embosscolor="#FFFFFF" o:title=""/>
              <o:lock v:ext="edit" grouping="f" rotation="f" text="f" aspectratio="t"/>
              <w10:wrap type="none"/>
              <w10:anchorlock/>
            </v:shape>
            <o:OLEObject Type="Embed" ProgID="Equation.KSEE3" ShapeID="_x0000_i1407" DrawAspect="Content" ObjectID="_1468075815" r:id="rId128">
              <o:LockedField>false</o:LockedField>
            </o:OLEObject>
          </w:object>
        </w:r>
      </w:ins>
      <w:ins w:id="4027" w:author="Janusio" w:date="2018-03-10T13:54:28Z"/>
      <w:ins w:id="4028" w:author="Janusio" w:date="2018-03-10T13:54:28Z">
        <w:r>
          <w:rPr>
            <w:rFonts w:hint="eastAsia" w:ascii="Times New Roman" w:hAnsi="Times New Roman"/>
            <w:color w:val="auto"/>
          </w:rPr>
          <w:t>(</w:t>
        </w:r>
      </w:ins>
      <w:ins w:id="4029" w:author="Janusio" w:date="2018-03-10T13:54:28Z"/>
      <w:ins w:id="4030" w:author="Janusio" w:date="2018-03-10T13:54:28Z"/>
      <w:ins w:id="4031" w:author="Janusio" w:date="2018-03-10T13:54:28Z"/>
      <w:ins w:id="4032" w:author="Janusio" w:date="2018-03-10T13:54:28Z">
        <w:r>
          <w:rPr>
            <w:rFonts w:hint="eastAsia" w:ascii="Times New Roman" w:hAnsi="Times New Roman"/>
            <w:color w:val="auto"/>
            <w:position w:val="-4"/>
          </w:rPr>
          <w:object>
            <v:shape id="_x0000_i1408" o:spt="75" type="#_x0000_t75" style="height:13pt;width:12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408" DrawAspect="Content" ObjectID="_1468075816" r:id="rId130">
              <o:LockedField>false</o:LockedField>
            </o:OLEObject>
          </w:object>
        </w:r>
      </w:ins>
      <w:ins w:id="4034" w:author="Janusio" w:date="2018-03-10T13:54:28Z"/>
      <w:ins w:id="4035" w:author="Janusio" w:date="2018-03-10T13:54:28Z">
        <w:r>
          <w:rPr>
            <w:rFonts w:hint="eastAsia" w:ascii="Times New Roman" w:hAnsi="Times New Roman"/>
            <w:i/>
            <w:iCs/>
            <w:color w:val="auto"/>
          </w:rPr>
          <w:t>l</w:t>
        </w:r>
      </w:ins>
      <w:ins w:id="4036" w:author="Janusio" w:date="2018-03-10T13:54:28Z">
        <w:r>
          <w:rPr>
            <w:rFonts w:hint="eastAsia" w:ascii="Times New Roman" w:hAnsi="Times New Roman"/>
            <w:iCs/>
            <w:color w:val="auto"/>
          </w:rPr>
          <w:t>,</w:t>
        </w:r>
      </w:ins>
      <w:ins w:id="4037" w:author="Janusio" w:date="2018-03-10T13:54:28Z">
        <w:r>
          <w:rPr>
            <w:rFonts w:hint="eastAsia" w:ascii="Times New Roman" w:hAnsi="Times New Roman"/>
            <w:i/>
            <w:iCs/>
            <w:color w:val="auto"/>
          </w:rPr>
          <w:t>e</w:t>
        </w:r>
      </w:ins>
      <w:ins w:id="4038" w:author="Janusio" w:date="2018-03-10T13:54:28Z">
        <w:r>
          <w:rPr>
            <w:rFonts w:hint="eastAsia" w:ascii="Times New Roman" w:hAnsi="Times New Roman"/>
            <w:iCs/>
            <w:color w:val="auto"/>
          </w:rPr>
          <w:t>,</w:t>
        </w:r>
      </w:ins>
      <w:ins w:id="4039" w:author="Janusio" w:date="2018-03-10T13:54:28Z">
        <w:r>
          <w:rPr>
            <w:rFonts w:hint="eastAsia" w:ascii="Times New Roman" w:hAnsi="Times New Roman"/>
            <w:i/>
            <w:iCs/>
            <w:color w:val="auto"/>
          </w:rPr>
          <w:t>t.</w:t>
        </w:r>
      </w:ins>
      <w:ins w:id="4040" w:author="Janusio" w:date="2018-03-10T13:54:28Z">
        <w:r>
          <w:rPr>
            <w:rFonts w:hint="eastAsia" w:ascii="Times New Roman" w:hAnsi="Times New Roman"/>
            <w:color w:val="auto"/>
          </w:rPr>
          <w:t>(</w:t>
        </w:r>
      </w:ins>
      <w:ins w:id="4041" w:author="Janusio" w:date="2018-03-10T13:54:28Z">
        <w:r>
          <w:rPr>
            <w:rFonts w:hint="eastAsia" w:ascii="Times New Roman" w:hAnsi="Times New Roman"/>
            <w:i/>
            <w:iCs/>
            <w:color w:val="auto"/>
          </w:rPr>
          <w:t>t</w:t>
        </w:r>
      </w:ins>
      <w:ins w:id="4042" w:author="Janusio" w:date="2018-03-10T13:54:28Z"/>
      <w:ins w:id="4043" w:author="Janusio" w:date="2018-03-10T13:54:28Z"/>
      <w:ins w:id="4044" w:author="Janusio" w:date="2018-03-10T13:54:28Z"/>
      <w:ins w:id="4045" w:author="Janusio" w:date="2018-03-10T13:54:28Z">
        <w:r>
          <w:rPr>
            <w:rFonts w:hint="eastAsia" w:ascii="Times New Roman" w:hAnsi="Times New Roman"/>
            <w:i/>
            <w:iCs/>
            <w:color w:val="auto"/>
            <w:position w:val="-4"/>
          </w:rPr>
          <w:object>
            <v:shape id="_x0000_i1409" o:spt="75" type="#_x0000_t75" style="height:10pt;width:10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409" DrawAspect="Content" ObjectID="_1468075817" r:id="rId132">
              <o:LockedField>false</o:LockedField>
            </o:OLEObject>
          </w:object>
        </w:r>
      </w:ins>
      <w:ins w:id="4047" w:author="Janusio" w:date="2018-03-10T13:54:28Z"/>
      <w:ins w:id="4048" w:author="Janusio" w:date="2018-03-10T13:54:28Z">
        <w:r>
          <w:rPr>
            <w:rFonts w:hint="eastAsia" w:ascii="Times New Roman" w:hAnsi="Times New Roman"/>
            <w:i/>
            <w:iCs/>
            <w:color w:val="auto"/>
          </w:rPr>
          <w:t>t</w:t>
        </w:r>
      </w:ins>
      <w:ins w:id="4049" w:author="Janusio" w:date="2018-03-10T13:54:28Z">
        <w:r>
          <w:rPr>
            <w:rFonts w:hint="eastAsia" w:ascii="Times New Roman" w:hAnsi="Times New Roman"/>
            <w:i/>
            <w:iCs/>
            <w:color w:val="auto"/>
            <w:vertAlign w:val="subscript"/>
          </w:rPr>
          <w:t>b</w:t>
        </w:r>
      </w:ins>
      <w:ins w:id="4050" w:author="Janusio" w:date="2018-03-10T13:54:28Z">
        <w:r>
          <w:rPr>
            <w:rFonts w:hint="eastAsia" w:ascii="Times New Roman" w:hAnsi="Times New Roman"/>
            <w:iCs/>
            <w:color w:val="auto"/>
          </w:rPr>
          <w:t>,</w:t>
        </w:r>
      </w:ins>
      <w:ins w:id="4051" w:author="Janusio" w:date="2018-03-10T13:54:28Z">
        <w:r>
          <w:rPr>
            <w:rFonts w:hint="eastAsia" w:ascii="Times New Roman" w:hAnsi="Times New Roman"/>
            <w:i/>
            <w:iCs/>
            <w:color w:val="auto"/>
          </w:rPr>
          <w:t>t</w:t>
        </w:r>
      </w:ins>
      <w:ins w:id="4052" w:author="Janusio" w:date="2018-03-10T13:54:28Z">
        <w:r>
          <w:rPr>
            <w:rFonts w:hint="eastAsia" w:ascii="Times New Roman" w:hAnsi="Times New Roman"/>
            <w:i/>
            <w:iCs/>
            <w:color w:val="auto"/>
            <w:vertAlign w:val="subscript"/>
          </w:rPr>
          <w:t>e</w:t>
        </w:r>
      </w:ins>
      <w:ins w:id="4053" w:author="Janusio" w:date="2018-03-10T13:54:28Z">
        <w:r>
          <w:rPr>
            <w:rFonts w:hint="eastAsia" w:ascii="Times New Roman" w:hAnsi="Times New Roman"/>
            <w:color w:val="auto"/>
          </w:rPr>
          <w:t>])</w:t>
        </w:r>
      </w:ins>
      <w:ins w:id="4054" w:author="Janusio" w:date="2018-03-10T13:54:28Z"/>
      <w:ins w:id="4055" w:author="Janusio" w:date="2018-03-10T13:54:28Z"/>
      <w:ins w:id="4056" w:author="Janusio" w:date="2018-03-10T13:54:28Z"/>
      <w:ins w:id="4057" w:author="Janusio" w:date="2018-03-10T13:54:28Z">
        <w:r>
          <w:rPr>
            <w:rFonts w:hint="eastAsia" w:ascii="Times New Roman" w:hAnsi="Times New Roman"/>
            <w:color w:val="auto"/>
            <w:position w:val="-4"/>
          </w:rPr>
          <w:object>
            <v:shape id="_x0000_i1410" o:spt="75" type="#_x0000_t75" style="height:10pt;width:13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410" DrawAspect="Content" ObjectID="_1468075818" r:id="rId134">
              <o:LockedField>false</o:LockedField>
            </o:OLEObject>
          </w:object>
        </w:r>
      </w:ins>
      <w:ins w:id="4059" w:author="Janusio" w:date="2018-03-10T13:54:28Z"/>
      <w:ins w:id="4060" w:author="Janusio" w:date="2018-03-10T13:54:28Z">
        <w:r>
          <w:rPr>
            <w:rFonts w:hint="eastAsia" w:ascii="Times New Roman" w:hAnsi="Times New Roman"/>
            <w:color w:val="auto"/>
          </w:rPr>
          <w:t xml:space="preserve"> </w:t>
        </w:r>
      </w:ins>
      <w:ins w:id="4061" w:author="Janusio" w:date="2018-03-10T13:54:28Z"/>
      <w:ins w:id="4062" w:author="Janusio" w:date="2018-03-10T13:54:28Z"/>
      <w:ins w:id="4063" w:author="Janusio" w:date="2018-03-10T13:54:28Z"/>
      <w:ins w:id="4064" w:author="Janusio" w:date="2018-03-10T13:54:28Z">
        <w:r>
          <w:rPr>
            <w:rFonts w:hint="eastAsia" w:ascii="Times New Roman" w:hAnsi="Times New Roman"/>
            <w:color w:val="auto"/>
            <w:position w:val="-4"/>
          </w:rPr>
          <w:object>
            <v:shape id="_x0000_i1411" o:spt="75" type="#_x0000_t75" style="height:8pt;width:12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411" DrawAspect="Content" ObjectID="_1468075819" r:id="rId136">
              <o:LockedField>false</o:LockedField>
            </o:OLEObject>
          </w:object>
        </w:r>
      </w:ins>
      <w:ins w:id="4066" w:author="Janusio" w:date="2018-03-10T13:54:28Z"/>
      <w:ins w:id="4067" w:author="Janusio" w:date="2018-03-10T13:54:28Z">
        <w:r>
          <w:rPr>
            <w:rFonts w:hint="eastAsia" w:ascii="Times New Roman" w:hAnsi="Times New Roman"/>
            <w:color w:val="auto"/>
          </w:rPr>
          <w:t>Write(</w:t>
        </w:r>
      </w:ins>
      <w:ins w:id="4068" w:author="Janusio" w:date="2018-03-10T13:54:28Z">
        <w:r>
          <w:rPr>
            <w:rFonts w:hint="eastAsia" w:ascii="Times New Roman" w:hAnsi="Times New Roman"/>
            <w:i/>
            <w:iCs/>
            <w:color w:val="auto"/>
          </w:rPr>
          <w:t>J</w:t>
        </w:r>
      </w:ins>
      <w:ins w:id="4069" w:author="Janusio" w:date="2018-03-10T13:54:28Z">
        <w:r>
          <w:rPr>
            <w:rFonts w:hint="eastAsia" w:ascii="Times New Roman" w:hAnsi="Times New Roman"/>
            <w:iCs/>
            <w:color w:val="auto"/>
          </w:rPr>
          <w:t>,</w:t>
        </w:r>
      </w:ins>
      <w:ins w:id="4070" w:author="Janusio" w:date="2018-03-10T13:54:28Z">
        <w:r>
          <w:rPr>
            <w:rFonts w:hint="eastAsia" w:ascii="Times New Roman" w:hAnsi="Times New Roman"/>
            <w:i/>
            <w:iCs/>
            <w:color w:val="auto"/>
          </w:rPr>
          <w:t>l</w:t>
        </w:r>
      </w:ins>
      <w:ins w:id="4071" w:author="Janusio" w:date="2018-03-10T13:54:28Z">
        <w:r>
          <w:rPr>
            <w:rFonts w:hint="eastAsia" w:ascii="Times New Roman" w:hAnsi="Times New Roman"/>
            <w:iCs/>
            <w:color w:val="auto"/>
          </w:rPr>
          <w:t>,</w:t>
        </w:r>
      </w:ins>
      <w:ins w:id="4072" w:author="Janusio" w:date="2018-03-10T13:54:28Z">
        <w:r>
          <w:rPr>
            <w:rFonts w:hint="eastAsia" w:ascii="Times New Roman" w:hAnsi="Times New Roman"/>
            <w:i/>
            <w:iCs/>
            <w:color w:val="auto"/>
          </w:rPr>
          <w:t>e</w:t>
        </w:r>
      </w:ins>
      <w:ins w:id="4073" w:author="Janusio" w:date="2018-03-10T13:54:28Z">
        <w:r>
          <w:rPr>
            <w:rFonts w:hint="eastAsia" w:ascii="Times New Roman" w:hAnsi="Times New Roman"/>
            <w:color w:val="auto"/>
          </w:rPr>
          <w:t>)@</w:t>
        </w:r>
      </w:ins>
      <w:ins w:id="4074" w:author="Janusio" w:date="2018-03-10T13:54:28Z">
        <w:r>
          <w:rPr>
            <w:rFonts w:hint="eastAsia" w:ascii="Times New Roman" w:hAnsi="Times New Roman"/>
            <w:i/>
            <w:iCs/>
            <w:color w:val="auto"/>
          </w:rPr>
          <w:t>t</w:t>
        </w:r>
      </w:ins>
      <w:ins w:id="4075"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077" w:author="Janusio" w:date="2018-03-10T13:54:28Z"/>
          <w:rFonts w:hint="eastAsia" w:ascii="Times New Roman" w:hAnsi="Times New Roman"/>
          <w:color w:val="auto"/>
        </w:rPr>
        <w:pPrChange w:id="407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078" w:author="Janusio" w:date="2018-03-10T13:54:28Z"/>
      <w:ins w:id="4079" w:author="Janusio" w:date="2018-03-10T13:54:28Z"/>
      <w:ins w:id="4080" w:author="Janusio" w:date="2018-03-10T13:54:28Z"/>
      <w:ins w:id="4081" w:author="Janusio" w:date="2018-03-10T13:54:28Z">
        <w:r>
          <w:rPr>
            <w:rFonts w:hint="eastAsia" w:ascii="Times New Roman" w:hAnsi="Times New Roman"/>
            <w:color w:val="auto"/>
            <w:position w:val="-4"/>
          </w:rPr>
          <w:object>
            <v:shape id="_x0000_i141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12" DrawAspect="Content" ObjectID="_1468075820" r:id="rId138">
              <o:LockedField>false</o:LockedField>
            </o:OLEObject>
          </w:object>
        </w:r>
      </w:ins>
      <w:ins w:id="4083" w:author="Janusio" w:date="2018-03-10T13:54:28Z"/>
      <w:ins w:id="4084" w:author="Janusio" w:date="2018-03-10T13:54:28Z">
        <w:r>
          <w:rPr>
            <w:rFonts w:hint="eastAsia" w:ascii="Times New Roman" w:hAnsi="Times New Roman"/>
            <w:color w:val="auto"/>
          </w:rPr>
          <w:t>(</w:t>
        </w:r>
      </w:ins>
      <w:ins w:id="4085" w:author="Janusio" w:date="2018-03-10T13:54:28Z"/>
      <w:ins w:id="4086" w:author="Janusio" w:date="2018-03-10T13:54:28Z"/>
      <w:ins w:id="4087" w:author="Janusio" w:date="2018-03-10T13:54:28Z"/>
      <w:ins w:id="4088" w:author="Janusio" w:date="2018-03-10T13:54:28Z">
        <w:r>
          <w:rPr>
            <w:rFonts w:hint="eastAsia" w:ascii="Times New Roman" w:hAnsi="Times New Roman"/>
            <w:color w:val="auto"/>
            <w:position w:val="-4"/>
          </w:rPr>
          <w:object>
            <v:shape id="_x0000_i1413" o:spt="75" type="#_x0000_t75" style="height:13pt;width:12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413" DrawAspect="Content" ObjectID="_1468075821" r:id="rId139">
              <o:LockedField>false</o:LockedField>
            </o:OLEObject>
          </w:object>
        </w:r>
      </w:ins>
      <w:ins w:id="4090" w:author="Janusio" w:date="2018-03-10T13:54:28Z"/>
      <w:ins w:id="4091" w:author="Janusio" w:date="2018-03-10T13:54:28Z">
        <w:r>
          <w:rPr>
            <w:rFonts w:hint="eastAsia" w:ascii="Times New Roman" w:hAnsi="Times New Roman"/>
            <w:i/>
            <w:iCs/>
            <w:color w:val="auto"/>
          </w:rPr>
          <w:t>t</w:t>
        </w:r>
      </w:ins>
      <w:ins w:id="4092" w:author="Janusio" w:date="2018-03-10T13:54:28Z">
        <w:r>
          <w:rPr>
            <w:rFonts w:ascii="Times New Roman" w:hAnsi="Times New Roman"/>
            <w:i/>
            <w:iCs/>
            <w:color w:val="auto"/>
          </w:rPr>
          <w:t>’</w:t>
        </w:r>
      </w:ins>
      <w:ins w:id="4093" w:author="Janusio" w:date="2018-03-10T13:54:28Z">
        <w:r>
          <w:rPr>
            <w:rFonts w:hint="eastAsia" w:ascii="Times New Roman" w:hAnsi="Times New Roman"/>
            <w:iCs/>
            <w:color w:val="auto"/>
          </w:rPr>
          <w:t>,</w:t>
        </w:r>
      </w:ins>
      <w:ins w:id="4094" w:author="Janusio" w:date="2018-03-10T13:54:28Z">
        <w:r>
          <w:rPr>
            <w:rFonts w:hint="eastAsia" w:ascii="Times New Roman" w:hAnsi="Times New Roman"/>
            <w:i/>
            <w:iCs/>
            <w:color w:val="auto"/>
          </w:rPr>
          <w:t>e</w:t>
        </w:r>
      </w:ins>
      <w:ins w:id="4095" w:author="Janusio" w:date="2018-03-10T13:54:28Z">
        <w:r>
          <w:rPr>
            <w:rFonts w:ascii="Times New Roman" w:hAnsi="Times New Roman"/>
            <w:i/>
            <w:iCs/>
            <w:color w:val="auto"/>
          </w:rPr>
          <w:t>’</w:t>
        </w:r>
      </w:ins>
      <w:ins w:id="4096" w:author="Janusio" w:date="2018-03-10T13:54:28Z">
        <w:r>
          <w:rPr>
            <w:rFonts w:hint="eastAsia" w:ascii="Times New Roman" w:hAnsi="Times New Roman"/>
            <w:color w:val="auto"/>
          </w:rPr>
          <w:t>.((</w:t>
        </w:r>
      </w:ins>
      <w:ins w:id="4097" w:author="Janusio" w:date="2018-03-10T13:54:28Z">
        <w:r>
          <w:rPr>
            <w:rFonts w:hint="eastAsia" w:ascii="Times New Roman" w:hAnsi="Times New Roman"/>
            <w:i/>
            <w:iCs/>
            <w:color w:val="auto"/>
          </w:rPr>
          <w:t>t</w:t>
        </w:r>
      </w:ins>
      <w:ins w:id="4098" w:author="Janusio" w:date="2018-03-10T13:54:28Z">
        <w:r>
          <w:rPr>
            <w:rFonts w:ascii="Times New Roman" w:hAnsi="Times New Roman"/>
            <w:i/>
            <w:iCs/>
            <w:color w:val="auto"/>
          </w:rPr>
          <w:t>’</w:t>
        </w:r>
      </w:ins>
      <w:ins w:id="4099" w:author="Janusio" w:date="2018-03-10T13:54:28Z"/>
      <w:ins w:id="4100" w:author="Janusio" w:date="2018-03-10T13:54:28Z"/>
      <w:ins w:id="4101" w:author="Janusio" w:date="2018-03-10T13:54:28Z"/>
      <w:ins w:id="4102" w:author="Janusio" w:date="2018-03-10T13:54:28Z">
        <w:r>
          <w:rPr>
            <w:rFonts w:hint="eastAsia" w:ascii="Times New Roman" w:hAnsi="Times New Roman"/>
            <w:i/>
            <w:iCs/>
            <w:color w:val="auto"/>
            <w:position w:val="-4"/>
          </w:rPr>
          <w:object>
            <v:shape id="_x0000_i1414" o:spt="75" type="#_x0000_t75" style="height:10pt;width:10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414" DrawAspect="Content" ObjectID="_1468075822" r:id="rId140">
              <o:LockedField>false</o:LockedField>
            </o:OLEObject>
          </w:object>
        </w:r>
      </w:ins>
      <w:ins w:id="4104" w:author="Janusio" w:date="2018-03-10T13:54:28Z"/>
      <w:ins w:id="4105" w:author="Janusio" w:date="2018-03-10T13:54:28Z">
        <w:r>
          <w:rPr>
            <w:rFonts w:hint="eastAsia" w:ascii="Times New Roman" w:hAnsi="Times New Roman"/>
            <w:i/>
            <w:iCs/>
            <w:color w:val="auto"/>
          </w:rPr>
          <w:t>t</w:t>
        </w:r>
      </w:ins>
      <w:ins w:id="4106" w:author="Janusio" w:date="2018-03-10T13:54:28Z">
        <w:r>
          <w:rPr>
            <w:rFonts w:hint="eastAsia" w:ascii="Times New Roman" w:hAnsi="Times New Roman"/>
            <w:i/>
            <w:iCs/>
            <w:color w:val="auto"/>
            <w:vertAlign w:val="subscript"/>
          </w:rPr>
          <w:t>b</w:t>
        </w:r>
      </w:ins>
      <w:ins w:id="4107" w:author="Janusio" w:date="2018-03-10T13:54:28Z">
        <w:r>
          <w:rPr>
            <w:rFonts w:hint="eastAsia" w:ascii="Times New Roman" w:hAnsi="Times New Roman"/>
            <w:iCs/>
            <w:color w:val="auto"/>
          </w:rPr>
          <w:t>,</w:t>
        </w:r>
      </w:ins>
      <w:ins w:id="4108" w:author="Janusio" w:date="2018-03-10T13:54:28Z">
        <w:r>
          <w:rPr>
            <w:rFonts w:hint="eastAsia" w:ascii="Times New Roman" w:hAnsi="Times New Roman"/>
            <w:i/>
            <w:iCs/>
            <w:color w:val="auto"/>
          </w:rPr>
          <w:t>t</w:t>
        </w:r>
      </w:ins>
      <w:ins w:id="4109" w:author="Janusio" w:date="2018-03-10T13:54:28Z">
        <w:r>
          <w:rPr>
            <w:rFonts w:hint="eastAsia" w:ascii="Times New Roman" w:hAnsi="Times New Roman"/>
            <w:i/>
            <w:iCs/>
            <w:color w:val="auto"/>
            <w:vertAlign w:val="subscript"/>
          </w:rPr>
          <w:t>e</w:t>
        </w:r>
      </w:ins>
      <w:ins w:id="4110" w:author="Janusio" w:date="2018-03-10T13:54:28Z">
        <w:r>
          <w:rPr>
            <w:rFonts w:hint="eastAsia" w:ascii="Times New Roman" w:hAnsi="Times New Roman"/>
            <w:color w:val="auto"/>
          </w:rPr>
          <w:t>])</w:t>
        </w:r>
      </w:ins>
      <w:ins w:id="4111" w:author="Janusio" w:date="2018-03-10T13:54:28Z"/>
      <w:ins w:id="4112" w:author="Janusio" w:date="2018-03-10T13:54:28Z"/>
      <w:ins w:id="4113" w:author="Janusio" w:date="2018-03-10T13:54:28Z"/>
      <w:ins w:id="4114" w:author="Janusio" w:date="2018-03-10T13:54:28Z">
        <w:r>
          <w:rPr>
            <w:rFonts w:hint="eastAsia" w:ascii="Times New Roman" w:hAnsi="Times New Roman"/>
            <w:color w:val="auto"/>
            <w:position w:val="-4"/>
          </w:rPr>
          <w:object>
            <v:shape id="_x0000_i141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15" DrawAspect="Content" ObjectID="_1468075823" r:id="rId141">
              <o:LockedField>false</o:LockedField>
            </o:OLEObject>
          </w:object>
        </w:r>
      </w:ins>
      <w:ins w:id="4116" w:author="Janusio" w:date="2018-03-10T13:54:28Z"/>
      <w:ins w:id="4117" w:author="Janusio" w:date="2018-03-10T13:54:28Z">
        <w:r>
          <w:rPr>
            <w:rFonts w:hint="eastAsia" w:ascii="Times New Roman" w:hAnsi="Times New Roman"/>
            <w:color w:val="auto"/>
          </w:rPr>
          <w:t>Send(</w:t>
        </w:r>
      </w:ins>
      <w:ins w:id="4118" w:author="Janusio" w:date="2018-03-10T13:54:28Z">
        <w:r>
          <w:rPr>
            <w:rFonts w:hint="eastAsia" w:ascii="Times New Roman" w:hAnsi="Times New Roman"/>
            <w:i/>
            <w:iCs/>
            <w:color w:val="auto"/>
          </w:rPr>
          <w:t>I</w:t>
        </w:r>
      </w:ins>
      <w:ins w:id="4119" w:author="Janusio" w:date="2018-03-10T13:54:28Z">
        <w:r>
          <w:rPr>
            <w:rFonts w:hint="eastAsia" w:ascii="Times New Roman" w:hAnsi="Times New Roman"/>
            <w:iCs/>
            <w:color w:val="auto"/>
          </w:rPr>
          <w:t>,</w:t>
        </w:r>
      </w:ins>
      <w:ins w:id="4120" w:author="Janusio" w:date="2018-03-10T13:54:28Z">
        <w:r>
          <w:rPr>
            <w:rFonts w:hint="eastAsia" w:ascii="Times New Roman" w:hAnsi="Times New Roman"/>
            <w:i/>
            <w:iCs/>
            <w:color w:val="auto"/>
          </w:rPr>
          <w:t>e</w:t>
        </w:r>
      </w:ins>
      <w:ins w:id="4121" w:author="Janusio" w:date="2018-03-10T13:54:28Z">
        <w:r>
          <w:rPr>
            <w:rFonts w:ascii="Times New Roman" w:hAnsi="Times New Roman"/>
            <w:i/>
            <w:iCs/>
            <w:color w:val="auto"/>
          </w:rPr>
          <w:t>’</w:t>
        </w:r>
      </w:ins>
      <w:ins w:id="4122" w:author="Janusio" w:date="2018-03-10T13:54:28Z">
        <w:r>
          <w:rPr>
            <w:rFonts w:hint="eastAsia" w:ascii="Times New Roman" w:hAnsi="Times New Roman"/>
            <w:color w:val="auto"/>
          </w:rPr>
          <w:t>)@</w:t>
        </w:r>
      </w:ins>
      <w:ins w:id="4123" w:author="Janusio" w:date="2018-03-10T13:54:28Z">
        <w:r>
          <w:rPr>
            <w:rFonts w:hint="eastAsia" w:ascii="Times New Roman" w:hAnsi="Times New Roman"/>
            <w:i/>
            <w:iCs/>
            <w:color w:val="auto"/>
          </w:rPr>
          <w:t>t</w:t>
        </w:r>
      </w:ins>
      <w:ins w:id="4124" w:author="Janusio" w:date="2018-03-10T13:54:28Z">
        <w:r>
          <w:rPr>
            <w:rFonts w:ascii="Times New Roman" w:hAnsi="Times New Roman"/>
            <w:i/>
            <w:iCs/>
            <w:color w:val="auto"/>
          </w:rPr>
          <w:t>’</w:t>
        </w:r>
      </w:ins>
      <w:ins w:id="4125" w:author="Janusio" w:date="2018-03-10T13:54:28Z">
        <w:r>
          <w:rPr>
            <w:rFonts w:hint="eastAsia" w:ascii="Times New Roman" w:hAnsi="Times New Roman"/>
            <w:color w:val="auto"/>
          </w:rPr>
          <w:t>)</w:t>
        </w:r>
      </w:ins>
      <w:ins w:id="4126" w:author="Janusio" w:date="2018-03-10T13:54:28Z"/>
      <w:ins w:id="4127" w:author="Janusio" w:date="2018-03-10T13:54:28Z"/>
      <w:ins w:id="4128" w:author="Janusio" w:date="2018-03-10T13:54:28Z"/>
      <w:ins w:id="4129" w:author="Janusio" w:date="2018-03-10T13:54:28Z">
        <w:r>
          <w:rPr>
            <w:rFonts w:hint="eastAsia" w:ascii="Times New Roman" w:hAnsi="Times New Roman"/>
            <w:color w:val="auto"/>
            <w:position w:val="-4"/>
          </w:rPr>
          <w:object>
            <v:shape id="_x0000_i1416" o:spt="75" type="#_x0000_t75" style="height:10pt;width:13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416" DrawAspect="Content" ObjectID="_1468075824" r:id="rId142">
              <o:LockedField>false</o:LockedField>
            </o:OLEObject>
          </w:object>
        </w:r>
      </w:ins>
      <w:ins w:id="4131" w:author="Janusio" w:date="2018-03-10T13:54:28Z"/>
      <w:ins w:id="4132" w:author="Janusio" w:date="2018-03-10T13:54:28Z">
        <w:r>
          <w:rPr>
            <w:rFonts w:hint="eastAsia" w:ascii="Times New Roman" w:hAnsi="Times New Roman"/>
            <w:color w:val="auto"/>
          </w:rPr>
          <w:t>(</w:t>
        </w:r>
      </w:ins>
      <w:ins w:id="4133" w:author="Janusio" w:date="2018-03-10T13:54:28Z"/>
      <w:ins w:id="4134" w:author="Janusio" w:date="2018-03-10T13:54:28Z"/>
      <w:ins w:id="4135" w:author="Janusio" w:date="2018-03-10T13:54:28Z"/>
      <w:ins w:id="4136" w:author="Janusio" w:date="2018-03-10T13:54:28Z">
        <w:r>
          <w:rPr>
            <w:rFonts w:hint="eastAsia" w:ascii="Times New Roman" w:hAnsi="Times New Roman"/>
            <w:i/>
            <w:iCs/>
            <w:color w:val="auto"/>
            <w:position w:val="-4"/>
          </w:rPr>
          <w:object>
            <v:shape id="_x0000_i1417"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17" DrawAspect="Content" ObjectID="_1468075825" r:id="rId143">
              <o:LockedField>false</o:LockedField>
            </o:OLEObject>
          </w:object>
        </w:r>
      </w:ins>
      <w:ins w:id="4138" w:author="Janusio" w:date="2018-03-10T13:54:28Z"/>
      <w:ins w:id="4139" w:author="Janusio" w:date="2018-03-10T13:54:28Z">
        <w:r>
          <w:rPr>
            <w:rFonts w:hint="eastAsia" w:ascii="Times New Roman" w:hAnsi="Times New Roman"/>
            <w:i/>
            <w:iCs/>
            <w:color w:val="auto"/>
          </w:rPr>
          <w:t>e</w:t>
        </w:r>
      </w:ins>
      <w:ins w:id="4140" w:author="Janusio" w:date="2018-03-10T13:54:28Z">
        <w:r>
          <w:rPr>
            <w:rFonts w:hint="eastAsia" w:ascii="Times New Roman" w:hAnsi="Times New Roman"/>
            <w:iCs/>
            <w:color w:val="auto"/>
          </w:rPr>
          <w:t>,</w:t>
        </w:r>
      </w:ins>
      <w:ins w:id="4141" w:author="Janusio" w:date="2018-03-10T13:54:28Z">
        <w:r>
          <w:rPr>
            <w:rFonts w:hint="eastAsia" w:ascii="Times New Roman" w:hAnsi="Times New Roman"/>
            <w:i/>
            <w:iCs/>
            <w:color w:val="auto"/>
          </w:rPr>
          <w:t>t</w:t>
        </w:r>
      </w:ins>
      <w:ins w:id="4142" w:author="Janusio" w:date="2018-03-10T13:54:28Z">
        <w:r>
          <w:rPr>
            <w:rFonts w:hint="eastAsia" w:ascii="Times New Roman" w:hAnsi="Times New Roman"/>
            <w:i/>
            <w:iCs/>
            <w:color w:val="auto"/>
            <w:vertAlign w:val="subscript"/>
          </w:rPr>
          <w:t>R</w:t>
        </w:r>
      </w:ins>
      <w:ins w:id="4143" w:author="Janusio" w:date="2018-03-10T13:54:28Z">
        <w:r>
          <w:rPr>
            <w:rFonts w:hint="eastAsia" w:ascii="Times New Roman" w:hAnsi="Times New Roman"/>
            <w:i/>
            <w:iCs/>
            <w:color w:val="auto"/>
          </w:rPr>
          <w:t>.</w:t>
        </w:r>
      </w:ins>
      <w:ins w:id="4144" w:author="Janusio" w:date="2018-03-10T13:54:28Z">
        <w:r>
          <w:rPr>
            <w:rFonts w:hint="eastAsia" w:ascii="Times New Roman" w:hAnsi="Times New Roman"/>
            <w:color w:val="auto"/>
          </w:rPr>
          <w:t>(</w:t>
        </w:r>
      </w:ins>
      <w:ins w:id="4145" w:author="Janusio" w:date="2018-03-10T13:54:28Z">
        <w:r>
          <w:rPr>
            <w:rFonts w:hint="eastAsia" w:ascii="Times New Roman" w:hAnsi="Times New Roman"/>
            <w:i/>
            <w:iCs/>
            <w:color w:val="auto"/>
          </w:rPr>
          <w:t>t</w:t>
        </w:r>
      </w:ins>
      <w:ins w:id="4146" w:author="Janusio" w:date="2018-03-10T13:54:28Z">
        <w:r>
          <w:rPr>
            <w:rFonts w:hint="eastAsia" w:ascii="Times New Roman" w:hAnsi="Times New Roman"/>
            <w:i/>
            <w:iCs/>
            <w:color w:val="auto"/>
            <w:vertAlign w:val="subscript"/>
          </w:rPr>
          <w:t>R</w:t>
        </w:r>
      </w:ins>
      <w:ins w:id="4147" w:author="Janusio" w:date="2018-03-10T13:54:28Z">
        <w:r>
          <w:rPr>
            <w:rFonts w:hint="eastAsia" w:ascii="Times New Roman" w:hAnsi="Times New Roman"/>
            <w:i/>
            <w:iCs/>
            <w:color w:val="auto"/>
          </w:rPr>
          <w:t>&lt;t</w:t>
        </w:r>
      </w:ins>
      <w:ins w:id="4148" w:author="Janusio" w:date="2018-03-10T13:54:28Z">
        <w:r>
          <w:rPr>
            <w:rFonts w:ascii="Times New Roman" w:hAnsi="Times New Roman"/>
            <w:color w:val="auto"/>
          </w:rPr>
          <w:t>’</w:t>
        </w:r>
      </w:ins>
      <w:ins w:id="4149" w:author="Janusio" w:date="2018-03-10T13:54:28Z">
        <w:r>
          <w:rPr>
            <w:rFonts w:hint="eastAsia" w:ascii="Times New Roman" w:hAnsi="Times New Roman"/>
            <w:color w:val="auto"/>
          </w:rPr>
          <w:t>)</w:t>
        </w:r>
      </w:ins>
      <w:ins w:id="4150" w:author="Janusio" w:date="2018-03-10T13:54:28Z"/>
      <w:ins w:id="4151" w:author="Janusio" w:date="2018-03-10T13:54:28Z"/>
      <w:ins w:id="4152" w:author="Janusio" w:date="2018-03-10T13:54:28Z"/>
      <w:ins w:id="4153" w:author="Janusio" w:date="2018-03-10T13:54:28Z">
        <w:r>
          <w:rPr>
            <w:rFonts w:hint="eastAsia" w:ascii="Times New Roman" w:hAnsi="Times New Roman"/>
            <w:color w:val="auto"/>
            <w:position w:val="-4"/>
          </w:rPr>
          <w:object>
            <v:shape id="_x0000_i1418"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18" DrawAspect="Content" ObjectID="_1468075826" r:id="rId144">
              <o:LockedField>false</o:LockedField>
            </o:OLEObject>
          </w:object>
        </w:r>
      </w:ins>
      <w:ins w:id="4155"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157" w:author="Janusio" w:date="2018-03-10T13:54:28Z"/>
          <w:rFonts w:hint="eastAsia" w:ascii="Times New Roman" w:hAnsi="Times New Roman"/>
          <w:color w:val="auto"/>
        </w:rPr>
        <w:pPrChange w:id="415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158" w:author="Janusio" w:date="2018-03-10T13:54:28Z">
        <w:r>
          <w:rPr>
            <w:rFonts w:hint="eastAsia" w:ascii="Times New Roman" w:hAnsi="Times New Roman"/>
            <w:color w:val="auto"/>
          </w:rPr>
          <w:t>(Read(</w:t>
        </w:r>
      </w:ins>
      <w:ins w:id="4159" w:author="Janusio" w:date="2018-03-10T13:54:28Z">
        <w:r>
          <w:rPr>
            <w:rFonts w:hint="eastAsia" w:ascii="Times New Roman" w:hAnsi="Times New Roman"/>
            <w:i/>
            <w:iCs/>
            <w:color w:val="auto"/>
          </w:rPr>
          <w:t>I</w:t>
        </w:r>
      </w:ins>
      <w:ins w:id="4160" w:author="Janusio" w:date="2018-03-10T13:54:28Z">
        <w:r>
          <w:rPr>
            <w:rFonts w:hint="eastAsia" w:ascii="Times New Roman" w:hAnsi="Times New Roman"/>
            <w:color w:val="auto"/>
          </w:rPr>
          <w:t>,</w:t>
        </w:r>
      </w:ins>
      <w:ins w:id="4161" w:author="Janusio" w:date="2018-03-10T13:54:28Z">
        <w:r>
          <w:rPr>
            <w:rFonts w:hint="eastAsia" w:ascii="Times New Roman" w:hAnsi="Times New Roman"/>
            <w:i/>
            <w:iCs/>
            <w:color w:val="auto"/>
          </w:rPr>
          <w:t>m.pcr.s</w:t>
        </w:r>
      </w:ins>
      <w:ins w:id="4162" w:author="Janusio" w:date="2018-03-10T13:54:28Z">
        <w:r>
          <w:rPr>
            <w:rFonts w:hint="eastAsia" w:ascii="Times New Roman" w:hAnsi="Times New Roman"/>
            <w:color w:val="auto"/>
          </w:rPr>
          <w:t>,</w:t>
        </w:r>
      </w:ins>
      <w:ins w:id="4163" w:author="Janusio" w:date="2018-03-10T13:54:28Z">
        <w:r>
          <w:rPr>
            <w:rFonts w:hint="eastAsia" w:ascii="Times New Roman" w:hAnsi="Times New Roman"/>
            <w:i/>
            <w:iCs/>
            <w:color w:val="auto"/>
          </w:rPr>
          <w:t>e</w:t>
        </w:r>
      </w:ins>
      <w:ins w:id="4164" w:author="Janusio" w:date="2018-03-10T13:54:28Z">
        <w:r>
          <w:rPr>
            <w:rFonts w:ascii="Times New Roman" w:hAnsi="Times New Roman"/>
            <w:i/>
            <w:iCs/>
            <w:color w:val="auto"/>
          </w:rPr>
          <w:t>’’</w:t>
        </w:r>
      </w:ins>
      <w:ins w:id="4165" w:author="Janusio" w:date="2018-03-10T13:54:28Z">
        <w:r>
          <w:rPr>
            <w:rFonts w:hint="eastAsia" w:ascii="Times New Roman" w:hAnsi="Times New Roman"/>
            <w:color w:val="auto"/>
          </w:rPr>
          <w:t>) @</w:t>
        </w:r>
      </w:ins>
      <w:ins w:id="4166" w:author="Janusio" w:date="2018-03-10T13:54:28Z">
        <w:r>
          <w:rPr>
            <w:rFonts w:hint="eastAsia" w:ascii="Times New Roman" w:hAnsi="Times New Roman"/>
            <w:i/>
            <w:iCs/>
            <w:color w:val="auto"/>
          </w:rPr>
          <w:t>t</w:t>
        </w:r>
      </w:ins>
      <w:ins w:id="4167" w:author="Janusio" w:date="2018-03-10T13:54:28Z">
        <w:r>
          <w:rPr>
            <w:rFonts w:hint="eastAsia" w:ascii="Times New Roman" w:hAnsi="Times New Roman"/>
            <w:i/>
            <w:iCs/>
            <w:color w:val="auto"/>
            <w:vertAlign w:val="subscript"/>
          </w:rPr>
          <w:t>R</w:t>
        </w:r>
      </w:ins>
      <w:ins w:id="4168" w:author="Janusio" w:date="2018-03-10T13:54:28Z">
        <w:r>
          <w:rPr>
            <w:rFonts w:hint="eastAsia" w:ascii="Times New Roman" w:hAnsi="Times New Roman"/>
            <w:color w:val="auto"/>
          </w:rPr>
          <w:t>)</w:t>
        </w:r>
      </w:ins>
      <w:ins w:id="4169" w:author="Janusio" w:date="2018-03-10T13:54:28Z"/>
      <w:ins w:id="4170" w:author="Janusio" w:date="2018-03-10T13:54:28Z"/>
      <w:ins w:id="4171" w:author="Janusio" w:date="2018-03-10T13:54:28Z"/>
      <w:ins w:id="4172" w:author="Janusio" w:date="2018-03-10T13:54:28Z">
        <w:r>
          <w:rPr>
            <w:rFonts w:hint="eastAsia" w:ascii="Times New Roman" w:hAnsi="Times New Roman"/>
            <w:color w:val="auto"/>
            <w:position w:val="-4"/>
          </w:rPr>
          <w:object>
            <v:shape id="_x0000_i141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19" DrawAspect="Content" ObjectID="_1468075827" r:id="rId145">
              <o:LockedField>false</o:LockedField>
            </o:OLEObject>
          </w:object>
        </w:r>
      </w:ins>
      <w:ins w:id="4174" w:author="Janusio" w:date="2018-03-10T13:54:28Z"/>
      <w:ins w:id="4175" w:author="Janusio" w:date="2018-03-10T13:54:28Z">
        <w:r>
          <w:rPr>
            <w:rFonts w:hint="eastAsia" w:ascii="Times New Roman" w:hAnsi="Times New Roman"/>
            <w:i/>
            <w:iCs/>
            <w:color w:val="auto"/>
          </w:rPr>
          <w:t>e</w:t>
        </w:r>
      </w:ins>
      <w:ins w:id="4176" w:author="Janusio" w:date="2018-03-10T13:54:28Z">
        <w:r>
          <w:rPr>
            <w:rFonts w:ascii="Times New Roman" w:hAnsi="Times New Roman"/>
            <w:i/>
            <w:iCs/>
            <w:color w:val="auto"/>
          </w:rPr>
          <w:t>’</w:t>
        </w:r>
      </w:ins>
      <w:ins w:id="4177" w:author="Janusio" w:date="2018-03-10T13:54:28Z">
        <w:r>
          <w:rPr>
            <w:rFonts w:hint="eastAsia" w:ascii="Times New Roman" w:hAnsi="Times New Roman"/>
            <w:color w:val="auto"/>
          </w:rPr>
          <w:t>=</w:t>
        </w:r>
      </w:ins>
      <w:ins w:id="4178" w:author="Janusio" w:date="2018-03-10T13:54:28Z">
        <w:r>
          <w:rPr>
            <w:rFonts w:hint="eastAsia" w:ascii="Times New Roman" w:hAnsi="Times New Roman"/>
            <w:i/>
            <w:iCs/>
            <w:color w:val="auto"/>
          </w:rPr>
          <w:t>SIG</w:t>
        </w:r>
      </w:ins>
      <w:ins w:id="4179" w:author="Janusio" w:date="2018-03-10T13:54:28Z">
        <w:r>
          <w:rPr>
            <w:rFonts w:hint="eastAsia" w:ascii="Times New Roman" w:hAnsi="Times New Roman"/>
            <w:i/>
            <w:iCs/>
            <w:color w:val="auto"/>
            <w:vertAlign w:val="subscript"/>
          </w:rPr>
          <w:t>AIK</w:t>
        </w:r>
      </w:ins>
      <w:ins w:id="4180" w:author="Janusio" w:date="2018-03-10T13:54:28Z">
        <w:r>
          <w:rPr>
            <w:rFonts w:hint="eastAsia" w:ascii="Times New Roman" w:hAnsi="Times New Roman"/>
            <w:iCs/>
            <w:color w:val="auto"/>
            <w:vertAlign w:val="subscript"/>
          </w:rPr>
          <w:t>(</w:t>
        </w:r>
      </w:ins>
      <w:ins w:id="4181" w:author="Janusio" w:date="2018-03-10T13:54:28Z">
        <w:r>
          <w:rPr>
            <w:rFonts w:hint="eastAsia" w:ascii="Times New Roman" w:hAnsi="Times New Roman"/>
            <w:i/>
            <w:iCs/>
            <w:color w:val="auto"/>
            <w:vertAlign w:val="subscript"/>
          </w:rPr>
          <w:t>m</w:t>
        </w:r>
      </w:ins>
      <w:ins w:id="4182" w:author="Janusio" w:date="2018-03-10T13:54:28Z">
        <w:r>
          <w:rPr>
            <w:rFonts w:hint="eastAsia" w:ascii="Times New Roman" w:hAnsi="Times New Roman"/>
            <w:iCs/>
            <w:color w:val="auto"/>
            <w:vertAlign w:val="subscript"/>
          </w:rPr>
          <w:t>)</w:t>
        </w:r>
      </w:ins>
      <w:ins w:id="4183" w:author="Janusio" w:date="2018-03-10T13:54:28Z">
        <w:r>
          <w:rPr>
            <w:rFonts w:hint="eastAsia" w:ascii="Times New Roman" w:hAnsi="Times New Roman"/>
            <w:i/>
            <w:iCs/>
            <w:color w:val="auto"/>
            <w:vertAlign w:val="superscript"/>
          </w:rPr>
          <w:t>-1</w:t>
        </w:r>
      </w:ins>
      <w:ins w:id="4184" w:author="Janusio" w:date="2018-03-10T13:54:28Z">
        <w:r>
          <w:rPr>
            <w:rFonts w:hint="eastAsia" w:ascii="Times New Roman" w:hAnsi="Times New Roman"/>
            <w:color w:val="auto"/>
          </w:rPr>
          <w:t>){|</w:t>
        </w:r>
      </w:ins>
      <w:ins w:id="4185" w:author="Janusio" w:date="2018-03-10T13:54:28Z">
        <w:r>
          <w:rPr>
            <w:rFonts w:hint="eastAsia" w:ascii="Times New Roman" w:hAnsi="Times New Roman"/>
            <w:i/>
            <w:iCs/>
            <w:color w:val="auto"/>
          </w:rPr>
          <w:t>PCR</w:t>
        </w:r>
      </w:ins>
      <w:ins w:id="4186" w:author="Janusio" w:date="2018-03-10T13:54:28Z">
        <w:r>
          <w:rPr>
            <w:rFonts w:hint="eastAsia" w:ascii="Times New Roman" w:hAnsi="Times New Roman"/>
            <w:iCs/>
            <w:color w:val="auto"/>
          </w:rPr>
          <w:t>(</w:t>
        </w:r>
      </w:ins>
      <w:ins w:id="4187" w:author="Janusio" w:date="2018-03-10T13:54:28Z">
        <w:r>
          <w:rPr>
            <w:rFonts w:hint="eastAsia" w:ascii="Times New Roman" w:hAnsi="Times New Roman"/>
            <w:i/>
            <w:iCs/>
            <w:color w:val="auto"/>
          </w:rPr>
          <w:t>s</w:t>
        </w:r>
      </w:ins>
      <w:ins w:id="4188" w:author="Janusio" w:date="2018-03-10T13:54:28Z">
        <w:r>
          <w:rPr>
            <w:rFonts w:hint="eastAsia" w:ascii="Times New Roman" w:hAnsi="Times New Roman"/>
            <w:iCs/>
            <w:color w:val="auto"/>
          </w:rPr>
          <w:t>),</w:t>
        </w:r>
      </w:ins>
      <w:ins w:id="4189" w:author="Janusio" w:date="2018-03-10T13:54:28Z">
        <w:r>
          <w:rPr>
            <w:rFonts w:hint="eastAsia" w:ascii="Times New Roman" w:hAnsi="Times New Roman"/>
            <w:i/>
            <w:iCs/>
            <w:color w:val="auto"/>
          </w:rPr>
          <w:t>e</w:t>
        </w:r>
      </w:ins>
      <w:ins w:id="4190" w:author="Janusio" w:date="2018-03-10T13:54:28Z">
        <w:r>
          <w:rPr>
            <w:rFonts w:ascii="Times New Roman" w:hAnsi="Times New Roman"/>
            <w:i/>
            <w:iCs/>
            <w:color w:val="auto"/>
          </w:rPr>
          <w:t>’’</w:t>
        </w:r>
      </w:ins>
      <w:ins w:id="4191"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193" w:author="Janusio" w:date="2018-03-10T13:54:28Z"/>
          <w:rFonts w:hint="eastAsia" w:ascii="Times New Roman" w:hAnsi="Times New Roman"/>
          <w:color w:val="auto"/>
        </w:rPr>
        <w:pPrChange w:id="419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194" w:author="Janusio" w:date="2018-03-10T13:54:28Z">
        <w:r>
          <w:rPr>
            <w:rFonts w:ascii="Times New Roman" w:hAnsi="Times New Roman"/>
            <w:color w:val="auto"/>
          </w:rPr>
          <w:t>该属性表明在验证过程中如果本地没有写入内存的操作且发送了数据</w:t>
        </w:r>
      </w:ins>
      <w:ins w:id="4195" w:author="Janusio" w:date="2018-03-10T13:54:28Z">
        <w:r>
          <w:rPr>
            <w:rFonts w:ascii="Times New Roman" w:hAnsi="Times New Roman"/>
            <w:i/>
            <w:color w:val="auto"/>
          </w:rPr>
          <w:t>e</w:t>
        </w:r>
      </w:ins>
      <w:ins w:id="4196" w:author="Janusio" w:date="2018-03-10T13:54:28Z">
        <w:r>
          <w:rPr>
            <w:rFonts w:ascii="Times New Roman" w:hAnsi="Times New Roman"/>
            <w:color w:val="auto"/>
          </w:rPr>
          <w:t>'，则在之前的某时刻本地一定读取了值</w:t>
        </w:r>
      </w:ins>
      <w:ins w:id="4197" w:author="Janusio" w:date="2018-03-10T13:54:28Z">
        <w:r>
          <w:rPr>
            <w:rFonts w:ascii="Times New Roman" w:hAnsi="Times New Roman"/>
            <w:i/>
            <w:color w:val="auto"/>
          </w:rPr>
          <w:t>e</w:t>
        </w:r>
      </w:ins>
      <w:ins w:id="4198" w:author="Janusio" w:date="2018-03-10T13:54:28Z">
        <w:r>
          <w:rPr>
            <w:rFonts w:ascii="Times New Roman" w:hAnsi="Times New Roman"/>
            <w:color w:val="auto"/>
          </w:rPr>
          <w:t>"，且</w:t>
        </w:r>
      </w:ins>
      <w:ins w:id="4199" w:author="Janusio" w:date="2018-03-10T13:54:28Z">
        <w:r>
          <w:rPr>
            <w:rFonts w:ascii="Times New Roman" w:hAnsi="Times New Roman"/>
            <w:i/>
            <w:color w:val="auto"/>
          </w:rPr>
          <w:t>e</w:t>
        </w:r>
      </w:ins>
      <w:ins w:id="4200" w:author="Janusio" w:date="2018-03-10T13:54:28Z">
        <w:r>
          <w:rPr>
            <w:rFonts w:ascii="Times New Roman" w:hAnsi="Times New Roman"/>
            <w:color w:val="auto"/>
          </w:rPr>
          <w:t>'是一个签名值。利用推理规则SEQ和公理Act1证明上述不变量成立。利用诚实规则并进行简化后可得</w:t>
        </w:r>
      </w:ins>
      <w:ins w:id="4201"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203" w:author="Janusio" w:date="2018-03-10T13:54:28Z"/>
          <w:rFonts w:hint="eastAsia" w:ascii="Times New Roman" w:hAnsi="Times New Roman"/>
          <w:color w:val="auto"/>
        </w:rPr>
        <w:pPrChange w:id="420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204" w:author="Janusio" w:date="2018-03-10T13:54:28Z">
        <w:r>
          <w:rPr>
            <w:rFonts w:hint="eastAsia" w:ascii="Times New Roman" w:hAnsi="Times New Roman"/>
            <w:color w:val="auto"/>
          </w:rPr>
          <w:t>[Verifier(</w:t>
        </w:r>
      </w:ins>
      <w:ins w:id="4205" w:author="Janusio" w:date="2018-03-10T13:54:28Z">
        <w:r>
          <w:rPr>
            <w:rFonts w:hint="eastAsia" w:ascii="Times New Roman" w:hAnsi="Times New Roman"/>
            <w:i/>
            <w:iCs/>
            <w:color w:val="auto"/>
          </w:rPr>
          <w:t>m</w:t>
        </w:r>
      </w:ins>
      <w:ins w:id="4206" w:author="Janusio" w:date="2018-03-10T13:54:28Z">
        <w:r>
          <w:rPr>
            <w:rFonts w:hint="eastAsia" w:ascii="Times New Roman" w:hAnsi="Times New Roman"/>
            <w:color w:val="auto"/>
          </w:rPr>
          <w:t>)]</w:t>
        </w:r>
      </w:ins>
      <w:ins w:id="4207" w:author="Janusio" w:date="2018-03-10T13:54:28Z"/>
      <w:ins w:id="4208" w:author="Janusio" w:date="2018-03-10T13:54:28Z"/>
      <w:ins w:id="4209" w:author="Janusio" w:date="2018-03-10T13:54:28Z"/>
      <w:ins w:id="4210" w:author="Janusio" w:date="2018-03-10T13:54:28Z">
        <w:r>
          <w:rPr>
            <w:rFonts w:hint="eastAsia" w:ascii="Times New Roman" w:hAnsi="Times New Roman"/>
            <w:color w:val="auto"/>
            <w:position w:val="-12"/>
          </w:rPr>
          <w:object>
            <v:shape id="_x0000_i1420" o:spt="75" type="#_x0000_t75" style="height:19pt;width:16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420" DrawAspect="Content" ObjectID="_1468075828" r:id="rId146">
              <o:LockedField>false</o:LockedField>
            </o:OLEObject>
          </w:object>
        </w:r>
      </w:ins>
      <w:ins w:id="4212" w:author="Janusio" w:date="2018-03-10T13:54:28Z"/>
      <w:ins w:id="4213" w:author="Janusio" w:date="2018-03-10T13:54:28Z"/>
      <w:ins w:id="4214" w:author="Janusio" w:date="2018-03-10T13:54:28Z"/>
      <w:ins w:id="4215" w:author="Janusio" w:date="2018-03-10T13:54:28Z"/>
      <w:ins w:id="4216" w:author="Janusio" w:date="2018-03-10T13:54:28Z">
        <w:r>
          <w:rPr>
            <w:rFonts w:hint="eastAsia" w:ascii="Times New Roman" w:hAnsi="Times New Roman"/>
            <w:i/>
            <w:iCs/>
            <w:color w:val="auto"/>
            <w:position w:val="-4"/>
          </w:rPr>
          <w:object>
            <v:shape id="_x0000_i1421"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21" DrawAspect="Content" ObjectID="_1468075829" r:id="rId148">
              <o:LockedField>false</o:LockedField>
            </o:OLEObject>
          </w:object>
        </w:r>
      </w:ins>
      <w:ins w:id="4218" w:author="Janusio" w:date="2018-03-10T13:54:28Z"/>
      <w:ins w:id="4219" w:author="Janusio" w:date="2018-03-10T13:54:28Z">
        <w:r>
          <w:rPr>
            <w:rFonts w:hint="eastAsia" w:ascii="Times New Roman" w:hAnsi="Times New Roman"/>
            <w:i/>
            <w:iCs/>
            <w:color w:val="auto"/>
          </w:rPr>
          <w:t>t</w:t>
        </w:r>
      </w:ins>
      <w:ins w:id="4220" w:author="Janusio" w:date="2018-03-10T13:54:28Z">
        <w:r>
          <w:rPr>
            <w:rFonts w:hint="eastAsia" w:ascii="Times New Roman" w:hAnsi="Times New Roman"/>
            <w:i/>
            <w:iCs/>
            <w:color w:val="auto"/>
            <w:vertAlign w:val="subscript"/>
          </w:rPr>
          <w:t>R</w:t>
        </w:r>
      </w:ins>
      <w:ins w:id="4221" w:author="Janusio" w:date="2018-03-10T13:54:28Z">
        <w:r>
          <w:rPr>
            <w:rFonts w:hint="eastAsia" w:ascii="Times New Roman" w:hAnsi="Times New Roman"/>
            <w:color w:val="auto"/>
          </w:rPr>
          <w:t>,</w:t>
        </w:r>
      </w:ins>
      <w:ins w:id="4222" w:author="Janusio" w:date="2018-03-10T13:54:28Z">
        <w:r>
          <w:rPr>
            <w:rFonts w:hint="eastAsia" w:ascii="Times New Roman" w:hAnsi="Times New Roman"/>
            <w:i/>
            <w:iCs/>
            <w:color w:val="auto"/>
          </w:rPr>
          <w:t>e</w:t>
        </w:r>
      </w:ins>
      <w:ins w:id="4223" w:author="Janusio" w:date="2018-03-10T13:54:28Z">
        <w:r>
          <w:rPr>
            <w:rFonts w:hint="eastAsia" w:ascii="Times New Roman" w:hAnsi="Times New Roman"/>
            <w:iCs/>
            <w:color w:val="auto"/>
          </w:rPr>
          <w:t>,</w:t>
        </w:r>
      </w:ins>
      <w:ins w:id="4224" w:author="Janusio" w:date="2018-03-10T13:54:28Z">
        <w:r>
          <w:rPr>
            <w:rFonts w:hint="eastAsia" w:ascii="Times New Roman" w:hAnsi="Times New Roman"/>
            <w:i/>
            <w:iCs/>
            <w:color w:val="auto"/>
          </w:rPr>
          <w:t>I.</w:t>
        </w:r>
      </w:ins>
      <w:ins w:id="4225" w:author="Janusio" w:date="2018-03-10T13:54:28Z">
        <w:r>
          <w:rPr>
            <w:rFonts w:hint="eastAsia" w:ascii="Times New Roman" w:hAnsi="Times New Roman"/>
            <w:iCs/>
            <w:color w:val="auto"/>
          </w:rPr>
          <w:t>(</w:t>
        </w:r>
      </w:ins>
      <w:ins w:id="4226" w:author="Janusio" w:date="2018-03-10T13:54:28Z">
        <w:r>
          <w:rPr>
            <w:rFonts w:hint="eastAsia" w:ascii="Times New Roman" w:hAnsi="Times New Roman"/>
            <w:i/>
            <w:iCs/>
            <w:color w:val="auto"/>
          </w:rPr>
          <w:t>t</w:t>
        </w:r>
      </w:ins>
      <w:ins w:id="4227" w:author="Janusio" w:date="2018-03-10T13:54:28Z">
        <w:r>
          <w:rPr>
            <w:rFonts w:hint="eastAsia" w:ascii="Times New Roman" w:hAnsi="Times New Roman"/>
            <w:i/>
            <w:iCs/>
            <w:color w:val="auto"/>
            <w:vertAlign w:val="subscript"/>
          </w:rPr>
          <w:t>R</w:t>
        </w:r>
      </w:ins>
      <w:ins w:id="4228" w:author="Janusio" w:date="2018-03-10T13:54:28Z">
        <w:r>
          <w:rPr>
            <w:rFonts w:hint="eastAsia" w:ascii="Times New Roman" w:hAnsi="Times New Roman"/>
            <w:i/>
            <w:iCs/>
            <w:color w:val="auto"/>
          </w:rPr>
          <w:t>&lt;t</w:t>
        </w:r>
      </w:ins>
      <w:ins w:id="4229" w:author="Janusio" w:date="2018-03-10T13:54:28Z">
        <w:r>
          <w:rPr>
            <w:rFonts w:hint="eastAsia" w:ascii="Times New Roman" w:hAnsi="Times New Roman"/>
            <w:i/>
            <w:iCs/>
            <w:color w:val="auto"/>
            <w:vertAlign w:val="subscript"/>
          </w:rPr>
          <w:t>e</w:t>
        </w:r>
      </w:ins>
      <w:ins w:id="4230" w:author="Janusio" w:date="2018-03-10T13:54:28Z">
        <w:r>
          <w:rPr>
            <w:rFonts w:hint="eastAsia" w:ascii="Times New Roman" w:hAnsi="Times New Roman"/>
            <w:iCs/>
            <w:color w:val="auto"/>
          </w:rPr>
          <w:t>)</w:t>
        </w:r>
      </w:ins>
      <w:ins w:id="4231" w:author="Janusio" w:date="2018-03-10T13:54:28Z"/>
      <w:ins w:id="4232" w:author="Janusio" w:date="2018-03-10T13:54:28Z"/>
      <w:ins w:id="4233" w:author="Janusio" w:date="2018-03-10T13:54:28Z"/>
      <w:ins w:id="4234" w:author="Janusio" w:date="2018-03-10T13:54:28Z">
        <w:r>
          <w:rPr>
            <w:rFonts w:hint="eastAsia" w:ascii="Times New Roman" w:hAnsi="Times New Roman"/>
            <w:color w:val="auto"/>
            <w:position w:val="-4"/>
          </w:rPr>
          <w:object>
            <v:shape id="_x0000_i142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22" DrawAspect="Content" ObjectID="_1468075830" r:id="rId149">
              <o:LockedField>false</o:LockedField>
            </o:OLEObject>
          </w:object>
        </w:r>
      </w:ins>
      <w:ins w:id="4236" w:author="Janusio" w:date="2018-03-10T13:54:28Z"/>
      <w:ins w:id="4237" w:author="Janusio" w:date="2018-03-10T13:54:28Z"/>
      <w:ins w:id="4238" w:author="Janusio" w:date="2018-03-10T13:54:28Z"/>
      <w:ins w:id="4239" w:author="Janusio" w:date="2018-03-10T13:54:28Z"/>
      <w:ins w:id="4240" w:author="Janusio" w:date="2018-03-10T13:54:28Z">
        <w:r>
          <w:rPr>
            <w:rFonts w:hint="eastAsia" w:ascii="Times New Roman" w:hAnsi="Times New Roman"/>
            <w:color w:val="auto"/>
            <w:position w:val="-6"/>
          </w:rPr>
          <w:object>
            <v:shape id="_x0000_i1423" o:spt="75" type="#_x0000_t75" style="height:16pt;width:10.05pt;" o:ole="t" filled="f" o:preferrelative="t" stroked="f" coordsize="21600,21600">
              <v:path/>
              <v:fill on="f" alignshape="1" focussize="0,0"/>
              <v:stroke on="f"/>
              <v:imagedata r:id="rId151" embosscolor="#FFFFFF" o:title=""/>
              <o:lock v:ext="edit" aspectratio="t"/>
              <w10:wrap type="none"/>
              <w10:anchorlock/>
            </v:shape>
            <o:OLEObject Type="Embed" ProgID="Equation.KSEE3" ShapeID="_x0000_i1423" DrawAspect="Content" ObjectID="_1468075831" r:id="rId150">
              <o:LockedField>false</o:LockedField>
            </o:OLEObject>
          </w:object>
        </w:r>
      </w:ins>
      <w:ins w:id="4242" w:author="Janusio" w:date="2018-03-10T13:54:28Z"/>
      <w:ins w:id="4243" w:author="Janusio" w:date="2018-03-10T13:54:28Z">
        <w:r>
          <w:rPr>
            <w:rFonts w:hint="eastAsia" w:ascii="Times New Roman" w:hAnsi="Times New Roman"/>
            <w:color w:val="auto"/>
          </w:rPr>
          <w:t xml:space="preserve">= </w:t>
        </w:r>
      </w:ins>
      <w:ins w:id="4244" w:author="Janusio" w:date="2018-03-10T13:54:28Z"/>
      <w:ins w:id="4245" w:author="Janusio" w:date="2018-03-10T13:54:28Z"/>
      <w:ins w:id="4246" w:author="Janusio" w:date="2018-03-10T13:54:28Z"/>
      <w:ins w:id="4247" w:author="Janusio" w:date="2018-03-10T13:54:28Z">
        <w:r>
          <w:rPr>
            <w:rFonts w:hint="eastAsia" w:ascii="Times New Roman" w:hAnsi="Times New Roman"/>
            <w:color w:val="auto"/>
            <w:position w:val="-4"/>
          </w:rPr>
          <w:object>
            <v:shape id="_x0000_i1424" o:spt="75" type="#_x0000_t75" style="height:16pt;width:24.95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424" DrawAspect="Content" ObjectID="_1468075832" r:id="rId152">
              <o:LockedField>false</o:LockedField>
            </o:OLEObject>
          </w:object>
        </w:r>
      </w:ins>
      <w:ins w:id="4249" w:author="Janusio" w:date="2018-03-10T13:54:28Z"/>
      <w:ins w:id="4250" w:author="Janusio" w:date="2018-03-10T13:54:28Z">
        <w:r>
          <w:rPr>
            <w:rFonts w:hint="eastAsia" w:ascii="Times New Roman" w:hAnsi="Times New Roman"/>
            <w:color w:val="auto"/>
          </w:rPr>
          <w:t>(</w:t>
        </w:r>
      </w:ins>
      <w:ins w:id="4251" w:author="Janusio" w:date="2018-03-10T13:54:28Z">
        <w:r>
          <w:rPr>
            <w:rFonts w:hint="eastAsia" w:ascii="Times New Roman" w:hAnsi="Times New Roman"/>
            <w:i/>
            <w:iCs/>
            <w:color w:val="auto"/>
          </w:rPr>
          <w:t>m</w:t>
        </w:r>
      </w:ins>
      <w:ins w:id="4252" w:author="Janusio" w:date="2018-03-10T13:54:28Z">
        <w:r>
          <w:rPr>
            <w:rFonts w:hint="eastAsia" w:ascii="Times New Roman" w:hAnsi="Times New Roman"/>
            <w:color w:val="auto"/>
          </w:rPr>
          <w:t xml:space="preserve">) </w:t>
        </w:r>
      </w:ins>
      <w:ins w:id="4253" w:author="Janusio" w:date="2018-03-10T13:54:28Z"/>
      <w:ins w:id="4254" w:author="Janusio" w:date="2018-03-10T13:54:28Z"/>
      <w:ins w:id="4255" w:author="Janusio" w:date="2018-03-10T13:54:28Z"/>
      <w:ins w:id="4256" w:author="Janusio" w:date="2018-03-10T13:54:28Z">
        <w:r>
          <w:rPr>
            <w:rFonts w:hint="eastAsia" w:ascii="Times New Roman" w:hAnsi="Times New Roman"/>
            <w:color w:val="auto"/>
            <w:position w:val="-4"/>
          </w:rPr>
          <w:object>
            <v:shape id="_x0000_i142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25" DrawAspect="Content" ObjectID="_1468075833" r:id="rId153">
              <o:LockedField>false</o:LockedField>
            </o:OLEObject>
          </w:object>
        </w:r>
      </w:ins>
      <w:ins w:id="4258"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260" w:author="Janusio" w:date="2018-03-10T13:54:28Z"/>
          <w:rFonts w:hint="eastAsia" w:ascii="Times New Roman" w:hAnsi="Times New Roman"/>
          <w:iCs/>
          <w:color w:val="auto"/>
        </w:rPr>
        <w:pPrChange w:id="4259"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261" w:author="Janusio" w:date="2018-03-10T13:54:28Z">
        <w:r>
          <w:rPr>
            <w:rFonts w:hint="eastAsia" w:ascii="Times New Roman" w:hAnsi="Times New Roman"/>
            <w:color w:val="auto"/>
          </w:rPr>
          <w:t>Contain(</w:t>
        </w:r>
      </w:ins>
      <w:ins w:id="4262" w:author="Janusio" w:date="2018-03-10T13:54:28Z">
        <w:r>
          <w:rPr>
            <w:rFonts w:hint="eastAsia" w:ascii="Times New Roman" w:hAnsi="Times New Roman"/>
            <w:i/>
            <w:iCs/>
            <w:color w:val="auto"/>
          </w:rPr>
          <w:t>e</w:t>
        </w:r>
      </w:ins>
      <w:ins w:id="4263" w:author="Janusio" w:date="2018-03-10T13:54:28Z">
        <w:r>
          <w:rPr>
            <w:rFonts w:hint="eastAsia" w:ascii="Times New Roman" w:hAnsi="Times New Roman"/>
            <w:iCs/>
            <w:color w:val="auto"/>
          </w:rPr>
          <w:t>,</w:t>
        </w:r>
      </w:ins>
      <w:ins w:id="4264" w:author="Janusio" w:date="2018-03-10T13:54:28Z">
        <w:r>
          <w:rPr>
            <w:rFonts w:hint="eastAsia" w:ascii="Times New Roman" w:hAnsi="Times New Roman"/>
            <w:i/>
            <w:iCs/>
            <w:color w:val="auto"/>
          </w:rPr>
          <w:t>SIG</w:t>
        </w:r>
      </w:ins>
      <w:ins w:id="4265" w:author="Janusio" w:date="2018-03-10T13:54:28Z">
        <w:r>
          <w:rPr>
            <w:rFonts w:hint="eastAsia" w:ascii="Times New Roman" w:hAnsi="Times New Roman"/>
            <w:i/>
            <w:iCs/>
            <w:color w:val="auto"/>
            <w:vertAlign w:val="subscript"/>
          </w:rPr>
          <w:t>AIK</w:t>
        </w:r>
      </w:ins>
      <w:ins w:id="4266" w:author="Janusio" w:date="2018-03-10T13:54:28Z">
        <w:r>
          <w:rPr>
            <w:rFonts w:hint="eastAsia" w:ascii="Times New Roman" w:hAnsi="Times New Roman"/>
            <w:iCs/>
            <w:color w:val="auto"/>
            <w:vertAlign w:val="subscript"/>
          </w:rPr>
          <w:t>(</w:t>
        </w:r>
      </w:ins>
      <w:ins w:id="4267" w:author="Janusio" w:date="2018-03-10T13:54:28Z">
        <w:r>
          <w:rPr>
            <w:rFonts w:hint="eastAsia" w:ascii="Times New Roman" w:hAnsi="Times New Roman"/>
            <w:i/>
            <w:iCs/>
            <w:color w:val="auto"/>
            <w:vertAlign w:val="subscript"/>
          </w:rPr>
          <w:t>m</w:t>
        </w:r>
      </w:ins>
      <w:ins w:id="4268" w:author="Janusio" w:date="2018-03-10T13:54:28Z">
        <w:r>
          <w:rPr>
            <w:rFonts w:hint="eastAsia" w:ascii="Times New Roman" w:hAnsi="Times New Roman"/>
            <w:iCs/>
            <w:color w:val="auto"/>
            <w:vertAlign w:val="subscript"/>
          </w:rPr>
          <w:t>)</w:t>
        </w:r>
      </w:ins>
      <w:ins w:id="4269" w:author="Janusio" w:date="2018-03-10T13:54:28Z">
        <w:r>
          <w:rPr>
            <w:rFonts w:hint="eastAsia" w:ascii="Times New Roman" w:hAnsi="Times New Roman"/>
            <w:i/>
            <w:iCs/>
            <w:color w:val="auto"/>
            <w:vertAlign w:val="superscript"/>
          </w:rPr>
          <w:t>-1</w:t>
        </w:r>
      </w:ins>
      <w:ins w:id="4270" w:author="Janusio" w:date="2018-03-10T13:54:28Z">
        <w:r>
          <w:rPr>
            <w:rFonts w:hint="eastAsia" w:ascii="Times New Roman" w:hAnsi="Times New Roman"/>
            <w:color w:val="auto"/>
          </w:rPr>
          <w:t>){|</w:t>
        </w:r>
      </w:ins>
      <w:ins w:id="4271" w:author="Janusio" w:date="2018-03-10T13:54:28Z">
        <w:r>
          <w:rPr>
            <w:rFonts w:hint="eastAsia" w:ascii="Times New Roman" w:hAnsi="Times New Roman"/>
            <w:i/>
            <w:iCs/>
            <w:color w:val="auto"/>
          </w:rPr>
          <w:t>PCR</w:t>
        </w:r>
      </w:ins>
      <w:ins w:id="4272" w:author="Janusio" w:date="2018-03-10T13:54:28Z">
        <w:r>
          <w:rPr>
            <w:rFonts w:hint="eastAsia" w:ascii="Times New Roman" w:hAnsi="Times New Roman"/>
            <w:color w:val="auto"/>
          </w:rPr>
          <w:t>(</w:t>
        </w:r>
      </w:ins>
      <w:ins w:id="4273" w:author="Janusio" w:date="2018-03-10T13:54:28Z">
        <w:r>
          <w:rPr>
            <w:rFonts w:hint="eastAsia" w:ascii="Times New Roman" w:hAnsi="Times New Roman"/>
            <w:i/>
            <w:iCs/>
            <w:color w:val="auto"/>
          </w:rPr>
          <w:t>s</w:t>
        </w:r>
      </w:ins>
      <w:ins w:id="4274" w:author="Janusio" w:date="2018-03-10T13:54:28Z">
        <w:r>
          <w:rPr>
            <w:rFonts w:hint="eastAsia" w:ascii="Times New Roman" w:hAnsi="Times New Roman"/>
            <w:color w:val="auto"/>
          </w:rPr>
          <w:t>),</w:t>
        </w:r>
      </w:ins>
      <w:ins w:id="4275" w:author="Janusio" w:date="2018-03-10T13:54:28Z">
        <w:r>
          <w:rPr>
            <w:rFonts w:hint="eastAsia" w:ascii="Times New Roman" w:hAnsi="Times New Roman"/>
            <w:i/>
            <w:iCs/>
            <w:color w:val="auto"/>
          </w:rPr>
          <w:t xml:space="preserve"> seq</w:t>
        </w:r>
      </w:ins>
      <w:ins w:id="4276" w:author="Janusio" w:date="2018-03-10T13:54:28Z">
        <w:r>
          <w:rPr>
            <w:rFonts w:hint="eastAsia" w:ascii="Times New Roman" w:hAnsi="Times New Roman"/>
            <w:iCs/>
            <w:color w:val="auto"/>
          </w:rPr>
          <w:t>(</w:t>
        </w:r>
      </w:ins>
      <w:ins w:id="4277" w:author="Janusio" w:date="2018-03-10T13:54:28Z">
        <w:r>
          <w:rPr>
            <w:rFonts w:hint="eastAsia" w:ascii="Times New Roman" w:hAnsi="Times New Roman"/>
            <w:i/>
            <w:iCs/>
            <w:color w:val="auto"/>
          </w:rPr>
          <w:t>BIOS</w:t>
        </w:r>
      </w:ins>
      <w:ins w:id="4278" w:author="Janusio" w:date="2018-03-10T13:54:28Z">
        <w:r>
          <w:rPr>
            <w:rFonts w:hint="eastAsia" w:ascii="Times New Roman" w:hAnsi="Times New Roman"/>
            <w:iCs/>
            <w:color w:val="auto"/>
          </w:rPr>
          <w:t>(</w:t>
        </w:r>
      </w:ins>
      <w:ins w:id="4279" w:author="Janusio" w:date="2018-03-10T13:54:28Z">
        <w:r>
          <w:rPr>
            <w:rFonts w:hint="eastAsia" w:ascii="Times New Roman" w:hAnsi="Times New Roman"/>
            <w:i/>
            <w:iCs/>
            <w:color w:val="auto"/>
          </w:rPr>
          <w:t>m</w:t>
        </w:r>
      </w:ins>
      <w:ins w:id="4280" w:author="Janusio" w:date="2018-03-10T13:54:28Z">
        <w:r>
          <w:rPr>
            <w:rFonts w:hint="eastAsia" w:ascii="Times New Roman" w:hAnsi="Times New Roman"/>
            <w:iCs/>
            <w:color w:val="auto"/>
          </w:rPr>
          <w:t>),</w:t>
        </w:r>
      </w:ins>
      <w:ins w:id="4281" w:author="Janusio" w:date="2018-03-10T13:54:28Z">
        <w:r>
          <w:rPr>
            <w:rFonts w:hint="eastAsia" w:ascii="Times New Roman" w:hAnsi="Times New Roman"/>
            <w:i/>
            <w:iCs/>
            <w:color w:val="auto"/>
          </w:rPr>
          <w:t>OSLoader</w:t>
        </w:r>
      </w:ins>
      <w:ins w:id="4282" w:author="Janusio" w:date="2018-03-10T13:54:28Z">
        <w:r>
          <w:rPr>
            <w:rFonts w:hint="eastAsia" w:ascii="Times New Roman" w:hAnsi="Times New Roman"/>
            <w:iCs/>
            <w:color w:val="auto"/>
          </w:rPr>
          <w:t>(</w:t>
        </w:r>
      </w:ins>
      <w:ins w:id="4283" w:author="Janusio" w:date="2018-03-10T13:54:28Z">
        <w:r>
          <w:rPr>
            <w:rFonts w:hint="eastAsia" w:ascii="Times New Roman" w:hAnsi="Times New Roman"/>
            <w:i/>
            <w:iCs/>
            <w:color w:val="auto"/>
          </w:rPr>
          <w:t>m</w:t>
        </w:r>
      </w:ins>
      <w:ins w:id="4284" w:author="Janusio" w:date="2018-03-10T13:54:28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286" w:author="Janusio" w:date="2018-03-10T13:54:28Z"/>
          <w:rFonts w:hint="eastAsia" w:ascii="Times New Roman" w:hAnsi="Times New Roman"/>
          <w:color w:val="auto"/>
          <w:szCs w:val="21"/>
        </w:rPr>
        <w:pPrChange w:id="4285"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287" w:author="Janusio" w:date="2018-03-10T13:54:28Z">
        <w:r>
          <w:rPr>
            <w:rFonts w:hint="eastAsia" w:ascii="Times New Roman" w:hAnsi="Times New Roman"/>
            <w:i/>
            <w:iCs/>
            <w:color w:val="auto"/>
          </w:rPr>
          <w:t>VMM</w:t>
        </w:r>
      </w:ins>
      <w:ins w:id="4288" w:author="Janusio" w:date="2018-03-10T13:54:28Z">
        <w:r>
          <w:rPr>
            <w:rFonts w:hint="eastAsia" w:ascii="Times New Roman" w:hAnsi="Times New Roman"/>
            <w:iCs/>
            <w:color w:val="auto"/>
          </w:rPr>
          <w:t>(</w:t>
        </w:r>
      </w:ins>
      <w:ins w:id="4289" w:author="Janusio" w:date="2018-03-10T13:54:28Z">
        <w:r>
          <w:rPr>
            <w:rFonts w:hint="eastAsia" w:ascii="Times New Roman" w:hAnsi="Times New Roman"/>
            <w:i/>
            <w:iCs/>
            <w:color w:val="auto"/>
          </w:rPr>
          <w:t>m</w:t>
        </w:r>
      </w:ins>
      <w:ins w:id="4290" w:author="Janusio" w:date="2018-03-10T13:54:28Z">
        <w:r>
          <w:rPr>
            <w:rFonts w:hint="eastAsia" w:ascii="Times New Roman" w:hAnsi="Times New Roman"/>
            <w:iCs/>
            <w:color w:val="auto"/>
          </w:rPr>
          <w:t xml:space="preserve">), </w:t>
        </w:r>
      </w:ins>
      <w:ins w:id="4291" w:author="Janusio" w:date="2018-03-10T13:54:28Z">
        <w:r>
          <w:rPr>
            <w:rFonts w:hint="eastAsia" w:ascii="Times New Roman" w:hAnsi="Times New Roman"/>
            <w:i/>
            <w:iCs/>
            <w:color w:val="auto"/>
          </w:rPr>
          <w:t>Dom0_Kernel</w:t>
        </w:r>
      </w:ins>
      <w:ins w:id="4292" w:author="Janusio" w:date="2018-03-10T13:54:28Z">
        <w:r>
          <w:rPr>
            <w:rFonts w:hint="eastAsia" w:ascii="Times New Roman" w:hAnsi="Times New Roman"/>
            <w:iCs/>
            <w:color w:val="auto"/>
          </w:rPr>
          <w:t>(</w:t>
        </w:r>
      </w:ins>
      <w:ins w:id="4293" w:author="Janusio" w:date="2018-03-10T13:54:28Z">
        <w:r>
          <w:rPr>
            <w:rFonts w:hint="eastAsia" w:ascii="Times New Roman" w:hAnsi="Times New Roman"/>
            <w:i/>
            <w:iCs/>
            <w:color w:val="auto"/>
          </w:rPr>
          <w:t>m</w:t>
        </w:r>
      </w:ins>
      <w:ins w:id="4294" w:author="Janusio" w:date="2018-03-10T13:54:28Z">
        <w:r>
          <w:rPr>
            <w:rFonts w:hint="eastAsia" w:ascii="Times New Roman" w:hAnsi="Times New Roman"/>
            <w:iCs/>
            <w:color w:val="auto"/>
          </w:rPr>
          <w:t xml:space="preserve">), </w:t>
        </w:r>
      </w:ins>
      <w:ins w:id="4295" w:author="Janusio" w:date="2018-03-10T13:54:28Z">
        <w:r>
          <w:rPr>
            <w:rFonts w:hint="eastAsia" w:ascii="Times New Roman" w:hAnsi="Times New Roman"/>
            <w:i/>
            <w:color w:val="auto"/>
            <w:szCs w:val="21"/>
          </w:rPr>
          <w:t>vTPM Builder</w:t>
        </w:r>
      </w:ins>
      <w:ins w:id="4296" w:author="Janusio" w:date="2018-03-10T13:54:28Z">
        <w:r>
          <w:rPr>
            <w:rFonts w:hint="eastAsia" w:ascii="Times New Roman" w:hAnsi="Times New Roman"/>
            <w:iCs/>
            <w:color w:val="auto"/>
          </w:rPr>
          <w:t>(</w:t>
        </w:r>
      </w:ins>
      <w:ins w:id="4297" w:author="Janusio" w:date="2018-03-10T13:54:28Z">
        <w:r>
          <w:rPr>
            <w:rFonts w:hint="eastAsia" w:ascii="Times New Roman" w:hAnsi="Times New Roman"/>
            <w:i/>
            <w:iCs/>
            <w:color w:val="auto"/>
          </w:rPr>
          <w:t>m</w:t>
        </w:r>
      </w:ins>
      <w:ins w:id="4298" w:author="Janusio" w:date="2018-03-10T13:54:28Z">
        <w:r>
          <w:rPr>
            <w:rFonts w:hint="eastAsia" w:ascii="Times New Roman" w:hAnsi="Times New Roman"/>
            <w:iCs/>
            <w:color w:val="auto"/>
          </w:rPr>
          <w:t>)</w:t>
        </w:r>
      </w:ins>
      <w:ins w:id="4299" w:author="Janusio" w:date="2018-03-10T13:54:28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301" w:author="Janusio" w:date="2018-03-10T13:54:28Z"/>
          <w:rFonts w:hint="eastAsia" w:ascii="Times New Roman" w:hAnsi="Times New Roman"/>
          <w:color w:val="auto"/>
        </w:rPr>
        <w:pPrChange w:id="4300"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302" w:author="Janusio" w:date="2018-03-10T13:54:28Z">
        <w:r>
          <w:rPr>
            <w:rFonts w:hint="eastAsia" w:ascii="Times New Roman" w:hAnsi="Times New Roman"/>
            <w:i/>
            <w:color w:val="auto"/>
            <w:szCs w:val="21"/>
          </w:rPr>
          <w:t>vTPM-VM Binding</w:t>
        </w:r>
      </w:ins>
      <w:ins w:id="4303" w:author="Janusio" w:date="2018-03-10T13:54:28Z">
        <w:r>
          <w:rPr>
            <w:rFonts w:hint="eastAsia" w:ascii="Times New Roman" w:hAnsi="Times New Roman"/>
            <w:iCs/>
            <w:color w:val="auto"/>
          </w:rPr>
          <w:t>(</w:t>
        </w:r>
      </w:ins>
      <w:ins w:id="4304" w:author="Janusio" w:date="2018-03-10T13:54:28Z">
        <w:r>
          <w:rPr>
            <w:rFonts w:hint="eastAsia" w:ascii="Times New Roman" w:hAnsi="Times New Roman"/>
            <w:i/>
            <w:iCs/>
            <w:color w:val="auto"/>
          </w:rPr>
          <w:t>m</w:t>
        </w:r>
      </w:ins>
      <w:ins w:id="4305" w:author="Janusio" w:date="2018-03-10T13:54:28Z">
        <w:r>
          <w:rPr>
            <w:rFonts w:hint="eastAsia" w:ascii="Times New Roman" w:hAnsi="Times New Roman"/>
            <w:iCs/>
            <w:color w:val="auto"/>
          </w:rPr>
          <w:t>)</w:t>
        </w:r>
      </w:ins>
      <w:ins w:id="4306" w:author="Janusio" w:date="2018-03-10T13:54:28Z">
        <w:r>
          <w:rPr>
            <w:rFonts w:hint="eastAsia" w:ascii="Times New Roman" w:hAnsi="Times New Roman"/>
            <w:color w:val="auto"/>
            <w:szCs w:val="21"/>
          </w:rPr>
          <w:t xml:space="preserve">, </w:t>
        </w:r>
      </w:ins>
      <w:ins w:id="4307" w:author="Janusio" w:date="2018-03-10T13:54:28Z">
        <w:r>
          <w:rPr>
            <w:rFonts w:hint="eastAsia" w:ascii="Times New Roman" w:hAnsi="Times New Roman"/>
            <w:i/>
            <w:color w:val="auto"/>
            <w:szCs w:val="21"/>
          </w:rPr>
          <w:t>VM Builder</w:t>
        </w:r>
      </w:ins>
      <w:ins w:id="4308" w:author="Janusio" w:date="2018-03-10T13:54:28Z">
        <w:r>
          <w:rPr>
            <w:rFonts w:hint="eastAsia" w:ascii="Times New Roman" w:hAnsi="Times New Roman"/>
            <w:iCs/>
            <w:color w:val="auto"/>
          </w:rPr>
          <w:t>(</w:t>
        </w:r>
      </w:ins>
      <w:ins w:id="4309" w:author="Janusio" w:date="2018-03-10T13:54:28Z">
        <w:r>
          <w:rPr>
            <w:rFonts w:hint="eastAsia" w:ascii="Times New Roman" w:hAnsi="Times New Roman"/>
            <w:i/>
            <w:iCs/>
            <w:color w:val="auto"/>
          </w:rPr>
          <w:t>m</w:t>
        </w:r>
      </w:ins>
      <w:ins w:id="4310" w:author="Janusio" w:date="2018-03-10T13:54:28Z">
        <w:r>
          <w:rPr>
            <w:rFonts w:hint="eastAsia" w:ascii="Times New Roman" w:hAnsi="Times New Roman"/>
            <w:iCs/>
            <w:color w:val="auto"/>
          </w:rPr>
          <w:t>))</w:t>
        </w:r>
      </w:ins>
      <w:ins w:id="4311" w:author="Janusio" w:date="2018-03-10T13:54:28Z">
        <w:r>
          <w:rPr>
            <w:rFonts w:hint="eastAsia" w:ascii="Times New Roman" w:hAnsi="Times New Roman"/>
            <w:color w:val="auto"/>
          </w:rPr>
          <w:t>|})</w:t>
        </w:r>
      </w:ins>
      <w:ins w:id="4312" w:author="Janusio" w:date="2018-03-10T13:54:28Z"/>
      <w:ins w:id="4313" w:author="Janusio" w:date="2018-03-10T13:54:28Z"/>
      <w:ins w:id="4314" w:author="Janusio" w:date="2018-03-10T13:54:28Z"/>
      <w:ins w:id="4315" w:author="Janusio" w:date="2018-03-10T13:54:28Z">
        <w:r>
          <w:rPr>
            <w:rFonts w:hint="eastAsia" w:ascii="Times New Roman" w:hAnsi="Times New Roman"/>
            <w:color w:val="auto"/>
            <w:position w:val="-4"/>
          </w:rPr>
          <w:object>
            <v:shape id="_x0000_i1426"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26" DrawAspect="Content" ObjectID="_1468075834" r:id="rId154">
              <o:LockedField>false</o:LockedField>
            </o:OLEObject>
          </w:object>
        </w:r>
      </w:ins>
      <w:ins w:id="4317"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319" w:author="Janusio" w:date="2018-03-10T13:54:28Z"/>
          <w:rFonts w:hint="eastAsia" w:ascii="Times New Roman" w:hAnsi="Times New Roman"/>
          <w:color w:val="auto"/>
        </w:rPr>
        <w:pPrChange w:id="4318"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320" w:author="Janusio" w:date="2018-03-10T13:54:28Z">
        <w:r>
          <w:rPr>
            <w:rFonts w:hint="eastAsia" w:ascii="Times New Roman" w:hAnsi="Times New Roman"/>
            <w:color w:val="auto"/>
          </w:rPr>
          <w:t>(Read(</w:t>
        </w:r>
      </w:ins>
      <w:ins w:id="4321" w:author="Janusio" w:date="2018-03-10T13:54:28Z">
        <w:r>
          <w:rPr>
            <w:rFonts w:hint="eastAsia" w:ascii="Times New Roman" w:hAnsi="Times New Roman"/>
            <w:i/>
            <w:iCs/>
            <w:color w:val="auto"/>
          </w:rPr>
          <w:t>I</w:t>
        </w:r>
      </w:ins>
      <w:ins w:id="4322" w:author="Janusio" w:date="2018-03-10T13:54:28Z">
        <w:r>
          <w:rPr>
            <w:rFonts w:hint="eastAsia" w:ascii="Times New Roman" w:hAnsi="Times New Roman"/>
            <w:color w:val="auto"/>
          </w:rPr>
          <w:t>,</w:t>
        </w:r>
      </w:ins>
      <w:ins w:id="4323" w:author="Janusio" w:date="2018-03-10T13:54:28Z">
        <w:r>
          <w:rPr>
            <w:rFonts w:hint="eastAsia" w:ascii="Times New Roman" w:hAnsi="Times New Roman"/>
            <w:i/>
            <w:iCs/>
            <w:color w:val="auto"/>
          </w:rPr>
          <w:t>m.pcr.s</w:t>
        </w:r>
      </w:ins>
      <w:ins w:id="4324" w:author="Janusio" w:date="2018-03-10T13:54:28Z">
        <w:r>
          <w:rPr>
            <w:rFonts w:hint="eastAsia" w:ascii="Times New Roman" w:hAnsi="Times New Roman"/>
            <w:color w:val="auto"/>
          </w:rPr>
          <w:t>,</w:t>
        </w:r>
      </w:ins>
      <w:ins w:id="4325" w:author="Janusio" w:date="2018-03-10T13:54:28Z">
        <w:r>
          <w:rPr>
            <w:rFonts w:hint="eastAsia" w:ascii="Times New Roman" w:hAnsi="Times New Roman"/>
            <w:i/>
            <w:iCs/>
            <w:color w:val="auto"/>
          </w:rPr>
          <w:t>e</w:t>
        </w:r>
      </w:ins>
      <w:ins w:id="4326" w:author="Janusio" w:date="2018-03-10T13:54:28Z">
        <w:r>
          <w:rPr>
            <w:rFonts w:ascii="Times New Roman" w:hAnsi="Times New Roman"/>
            <w:i/>
            <w:iCs/>
            <w:color w:val="auto"/>
          </w:rPr>
          <w:t>’’</w:t>
        </w:r>
      </w:ins>
      <w:ins w:id="4327" w:author="Janusio" w:date="2018-03-10T13:54:28Z">
        <w:r>
          <w:rPr>
            <w:rFonts w:hint="eastAsia" w:ascii="Times New Roman" w:hAnsi="Times New Roman"/>
            <w:color w:val="auto"/>
          </w:rPr>
          <w:t>) @</w:t>
        </w:r>
      </w:ins>
      <w:ins w:id="4328" w:author="Janusio" w:date="2018-03-10T13:54:28Z">
        <w:r>
          <w:rPr>
            <w:rFonts w:hint="eastAsia" w:ascii="Times New Roman" w:hAnsi="Times New Roman"/>
            <w:i/>
            <w:iCs/>
            <w:color w:val="auto"/>
          </w:rPr>
          <w:t>t</w:t>
        </w:r>
      </w:ins>
      <w:ins w:id="4329" w:author="Janusio" w:date="2018-03-10T13:54:28Z">
        <w:r>
          <w:rPr>
            <w:rFonts w:hint="eastAsia" w:ascii="Times New Roman" w:hAnsi="Times New Roman"/>
            <w:i/>
            <w:iCs/>
            <w:color w:val="auto"/>
            <w:vertAlign w:val="subscript"/>
          </w:rPr>
          <w:t>R</w:t>
        </w:r>
      </w:ins>
      <w:ins w:id="4330" w:author="Janusio" w:date="2018-03-10T13:54:28Z">
        <w:r>
          <w:rPr>
            <w:rFonts w:hint="eastAsia" w:ascii="Times New Roman" w:hAnsi="Times New Roman"/>
            <w:color w:val="auto"/>
          </w:rPr>
          <w:t>)</w:t>
        </w:r>
      </w:ins>
      <w:ins w:id="4331" w:author="Janusio" w:date="2018-03-10T13:54:28Z"/>
      <w:ins w:id="4332" w:author="Janusio" w:date="2018-03-10T13:54:28Z"/>
      <w:ins w:id="4333" w:author="Janusio" w:date="2018-03-10T13:54:28Z"/>
      <w:ins w:id="4334" w:author="Janusio" w:date="2018-03-10T13:54:28Z">
        <w:r>
          <w:rPr>
            <w:rFonts w:hint="eastAsia" w:ascii="Times New Roman" w:hAnsi="Times New Roman"/>
            <w:color w:val="auto"/>
            <w:position w:val="-4"/>
          </w:rPr>
          <w:object>
            <v:shape id="_x0000_i1427"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27" DrawAspect="Content" ObjectID="_1468075835" r:id="rId155">
              <o:LockedField>false</o:LockedField>
            </o:OLEObject>
          </w:object>
        </w:r>
      </w:ins>
      <w:ins w:id="4336" w:author="Janusio" w:date="2018-03-10T13:54:28Z"/>
      <w:ins w:id="4337" w:author="Janusio" w:date="2018-03-10T13:54:28Z">
        <w:r>
          <w:rPr>
            <w:rFonts w:hint="eastAsia" w:ascii="Times New Roman" w:hAnsi="Times New Roman"/>
            <w:i/>
            <w:iCs/>
            <w:color w:val="auto"/>
          </w:rPr>
          <w:t>e</w:t>
        </w:r>
      </w:ins>
      <w:ins w:id="4338" w:author="Janusio" w:date="2018-03-10T13:54:28Z">
        <w:r>
          <w:rPr>
            <w:rFonts w:hint="eastAsia" w:ascii="Times New Roman" w:hAnsi="Times New Roman"/>
            <w:color w:val="auto"/>
          </w:rPr>
          <w:t>=</w:t>
        </w:r>
      </w:ins>
      <w:ins w:id="4339" w:author="Janusio" w:date="2018-03-10T13:54:28Z">
        <w:r>
          <w:rPr>
            <w:rFonts w:hint="eastAsia" w:ascii="Times New Roman" w:hAnsi="Times New Roman"/>
            <w:i/>
            <w:iCs/>
            <w:color w:val="auto"/>
          </w:rPr>
          <w:t>SIG</w:t>
        </w:r>
      </w:ins>
      <w:ins w:id="4340" w:author="Janusio" w:date="2018-03-10T13:54:28Z">
        <w:r>
          <w:rPr>
            <w:rFonts w:hint="eastAsia" w:ascii="Times New Roman" w:hAnsi="Times New Roman"/>
            <w:i/>
            <w:iCs/>
            <w:color w:val="auto"/>
            <w:vertAlign w:val="subscript"/>
          </w:rPr>
          <w:t>AIK</w:t>
        </w:r>
      </w:ins>
      <w:ins w:id="4341" w:author="Janusio" w:date="2018-03-10T13:54:28Z">
        <w:r>
          <w:rPr>
            <w:rFonts w:hint="eastAsia" w:ascii="Times New Roman" w:hAnsi="Times New Roman"/>
            <w:iCs/>
            <w:color w:val="auto"/>
            <w:vertAlign w:val="subscript"/>
          </w:rPr>
          <w:t>(</w:t>
        </w:r>
      </w:ins>
      <w:ins w:id="4342" w:author="Janusio" w:date="2018-03-10T13:54:28Z">
        <w:r>
          <w:rPr>
            <w:rFonts w:hint="eastAsia" w:ascii="Times New Roman" w:hAnsi="Times New Roman"/>
            <w:i/>
            <w:iCs/>
            <w:color w:val="auto"/>
            <w:vertAlign w:val="subscript"/>
          </w:rPr>
          <w:t>vm</w:t>
        </w:r>
      </w:ins>
      <w:ins w:id="4343" w:author="Janusio" w:date="2018-03-10T13:54:28Z">
        <w:r>
          <w:rPr>
            <w:rFonts w:hint="eastAsia" w:ascii="Times New Roman" w:hAnsi="Times New Roman"/>
            <w:iCs/>
            <w:color w:val="auto"/>
            <w:vertAlign w:val="subscript"/>
          </w:rPr>
          <w:t>)</w:t>
        </w:r>
      </w:ins>
      <w:ins w:id="4344" w:author="Janusio" w:date="2018-03-10T13:54:28Z">
        <w:r>
          <w:rPr>
            <w:rFonts w:hint="eastAsia" w:ascii="Times New Roman" w:hAnsi="Times New Roman"/>
            <w:i/>
            <w:iCs/>
            <w:color w:val="auto"/>
            <w:vertAlign w:val="superscript"/>
          </w:rPr>
          <w:t>-1</w:t>
        </w:r>
      </w:ins>
      <w:ins w:id="4345" w:author="Janusio" w:date="2018-03-10T13:54:28Z">
        <w:r>
          <w:rPr>
            <w:rFonts w:hint="eastAsia" w:ascii="Times New Roman" w:hAnsi="Times New Roman"/>
            <w:color w:val="auto"/>
          </w:rPr>
          <w:t>){|</w:t>
        </w:r>
      </w:ins>
      <w:ins w:id="4346" w:author="Janusio" w:date="2018-03-10T13:54:28Z">
        <w:r>
          <w:rPr>
            <w:rFonts w:hint="eastAsia" w:ascii="Times New Roman" w:hAnsi="Times New Roman"/>
            <w:i/>
            <w:iCs/>
            <w:color w:val="auto"/>
          </w:rPr>
          <w:t>PCR</w:t>
        </w:r>
      </w:ins>
      <w:ins w:id="4347" w:author="Janusio" w:date="2018-03-10T13:54:28Z">
        <w:r>
          <w:rPr>
            <w:rFonts w:hint="eastAsia" w:ascii="Times New Roman" w:hAnsi="Times New Roman"/>
            <w:iCs/>
            <w:color w:val="auto"/>
          </w:rPr>
          <w:t>(</w:t>
        </w:r>
      </w:ins>
      <w:ins w:id="4348" w:author="Janusio" w:date="2018-03-10T13:54:28Z">
        <w:r>
          <w:rPr>
            <w:rFonts w:hint="eastAsia" w:ascii="Times New Roman" w:hAnsi="Times New Roman"/>
            <w:i/>
            <w:iCs/>
            <w:color w:val="auto"/>
          </w:rPr>
          <w:t>s</w:t>
        </w:r>
      </w:ins>
      <w:ins w:id="4349" w:author="Janusio" w:date="2018-03-10T13:54:28Z">
        <w:r>
          <w:rPr>
            <w:rFonts w:hint="eastAsia" w:ascii="Times New Roman" w:hAnsi="Times New Roman"/>
            <w:iCs/>
            <w:color w:val="auto"/>
          </w:rPr>
          <w:t>),</w:t>
        </w:r>
      </w:ins>
      <w:ins w:id="4350" w:author="Janusio" w:date="2018-03-10T13:54:28Z">
        <w:r>
          <w:rPr>
            <w:rFonts w:hint="eastAsia" w:ascii="Times New Roman" w:hAnsi="Times New Roman"/>
            <w:i/>
            <w:iCs/>
            <w:color w:val="auto"/>
          </w:rPr>
          <w:t>e</w:t>
        </w:r>
      </w:ins>
      <w:ins w:id="4351" w:author="Janusio" w:date="2018-03-10T13:54:28Z">
        <w:r>
          <w:rPr>
            <w:rFonts w:ascii="Times New Roman" w:hAnsi="Times New Roman"/>
            <w:i/>
            <w:iCs/>
            <w:color w:val="auto"/>
          </w:rPr>
          <w:t>’’</w:t>
        </w:r>
      </w:ins>
      <w:ins w:id="4352"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354" w:author="Janusio" w:date="2018-03-10T13:54:28Z"/>
          <w:rFonts w:hint="eastAsia" w:ascii="Times New Roman" w:hAnsi="Times New Roman"/>
          <w:color w:val="auto"/>
        </w:rPr>
        <w:pPrChange w:id="4353"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355" w:author="Janusio" w:date="2018-03-10T13:54:28Z">
        <w:r>
          <w:rPr>
            <w:rFonts w:hint="eastAsia" w:ascii="Times New Roman" w:hAnsi="Times New Roman"/>
            <w:color w:val="auto"/>
          </w:rPr>
          <w:t>分别利用等值公里Eq和Read公理，有</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357" w:author="Janusio" w:date="2018-03-10T13:54:28Z"/>
          <w:rFonts w:hint="eastAsia" w:ascii="Times New Roman" w:hAnsi="Times New Roman"/>
          <w:color w:val="auto"/>
        </w:rPr>
        <w:pPrChange w:id="435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358" w:author="Janusio" w:date="2018-03-10T13:54:28Z">
        <w:r>
          <w:rPr>
            <w:rFonts w:hint="eastAsia" w:ascii="Times New Roman" w:hAnsi="Times New Roman"/>
            <w:color w:val="auto"/>
          </w:rPr>
          <w:t>[Verifier(</w:t>
        </w:r>
      </w:ins>
      <w:ins w:id="4359" w:author="Janusio" w:date="2018-03-10T13:54:28Z">
        <w:r>
          <w:rPr>
            <w:rFonts w:hint="eastAsia" w:ascii="Times New Roman" w:hAnsi="Times New Roman"/>
            <w:i/>
            <w:iCs/>
            <w:color w:val="auto"/>
          </w:rPr>
          <w:t>m</w:t>
        </w:r>
      </w:ins>
      <w:ins w:id="4360" w:author="Janusio" w:date="2018-03-10T13:54:28Z">
        <w:r>
          <w:rPr>
            <w:rFonts w:hint="eastAsia" w:ascii="Times New Roman" w:hAnsi="Times New Roman"/>
            <w:color w:val="auto"/>
          </w:rPr>
          <w:t>)]</w:t>
        </w:r>
      </w:ins>
      <w:ins w:id="4361" w:author="Janusio" w:date="2018-03-10T13:54:28Z"/>
      <w:ins w:id="4362" w:author="Janusio" w:date="2018-03-10T13:54:28Z"/>
      <w:ins w:id="4363" w:author="Janusio" w:date="2018-03-10T13:54:28Z"/>
      <w:ins w:id="4364" w:author="Janusio" w:date="2018-03-10T13:54:28Z">
        <w:r>
          <w:rPr>
            <w:rFonts w:hint="eastAsia" w:ascii="Times New Roman" w:hAnsi="Times New Roman"/>
            <w:color w:val="auto"/>
            <w:position w:val="-12"/>
          </w:rPr>
          <w:object>
            <v:shape id="_x0000_i1428" o:spt="75" type="#_x0000_t75" style="height:19pt;width:16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428" DrawAspect="Content" ObjectID="_1468075836" r:id="rId156">
              <o:LockedField>false</o:LockedField>
            </o:OLEObject>
          </w:object>
        </w:r>
      </w:ins>
      <w:ins w:id="4366" w:author="Janusio" w:date="2018-03-10T13:54:28Z"/>
      <w:ins w:id="4367" w:author="Janusio" w:date="2018-03-10T13:54:28Z"/>
      <w:ins w:id="4368" w:author="Janusio" w:date="2018-03-10T13:54:28Z"/>
      <w:ins w:id="4369" w:author="Janusio" w:date="2018-03-10T13:54:28Z"/>
      <w:ins w:id="4370" w:author="Janusio" w:date="2018-03-10T13:54:28Z">
        <w:r>
          <w:rPr>
            <w:rFonts w:hint="eastAsia" w:ascii="Times New Roman" w:hAnsi="Times New Roman"/>
            <w:i/>
            <w:iCs/>
            <w:color w:val="auto"/>
            <w:position w:val="-4"/>
          </w:rPr>
          <w:object>
            <v:shape id="_x0000_i1429"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29" DrawAspect="Content" ObjectID="_1468075837" r:id="rId157">
              <o:LockedField>false</o:LockedField>
            </o:OLEObject>
          </w:object>
        </w:r>
      </w:ins>
      <w:ins w:id="4372" w:author="Janusio" w:date="2018-03-10T13:54:28Z"/>
      <w:ins w:id="4373" w:author="Janusio" w:date="2018-03-10T13:54:28Z">
        <w:r>
          <w:rPr>
            <w:rFonts w:hint="eastAsia" w:ascii="Times New Roman" w:hAnsi="Times New Roman"/>
            <w:i/>
            <w:iCs/>
            <w:color w:val="auto"/>
          </w:rPr>
          <w:t>t</w:t>
        </w:r>
      </w:ins>
      <w:ins w:id="4374" w:author="Janusio" w:date="2018-03-10T13:54:28Z">
        <w:r>
          <w:rPr>
            <w:rFonts w:hint="eastAsia" w:ascii="Times New Roman" w:hAnsi="Times New Roman"/>
            <w:i/>
            <w:iCs/>
            <w:color w:val="auto"/>
            <w:vertAlign w:val="subscript"/>
          </w:rPr>
          <w:t>R</w:t>
        </w:r>
      </w:ins>
      <w:ins w:id="4375" w:author="Janusio" w:date="2018-03-10T13:54:28Z">
        <w:r>
          <w:rPr>
            <w:rFonts w:hint="eastAsia" w:ascii="Times New Roman" w:hAnsi="Times New Roman"/>
            <w:color w:val="auto"/>
          </w:rPr>
          <w:t>,</w:t>
        </w:r>
      </w:ins>
      <w:ins w:id="4376" w:author="Janusio" w:date="2018-03-10T13:54:28Z">
        <w:r>
          <w:rPr>
            <w:rFonts w:hint="eastAsia" w:ascii="Times New Roman" w:hAnsi="Times New Roman"/>
            <w:i/>
            <w:iCs/>
            <w:color w:val="auto"/>
          </w:rPr>
          <w:t>e</w:t>
        </w:r>
      </w:ins>
      <w:ins w:id="4377" w:author="Janusio" w:date="2018-03-10T13:54:28Z">
        <w:r>
          <w:rPr>
            <w:rFonts w:ascii="Times New Roman" w:hAnsi="Times New Roman"/>
            <w:i/>
            <w:iCs/>
            <w:color w:val="auto"/>
          </w:rPr>
          <w:t>’’</w:t>
        </w:r>
      </w:ins>
      <w:ins w:id="4378" w:author="Janusio" w:date="2018-03-10T13:54:28Z">
        <w:r>
          <w:rPr>
            <w:rFonts w:hint="eastAsia" w:ascii="Times New Roman" w:hAnsi="Times New Roman"/>
            <w:iCs/>
            <w:color w:val="auto"/>
          </w:rPr>
          <w:t>,</w:t>
        </w:r>
      </w:ins>
      <w:ins w:id="4379" w:author="Janusio" w:date="2018-03-10T13:54:28Z">
        <w:r>
          <w:rPr>
            <w:rFonts w:hint="eastAsia" w:ascii="Times New Roman" w:hAnsi="Times New Roman"/>
            <w:i/>
            <w:iCs/>
            <w:color w:val="auto"/>
          </w:rPr>
          <w:t>I.</w:t>
        </w:r>
      </w:ins>
      <w:ins w:id="4380" w:author="Janusio" w:date="2018-03-10T13:54:28Z">
        <w:r>
          <w:rPr>
            <w:rFonts w:hint="eastAsia" w:ascii="Times New Roman" w:hAnsi="Times New Roman"/>
            <w:iCs/>
            <w:color w:val="auto"/>
          </w:rPr>
          <w:t>(</w:t>
        </w:r>
      </w:ins>
      <w:ins w:id="4381" w:author="Janusio" w:date="2018-03-10T13:54:28Z">
        <w:r>
          <w:rPr>
            <w:rFonts w:hint="eastAsia" w:ascii="Times New Roman" w:hAnsi="Times New Roman"/>
            <w:i/>
            <w:iCs/>
            <w:color w:val="auto"/>
          </w:rPr>
          <w:t>t</w:t>
        </w:r>
      </w:ins>
      <w:ins w:id="4382" w:author="Janusio" w:date="2018-03-10T13:54:28Z">
        <w:r>
          <w:rPr>
            <w:rFonts w:hint="eastAsia" w:ascii="Times New Roman" w:hAnsi="Times New Roman"/>
            <w:i/>
            <w:iCs/>
            <w:color w:val="auto"/>
            <w:vertAlign w:val="subscript"/>
          </w:rPr>
          <w:t>R</w:t>
        </w:r>
      </w:ins>
      <w:ins w:id="4383" w:author="Janusio" w:date="2018-03-10T13:54:28Z">
        <w:r>
          <w:rPr>
            <w:rFonts w:hint="eastAsia" w:ascii="Times New Roman" w:hAnsi="Times New Roman"/>
            <w:i/>
            <w:iCs/>
            <w:color w:val="auto"/>
          </w:rPr>
          <w:t>&lt;t</w:t>
        </w:r>
      </w:ins>
      <w:ins w:id="4384" w:author="Janusio" w:date="2018-03-10T13:54:28Z">
        <w:r>
          <w:rPr>
            <w:rFonts w:hint="eastAsia" w:ascii="Times New Roman" w:hAnsi="Times New Roman"/>
            <w:i/>
            <w:iCs/>
            <w:color w:val="auto"/>
            <w:vertAlign w:val="subscript"/>
          </w:rPr>
          <w:t>e</w:t>
        </w:r>
      </w:ins>
      <w:ins w:id="4385" w:author="Janusio" w:date="2018-03-10T13:54:28Z">
        <w:r>
          <w:rPr>
            <w:rFonts w:hint="eastAsia" w:ascii="Times New Roman" w:hAnsi="Times New Roman"/>
            <w:iCs/>
            <w:color w:val="auto"/>
          </w:rPr>
          <w:t>)</w:t>
        </w:r>
      </w:ins>
      <w:ins w:id="4386" w:author="Janusio" w:date="2018-03-10T13:54:28Z"/>
      <w:ins w:id="4387" w:author="Janusio" w:date="2018-03-10T13:54:28Z"/>
      <w:ins w:id="4388" w:author="Janusio" w:date="2018-03-10T13:54:28Z"/>
      <w:ins w:id="4389" w:author="Janusio" w:date="2018-03-10T13:54:28Z">
        <w:r>
          <w:rPr>
            <w:rFonts w:hint="eastAsia" w:ascii="Times New Roman" w:hAnsi="Times New Roman"/>
            <w:color w:val="auto"/>
            <w:position w:val="-4"/>
          </w:rPr>
          <w:object>
            <v:shape id="_x0000_i1430"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30" DrawAspect="Content" ObjectID="_1468075838" r:id="rId158">
              <o:LockedField>false</o:LockedField>
            </o:OLEObject>
          </w:object>
        </w:r>
      </w:ins>
      <w:ins w:id="4391"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393" w:author="Janusio" w:date="2018-03-10T13:54:28Z"/>
          <w:rFonts w:hint="eastAsia" w:ascii="Times New Roman" w:hAnsi="Times New Roman"/>
          <w:color w:val="auto"/>
        </w:rPr>
        <w:pPrChange w:id="439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394" w:author="Janusio" w:date="2018-03-10T13:54:28Z">
        <w:r>
          <w:rPr>
            <w:rFonts w:hint="eastAsia" w:ascii="Times New Roman" w:hAnsi="Times New Roman"/>
            <w:color w:val="auto"/>
          </w:rPr>
          <w:t>Contain(</w:t>
        </w:r>
      </w:ins>
      <w:ins w:id="4395" w:author="Janusio" w:date="2018-03-10T13:54:28Z">
        <w:r>
          <w:rPr>
            <w:rFonts w:hint="eastAsia" w:ascii="Times New Roman" w:hAnsi="Times New Roman"/>
            <w:i/>
            <w:iCs/>
            <w:color w:val="auto"/>
          </w:rPr>
          <w:t>e</w:t>
        </w:r>
      </w:ins>
      <w:ins w:id="4396" w:author="Janusio" w:date="2018-03-10T13:54:28Z">
        <w:r>
          <w:rPr>
            <w:rFonts w:hint="eastAsia" w:ascii="Times New Roman" w:hAnsi="Times New Roman"/>
            <w:iCs/>
            <w:color w:val="auto"/>
          </w:rPr>
          <w:t>,</w:t>
        </w:r>
      </w:ins>
      <w:ins w:id="4397" w:author="Janusio" w:date="2018-03-10T13:54:28Z">
        <w:r>
          <w:rPr>
            <w:rFonts w:hint="eastAsia" w:ascii="Times New Roman" w:hAnsi="Times New Roman"/>
            <w:i/>
            <w:iCs/>
            <w:color w:val="auto"/>
          </w:rPr>
          <w:t>SIG</w:t>
        </w:r>
      </w:ins>
      <w:ins w:id="4398" w:author="Janusio" w:date="2018-03-10T13:54:28Z">
        <w:r>
          <w:rPr>
            <w:rFonts w:hint="eastAsia" w:ascii="Times New Roman" w:hAnsi="Times New Roman"/>
            <w:i/>
            <w:iCs/>
            <w:color w:val="auto"/>
            <w:vertAlign w:val="subscript"/>
          </w:rPr>
          <w:t>AIK</w:t>
        </w:r>
      </w:ins>
      <w:ins w:id="4399" w:author="Janusio" w:date="2018-03-10T13:54:28Z">
        <w:r>
          <w:rPr>
            <w:rFonts w:hint="eastAsia" w:ascii="Times New Roman" w:hAnsi="Times New Roman"/>
            <w:iCs/>
            <w:color w:val="auto"/>
            <w:vertAlign w:val="subscript"/>
          </w:rPr>
          <w:t>(</w:t>
        </w:r>
      </w:ins>
      <w:ins w:id="4400" w:author="Janusio" w:date="2018-03-10T13:54:28Z">
        <w:r>
          <w:rPr>
            <w:rFonts w:hint="eastAsia" w:ascii="Times New Roman" w:hAnsi="Times New Roman"/>
            <w:i/>
            <w:iCs/>
            <w:color w:val="auto"/>
            <w:vertAlign w:val="subscript"/>
          </w:rPr>
          <w:t>m</w:t>
        </w:r>
      </w:ins>
      <w:ins w:id="4401" w:author="Janusio" w:date="2018-03-10T13:54:28Z">
        <w:r>
          <w:rPr>
            <w:rFonts w:hint="eastAsia" w:ascii="Times New Roman" w:hAnsi="Times New Roman"/>
            <w:iCs/>
            <w:color w:val="auto"/>
            <w:vertAlign w:val="subscript"/>
          </w:rPr>
          <w:t>)</w:t>
        </w:r>
      </w:ins>
      <w:ins w:id="4402" w:author="Janusio" w:date="2018-03-10T13:54:28Z">
        <w:r>
          <w:rPr>
            <w:rFonts w:hint="eastAsia" w:ascii="Times New Roman" w:hAnsi="Times New Roman"/>
            <w:i/>
            <w:iCs/>
            <w:color w:val="auto"/>
            <w:vertAlign w:val="subscript"/>
          </w:rPr>
          <w:t>|</w:t>
        </w:r>
      </w:ins>
      <w:ins w:id="4403" w:author="Janusio" w:date="2018-03-10T13:54:28Z">
        <w:r>
          <w:rPr>
            <w:rFonts w:hint="eastAsia" w:ascii="Times New Roman" w:hAnsi="Times New Roman"/>
            <w:i/>
            <w:iCs/>
            <w:color w:val="auto"/>
            <w:vertAlign w:val="superscript"/>
          </w:rPr>
          <w:t>-1</w:t>
        </w:r>
      </w:ins>
      <w:ins w:id="4404" w:author="Janusio" w:date="2018-03-10T13:54:28Z">
        <w:r>
          <w:rPr>
            <w:rFonts w:hint="eastAsia" w:ascii="Times New Roman" w:hAnsi="Times New Roman"/>
            <w:color w:val="auto"/>
          </w:rPr>
          <w:t>{|</w:t>
        </w:r>
      </w:ins>
      <w:ins w:id="4405" w:author="Janusio" w:date="2018-03-10T13:54:28Z">
        <w:r>
          <w:rPr>
            <w:rFonts w:hint="eastAsia" w:ascii="Times New Roman" w:hAnsi="Times New Roman"/>
            <w:i/>
            <w:iCs/>
            <w:color w:val="auto"/>
          </w:rPr>
          <w:t>SIG</w:t>
        </w:r>
      </w:ins>
      <w:ins w:id="4406" w:author="Janusio" w:date="2018-03-10T13:54:28Z">
        <w:r>
          <w:rPr>
            <w:rFonts w:hint="eastAsia" w:ascii="Times New Roman" w:hAnsi="Times New Roman"/>
            <w:i/>
            <w:iCs/>
            <w:color w:val="auto"/>
            <w:vertAlign w:val="subscript"/>
          </w:rPr>
          <w:t>AIK</w:t>
        </w:r>
      </w:ins>
      <w:ins w:id="4407" w:author="Janusio" w:date="2018-03-10T13:54:28Z">
        <w:r>
          <w:rPr>
            <w:rFonts w:hint="eastAsia" w:ascii="Times New Roman" w:hAnsi="Times New Roman"/>
            <w:iCs/>
            <w:color w:val="auto"/>
            <w:vertAlign w:val="subscript"/>
          </w:rPr>
          <w:t>(</w:t>
        </w:r>
      </w:ins>
      <w:ins w:id="4408" w:author="Janusio" w:date="2018-03-10T13:54:28Z">
        <w:r>
          <w:rPr>
            <w:rFonts w:hint="eastAsia" w:ascii="Times New Roman" w:hAnsi="Times New Roman"/>
            <w:i/>
            <w:iCs/>
            <w:color w:val="auto"/>
            <w:vertAlign w:val="subscript"/>
          </w:rPr>
          <w:t>m</w:t>
        </w:r>
      </w:ins>
      <w:ins w:id="4409" w:author="Janusio" w:date="2018-03-10T13:54:28Z">
        <w:r>
          <w:rPr>
            <w:rFonts w:hint="eastAsia" w:ascii="Times New Roman" w:hAnsi="Times New Roman"/>
            <w:iCs/>
            <w:color w:val="auto"/>
            <w:vertAlign w:val="subscript"/>
          </w:rPr>
          <w:t>)</w:t>
        </w:r>
      </w:ins>
      <w:ins w:id="4410" w:author="Janusio" w:date="2018-03-10T13:54:28Z">
        <w:r>
          <w:rPr>
            <w:rFonts w:hint="eastAsia" w:ascii="Times New Roman" w:hAnsi="Times New Roman"/>
            <w:i/>
            <w:iCs/>
            <w:color w:val="auto"/>
            <w:vertAlign w:val="subscript"/>
          </w:rPr>
          <w:t>|</w:t>
        </w:r>
      </w:ins>
      <w:ins w:id="4411" w:author="Janusio" w:date="2018-03-10T13:54:28Z">
        <w:r>
          <w:rPr>
            <w:rFonts w:hint="eastAsia" w:ascii="Times New Roman" w:hAnsi="Times New Roman"/>
            <w:i/>
            <w:iCs/>
            <w:color w:val="auto"/>
            <w:vertAlign w:val="superscript"/>
          </w:rPr>
          <w:t>-1</w:t>
        </w:r>
      </w:ins>
      <w:ins w:id="4412" w:author="Janusio" w:date="2018-03-10T13:54:28Z">
        <w:r>
          <w:rPr>
            <w:rFonts w:hint="eastAsia" w:ascii="Times New Roman" w:hAnsi="Times New Roman"/>
            <w:color w:val="auto"/>
          </w:rPr>
          <w:t>{|</w:t>
        </w:r>
      </w:ins>
      <w:ins w:id="4413" w:author="Janusio" w:date="2018-03-10T13:54:28Z">
        <w:r>
          <w:rPr>
            <w:rFonts w:hint="eastAsia" w:ascii="Times New Roman" w:hAnsi="Times New Roman"/>
            <w:i/>
            <w:iCs/>
            <w:color w:val="auto"/>
          </w:rPr>
          <w:t>PCR</w:t>
        </w:r>
      </w:ins>
      <w:ins w:id="4414" w:author="Janusio" w:date="2018-03-10T13:54:28Z">
        <w:r>
          <w:rPr>
            <w:rFonts w:hint="eastAsia" w:ascii="Times New Roman" w:hAnsi="Times New Roman"/>
            <w:color w:val="auto"/>
          </w:rPr>
          <w:t>(</w:t>
        </w:r>
      </w:ins>
      <w:ins w:id="4415" w:author="Janusio" w:date="2018-03-10T13:54:28Z">
        <w:r>
          <w:rPr>
            <w:rFonts w:hint="eastAsia" w:ascii="Times New Roman" w:hAnsi="Times New Roman"/>
            <w:i/>
            <w:iCs/>
            <w:color w:val="auto"/>
          </w:rPr>
          <w:t>s</w:t>
        </w:r>
      </w:ins>
      <w:ins w:id="4416" w:author="Janusio" w:date="2018-03-10T13:54:28Z">
        <w:r>
          <w:rPr>
            <w:rFonts w:hint="eastAsia" w:ascii="Times New Roman" w:hAnsi="Times New Roman"/>
            <w:color w:val="auto"/>
          </w:rPr>
          <w:t>),</w:t>
        </w:r>
      </w:ins>
      <w:ins w:id="4417" w:author="Janusio" w:date="2018-03-10T13:54:28Z">
        <w:r>
          <w:rPr>
            <w:rFonts w:hint="eastAsia" w:ascii="Times New Roman" w:hAnsi="Times New Roman"/>
            <w:i/>
            <w:iCs/>
            <w:color w:val="auto"/>
          </w:rPr>
          <w:t>e</w:t>
        </w:r>
      </w:ins>
      <w:ins w:id="4418" w:author="Janusio" w:date="2018-03-10T13:54:28Z">
        <w:r>
          <w:rPr>
            <w:rFonts w:ascii="Times New Roman" w:hAnsi="Times New Roman"/>
            <w:i/>
            <w:iCs/>
            <w:color w:val="auto"/>
          </w:rPr>
          <w:t>’’</w:t>
        </w:r>
      </w:ins>
      <w:ins w:id="4419" w:author="Janusio" w:date="2018-03-10T13:54:28Z">
        <w:r>
          <w:rPr>
            <w:rFonts w:hint="eastAsia" w:ascii="Times New Roman" w:hAnsi="Times New Roman"/>
            <w:i/>
            <w:iCs/>
            <w:color w:val="auto"/>
          </w:rPr>
          <w:t>|</w:t>
        </w:r>
      </w:ins>
      <w:ins w:id="4420"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422" w:author="Janusio" w:date="2018-03-10T13:54:28Z"/>
          <w:rFonts w:hint="eastAsia" w:ascii="Times New Roman" w:hAnsi="Times New Roman"/>
          <w:iCs/>
          <w:color w:val="auto"/>
        </w:rPr>
        <w:pPrChange w:id="442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423" w:author="Janusio" w:date="2018-03-10T13:54:28Z">
        <w:r>
          <w:rPr>
            <w:rFonts w:hint="eastAsia" w:ascii="Times New Roman" w:hAnsi="Times New Roman"/>
            <w:i/>
            <w:iCs/>
            <w:color w:val="auto"/>
          </w:rPr>
          <w:t>seq</w:t>
        </w:r>
      </w:ins>
      <w:ins w:id="4424" w:author="Janusio" w:date="2018-03-10T13:54:28Z">
        <w:r>
          <w:rPr>
            <w:rFonts w:hint="eastAsia" w:ascii="Times New Roman" w:hAnsi="Times New Roman"/>
            <w:iCs/>
            <w:color w:val="auto"/>
          </w:rPr>
          <w:t>(</w:t>
        </w:r>
      </w:ins>
      <w:ins w:id="4425" w:author="Janusio" w:date="2018-03-10T13:54:28Z">
        <w:r>
          <w:rPr>
            <w:rFonts w:hint="eastAsia" w:ascii="Times New Roman" w:hAnsi="Times New Roman"/>
            <w:i/>
            <w:iCs/>
            <w:color w:val="auto"/>
          </w:rPr>
          <w:t>BIOS</w:t>
        </w:r>
      </w:ins>
      <w:ins w:id="4426" w:author="Janusio" w:date="2018-03-10T13:54:28Z">
        <w:r>
          <w:rPr>
            <w:rFonts w:hint="eastAsia" w:ascii="Times New Roman" w:hAnsi="Times New Roman"/>
            <w:iCs/>
            <w:color w:val="auto"/>
          </w:rPr>
          <w:t>(</w:t>
        </w:r>
      </w:ins>
      <w:ins w:id="4427" w:author="Janusio" w:date="2018-03-10T13:54:28Z">
        <w:r>
          <w:rPr>
            <w:rFonts w:hint="eastAsia" w:ascii="Times New Roman" w:hAnsi="Times New Roman"/>
            <w:i/>
            <w:iCs/>
            <w:color w:val="auto"/>
          </w:rPr>
          <w:t>m</w:t>
        </w:r>
      </w:ins>
      <w:ins w:id="4428" w:author="Janusio" w:date="2018-03-10T13:54:28Z">
        <w:r>
          <w:rPr>
            <w:rFonts w:hint="eastAsia" w:ascii="Times New Roman" w:hAnsi="Times New Roman"/>
            <w:iCs/>
            <w:color w:val="auto"/>
          </w:rPr>
          <w:t>),</w:t>
        </w:r>
      </w:ins>
      <w:ins w:id="4429" w:author="Janusio" w:date="2018-03-10T13:54:28Z">
        <w:r>
          <w:rPr>
            <w:rFonts w:hint="eastAsia" w:ascii="Times New Roman" w:hAnsi="Times New Roman"/>
            <w:i/>
            <w:iCs/>
            <w:color w:val="auto"/>
          </w:rPr>
          <w:t>OSLoader</w:t>
        </w:r>
      </w:ins>
      <w:ins w:id="4430" w:author="Janusio" w:date="2018-03-10T13:54:28Z">
        <w:r>
          <w:rPr>
            <w:rFonts w:hint="eastAsia" w:ascii="Times New Roman" w:hAnsi="Times New Roman"/>
            <w:iCs/>
            <w:color w:val="auto"/>
          </w:rPr>
          <w:t>(</w:t>
        </w:r>
      </w:ins>
      <w:ins w:id="4431" w:author="Janusio" w:date="2018-03-10T13:54:28Z">
        <w:r>
          <w:rPr>
            <w:rFonts w:hint="eastAsia" w:ascii="Times New Roman" w:hAnsi="Times New Roman"/>
            <w:i/>
            <w:iCs/>
            <w:color w:val="auto"/>
          </w:rPr>
          <w:t>m</w:t>
        </w:r>
      </w:ins>
      <w:ins w:id="4432" w:author="Janusio" w:date="2018-03-10T13:54:28Z">
        <w:r>
          <w:rPr>
            <w:rFonts w:hint="eastAsia" w:ascii="Times New Roman" w:hAnsi="Times New Roman"/>
            <w:iCs/>
            <w:color w:val="auto"/>
          </w:rPr>
          <w:t>),</w:t>
        </w:r>
      </w:ins>
      <w:ins w:id="4433" w:author="Janusio" w:date="2018-03-10T13:54:28Z">
        <w:r>
          <w:rPr>
            <w:rFonts w:hint="eastAsia" w:ascii="Times New Roman" w:hAnsi="Times New Roman"/>
            <w:i/>
            <w:iCs/>
            <w:color w:val="auto"/>
          </w:rPr>
          <w:t>VMM</w:t>
        </w:r>
      </w:ins>
      <w:ins w:id="4434" w:author="Janusio" w:date="2018-03-10T13:54:28Z">
        <w:r>
          <w:rPr>
            <w:rFonts w:hint="eastAsia" w:ascii="Times New Roman" w:hAnsi="Times New Roman"/>
            <w:iCs/>
            <w:color w:val="auto"/>
          </w:rPr>
          <w:t>(</w:t>
        </w:r>
      </w:ins>
      <w:ins w:id="4435" w:author="Janusio" w:date="2018-03-10T13:54:28Z">
        <w:r>
          <w:rPr>
            <w:rFonts w:hint="eastAsia" w:ascii="Times New Roman" w:hAnsi="Times New Roman"/>
            <w:i/>
            <w:iCs/>
            <w:color w:val="auto"/>
          </w:rPr>
          <w:t>m</w:t>
        </w:r>
      </w:ins>
      <w:ins w:id="4436" w:author="Janusio" w:date="2018-03-10T13:54:28Z">
        <w:r>
          <w:rPr>
            <w:rFonts w:hint="eastAsia" w:ascii="Times New Roman" w:hAnsi="Times New Roman"/>
            <w:iCs/>
            <w:color w:val="auto"/>
          </w:rPr>
          <w:t xml:space="preserve">), </w:t>
        </w:r>
      </w:ins>
      <w:ins w:id="4437" w:author="Janusio" w:date="2018-03-10T13:54:28Z">
        <w:r>
          <w:rPr>
            <w:rFonts w:hint="eastAsia" w:ascii="Times New Roman" w:hAnsi="Times New Roman"/>
            <w:i/>
            <w:iCs/>
            <w:color w:val="auto"/>
          </w:rPr>
          <w:t>Dom0_Kernel</w:t>
        </w:r>
      </w:ins>
      <w:ins w:id="4438" w:author="Janusio" w:date="2018-03-10T13:54:28Z">
        <w:r>
          <w:rPr>
            <w:rFonts w:hint="eastAsia" w:ascii="Times New Roman" w:hAnsi="Times New Roman"/>
            <w:iCs/>
            <w:color w:val="auto"/>
          </w:rPr>
          <w:t>(</w:t>
        </w:r>
      </w:ins>
      <w:ins w:id="4439" w:author="Janusio" w:date="2018-03-10T13:54:28Z">
        <w:r>
          <w:rPr>
            <w:rFonts w:hint="eastAsia" w:ascii="Times New Roman" w:hAnsi="Times New Roman"/>
            <w:i/>
            <w:iCs/>
            <w:color w:val="auto"/>
          </w:rPr>
          <w:t>m</w:t>
        </w:r>
      </w:ins>
      <w:ins w:id="4440" w:author="Janusio" w:date="2018-03-10T13:54:28Z">
        <w:r>
          <w:rPr>
            <w:rFonts w:hint="eastAsia" w:ascii="Times New Roman" w:hAnsi="Times New Roman"/>
            <w:iCs/>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442" w:author="Janusio" w:date="2018-03-10T13:54:28Z"/>
          <w:rFonts w:hint="eastAsia" w:ascii="Times New Roman" w:hAnsi="Times New Roman"/>
          <w:color w:val="auto"/>
          <w:szCs w:val="21"/>
        </w:rPr>
        <w:pPrChange w:id="444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443" w:author="Janusio" w:date="2018-03-10T13:54:28Z">
        <w:r>
          <w:rPr>
            <w:rFonts w:hint="eastAsia" w:ascii="Times New Roman" w:hAnsi="Times New Roman"/>
            <w:i/>
            <w:color w:val="auto"/>
            <w:szCs w:val="21"/>
          </w:rPr>
          <w:t>vTPM Builder</w:t>
        </w:r>
      </w:ins>
      <w:ins w:id="4444" w:author="Janusio" w:date="2018-03-10T13:54:28Z">
        <w:r>
          <w:rPr>
            <w:rFonts w:hint="eastAsia" w:ascii="Times New Roman" w:hAnsi="Times New Roman"/>
            <w:iCs/>
            <w:color w:val="auto"/>
          </w:rPr>
          <w:t>(</w:t>
        </w:r>
      </w:ins>
      <w:ins w:id="4445" w:author="Janusio" w:date="2018-03-10T13:54:28Z">
        <w:r>
          <w:rPr>
            <w:rFonts w:hint="eastAsia" w:ascii="Times New Roman" w:hAnsi="Times New Roman"/>
            <w:i/>
            <w:iCs/>
            <w:color w:val="auto"/>
          </w:rPr>
          <w:t>m</w:t>
        </w:r>
      </w:ins>
      <w:ins w:id="4446" w:author="Janusio" w:date="2018-03-10T13:54:28Z">
        <w:r>
          <w:rPr>
            <w:rFonts w:hint="eastAsia" w:ascii="Times New Roman" w:hAnsi="Times New Roman"/>
            <w:iCs/>
            <w:color w:val="auto"/>
          </w:rPr>
          <w:t>)</w:t>
        </w:r>
      </w:ins>
      <w:ins w:id="4447" w:author="Janusio" w:date="2018-03-10T13:54:28Z">
        <w:r>
          <w:rPr>
            <w:rFonts w:hint="eastAsia" w:ascii="Times New Roman" w:hAnsi="Times New Roman"/>
            <w:color w:val="auto"/>
            <w:szCs w:val="21"/>
          </w:rPr>
          <w:t xml:space="preserve">, </w:t>
        </w:r>
      </w:ins>
      <w:ins w:id="4448" w:author="Janusio" w:date="2018-03-10T13:54:28Z">
        <w:r>
          <w:rPr>
            <w:rFonts w:hint="eastAsia" w:ascii="Times New Roman" w:hAnsi="Times New Roman"/>
            <w:i/>
            <w:color w:val="auto"/>
            <w:szCs w:val="21"/>
          </w:rPr>
          <w:t>vTPM-VM Binding</w:t>
        </w:r>
      </w:ins>
      <w:ins w:id="4449" w:author="Janusio" w:date="2018-03-10T13:54:28Z">
        <w:r>
          <w:rPr>
            <w:rFonts w:hint="eastAsia" w:ascii="Times New Roman" w:hAnsi="Times New Roman"/>
            <w:iCs/>
            <w:color w:val="auto"/>
          </w:rPr>
          <w:t>(</w:t>
        </w:r>
      </w:ins>
      <w:ins w:id="4450" w:author="Janusio" w:date="2018-03-10T13:54:28Z">
        <w:r>
          <w:rPr>
            <w:rFonts w:hint="eastAsia" w:ascii="Times New Roman" w:hAnsi="Times New Roman"/>
            <w:i/>
            <w:iCs/>
            <w:color w:val="auto"/>
          </w:rPr>
          <w:t>m</w:t>
        </w:r>
      </w:ins>
      <w:ins w:id="4451" w:author="Janusio" w:date="2018-03-10T13:54:28Z">
        <w:r>
          <w:rPr>
            <w:rFonts w:hint="eastAsia" w:ascii="Times New Roman" w:hAnsi="Times New Roman"/>
            <w:iCs/>
            <w:color w:val="auto"/>
          </w:rPr>
          <w:t>)</w:t>
        </w:r>
      </w:ins>
      <w:ins w:id="4452" w:author="Janusio" w:date="2018-03-10T13:54:28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454" w:author="Janusio" w:date="2018-03-10T13:54:28Z"/>
          <w:rFonts w:hint="eastAsia" w:ascii="Times New Roman" w:hAnsi="Times New Roman"/>
          <w:b/>
          <w:bCs/>
          <w:color w:val="auto"/>
        </w:rPr>
        <w:pPrChange w:id="4453"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455" w:author="Janusio" w:date="2018-03-10T13:54:28Z">
        <w:r>
          <w:rPr>
            <w:rFonts w:hint="eastAsia" w:ascii="Times New Roman" w:hAnsi="Times New Roman"/>
            <w:i/>
            <w:color w:val="auto"/>
            <w:szCs w:val="21"/>
          </w:rPr>
          <w:t>VM Builder</w:t>
        </w:r>
      </w:ins>
      <w:ins w:id="4456" w:author="Janusio" w:date="2018-03-10T13:54:28Z">
        <w:r>
          <w:rPr>
            <w:rFonts w:hint="eastAsia" w:ascii="Times New Roman" w:hAnsi="Times New Roman"/>
            <w:iCs/>
            <w:color w:val="auto"/>
          </w:rPr>
          <w:t>(</w:t>
        </w:r>
      </w:ins>
      <w:ins w:id="4457" w:author="Janusio" w:date="2018-03-10T13:54:28Z">
        <w:r>
          <w:rPr>
            <w:rFonts w:hint="eastAsia" w:ascii="Times New Roman" w:hAnsi="Times New Roman"/>
            <w:i/>
            <w:iCs/>
            <w:color w:val="auto"/>
          </w:rPr>
          <w:t>m</w:t>
        </w:r>
      </w:ins>
      <w:ins w:id="4458" w:author="Janusio" w:date="2018-03-10T13:54:28Z">
        <w:r>
          <w:rPr>
            <w:rFonts w:hint="eastAsia" w:ascii="Times New Roman" w:hAnsi="Times New Roman"/>
            <w:iCs/>
            <w:color w:val="auto"/>
          </w:rPr>
          <w:t>))</w:t>
        </w:r>
      </w:ins>
      <w:ins w:id="4459" w:author="Janusio" w:date="2018-03-10T13:54:28Z">
        <w:r>
          <w:rPr>
            <w:rFonts w:hint="eastAsia" w:ascii="Times New Roman" w:hAnsi="Times New Roman"/>
            <w:color w:val="auto"/>
          </w:rPr>
          <w:t>)|})</w:t>
        </w:r>
      </w:ins>
      <w:ins w:id="4460" w:author="Janusio" w:date="2018-03-10T13:54:28Z"/>
      <w:ins w:id="4461" w:author="Janusio" w:date="2018-03-10T13:54:28Z"/>
      <w:ins w:id="4462" w:author="Janusio" w:date="2018-03-10T13:54:28Z"/>
      <w:ins w:id="4463" w:author="Janusio" w:date="2018-03-10T13:54:28Z">
        <w:r>
          <w:rPr>
            <w:rFonts w:hint="eastAsia" w:ascii="Times New Roman" w:hAnsi="Times New Roman"/>
            <w:color w:val="auto"/>
            <w:position w:val="-4"/>
          </w:rPr>
          <w:object>
            <v:shape id="_x0000_i1431"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31" DrawAspect="Content" ObjectID="_1468075839" r:id="rId159">
              <o:LockedField>false</o:LockedField>
            </o:OLEObject>
          </w:object>
        </w:r>
      </w:ins>
      <w:ins w:id="4465" w:author="Janusio" w:date="2018-03-10T13:54:28Z"/>
      <w:ins w:id="4466" w:author="Janusio" w:date="2018-03-10T13:54:28Z">
        <w:r>
          <w:rPr>
            <w:rFonts w:hint="eastAsia" w:ascii="Times New Roman" w:hAnsi="Times New Roman"/>
            <w:color w:val="auto"/>
          </w:rPr>
          <w:t>(Mem(</w:t>
        </w:r>
      </w:ins>
      <w:ins w:id="4467" w:author="Janusio" w:date="2018-03-10T13:54:28Z">
        <w:r>
          <w:rPr>
            <w:rFonts w:hint="eastAsia" w:ascii="Times New Roman" w:hAnsi="Times New Roman"/>
            <w:i/>
            <w:iCs/>
            <w:color w:val="auto"/>
          </w:rPr>
          <w:t>m.pcr.s</w:t>
        </w:r>
      </w:ins>
      <w:ins w:id="4468" w:author="Janusio" w:date="2018-03-10T13:54:28Z">
        <w:r>
          <w:rPr>
            <w:rFonts w:hint="eastAsia" w:ascii="Times New Roman" w:hAnsi="Times New Roman"/>
            <w:color w:val="auto"/>
          </w:rPr>
          <w:t>,</w:t>
        </w:r>
      </w:ins>
      <w:ins w:id="4469" w:author="Janusio" w:date="2018-03-10T13:54:28Z">
        <w:r>
          <w:rPr>
            <w:rFonts w:hint="eastAsia" w:ascii="Times New Roman" w:hAnsi="Times New Roman"/>
            <w:i/>
            <w:iCs/>
            <w:color w:val="auto"/>
          </w:rPr>
          <w:t>e</w:t>
        </w:r>
      </w:ins>
      <w:ins w:id="4470" w:author="Janusio" w:date="2018-03-10T13:54:28Z">
        <w:r>
          <w:rPr>
            <w:rFonts w:ascii="Times New Roman" w:hAnsi="Times New Roman"/>
            <w:i/>
            <w:iCs/>
            <w:color w:val="auto"/>
          </w:rPr>
          <w:t>’’</w:t>
        </w:r>
      </w:ins>
      <w:ins w:id="4471" w:author="Janusio" w:date="2018-03-10T13:54:28Z">
        <w:r>
          <w:rPr>
            <w:rFonts w:hint="eastAsia" w:ascii="Times New Roman" w:hAnsi="Times New Roman"/>
            <w:color w:val="auto"/>
          </w:rPr>
          <w:t>)@t</w:t>
        </w:r>
      </w:ins>
      <w:ins w:id="4472" w:author="Janusio" w:date="2018-03-10T13:54:28Z">
        <w:r>
          <w:rPr>
            <w:rFonts w:hint="eastAsia" w:ascii="Times New Roman" w:hAnsi="Times New Roman"/>
            <w:i/>
            <w:iCs/>
            <w:color w:val="auto"/>
            <w:vertAlign w:val="subscript"/>
          </w:rPr>
          <w:t>R</w:t>
        </w:r>
      </w:ins>
      <w:ins w:id="4473" w:author="Janusio" w:date="2018-03-10T13:54:28Z">
        <w:r>
          <w:rPr>
            <w:rFonts w:hint="eastAsia" w:ascii="Times New Roman" w:hAnsi="Times New Roman"/>
            <w:color w:val="auto"/>
          </w:rPr>
          <w:t>)</w:t>
        </w:r>
      </w:ins>
      <w:ins w:id="4474" w:author="Janusio" w:date="2018-03-10T13:54:28Z">
        <w:r>
          <w:rPr>
            <w:rFonts w:hint="eastAsia" w:ascii="Times New Roman" w:hAnsi="Times New Roman"/>
            <w:color w:val="auto"/>
          </w:rPr>
          <w:tab/>
        </w:r>
      </w:ins>
      <w:ins w:id="4475" w:author="Janusio" w:date="2018-03-10T13:54:28Z">
        <w:r>
          <w:rPr>
            <w:rFonts w:hint="eastAsia"/>
            <w:color w:val="auto"/>
            <w:lang w:val="en-US" w:eastAsia="zh-CN"/>
          </w:rPr>
          <w:t xml:space="preserve">    </w:t>
        </w:r>
      </w:ins>
      <w:ins w:id="4476" w:author="Janusio" w:date="2018-03-10T13:59:38Z">
        <w:r>
          <w:rPr>
            <w:rFonts w:hint="eastAsia" w:ascii="Times New Roman" w:hAnsi="Times New Roman"/>
            <w:color w:val="auto"/>
          </w:rPr>
          <w:tab/>
        </w:r>
      </w:ins>
      <w:ins w:id="4477" w:author="Janusio" w:date="2018-03-10T13:59:44Z">
        <w:r>
          <w:rPr>
            <w:rFonts w:hint="eastAsia"/>
            <w:color w:val="auto"/>
            <w:lang w:val="en-US" w:eastAsia="zh-CN"/>
          </w:rPr>
          <w:t xml:space="preserve">  </w:t>
        </w:r>
      </w:ins>
      <w:ins w:id="4478" w:author="Janusio" w:date="2018-03-10T13:59:45Z">
        <w:r>
          <w:rPr>
            <w:rFonts w:hint="eastAsia"/>
            <w:color w:val="auto"/>
            <w:lang w:val="en-US" w:eastAsia="zh-CN"/>
          </w:rPr>
          <w:t xml:space="preserve"> </w:t>
        </w:r>
      </w:ins>
      <w:ins w:id="4479" w:author="Janusio" w:date="2018-03-10T13:59:39Z">
        <w:r>
          <w:rPr>
            <w:rFonts w:hint="eastAsia"/>
            <w:color w:val="auto"/>
            <w:lang w:val="en-US" w:eastAsia="zh-CN"/>
          </w:rPr>
          <w:t xml:space="preserve">  </w:t>
        </w:r>
      </w:ins>
      <w:ins w:id="4480" w:author="Janusio" w:date="2018-03-10T13:59:38Z">
        <w:r>
          <w:rPr>
            <w:rFonts w:hint="eastAsia"/>
            <w:color w:val="auto"/>
            <w:lang w:val="en-US" w:eastAsia="zh-CN"/>
          </w:rPr>
          <w:t xml:space="preserve">  </w:t>
        </w:r>
      </w:ins>
      <w:ins w:id="4481" w:author="Janusio" w:date="2018-03-10T13:54:28Z">
        <w:r>
          <w:rPr>
            <w:rFonts w:hint="eastAsia" w:ascii="Times New Roman" w:hAnsi="Times New Roman"/>
            <w:color w:val="auto"/>
          </w:rPr>
          <w:t xml:space="preserve"> </w:t>
        </w:r>
      </w:ins>
      <w:ins w:id="4482" w:author="Janusio" w:date="2018-03-10T13:54:28Z">
        <w:r>
          <w:rPr>
            <w:rFonts w:hint="eastAsia" w:ascii="Times New Roman" w:hAnsi="Times New Roman"/>
            <w:bCs/>
            <w:color w:val="auto"/>
          </w:rPr>
          <w:t>(</w:t>
        </w:r>
      </w:ins>
      <w:ins w:id="4483" w:author="Janusio" w:date="2018-03-10T13:54:28Z">
        <w:r>
          <w:rPr>
            <w:rFonts w:hint="eastAsia" w:ascii="Times New Roman" w:hAnsi="Times New Roman"/>
            <w:b/>
            <w:bCs/>
            <w:color w:val="auto"/>
          </w:rPr>
          <w:t>14</w:t>
        </w:r>
      </w:ins>
      <w:ins w:id="4484" w:author="Janusio" w:date="2018-03-10T13:54:28Z">
        <w:r>
          <w:rPr>
            <w:rFonts w:hint="eastAsia" w:ascii="Times New Roman" w:hAnsi="Times New Roman"/>
            <w:bCs/>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486" w:author="Janusio" w:date="2018-03-10T13:54:28Z"/>
          <w:rFonts w:hint="eastAsia" w:ascii="Times New Roman" w:hAnsi="Times New Roman"/>
          <w:color w:val="auto"/>
        </w:rPr>
        <w:pPrChange w:id="4485"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487" w:author="Janusio" w:date="2018-03-10T13:54:28Z">
        <w:r>
          <w:rPr>
            <w:rFonts w:hint="eastAsia" w:ascii="Times New Roman" w:hAnsi="Times New Roman"/>
            <w:color w:val="auto"/>
          </w:rPr>
          <w:t>此时需要判定</w:t>
        </w:r>
      </w:ins>
      <w:ins w:id="4488" w:author="Janusio" w:date="2018-03-10T13:54:28Z">
        <w:r>
          <w:rPr>
            <w:rFonts w:hint="eastAsia" w:ascii="Times New Roman" w:hAnsi="Times New Roman"/>
            <w:i/>
            <w:iCs/>
            <w:color w:val="auto"/>
          </w:rPr>
          <w:t>e</w:t>
        </w:r>
      </w:ins>
      <w:ins w:id="4489" w:author="Janusio" w:date="2018-03-10T13:54:28Z">
        <w:r>
          <w:rPr>
            <w:rFonts w:ascii="Times New Roman" w:hAnsi="Times New Roman"/>
            <w:i/>
            <w:iCs/>
            <w:color w:val="auto"/>
          </w:rPr>
          <w:t>’’</w:t>
        </w:r>
      </w:ins>
      <w:ins w:id="4490" w:author="Janusio" w:date="2018-03-10T13:54:28Z">
        <w:r>
          <w:rPr>
            <w:rFonts w:hint="eastAsia" w:ascii="Times New Roman" w:hAnsi="Times New Roman"/>
            <w:color w:val="auto"/>
          </w:rPr>
          <w:t>的值，根据上述推理过程可知有两种可能：</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492" w:author="Janusio" w:date="2018-03-10T13:54:28Z"/>
          <w:rFonts w:hint="eastAsia" w:ascii="Times New Roman" w:hAnsi="Times New Roman"/>
          <w:iCs/>
          <w:color w:val="auto"/>
        </w:rPr>
        <w:pPrChange w:id="449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493" w:author="Janusio" w:date="2018-03-10T13:54:28Z">
        <w:r>
          <w:rPr>
            <w:rFonts w:hint="eastAsia" w:ascii="Times New Roman" w:hAnsi="Times New Roman"/>
            <w:color w:val="auto"/>
          </w:rPr>
          <w:t>(</w:t>
        </w:r>
      </w:ins>
      <w:ins w:id="4494" w:author="Janusio" w:date="2018-03-10T13:54:28Z">
        <w:r>
          <w:rPr>
            <w:rFonts w:hint="eastAsia" w:ascii="Times New Roman" w:hAnsi="Times New Roman"/>
            <w:i/>
            <w:iCs/>
            <w:color w:val="auto"/>
          </w:rPr>
          <w:t>e</w:t>
        </w:r>
      </w:ins>
      <w:ins w:id="4495" w:author="Janusio" w:date="2018-03-10T13:54:28Z">
        <w:r>
          <w:rPr>
            <w:rFonts w:ascii="Times New Roman" w:hAnsi="Times New Roman"/>
            <w:i/>
            <w:iCs/>
            <w:color w:val="auto"/>
          </w:rPr>
          <w:t>’’</w:t>
        </w:r>
      </w:ins>
      <w:ins w:id="4496" w:author="Janusio" w:date="2018-03-10T13:54:28Z">
        <w:r>
          <w:rPr>
            <w:rFonts w:hint="eastAsia" w:ascii="Times New Roman" w:hAnsi="Times New Roman"/>
            <w:i/>
            <w:iCs/>
            <w:color w:val="auto"/>
          </w:rPr>
          <w:t>= seq</w:t>
        </w:r>
      </w:ins>
      <w:ins w:id="4497" w:author="Janusio" w:date="2018-03-10T13:54:28Z">
        <w:r>
          <w:rPr>
            <w:rFonts w:hint="eastAsia" w:ascii="Times New Roman" w:hAnsi="Times New Roman"/>
            <w:iCs/>
            <w:color w:val="auto"/>
          </w:rPr>
          <w:t>(</w:t>
        </w:r>
      </w:ins>
      <w:ins w:id="4498" w:author="Janusio" w:date="2018-03-10T13:54:28Z">
        <w:r>
          <w:rPr>
            <w:rFonts w:hint="eastAsia" w:ascii="Times New Roman" w:hAnsi="Times New Roman"/>
            <w:i/>
            <w:iCs/>
            <w:color w:val="auto"/>
          </w:rPr>
          <w:t>BIOS</w:t>
        </w:r>
      </w:ins>
      <w:ins w:id="4499" w:author="Janusio" w:date="2018-03-10T13:54:28Z">
        <w:r>
          <w:rPr>
            <w:rFonts w:hint="eastAsia" w:ascii="Times New Roman" w:hAnsi="Times New Roman"/>
            <w:iCs/>
            <w:color w:val="auto"/>
          </w:rPr>
          <w:t>(</w:t>
        </w:r>
      </w:ins>
      <w:ins w:id="4500" w:author="Janusio" w:date="2018-03-10T13:54:28Z">
        <w:r>
          <w:rPr>
            <w:rFonts w:hint="eastAsia" w:ascii="Times New Roman" w:hAnsi="Times New Roman"/>
            <w:i/>
            <w:iCs/>
            <w:color w:val="auto"/>
          </w:rPr>
          <w:t>m</w:t>
        </w:r>
      </w:ins>
      <w:ins w:id="4501" w:author="Janusio" w:date="2018-03-10T13:54:28Z">
        <w:r>
          <w:rPr>
            <w:rFonts w:hint="eastAsia" w:ascii="Times New Roman" w:hAnsi="Times New Roman"/>
            <w:iCs/>
            <w:color w:val="auto"/>
          </w:rPr>
          <w:t>),</w:t>
        </w:r>
      </w:ins>
      <w:ins w:id="4502" w:author="Janusio" w:date="2018-03-10T13:54:28Z">
        <w:r>
          <w:rPr>
            <w:rFonts w:hint="eastAsia" w:ascii="Times New Roman" w:hAnsi="Times New Roman"/>
            <w:i/>
            <w:iCs/>
            <w:color w:val="auto"/>
          </w:rPr>
          <w:t>OSLoader</w:t>
        </w:r>
      </w:ins>
      <w:ins w:id="4503" w:author="Janusio" w:date="2018-03-10T13:54:28Z">
        <w:r>
          <w:rPr>
            <w:rFonts w:hint="eastAsia" w:ascii="Times New Roman" w:hAnsi="Times New Roman"/>
            <w:iCs/>
            <w:color w:val="auto"/>
          </w:rPr>
          <w:t>(</w:t>
        </w:r>
      </w:ins>
      <w:ins w:id="4504" w:author="Janusio" w:date="2018-03-10T13:54:28Z">
        <w:r>
          <w:rPr>
            <w:rFonts w:hint="eastAsia" w:ascii="Times New Roman" w:hAnsi="Times New Roman"/>
            <w:i/>
            <w:iCs/>
            <w:color w:val="auto"/>
          </w:rPr>
          <w:t>m</w:t>
        </w:r>
      </w:ins>
      <w:ins w:id="4505" w:author="Janusio" w:date="2018-03-10T13:54:28Z">
        <w:r>
          <w:rPr>
            <w:rFonts w:hint="eastAsia" w:ascii="Times New Roman" w:hAnsi="Times New Roman"/>
            <w:iCs/>
            <w:color w:val="auto"/>
          </w:rPr>
          <w:t>),</w:t>
        </w:r>
      </w:ins>
      <w:ins w:id="4506" w:author="Janusio" w:date="2018-03-10T13:54:28Z">
        <w:r>
          <w:rPr>
            <w:rFonts w:hint="eastAsia" w:ascii="Times New Roman" w:hAnsi="Times New Roman"/>
            <w:i/>
            <w:iCs/>
            <w:color w:val="auto"/>
          </w:rPr>
          <w:t>VMM</w:t>
        </w:r>
      </w:ins>
      <w:ins w:id="4507" w:author="Janusio" w:date="2018-03-10T13:54:28Z">
        <w:r>
          <w:rPr>
            <w:rFonts w:hint="eastAsia" w:ascii="Times New Roman" w:hAnsi="Times New Roman"/>
            <w:iCs/>
            <w:color w:val="auto"/>
          </w:rPr>
          <w:t>(</w:t>
        </w:r>
      </w:ins>
      <w:ins w:id="4508" w:author="Janusio" w:date="2018-03-10T13:54:28Z">
        <w:r>
          <w:rPr>
            <w:rFonts w:hint="eastAsia" w:ascii="Times New Roman" w:hAnsi="Times New Roman"/>
            <w:i/>
            <w:iCs/>
            <w:color w:val="auto"/>
          </w:rPr>
          <w:t>m</w:t>
        </w:r>
      </w:ins>
      <w:ins w:id="4509" w:author="Janusio" w:date="2018-03-10T13:54:28Z">
        <w:r>
          <w:rPr>
            <w:rFonts w:hint="eastAsia" w:ascii="Times New Roman" w:hAnsi="Times New Roman"/>
            <w:iCs/>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ins w:id="4511" w:author="Janusio" w:date="2018-03-10T13:54:28Z"/>
          <w:rFonts w:hint="eastAsia" w:ascii="Times New Roman" w:hAnsi="Times New Roman"/>
          <w:i/>
          <w:iCs/>
          <w:color w:val="auto"/>
        </w:rPr>
        <w:pPrChange w:id="4510"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pPr>
        </w:pPrChange>
      </w:pPr>
      <w:ins w:id="4512" w:author="Janusio" w:date="2018-03-10T13:54:28Z">
        <w:r>
          <w:rPr>
            <w:rFonts w:hint="eastAsia" w:ascii="Times New Roman" w:hAnsi="Times New Roman"/>
            <w:i/>
            <w:iCs/>
            <w:color w:val="auto"/>
          </w:rPr>
          <w:t>Dom0_Kernel</w:t>
        </w:r>
      </w:ins>
      <w:ins w:id="4513" w:author="Janusio" w:date="2018-03-10T13:54:28Z">
        <w:r>
          <w:rPr>
            <w:rFonts w:hint="eastAsia" w:ascii="Times New Roman" w:hAnsi="Times New Roman"/>
            <w:iCs/>
            <w:color w:val="auto"/>
          </w:rPr>
          <w:t>(</w:t>
        </w:r>
      </w:ins>
      <w:ins w:id="4514" w:author="Janusio" w:date="2018-03-10T13:54:28Z">
        <w:r>
          <w:rPr>
            <w:rFonts w:hint="eastAsia" w:ascii="Times New Roman" w:hAnsi="Times New Roman"/>
            <w:i/>
            <w:iCs/>
            <w:color w:val="auto"/>
          </w:rPr>
          <w:t>m</w:t>
        </w:r>
      </w:ins>
      <w:ins w:id="4515" w:author="Janusio" w:date="2018-03-10T13:54:28Z">
        <w:r>
          <w:rPr>
            <w:rFonts w:hint="eastAsia" w:ascii="Times New Roman" w:hAnsi="Times New Roman"/>
            <w:iCs/>
            <w:color w:val="auto"/>
          </w:rPr>
          <w:t>),</w:t>
        </w:r>
      </w:ins>
      <w:ins w:id="4516" w:author="Janusio" w:date="2018-03-10T13:54:28Z">
        <w:r>
          <w:rPr>
            <w:rFonts w:hint="eastAsia" w:ascii="Times New Roman" w:hAnsi="Times New Roman"/>
            <w:i/>
            <w:color w:val="auto"/>
            <w:szCs w:val="21"/>
          </w:rPr>
          <w:t>vTPM Builder</w:t>
        </w:r>
      </w:ins>
      <w:ins w:id="4517" w:author="Janusio" w:date="2018-03-10T13:54:28Z">
        <w:r>
          <w:rPr>
            <w:rFonts w:hint="eastAsia" w:ascii="Times New Roman" w:hAnsi="Times New Roman"/>
            <w:iCs/>
            <w:color w:val="auto"/>
          </w:rPr>
          <w:t>(</w:t>
        </w:r>
      </w:ins>
      <w:ins w:id="4518" w:author="Janusio" w:date="2018-03-10T13:54:28Z">
        <w:r>
          <w:rPr>
            <w:rFonts w:hint="eastAsia" w:ascii="Times New Roman" w:hAnsi="Times New Roman"/>
            <w:i/>
            <w:iCs/>
            <w:color w:val="auto"/>
          </w:rPr>
          <w:t>m</w:t>
        </w:r>
      </w:ins>
      <w:ins w:id="4519" w:author="Janusio" w:date="2018-03-10T13:54:28Z">
        <w:r>
          <w:rPr>
            <w:rFonts w:hint="eastAsia" w:ascii="Times New Roman" w:hAnsi="Times New Roman"/>
            <w:iCs/>
            <w:color w:val="auto"/>
          </w:rPr>
          <w:t>)</w:t>
        </w:r>
      </w:ins>
      <w:ins w:id="4520" w:author="Janusio" w:date="2018-03-10T13:54:28Z">
        <w:r>
          <w:rPr>
            <w:rFonts w:hint="eastAsia" w:ascii="Times New Roman" w:hAnsi="Times New Roman"/>
            <w:color w:val="auto"/>
            <w:szCs w:val="21"/>
          </w:rPr>
          <w:t xml:space="preserve">, </w:t>
        </w:r>
      </w:ins>
      <w:ins w:id="4521" w:author="Janusio" w:date="2018-03-10T13:54:28Z">
        <w:r>
          <w:rPr>
            <w:rFonts w:hint="eastAsia" w:ascii="Times New Roman" w:hAnsi="Times New Roman"/>
            <w:i/>
            <w:color w:val="auto"/>
            <w:szCs w:val="21"/>
          </w:rPr>
          <w:t>vTPM-VM Binding</w:t>
        </w:r>
      </w:ins>
      <w:ins w:id="4522" w:author="Janusio" w:date="2018-03-10T13:54:28Z">
        <w:r>
          <w:rPr>
            <w:rFonts w:hint="eastAsia" w:ascii="Times New Roman" w:hAnsi="Times New Roman"/>
            <w:iCs/>
            <w:color w:val="auto"/>
          </w:rPr>
          <w:t>(</w:t>
        </w:r>
      </w:ins>
      <w:ins w:id="4523" w:author="Janusio" w:date="2018-03-10T13:54:28Z">
        <w:r>
          <w:rPr>
            <w:rFonts w:hint="eastAsia" w:ascii="Times New Roman" w:hAnsi="Times New Roman"/>
            <w:i/>
            <w:iCs/>
            <w:color w:val="auto"/>
          </w:rPr>
          <w:t>m</w:t>
        </w:r>
      </w:ins>
      <w:ins w:id="4524" w:author="Janusio" w:date="2018-03-10T13:54:28Z">
        <w:r>
          <w:rPr>
            <w:rFonts w:hint="eastAsia" w:ascii="Times New Roman" w:hAnsi="Times New Roman"/>
            <w:iCs/>
            <w:color w:val="auto"/>
          </w:rPr>
          <w:t>)</w:t>
        </w:r>
      </w:ins>
      <w:ins w:id="4525" w:author="Janusio" w:date="2018-03-10T13:54:28Z">
        <w:r>
          <w:rPr>
            <w:rFonts w:hint="eastAsia" w:ascii="Times New Roman" w:hAnsi="Times New Roman"/>
            <w:color w:val="auto"/>
            <w:szCs w:val="21"/>
          </w:rPr>
          <w:t xml:space="preserve">, </w:t>
        </w:r>
      </w:ins>
      <w:ins w:id="4526" w:author="Janusio" w:date="2018-03-10T13:54:28Z">
        <w:r>
          <w:rPr>
            <w:rFonts w:hint="eastAsia"/>
            <w:color w:val="auto"/>
            <w:szCs w:val="21"/>
            <w:lang w:val="en-US" w:eastAsia="zh-CN"/>
          </w:rPr>
          <w:tab/>
        </w:r>
      </w:ins>
      <w:ins w:id="4527" w:author="Janusio" w:date="2018-03-10T13:54:28Z">
        <w:r>
          <w:rPr>
            <w:rFonts w:hint="eastAsia" w:ascii="Times New Roman" w:hAnsi="Times New Roman"/>
            <w:i/>
            <w:color w:val="auto"/>
            <w:szCs w:val="21"/>
          </w:rPr>
          <w:t>VM Builder</w:t>
        </w:r>
      </w:ins>
      <w:ins w:id="4528" w:author="Janusio" w:date="2018-03-10T13:54:28Z">
        <w:r>
          <w:rPr>
            <w:rFonts w:hint="eastAsia" w:ascii="Times New Roman" w:hAnsi="Times New Roman"/>
            <w:iCs/>
            <w:color w:val="auto"/>
          </w:rPr>
          <w:t>(</w:t>
        </w:r>
      </w:ins>
      <w:ins w:id="4529" w:author="Janusio" w:date="2018-03-10T13:54:28Z">
        <w:r>
          <w:rPr>
            <w:rFonts w:hint="eastAsia" w:ascii="Times New Roman" w:hAnsi="Times New Roman"/>
            <w:i/>
            <w:iCs/>
            <w:color w:val="auto"/>
          </w:rPr>
          <w:t>m</w:t>
        </w:r>
      </w:ins>
      <w:ins w:id="4530" w:author="Janusio" w:date="2018-03-10T13:54:28Z">
        <w:r>
          <w:rPr>
            <w:rFonts w:hint="eastAsia" w:ascii="Times New Roman" w:hAnsi="Times New Roman"/>
            <w:iCs/>
            <w:color w:val="auto"/>
          </w:rPr>
          <w:t>))</w:t>
        </w:r>
      </w:ins>
      <w:ins w:id="4531" w:author="Janusio" w:date="2018-03-10T13:54:28Z">
        <w:r>
          <w:rPr>
            <w:rFonts w:hint="eastAsia" w:ascii="Times New Roman" w:hAnsi="Times New Roman"/>
            <w:color w:val="auto"/>
          </w:rPr>
          <w:t>)</w:t>
        </w:r>
      </w:ins>
      <w:ins w:id="4532" w:author="Janusio" w:date="2018-03-10T13:54:28Z"/>
      <w:ins w:id="4533" w:author="Janusio" w:date="2018-03-10T13:54:28Z"/>
      <w:ins w:id="4534" w:author="Janusio" w:date="2018-03-10T13:54:28Z"/>
      <w:ins w:id="4535" w:author="Janusio" w:date="2018-03-10T13:54:28Z">
        <w:r>
          <w:rPr>
            <w:rFonts w:hint="eastAsia" w:ascii="Times New Roman" w:hAnsi="Times New Roman"/>
            <w:color w:val="auto"/>
            <w:position w:val="-4"/>
          </w:rPr>
          <w:object>
            <v:shape id="_x0000_i1432" o:spt="75" type="#_x0000_t75" style="height:10pt;width:11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432" DrawAspect="Content" ObjectID="_1468075840" r:id="rId160">
              <o:LockedField>false</o:LockedField>
            </o:OLEObject>
          </w:object>
        </w:r>
      </w:ins>
      <w:ins w:id="4537" w:author="Janusio" w:date="2018-03-10T13:54:28Z"/>
      <w:ins w:id="4538" w:author="Janusio" w:date="2018-03-10T13:54:28Z">
        <w:r>
          <w:rPr>
            <w:rFonts w:hint="eastAsia" w:ascii="Times New Roman" w:hAnsi="Times New Roman"/>
            <w:color w:val="auto"/>
          </w:rPr>
          <w:t xml:space="preserve"> Contain(</w:t>
        </w:r>
      </w:ins>
      <w:ins w:id="4539" w:author="Janusio" w:date="2018-03-10T13:54:28Z">
        <w:r>
          <w:rPr>
            <w:rFonts w:hint="eastAsia" w:ascii="Times New Roman" w:hAnsi="Times New Roman"/>
            <w:i/>
            <w:iCs/>
            <w:color w:val="auto"/>
          </w:rPr>
          <w:t>e</w:t>
        </w:r>
      </w:ins>
      <w:ins w:id="4540" w:author="Janusio" w:date="2018-03-10T13:54:28Z">
        <w:r>
          <w:rPr>
            <w:rFonts w:hint="eastAsia" w:ascii="Times New Roman" w:hAnsi="Times New Roman"/>
            <w:iCs/>
            <w:color w:val="auto"/>
          </w:rPr>
          <w:t>,</w:t>
        </w:r>
      </w:ins>
      <w:ins w:id="4541" w:author="Janusio" w:date="2018-03-10T13:54:28Z">
        <w:r>
          <w:rPr>
            <w:rFonts w:hint="eastAsia" w:ascii="Times New Roman" w:hAnsi="Times New Roman"/>
            <w:i/>
            <w:iCs/>
            <w:color w:val="auto"/>
          </w:rPr>
          <w:t>SIG</w:t>
        </w:r>
      </w:ins>
      <w:ins w:id="4542" w:author="Janusio" w:date="2018-03-10T13:54:28Z">
        <w:r>
          <w:rPr>
            <w:rFonts w:hint="eastAsia" w:ascii="Times New Roman" w:hAnsi="Times New Roman"/>
            <w:i/>
            <w:iCs/>
            <w:color w:val="auto"/>
            <w:vertAlign w:val="subscript"/>
          </w:rPr>
          <w:t>AIK</w:t>
        </w:r>
      </w:ins>
      <w:ins w:id="4543" w:author="Janusio" w:date="2018-03-10T13:54:28Z">
        <w:r>
          <w:rPr>
            <w:rFonts w:hint="eastAsia" w:ascii="Times New Roman" w:hAnsi="Times New Roman"/>
            <w:iCs/>
            <w:color w:val="auto"/>
            <w:vertAlign w:val="subscript"/>
          </w:rPr>
          <w:t>(</w:t>
        </w:r>
      </w:ins>
      <w:ins w:id="4544" w:author="Janusio" w:date="2018-03-10T13:54:28Z">
        <w:r>
          <w:rPr>
            <w:rFonts w:hint="eastAsia" w:ascii="Times New Roman" w:hAnsi="Times New Roman"/>
            <w:i/>
            <w:iCs/>
            <w:color w:val="auto"/>
            <w:vertAlign w:val="subscript"/>
          </w:rPr>
          <w:t>m</w:t>
        </w:r>
      </w:ins>
      <w:ins w:id="4545" w:author="Janusio" w:date="2018-03-10T13:54:28Z">
        <w:r>
          <w:rPr>
            <w:rFonts w:hint="eastAsia" w:ascii="Times New Roman" w:hAnsi="Times New Roman"/>
            <w:iCs/>
            <w:color w:val="auto"/>
            <w:vertAlign w:val="subscript"/>
          </w:rPr>
          <w:t>)</w:t>
        </w:r>
      </w:ins>
      <w:ins w:id="4546" w:author="Janusio" w:date="2018-03-10T13:54:28Z">
        <w:r>
          <w:rPr>
            <w:rFonts w:hint="eastAsia" w:ascii="Times New Roman" w:hAnsi="Times New Roman"/>
            <w:i/>
            <w:iCs/>
            <w:color w:val="auto"/>
            <w:vertAlign w:val="subscript"/>
          </w:rPr>
          <w:t>-1</w:t>
        </w:r>
      </w:ins>
      <w:ins w:id="4547" w:author="Janusio" w:date="2018-03-10T13:54:28Z">
        <w:r>
          <w:rPr>
            <w:rFonts w:hint="eastAsia" w:ascii="Times New Roman" w:hAnsi="Times New Roman"/>
            <w:color w:val="auto"/>
          </w:rPr>
          <w:t>){|</w:t>
        </w:r>
      </w:ins>
      <w:ins w:id="4548" w:author="Janusio" w:date="2018-03-10T13:54:28Z">
        <w:r>
          <w:rPr>
            <w:rFonts w:hint="eastAsia" w:ascii="Times New Roman" w:hAnsi="Times New Roman"/>
            <w:i/>
            <w:iCs/>
            <w:color w:val="auto"/>
          </w:rPr>
          <w:t>PCR</w:t>
        </w:r>
      </w:ins>
      <w:ins w:id="4549" w:author="Janusio" w:date="2018-03-10T13:54:28Z">
        <w:r>
          <w:rPr>
            <w:rFonts w:hint="eastAsia" w:ascii="Times New Roman" w:hAnsi="Times New Roman"/>
            <w:color w:val="auto"/>
          </w:rPr>
          <w:t>(</w:t>
        </w:r>
      </w:ins>
      <w:ins w:id="4550" w:author="Janusio" w:date="2018-03-10T13:54:28Z">
        <w:r>
          <w:rPr>
            <w:rFonts w:hint="eastAsia" w:ascii="Times New Roman" w:hAnsi="Times New Roman"/>
            <w:i/>
            <w:iCs/>
            <w:color w:val="auto"/>
          </w:rPr>
          <w:t>s</w:t>
        </w:r>
      </w:ins>
      <w:ins w:id="4551" w:author="Janusio" w:date="2018-03-10T13:54:28Z">
        <w:r>
          <w:rPr>
            <w:rFonts w:hint="eastAsia" w:ascii="Times New Roman" w:hAnsi="Times New Roman"/>
            <w:color w:val="auto"/>
          </w:rPr>
          <w:t>),</w:t>
        </w:r>
      </w:ins>
      <w:ins w:id="4552" w:author="Janusio" w:date="2018-03-10T13:54:28Z">
        <w:r>
          <w:rPr>
            <w:rFonts w:hint="eastAsia" w:ascii="Times New Roman" w:hAnsi="Times New Roman"/>
            <w:i/>
            <w:iCs/>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ins w:id="4554" w:author="Janusio" w:date="2018-03-10T13:54:28Z"/>
          <w:rFonts w:hint="eastAsia" w:ascii="Times New Roman" w:hAnsi="Times New Roman"/>
          <w:color w:val="auto"/>
          <w:szCs w:val="21"/>
        </w:rPr>
        <w:pPrChange w:id="4553"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pPr>
        </w:pPrChange>
      </w:pPr>
      <w:ins w:id="4555" w:author="Janusio" w:date="2018-03-10T13:54:28Z">
        <w:r>
          <w:rPr>
            <w:rFonts w:hint="eastAsia" w:ascii="Times New Roman" w:hAnsi="Times New Roman"/>
            <w:i/>
            <w:iCs/>
            <w:color w:val="auto"/>
          </w:rPr>
          <w:t>seq</w:t>
        </w:r>
      </w:ins>
      <w:ins w:id="4556" w:author="Janusio" w:date="2018-03-10T13:54:28Z">
        <w:r>
          <w:rPr>
            <w:rFonts w:hint="eastAsia" w:ascii="Times New Roman" w:hAnsi="Times New Roman"/>
            <w:iCs/>
            <w:color w:val="auto"/>
          </w:rPr>
          <w:t>(</w:t>
        </w:r>
      </w:ins>
      <w:ins w:id="4557" w:author="Janusio" w:date="2018-03-10T13:54:28Z">
        <w:r>
          <w:rPr>
            <w:rFonts w:hint="eastAsia" w:ascii="Times New Roman" w:hAnsi="Times New Roman"/>
            <w:i/>
            <w:iCs/>
            <w:color w:val="auto"/>
          </w:rPr>
          <w:t>BIOS</w:t>
        </w:r>
      </w:ins>
      <w:ins w:id="4558" w:author="Janusio" w:date="2018-03-10T13:54:28Z">
        <w:r>
          <w:rPr>
            <w:rFonts w:hint="eastAsia" w:ascii="Times New Roman" w:hAnsi="Times New Roman"/>
            <w:iCs/>
            <w:color w:val="auto"/>
          </w:rPr>
          <w:t>(</w:t>
        </w:r>
      </w:ins>
      <w:ins w:id="4559" w:author="Janusio" w:date="2018-03-10T13:54:28Z">
        <w:r>
          <w:rPr>
            <w:rFonts w:hint="eastAsia" w:ascii="Times New Roman" w:hAnsi="Times New Roman"/>
            <w:i/>
            <w:iCs/>
            <w:color w:val="auto"/>
          </w:rPr>
          <w:t>m</w:t>
        </w:r>
      </w:ins>
      <w:ins w:id="4560" w:author="Janusio" w:date="2018-03-10T13:54:28Z">
        <w:r>
          <w:rPr>
            <w:rFonts w:hint="eastAsia" w:ascii="Times New Roman" w:hAnsi="Times New Roman"/>
            <w:iCs/>
            <w:color w:val="auto"/>
          </w:rPr>
          <w:t>),</w:t>
        </w:r>
      </w:ins>
      <w:ins w:id="4561" w:author="Janusio" w:date="2018-03-10T13:54:28Z">
        <w:r>
          <w:rPr>
            <w:rFonts w:hint="eastAsia" w:ascii="Times New Roman" w:hAnsi="Times New Roman"/>
            <w:i/>
            <w:iCs/>
            <w:color w:val="auto"/>
          </w:rPr>
          <w:t>OSLoader</w:t>
        </w:r>
      </w:ins>
      <w:ins w:id="4562" w:author="Janusio" w:date="2018-03-10T13:54:28Z">
        <w:r>
          <w:rPr>
            <w:rFonts w:hint="eastAsia" w:ascii="Times New Roman" w:hAnsi="Times New Roman"/>
            <w:iCs/>
            <w:color w:val="auto"/>
          </w:rPr>
          <w:t>(</w:t>
        </w:r>
      </w:ins>
      <w:ins w:id="4563" w:author="Janusio" w:date="2018-03-10T13:54:28Z">
        <w:r>
          <w:rPr>
            <w:rFonts w:hint="eastAsia" w:ascii="Times New Roman" w:hAnsi="Times New Roman"/>
            <w:i/>
            <w:iCs/>
            <w:color w:val="auto"/>
          </w:rPr>
          <w:t>m</w:t>
        </w:r>
      </w:ins>
      <w:ins w:id="4564" w:author="Janusio" w:date="2018-03-10T13:54:28Z">
        <w:r>
          <w:rPr>
            <w:rFonts w:hint="eastAsia" w:ascii="Times New Roman" w:hAnsi="Times New Roman"/>
            <w:iCs/>
            <w:color w:val="auto"/>
          </w:rPr>
          <w:t>),</w:t>
        </w:r>
      </w:ins>
      <w:ins w:id="4565" w:author="Janusio" w:date="2018-03-10T13:54:28Z">
        <w:r>
          <w:rPr>
            <w:rFonts w:hint="eastAsia" w:ascii="Times New Roman" w:hAnsi="Times New Roman"/>
            <w:i/>
            <w:iCs/>
            <w:color w:val="auto"/>
          </w:rPr>
          <w:t>VMM</w:t>
        </w:r>
      </w:ins>
      <w:ins w:id="4566" w:author="Janusio" w:date="2018-03-10T13:54:28Z">
        <w:r>
          <w:rPr>
            <w:rFonts w:hint="eastAsia" w:ascii="Times New Roman" w:hAnsi="Times New Roman"/>
            <w:iCs/>
            <w:color w:val="auto"/>
          </w:rPr>
          <w:t>(</w:t>
        </w:r>
      </w:ins>
      <w:ins w:id="4567" w:author="Janusio" w:date="2018-03-10T13:54:28Z">
        <w:r>
          <w:rPr>
            <w:rFonts w:hint="eastAsia" w:ascii="Times New Roman" w:hAnsi="Times New Roman"/>
            <w:i/>
            <w:iCs/>
            <w:color w:val="auto"/>
          </w:rPr>
          <w:t>m</w:t>
        </w:r>
      </w:ins>
      <w:ins w:id="4568" w:author="Janusio" w:date="2018-03-10T13:54:28Z">
        <w:r>
          <w:rPr>
            <w:rFonts w:hint="eastAsia" w:ascii="Times New Roman" w:hAnsi="Times New Roman"/>
            <w:iCs/>
            <w:color w:val="auto"/>
          </w:rPr>
          <w:t>),</w:t>
        </w:r>
      </w:ins>
      <w:ins w:id="4569" w:author="Janusio" w:date="2018-03-10T13:54:28Z">
        <w:r>
          <w:rPr>
            <w:rFonts w:hint="eastAsia" w:ascii="Times New Roman" w:hAnsi="Times New Roman"/>
            <w:i/>
            <w:iCs/>
            <w:color w:val="auto"/>
          </w:rPr>
          <w:t>Dom0_Kernel</w:t>
        </w:r>
      </w:ins>
      <w:ins w:id="4570" w:author="Janusio" w:date="2018-03-10T13:54:28Z">
        <w:r>
          <w:rPr>
            <w:rFonts w:hint="eastAsia" w:ascii="Times New Roman" w:hAnsi="Times New Roman"/>
            <w:iCs/>
            <w:color w:val="auto"/>
          </w:rPr>
          <w:t>(</w:t>
        </w:r>
      </w:ins>
      <w:ins w:id="4571" w:author="Janusio" w:date="2018-03-10T13:54:28Z">
        <w:r>
          <w:rPr>
            <w:rFonts w:hint="eastAsia" w:ascii="Times New Roman" w:hAnsi="Times New Roman"/>
            <w:i/>
            <w:iCs/>
            <w:color w:val="auto"/>
          </w:rPr>
          <w:t>m</w:t>
        </w:r>
      </w:ins>
      <w:ins w:id="4572" w:author="Janusio" w:date="2018-03-10T13:54:28Z">
        <w:r>
          <w:rPr>
            <w:rFonts w:hint="eastAsia" w:ascii="Times New Roman" w:hAnsi="Times New Roman"/>
            <w:iCs/>
            <w:color w:val="auto"/>
          </w:rPr>
          <w:t xml:space="preserve">), </w:t>
        </w:r>
      </w:ins>
      <w:ins w:id="4573" w:author="Janusio" w:date="2018-03-10T13:54:28Z">
        <w:r>
          <w:rPr>
            <w:rFonts w:hint="eastAsia"/>
            <w:iCs/>
            <w:color w:val="auto"/>
            <w:lang w:val="en-US" w:eastAsia="zh-CN"/>
          </w:rPr>
          <w:tab/>
        </w:r>
      </w:ins>
      <w:ins w:id="4574" w:author="Janusio" w:date="2018-03-10T13:54:28Z">
        <w:r>
          <w:rPr>
            <w:rFonts w:hint="eastAsia" w:ascii="Times New Roman" w:hAnsi="Times New Roman"/>
            <w:i/>
            <w:color w:val="auto"/>
            <w:szCs w:val="21"/>
          </w:rPr>
          <w:t>vTPM Builder</w:t>
        </w:r>
      </w:ins>
      <w:ins w:id="4575" w:author="Janusio" w:date="2018-03-10T13:54:28Z">
        <w:r>
          <w:rPr>
            <w:rFonts w:hint="eastAsia" w:ascii="Times New Roman" w:hAnsi="Times New Roman"/>
            <w:iCs/>
            <w:color w:val="auto"/>
          </w:rPr>
          <w:t>(</w:t>
        </w:r>
      </w:ins>
      <w:ins w:id="4576" w:author="Janusio" w:date="2018-03-10T13:54:28Z">
        <w:r>
          <w:rPr>
            <w:rFonts w:hint="eastAsia" w:ascii="Times New Roman" w:hAnsi="Times New Roman"/>
            <w:i/>
            <w:iCs/>
            <w:color w:val="auto"/>
          </w:rPr>
          <w:t>m</w:t>
        </w:r>
      </w:ins>
      <w:ins w:id="4577" w:author="Janusio" w:date="2018-03-10T13:54:28Z">
        <w:r>
          <w:rPr>
            <w:rFonts w:hint="eastAsia" w:ascii="Times New Roman" w:hAnsi="Times New Roman"/>
            <w:iCs/>
            <w:color w:val="auto"/>
          </w:rPr>
          <w:t>)</w:t>
        </w:r>
      </w:ins>
      <w:ins w:id="4578" w:author="Janusio" w:date="2018-03-10T13:54:28Z">
        <w:r>
          <w:rPr>
            <w:rFonts w:hint="eastAsia" w:ascii="Times New Roman" w:hAnsi="Times New Roman"/>
            <w:color w:val="auto"/>
            <w:szCs w:val="21"/>
          </w:rPr>
          <w:t xml:space="preserve">, </w:t>
        </w:r>
      </w:ins>
      <w:ins w:id="4579" w:author="Janusio" w:date="2018-03-10T13:54:28Z">
        <w:r>
          <w:rPr>
            <w:rFonts w:hint="eastAsia" w:ascii="Times New Roman" w:hAnsi="Times New Roman"/>
            <w:i/>
            <w:color w:val="auto"/>
            <w:szCs w:val="21"/>
          </w:rPr>
          <w:t>vTPM-VM Binding</w:t>
        </w:r>
      </w:ins>
      <w:ins w:id="4580" w:author="Janusio" w:date="2018-03-10T13:54:28Z">
        <w:r>
          <w:rPr>
            <w:rFonts w:hint="eastAsia" w:ascii="Times New Roman" w:hAnsi="Times New Roman"/>
            <w:iCs/>
            <w:color w:val="auto"/>
          </w:rPr>
          <w:t>(</w:t>
        </w:r>
      </w:ins>
      <w:ins w:id="4581" w:author="Janusio" w:date="2018-03-10T13:54:28Z">
        <w:r>
          <w:rPr>
            <w:rFonts w:hint="eastAsia" w:ascii="Times New Roman" w:hAnsi="Times New Roman"/>
            <w:i/>
            <w:iCs/>
            <w:color w:val="auto"/>
          </w:rPr>
          <w:t>m</w:t>
        </w:r>
      </w:ins>
      <w:ins w:id="4582" w:author="Janusio" w:date="2018-03-10T13:54:28Z">
        <w:r>
          <w:rPr>
            <w:rFonts w:hint="eastAsia" w:ascii="Times New Roman" w:hAnsi="Times New Roman"/>
            <w:iCs/>
            <w:color w:val="auto"/>
          </w:rPr>
          <w:t>)</w:t>
        </w:r>
      </w:ins>
      <w:ins w:id="4583" w:author="Janusio" w:date="2018-03-10T13:54:28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ins w:id="4585" w:author="Janusio" w:date="2018-03-10T13:54:28Z"/>
          <w:rFonts w:hint="eastAsia" w:ascii="Times New Roman" w:hAnsi="Times New Roman"/>
          <w:color w:val="auto"/>
        </w:rPr>
        <w:pPrChange w:id="4584"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pPr>
        </w:pPrChange>
      </w:pPr>
      <w:ins w:id="4586" w:author="Janusio" w:date="2018-03-10T13:54:28Z">
        <w:r>
          <w:rPr>
            <w:rFonts w:hint="eastAsia" w:ascii="Times New Roman" w:hAnsi="Times New Roman"/>
            <w:i/>
            <w:color w:val="auto"/>
            <w:szCs w:val="21"/>
          </w:rPr>
          <w:t>VM Builder</w:t>
        </w:r>
      </w:ins>
      <w:ins w:id="4587" w:author="Janusio" w:date="2018-03-10T13:54:28Z">
        <w:r>
          <w:rPr>
            <w:rFonts w:hint="eastAsia" w:ascii="Times New Roman" w:hAnsi="Times New Roman"/>
            <w:iCs/>
            <w:color w:val="auto"/>
          </w:rPr>
          <w:t>(</w:t>
        </w:r>
      </w:ins>
      <w:ins w:id="4588" w:author="Janusio" w:date="2018-03-10T13:54:28Z">
        <w:r>
          <w:rPr>
            <w:rFonts w:hint="eastAsia" w:ascii="Times New Roman" w:hAnsi="Times New Roman"/>
            <w:i/>
            <w:iCs/>
            <w:color w:val="auto"/>
          </w:rPr>
          <w:t>m</w:t>
        </w:r>
      </w:ins>
      <w:ins w:id="4589" w:author="Janusio" w:date="2018-03-10T13:54:28Z">
        <w:r>
          <w:rPr>
            <w:rFonts w:hint="eastAsia" w:ascii="Times New Roman" w:hAnsi="Times New Roman"/>
            <w:iCs/>
            <w:color w:val="auto"/>
          </w:rPr>
          <w:t>))</w:t>
        </w:r>
      </w:ins>
      <w:ins w:id="4590" w:author="Janusio" w:date="2018-03-10T13:54:28Z">
        <w:r>
          <w:rPr>
            <w:rFonts w:hint="eastAsia" w:ascii="Times New Roman" w:hAnsi="Times New Roman"/>
            <w:color w:val="auto"/>
          </w:rPr>
          <w:t xml:space="preserve">|}) </w:t>
        </w:r>
      </w:ins>
      <w:ins w:id="4591" w:author="Janusio" w:date="2018-03-10T13:54:28Z">
        <w:r>
          <w:rPr>
            <w:rFonts w:hint="eastAsia"/>
            <w:color w:val="auto"/>
            <w:lang w:val="en-US" w:eastAsia="zh-CN"/>
          </w:rPr>
          <w:t xml:space="preserve">                       </w:t>
        </w:r>
      </w:ins>
      <w:ins w:id="4592" w:author="Janusio" w:date="2018-03-10T13:59:48Z">
        <w:r>
          <w:rPr>
            <w:rFonts w:hint="eastAsia" w:ascii="Times New Roman" w:hAnsi="Times New Roman"/>
            <w:color w:val="auto"/>
          </w:rPr>
          <w:tab/>
        </w:r>
      </w:ins>
      <w:ins w:id="4593" w:author="Janusio" w:date="2018-03-10T13:59:48Z">
        <w:r>
          <w:rPr>
            <w:rFonts w:hint="eastAsia"/>
            <w:color w:val="auto"/>
            <w:lang w:val="en-US" w:eastAsia="zh-CN"/>
          </w:rPr>
          <w:t xml:space="preserve"> </w:t>
        </w:r>
      </w:ins>
      <w:ins w:id="4594" w:author="Janusio" w:date="2018-03-10T13:59:50Z">
        <w:r>
          <w:rPr>
            <w:rFonts w:hint="eastAsia" w:ascii="Times New Roman" w:hAnsi="Times New Roman"/>
            <w:color w:val="auto"/>
          </w:rPr>
          <w:tab/>
        </w:r>
      </w:ins>
      <w:ins w:id="4595" w:author="Janusio" w:date="2018-03-10T13:59:50Z">
        <w:r>
          <w:rPr>
            <w:rFonts w:hint="eastAsia"/>
            <w:color w:val="auto"/>
            <w:lang w:val="en-US" w:eastAsia="zh-CN"/>
          </w:rPr>
          <w:t xml:space="preserve">  </w:t>
        </w:r>
      </w:ins>
      <w:ins w:id="4596" w:author="Janusio" w:date="2018-03-10T13:59:51Z">
        <w:r>
          <w:rPr>
            <w:rFonts w:hint="eastAsia"/>
            <w:color w:val="auto"/>
            <w:lang w:val="en-US" w:eastAsia="zh-CN"/>
          </w:rPr>
          <w:t xml:space="preserve"> </w:t>
        </w:r>
      </w:ins>
      <w:ins w:id="4597" w:author="Janusio" w:date="2018-03-10T13:59:48Z">
        <w:r>
          <w:rPr>
            <w:rFonts w:hint="eastAsia"/>
            <w:color w:val="auto"/>
            <w:lang w:val="en-US" w:eastAsia="zh-CN"/>
          </w:rPr>
          <w:t xml:space="preserve"> </w:t>
        </w:r>
      </w:ins>
      <w:ins w:id="4598" w:author="Janusio" w:date="2018-03-10T13:54:28Z">
        <w:r>
          <w:rPr>
            <w:rFonts w:hint="eastAsia"/>
            <w:color w:val="auto"/>
            <w:lang w:val="en-US" w:eastAsia="zh-CN"/>
          </w:rPr>
          <w:t xml:space="preserve">   </w:t>
        </w:r>
      </w:ins>
      <w:ins w:id="4599" w:author="Janusio" w:date="2018-03-10T13:54:28Z">
        <w:r>
          <w:rPr>
            <w:rFonts w:hint="eastAsia" w:ascii="Times New Roman" w:hAnsi="Times New Roman"/>
            <w:b/>
            <w:bCs/>
            <w:color w:val="auto"/>
          </w:rPr>
          <w:t xml:space="preserve"> (15)</w:t>
        </w:r>
      </w:ins>
      <w:ins w:id="4600" w:author="Janusio" w:date="2018-03-10T13:54:28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02" w:author="Janusio" w:date="2018-03-10T13:54:28Z"/>
          <w:rFonts w:hint="eastAsia" w:ascii="Times New Roman" w:hAnsi="Times New Roman"/>
          <w:color w:val="auto"/>
        </w:rPr>
        <w:pPrChange w:id="460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03" w:author="Janusio" w:date="2018-03-10T13:54:28Z">
        <w:r>
          <w:rPr>
            <w:rFonts w:hint="eastAsia" w:ascii="Times New Roman" w:hAnsi="Times New Roman"/>
            <w:color w:val="auto"/>
          </w:rPr>
          <w:t>根据公理PCRC：</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05" w:author="Janusio" w:date="2018-03-10T13:54:28Z"/>
          <w:rFonts w:hint="eastAsia" w:ascii="Times New Roman" w:hAnsi="Times New Roman"/>
          <w:color w:val="auto"/>
        </w:rPr>
        <w:pPrChange w:id="4604"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06" w:author="Janusio" w:date="2018-03-10T13:54:28Z">
        <w:r>
          <w:rPr>
            <w:rFonts w:ascii="Times New Roman" w:hAnsi="Times New Roman"/>
            <w:color w:val="auto"/>
          </w:rPr>
          <w:t>├</w:t>
        </w:r>
      </w:ins>
      <w:ins w:id="4607" w:author="Janusio" w:date="2018-03-10T13:54:28Z">
        <w:r>
          <w:rPr>
            <w:rFonts w:hint="eastAsia" w:ascii="Times New Roman" w:hAnsi="Times New Roman"/>
            <w:color w:val="auto"/>
          </w:rPr>
          <w:t>(Mem(</w:t>
        </w:r>
      </w:ins>
      <w:ins w:id="4608" w:author="Janusio" w:date="2018-03-10T13:54:28Z">
        <w:r>
          <w:rPr>
            <w:rFonts w:hint="eastAsia" w:ascii="Times New Roman" w:hAnsi="Times New Roman"/>
            <w:i/>
            <w:iCs/>
            <w:color w:val="auto"/>
          </w:rPr>
          <w:t>m.pcr.s</w:t>
        </w:r>
      </w:ins>
      <w:ins w:id="4609" w:author="Janusio" w:date="2018-03-10T13:54:28Z">
        <w:r>
          <w:rPr>
            <w:rFonts w:hint="eastAsia" w:ascii="Times New Roman" w:hAnsi="Times New Roman"/>
            <w:color w:val="auto"/>
          </w:rPr>
          <w:t>,</w:t>
        </w:r>
      </w:ins>
      <w:ins w:id="4610" w:author="Janusio" w:date="2018-03-10T13:54:28Z">
        <w:r>
          <w:rPr>
            <w:rFonts w:hint="eastAsia" w:ascii="Times New Roman" w:hAnsi="Times New Roman"/>
            <w:i/>
            <w:iCs/>
            <w:color w:val="auto"/>
          </w:rPr>
          <w:t>e</w:t>
        </w:r>
      </w:ins>
      <w:ins w:id="4611" w:author="Janusio" w:date="2018-03-10T13:54:28Z">
        <w:r>
          <w:rPr>
            <w:rFonts w:ascii="Times New Roman" w:hAnsi="Times New Roman"/>
            <w:i/>
            <w:iCs/>
            <w:color w:val="auto"/>
          </w:rPr>
          <w:t>’’</w:t>
        </w:r>
      </w:ins>
      <w:ins w:id="4612" w:author="Janusio" w:date="2018-03-10T13:54:28Z">
        <w:r>
          <w:rPr>
            <w:rFonts w:hint="eastAsia" w:ascii="Times New Roman" w:hAnsi="Times New Roman"/>
            <w:color w:val="auto"/>
          </w:rPr>
          <w:t>)@</w:t>
        </w:r>
      </w:ins>
      <w:ins w:id="4613" w:author="Janusio" w:date="2018-03-10T13:54:28Z">
        <w:r>
          <w:rPr>
            <w:rFonts w:hint="eastAsia" w:ascii="Times New Roman" w:hAnsi="Times New Roman"/>
            <w:i/>
            <w:color w:val="auto"/>
          </w:rPr>
          <w:t>t</w:t>
        </w:r>
      </w:ins>
      <w:ins w:id="4614" w:author="Janusio" w:date="2018-03-10T13:54:28Z">
        <w:r>
          <w:rPr>
            <w:rFonts w:hint="eastAsia" w:ascii="Times New Roman" w:hAnsi="Times New Roman"/>
            <w:color w:val="auto"/>
          </w:rPr>
          <w:t xml:space="preserve">) </w:t>
        </w:r>
      </w:ins>
      <w:ins w:id="4615" w:author="Janusio" w:date="2018-03-10T13:54:28Z"/>
      <w:ins w:id="4616" w:author="Janusio" w:date="2018-03-10T13:54:28Z"/>
      <w:ins w:id="4617" w:author="Janusio" w:date="2018-03-10T13:54:28Z"/>
      <w:ins w:id="4618" w:author="Janusio" w:date="2018-03-10T13:54:28Z">
        <w:r>
          <w:rPr>
            <w:rFonts w:hint="eastAsia" w:ascii="Times New Roman" w:hAnsi="Times New Roman"/>
            <w:color w:val="auto"/>
            <w:position w:val="-4"/>
          </w:rPr>
          <w:object>
            <v:shape id="_x0000_i1433" o:spt="75" type="#_x0000_t75" style="height:10pt;width:13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433" DrawAspect="Content" ObjectID="_1468075841" r:id="rId162">
              <o:LockedField>false</o:LockedField>
            </o:OLEObject>
          </w:object>
        </w:r>
      </w:ins>
      <w:ins w:id="4620" w:author="Janusio" w:date="2018-03-10T13:54:28Z"/>
      <w:ins w:id="4621" w:author="Janusio" w:date="2018-03-10T13:54:28Z"/>
      <w:ins w:id="4622" w:author="Janusio" w:date="2018-03-10T13:54:28Z"/>
      <w:ins w:id="4623" w:author="Janusio" w:date="2018-03-10T13:54:28Z"/>
      <w:ins w:id="4624" w:author="Janusio" w:date="2018-03-10T13:54:28Z"/>
      <w:ins w:id="4625" w:author="Janusio" w:date="2018-03-10T13:54:28Z"/>
      <w:ins w:id="4626" w:author="Janusio" w:date="2018-03-10T13:54:28Z">
        <w:r>
          <w:rPr>
            <w:rFonts w:ascii="Times New Roman" w:hAnsi="Times New Roman"/>
            <w:color w:val="auto"/>
            <w:position w:val="-4"/>
          </w:rPr>
          <w:object>
            <v:shape id="_x0000_i1434" o:spt="75" type="#_x0000_t75" style="height:8pt;width:12pt;" o:ole="t" filled="f" o:preferrelative="t" stroked="f" coordsize="21600,21600">
              <v:path/>
              <v:fill on="f" alignshape="1" focussize="0,0"/>
              <v:stroke on="f"/>
              <v:imagedata r:id="rId164" o:title=""/>
              <o:lock v:ext="edit" aspectratio="t"/>
              <w10:wrap type="none"/>
              <w10:anchorlock/>
            </v:shape>
            <o:OLEObject Type="Embed" ProgID="Equation.3" ShapeID="_x0000_i1434" DrawAspect="Content" ObjectID="_1468075842" r:id="rId163">
              <o:LockedField>false</o:LockedField>
            </o:OLEObject>
          </w:object>
        </w:r>
      </w:ins>
      <w:ins w:id="4628" w:author="Janusio" w:date="2018-03-10T13:54:28Z"/>
      <w:ins w:id="4629" w:author="Janusio" w:date="2018-03-10T13:54:28Z">
        <w:r>
          <w:rPr>
            <w:rFonts w:hint="eastAsia" w:ascii="Times New Roman" w:hAnsi="Times New Roman"/>
            <w:color w:val="auto"/>
          </w:rPr>
          <w:t>Contains(</w:t>
        </w:r>
      </w:ins>
      <w:ins w:id="4630" w:author="Janusio" w:date="2018-03-10T13:54:28Z">
        <w:r>
          <w:rPr>
            <w:rFonts w:hint="eastAsia" w:ascii="Times New Roman" w:hAnsi="Times New Roman"/>
            <w:i/>
            <w:iCs/>
            <w:color w:val="auto"/>
          </w:rPr>
          <w:t>e</w:t>
        </w:r>
      </w:ins>
      <w:ins w:id="4631" w:author="Janusio" w:date="2018-03-10T13:54:28Z">
        <w:r>
          <w:rPr>
            <w:rFonts w:hint="eastAsia" w:ascii="Times New Roman" w:hAnsi="Times New Roman"/>
            <w:color w:val="auto"/>
          </w:rPr>
          <w:t>,</w:t>
        </w:r>
      </w:ins>
      <w:ins w:id="4632" w:author="Janusio" w:date="2018-03-10T13:54:28Z">
        <w:r>
          <w:rPr>
            <w:rFonts w:hint="eastAsia" w:ascii="Times New Roman" w:hAnsi="Times New Roman"/>
            <w:i/>
            <w:iCs/>
            <w:color w:val="auto"/>
          </w:rPr>
          <w:t>SIG</w:t>
        </w:r>
      </w:ins>
      <w:ins w:id="4633" w:author="Janusio" w:date="2018-03-10T13:54:28Z">
        <w:r>
          <w:rPr>
            <w:rFonts w:hint="eastAsia" w:ascii="Times New Roman" w:hAnsi="Times New Roman"/>
            <w:i/>
            <w:iCs/>
            <w:color w:val="auto"/>
            <w:vertAlign w:val="subscript"/>
          </w:rPr>
          <w:t>K</w:t>
        </w:r>
      </w:ins>
      <w:ins w:id="4634" w:author="Janusio" w:date="2018-03-10T13:54:28Z">
        <w:r>
          <w:rPr>
            <w:rFonts w:hint="eastAsia" w:ascii="Times New Roman" w:hAnsi="Times New Roman"/>
            <w:color w:val="auto"/>
          </w:rPr>
          <w:t>{|</w:t>
        </w:r>
      </w:ins>
      <w:ins w:id="4635" w:author="Janusio" w:date="2018-03-10T13:54:28Z">
        <w:r>
          <w:rPr>
            <w:rFonts w:hint="eastAsia" w:ascii="Times New Roman" w:hAnsi="Times New Roman"/>
            <w:i/>
            <w:iCs/>
            <w:color w:val="auto"/>
          </w:rPr>
          <w:t>e</w:t>
        </w:r>
      </w:ins>
      <w:ins w:id="4636" w:author="Janusio" w:date="2018-03-10T13:54:28Z">
        <w:r>
          <w:rPr>
            <w:rFonts w:ascii="Times New Roman" w:hAnsi="Times New Roman"/>
            <w:i/>
            <w:iCs/>
            <w:color w:val="auto"/>
          </w:rPr>
          <w:t>’</w:t>
        </w:r>
      </w:ins>
      <w:ins w:id="4637"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39" w:author="Janusio" w:date="2018-03-10T13:54:28Z"/>
          <w:rFonts w:hint="eastAsia" w:ascii="Times New Roman" w:hAnsi="Times New Roman"/>
          <w:color w:val="auto"/>
        </w:rPr>
        <w:pPrChange w:id="4638"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40" w:author="Janusio" w:date="2018-03-10T13:54:28Z">
        <w:r>
          <w:rPr>
            <w:rFonts w:hint="eastAsia" w:ascii="Times New Roman" w:hAnsi="Times New Roman"/>
            <w:color w:val="auto"/>
          </w:rPr>
          <w:t>以及Mem(</w:t>
        </w:r>
      </w:ins>
      <w:ins w:id="4641" w:author="Janusio" w:date="2018-03-10T13:54:28Z">
        <w:r>
          <w:rPr>
            <w:rFonts w:hint="eastAsia" w:ascii="Times New Roman" w:hAnsi="Times New Roman"/>
            <w:i/>
            <w:iCs/>
            <w:color w:val="auto"/>
          </w:rPr>
          <w:t>m.pcr.s</w:t>
        </w:r>
      </w:ins>
      <w:ins w:id="4642" w:author="Janusio" w:date="2018-03-10T13:54:28Z">
        <w:r>
          <w:rPr>
            <w:rFonts w:hint="eastAsia" w:ascii="Times New Roman" w:hAnsi="Times New Roman"/>
            <w:color w:val="auto"/>
          </w:rPr>
          <w:t>,</w:t>
        </w:r>
      </w:ins>
      <w:ins w:id="4643" w:author="Janusio" w:date="2018-03-10T13:54:28Z">
        <w:r>
          <w:rPr>
            <w:rFonts w:hint="eastAsia" w:ascii="Times New Roman" w:hAnsi="Times New Roman"/>
            <w:i/>
            <w:iCs/>
            <w:color w:val="auto"/>
          </w:rPr>
          <w:t>e</w:t>
        </w:r>
      </w:ins>
      <w:ins w:id="4644" w:author="Janusio" w:date="2018-03-10T13:54:28Z">
        <w:r>
          <w:rPr>
            <w:rFonts w:ascii="Times New Roman" w:hAnsi="Times New Roman"/>
            <w:i/>
            <w:iCs/>
            <w:color w:val="auto"/>
          </w:rPr>
          <w:t>’’</w:t>
        </w:r>
      </w:ins>
      <w:ins w:id="4645" w:author="Janusio" w:date="2018-03-10T13:54:28Z">
        <w:r>
          <w:rPr>
            <w:rFonts w:hint="eastAsia" w:ascii="Times New Roman" w:hAnsi="Times New Roman"/>
            <w:color w:val="auto"/>
          </w:rPr>
          <w:t>)存在的事实，可知式(14)中第2种可能不成立，故只有</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47" w:author="Janusio" w:date="2018-03-10T13:54:28Z"/>
          <w:rFonts w:hint="eastAsia" w:ascii="Times New Roman" w:hAnsi="Times New Roman"/>
          <w:iCs/>
          <w:color w:val="auto"/>
        </w:rPr>
        <w:pPrChange w:id="464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48" w:author="Janusio" w:date="2018-03-10T13:54:28Z">
        <w:r>
          <w:rPr>
            <w:rFonts w:hint="eastAsia" w:ascii="Times New Roman" w:hAnsi="Times New Roman"/>
            <w:i/>
            <w:iCs/>
            <w:color w:val="auto"/>
          </w:rPr>
          <w:t>e</w:t>
        </w:r>
      </w:ins>
      <w:ins w:id="4649" w:author="Janusio" w:date="2018-03-10T13:54:28Z">
        <w:r>
          <w:rPr>
            <w:rFonts w:ascii="Times New Roman" w:hAnsi="Times New Roman"/>
            <w:i/>
            <w:iCs/>
            <w:color w:val="auto"/>
          </w:rPr>
          <w:t>’’</w:t>
        </w:r>
      </w:ins>
      <w:ins w:id="4650" w:author="Janusio" w:date="2018-03-10T13:54:28Z">
        <w:r>
          <w:rPr>
            <w:rFonts w:hint="eastAsia" w:ascii="Times New Roman" w:hAnsi="Times New Roman"/>
            <w:i/>
            <w:iCs/>
            <w:color w:val="auto"/>
          </w:rPr>
          <w:t>= seq</w:t>
        </w:r>
      </w:ins>
      <w:ins w:id="4651" w:author="Janusio" w:date="2018-03-10T13:54:28Z">
        <w:r>
          <w:rPr>
            <w:rFonts w:hint="eastAsia" w:ascii="Times New Roman" w:hAnsi="Times New Roman"/>
            <w:iCs/>
            <w:color w:val="auto"/>
          </w:rPr>
          <w:t>(</w:t>
        </w:r>
      </w:ins>
      <w:ins w:id="4652" w:author="Janusio" w:date="2018-03-10T13:54:28Z">
        <w:r>
          <w:rPr>
            <w:rFonts w:hint="eastAsia" w:ascii="Times New Roman" w:hAnsi="Times New Roman"/>
            <w:i/>
            <w:iCs/>
            <w:color w:val="auto"/>
          </w:rPr>
          <w:t>BIOS</w:t>
        </w:r>
      </w:ins>
      <w:ins w:id="4653" w:author="Janusio" w:date="2018-03-10T13:54:28Z">
        <w:r>
          <w:rPr>
            <w:rFonts w:hint="eastAsia" w:ascii="Times New Roman" w:hAnsi="Times New Roman"/>
            <w:iCs/>
            <w:color w:val="auto"/>
          </w:rPr>
          <w:t>(</w:t>
        </w:r>
      </w:ins>
      <w:ins w:id="4654" w:author="Janusio" w:date="2018-03-10T13:54:28Z">
        <w:r>
          <w:rPr>
            <w:rFonts w:hint="eastAsia" w:ascii="Times New Roman" w:hAnsi="Times New Roman"/>
            <w:i/>
            <w:iCs/>
            <w:color w:val="auto"/>
          </w:rPr>
          <w:t>m</w:t>
        </w:r>
      </w:ins>
      <w:ins w:id="4655" w:author="Janusio" w:date="2018-03-10T13:54:28Z">
        <w:r>
          <w:rPr>
            <w:rFonts w:hint="eastAsia" w:ascii="Times New Roman" w:hAnsi="Times New Roman"/>
            <w:iCs/>
            <w:color w:val="auto"/>
          </w:rPr>
          <w:t>),</w:t>
        </w:r>
      </w:ins>
      <w:ins w:id="4656" w:author="Janusio" w:date="2018-03-10T13:54:28Z">
        <w:r>
          <w:rPr>
            <w:rFonts w:hint="eastAsia" w:ascii="Times New Roman" w:hAnsi="Times New Roman"/>
            <w:i/>
            <w:iCs/>
            <w:color w:val="auto"/>
          </w:rPr>
          <w:t>OSLoader</w:t>
        </w:r>
      </w:ins>
      <w:ins w:id="4657" w:author="Janusio" w:date="2018-03-10T13:54:28Z">
        <w:r>
          <w:rPr>
            <w:rFonts w:hint="eastAsia" w:ascii="Times New Roman" w:hAnsi="Times New Roman"/>
            <w:iCs/>
            <w:color w:val="auto"/>
          </w:rPr>
          <w:t>(</w:t>
        </w:r>
      </w:ins>
      <w:ins w:id="4658" w:author="Janusio" w:date="2018-03-10T13:54:28Z">
        <w:r>
          <w:rPr>
            <w:rFonts w:hint="eastAsia" w:ascii="Times New Roman" w:hAnsi="Times New Roman"/>
            <w:i/>
            <w:iCs/>
            <w:color w:val="auto"/>
          </w:rPr>
          <w:t>m</w:t>
        </w:r>
      </w:ins>
      <w:ins w:id="4659" w:author="Janusio" w:date="2018-03-10T13:54:28Z">
        <w:r>
          <w:rPr>
            <w:rFonts w:hint="eastAsia" w:ascii="Times New Roman" w:hAnsi="Times New Roman"/>
            <w:iCs/>
            <w:color w:val="auto"/>
          </w:rPr>
          <w:t>),</w:t>
        </w:r>
      </w:ins>
      <w:ins w:id="4660" w:author="Janusio" w:date="2018-03-10T13:54:28Z">
        <w:r>
          <w:rPr>
            <w:rFonts w:hint="eastAsia" w:ascii="Times New Roman" w:hAnsi="Times New Roman"/>
            <w:i/>
            <w:iCs/>
            <w:color w:val="auto"/>
          </w:rPr>
          <w:t>VMM</w:t>
        </w:r>
      </w:ins>
      <w:ins w:id="4661" w:author="Janusio" w:date="2018-03-10T13:54:28Z">
        <w:r>
          <w:rPr>
            <w:rFonts w:hint="eastAsia" w:ascii="Times New Roman" w:hAnsi="Times New Roman"/>
            <w:iCs/>
            <w:color w:val="auto"/>
          </w:rPr>
          <w:t>(</w:t>
        </w:r>
      </w:ins>
      <w:ins w:id="4662" w:author="Janusio" w:date="2018-03-10T13:54:28Z">
        <w:r>
          <w:rPr>
            <w:rFonts w:hint="eastAsia" w:ascii="Times New Roman" w:hAnsi="Times New Roman"/>
            <w:i/>
            <w:iCs/>
            <w:color w:val="auto"/>
          </w:rPr>
          <w:t>m</w:t>
        </w:r>
      </w:ins>
      <w:ins w:id="4663" w:author="Janusio" w:date="2018-03-10T13:54:28Z">
        <w:r>
          <w:rPr>
            <w:rFonts w:hint="eastAsia" w:ascii="Times New Roman" w:hAnsi="Times New Roman"/>
            <w:iCs/>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65" w:author="Janusio" w:date="2018-03-10T13:54:28Z"/>
          <w:rFonts w:hint="eastAsia" w:ascii="Times New Roman" w:hAnsi="Times New Roman"/>
          <w:color w:val="auto"/>
          <w:szCs w:val="21"/>
        </w:rPr>
        <w:pPrChange w:id="4664"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66" w:author="Janusio" w:date="2018-03-10T13:54:28Z">
        <w:r>
          <w:rPr>
            <w:rFonts w:hint="eastAsia" w:ascii="Times New Roman" w:hAnsi="Times New Roman"/>
            <w:i/>
            <w:iCs/>
            <w:color w:val="auto"/>
          </w:rPr>
          <w:t>Dom0_Kernel</w:t>
        </w:r>
      </w:ins>
      <w:ins w:id="4667" w:author="Janusio" w:date="2018-03-10T13:54:28Z">
        <w:r>
          <w:rPr>
            <w:rFonts w:hint="eastAsia" w:ascii="Times New Roman" w:hAnsi="Times New Roman"/>
            <w:iCs/>
            <w:color w:val="auto"/>
          </w:rPr>
          <w:t>(</w:t>
        </w:r>
      </w:ins>
      <w:ins w:id="4668" w:author="Janusio" w:date="2018-03-10T13:54:28Z">
        <w:r>
          <w:rPr>
            <w:rFonts w:hint="eastAsia" w:ascii="Times New Roman" w:hAnsi="Times New Roman"/>
            <w:i/>
            <w:iCs/>
            <w:color w:val="auto"/>
          </w:rPr>
          <w:t>m</w:t>
        </w:r>
      </w:ins>
      <w:ins w:id="4669" w:author="Janusio" w:date="2018-03-10T13:54:28Z">
        <w:r>
          <w:rPr>
            <w:rFonts w:hint="eastAsia" w:ascii="Times New Roman" w:hAnsi="Times New Roman"/>
            <w:iCs/>
            <w:color w:val="auto"/>
          </w:rPr>
          <w:t xml:space="preserve">), </w:t>
        </w:r>
      </w:ins>
      <w:ins w:id="4670" w:author="Janusio" w:date="2018-03-10T13:54:28Z">
        <w:r>
          <w:rPr>
            <w:rFonts w:hint="eastAsia" w:ascii="Times New Roman" w:hAnsi="Times New Roman"/>
            <w:i/>
            <w:color w:val="auto"/>
            <w:szCs w:val="21"/>
          </w:rPr>
          <w:t>vTPM Builder</w:t>
        </w:r>
      </w:ins>
      <w:ins w:id="4671" w:author="Janusio" w:date="2018-03-10T13:54:28Z">
        <w:r>
          <w:rPr>
            <w:rFonts w:hint="eastAsia" w:ascii="Times New Roman" w:hAnsi="Times New Roman"/>
            <w:iCs/>
            <w:color w:val="auto"/>
          </w:rPr>
          <w:t>(</w:t>
        </w:r>
      </w:ins>
      <w:ins w:id="4672" w:author="Janusio" w:date="2018-03-10T13:54:28Z">
        <w:r>
          <w:rPr>
            <w:rFonts w:hint="eastAsia" w:ascii="Times New Roman" w:hAnsi="Times New Roman"/>
            <w:i/>
            <w:iCs/>
            <w:color w:val="auto"/>
          </w:rPr>
          <w:t>m</w:t>
        </w:r>
      </w:ins>
      <w:ins w:id="4673" w:author="Janusio" w:date="2018-03-10T13:54:28Z">
        <w:r>
          <w:rPr>
            <w:rFonts w:hint="eastAsia" w:ascii="Times New Roman" w:hAnsi="Times New Roman"/>
            <w:iCs/>
            <w:color w:val="auto"/>
          </w:rPr>
          <w:t>)</w:t>
        </w:r>
      </w:ins>
      <w:ins w:id="4674" w:author="Janusio" w:date="2018-03-10T13:54:28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76" w:author="Janusio" w:date="2018-03-10T13:54:28Z"/>
          <w:rFonts w:hint="eastAsia" w:ascii="Times New Roman" w:hAnsi="Times New Roman"/>
          <w:iCs/>
          <w:color w:val="auto"/>
        </w:rPr>
        <w:pPrChange w:id="4675"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77" w:author="Janusio" w:date="2018-03-10T13:54:28Z">
        <w:r>
          <w:rPr>
            <w:rFonts w:hint="eastAsia" w:ascii="Times New Roman" w:hAnsi="Times New Roman"/>
            <w:i/>
            <w:color w:val="auto"/>
            <w:szCs w:val="21"/>
          </w:rPr>
          <w:t>vTPM-VM Binding</w:t>
        </w:r>
      </w:ins>
      <w:ins w:id="4678" w:author="Janusio" w:date="2018-03-10T13:54:28Z">
        <w:r>
          <w:rPr>
            <w:rFonts w:hint="eastAsia" w:ascii="Times New Roman" w:hAnsi="Times New Roman"/>
            <w:iCs/>
            <w:color w:val="auto"/>
          </w:rPr>
          <w:t>(</w:t>
        </w:r>
      </w:ins>
      <w:ins w:id="4679" w:author="Janusio" w:date="2018-03-10T13:54:28Z">
        <w:r>
          <w:rPr>
            <w:rFonts w:hint="eastAsia" w:ascii="Times New Roman" w:hAnsi="Times New Roman"/>
            <w:i/>
            <w:iCs/>
            <w:color w:val="auto"/>
          </w:rPr>
          <w:t>m</w:t>
        </w:r>
      </w:ins>
      <w:ins w:id="4680" w:author="Janusio" w:date="2018-03-10T13:54:28Z">
        <w:r>
          <w:rPr>
            <w:rFonts w:hint="eastAsia" w:ascii="Times New Roman" w:hAnsi="Times New Roman"/>
            <w:iCs/>
            <w:color w:val="auto"/>
          </w:rPr>
          <w:t>)</w:t>
        </w:r>
      </w:ins>
      <w:ins w:id="4681" w:author="Janusio" w:date="2018-03-10T13:54:28Z">
        <w:r>
          <w:rPr>
            <w:rFonts w:hint="eastAsia" w:ascii="Times New Roman" w:hAnsi="Times New Roman"/>
            <w:color w:val="auto"/>
            <w:szCs w:val="21"/>
          </w:rPr>
          <w:t xml:space="preserve">, </w:t>
        </w:r>
      </w:ins>
      <w:ins w:id="4682" w:author="Janusio" w:date="2018-03-10T13:54:28Z">
        <w:r>
          <w:rPr>
            <w:rFonts w:hint="eastAsia" w:ascii="Times New Roman" w:hAnsi="Times New Roman"/>
            <w:i/>
            <w:color w:val="auto"/>
            <w:szCs w:val="21"/>
          </w:rPr>
          <w:t>VM Builder</w:t>
        </w:r>
      </w:ins>
      <w:ins w:id="4683" w:author="Janusio" w:date="2018-03-10T13:54:28Z">
        <w:r>
          <w:rPr>
            <w:rFonts w:hint="eastAsia" w:ascii="Times New Roman" w:hAnsi="Times New Roman"/>
            <w:iCs/>
            <w:color w:val="auto"/>
          </w:rPr>
          <w:t>(</w:t>
        </w:r>
      </w:ins>
      <w:ins w:id="4684" w:author="Janusio" w:date="2018-03-10T13:54:28Z">
        <w:r>
          <w:rPr>
            <w:rFonts w:hint="eastAsia" w:ascii="Times New Roman" w:hAnsi="Times New Roman"/>
            <w:i/>
            <w:iCs/>
            <w:color w:val="auto"/>
          </w:rPr>
          <w:t>m</w:t>
        </w:r>
      </w:ins>
      <w:ins w:id="4685" w:author="Janusio" w:date="2018-03-10T13:54:28Z">
        <w:r>
          <w:rPr>
            <w:rFonts w:hint="eastAsia" w:ascii="Times New Roman" w:hAnsi="Times New Roman"/>
            <w:iCs/>
            <w:color w:val="auto"/>
          </w:rPr>
          <w:t>))成立。</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87" w:author="Janusio" w:date="2018-03-10T13:54:28Z"/>
          <w:rFonts w:hint="eastAsia" w:ascii="Times New Roman" w:hAnsi="Times New Roman"/>
          <w:color w:val="auto"/>
        </w:rPr>
        <w:pPrChange w:id="468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88" w:author="Janusio" w:date="2018-03-10T13:54:28Z">
        <w:r>
          <w:rPr>
            <w:rFonts w:hint="eastAsia" w:ascii="Times New Roman" w:hAnsi="Times New Roman"/>
            <w:color w:val="auto"/>
          </w:rPr>
          <w:t>利用等值公理Eq对式(14)进行变换可得</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690" w:author="Janusio" w:date="2018-03-10T13:54:28Z"/>
          <w:rFonts w:hint="eastAsia" w:ascii="Times New Roman" w:hAnsi="Times New Roman"/>
          <w:color w:val="auto"/>
        </w:rPr>
        <w:pPrChange w:id="4689"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691" w:author="Janusio" w:date="2018-03-10T13:54:28Z">
        <w:r>
          <w:rPr>
            <w:rFonts w:hint="eastAsia" w:ascii="Times New Roman" w:hAnsi="Times New Roman"/>
            <w:color w:val="auto"/>
          </w:rPr>
          <w:t>[Verifier(</w:t>
        </w:r>
      </w:ins>
      <w:ins w:id="4692" w:author="Janusio" w:date="2018-03-10T13:54:28Z">
        <w:r>
          <w:rPr>
            <w:rFonts w:hint="eastAsia" w:ascii="Times New Roman" w:hAnsi="Times New Roman"/>
            <w:i/>
            <w:iCs/>
            <w:color w:val="auto"/>
          </w:rPr>
          <w:t>m</w:t>
        </w:r>
      </w:ins>
      <w:ins w:id="4693" w:author="Janusio" w:date="2018-03-10T13:54:28Z">
        <w:r>
          <w:rPr>
            <w:rFonts w:hint="eastAsia" w:ascii="Times New Roman" w:hAnsi="Times New Roman"/>
            <w:color w:val="auto"/>
          </w:rPr>
          <w:t>)]</w:t>
        </w:r>
      </w:ins>
      <w:ins w:id="4694" w:author="Janusio" w:date="2018-03-10T13:54:28Z"/>
      <w:ins w:id="4695" w:author="Janusio" w:date="2018-03-10T13:54:28Z"/>
      <w:ins w:id="4696" w:author="Janusio" w:date="2018-03-10T13:54:28Z"/>
      <w:ins w:id="4697" w:author="Janusio" w:date="2018-03-10T13:54:28Z">
        <w:r>
          <w:rPr>
            <w:rFonts w:hint="eastAsia" w:ascii="Times New Roman" w:hAnsi="Times New Roman"/>
            <w:color w:val="auto"/>
            <w:position w:val="-12"/>
          </w:rPr>
          <w:object>
            <v:shape id="_x0000_i1435" o:spt="75" type="#_x0000_t75" style="height:19pt;width:16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435" DrawAspect="Content" ObjectID="_1468075843" r:id="rId165">
              <o:LockedField>false</o:LockedField>
            </o:OLEObject>
          </w:object>
        </w:r>
      </w:ins>
      <w:ins w:id="4699" w:author="Janusio" w:date="2018-03-10T13:54:28Z"/>
      <w:ins w:id="4700" w:author="Janusio" w:date="2018-03-10T13:54:28Z"/>
      <w:ins w:id="4701" w:author="Janusio" w:date="2018-03-10T13:54:28Z"/>
      <w:ins w:id="4702" w:author="Janusio" w:date="2018-03-10T13:54:28Z"/>
      <w:ins w:id="4703" w:author="Janusio" w:date="2018-03-10T13:54:28Z">
        <w:r>
          <w:rPr>
            <w:rFonts w:hint="eastAsia" w:ascii="Times New Roman" w:hAnsi="Times New Roman"/>
            <w:i/>
            <w:iCs/>
            <w:color w:val="auto"/>
            <w:position w:val="-4"/>
          </w:rPr>
          <w:object>
            <v:shape id="_x0000_i1436"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36" DrawAspect="Content" ObjectID="_1468075844" r:id="rId166">
              <o:LockedField>false</o:LockedField>
            </o:OLEObject>
          </w:object>
        </w:r>
      </w:ins>
      <w:ins w:id="4705" w:author="Janusio" w:date="2018-03-10T13:54:28Z"/>
      <w:ins w:id="4706" w:author="Janusio" w:date="2018-03-10T13:54:28Z">
        <w:r>
          <w:rPr>
            <w:rFonts w:hint="eastAsia" w:ascii="Times New Roman" w:hAnsi="Times New Roman"/>
            <w:i/>
            <w:iCs/>
            <w:color w:val="auto"/>
          </w:rPr>
          <w:t>t</w:t>
        </w:r>
      </w:ins>
      <w:ins w:id="4707" w:author="Janusio" w:date="2018-03-10T13:54:28Z">
        <w:r>
          <w:rPr>
            <w:rFonts w:hint="eastAsia" w:ascii="Times New Roman" w:hAnsi="Times New Roman"/>
            <w:i/>
            <w:iCs/>
            <w:color w:val="auto"/>
            <w:vertAlign w:val="subscript"/>
          </w:rPr>
          <w:t>R</w:t>
        </w:r>
      </w:ins>
      <w:ins w:id="4708" w:author="Janusio" w:date="2018-03-10T13:54:28Z">
        <w:r>
          <w:rPr>
            <w:rFonts w:hint="eastAsia" w:ascii="Times New Roman" w:hAnsi="Times New Roman"/>
            <w:color w:val="auto"/>
          </w:rPr>
          <w:t>,</w:t>
        </w:r>
      </w:ins>
      <w:ins w:id="4709" w:author="Janusio" w:date="2018-03-10T13:54:28Z">
        <w:r>
          <w:rPr>
            <w:rFonts w:hint="eastAsia" w:ascii="Times New Roman" w:hAnsi="Times New Roman"/>
            <w:i/>
            <w:iCs/>
            <w:color w:val="auto"/>
          </w:rPr>
          <w:t>.</w:t>
        </w:r>
      </w:ins>
      <w:ins w:id="4710" w:author="Janusio" w:date="2018-03-10T13:54:28Z">
        <w:r>
          <w:rPr>
            <w:rFonts w:hint="eastAsia" w:ascii="Times New Roman" w:hAnsi="Times New Roman"/>
            <w:iCs/>
            <w:color w:val="auto"/>
          </w:rPr>
          <w:t>(</w:t>
        </w:r>
      </w:ins>
      <w:ins w:id="4711" w:author="Janusio" w:date="2018-03-10T13:54:28Z">
        <w:r>
          <w:rPr>
            <w:rFonts w:hint="eastAsia" w:ascii="Times New Roman" w:hAnsi="Times New Roman"/>
            <w:i/>
            <w:iCs/>
            <w:color w:val="auto"/>
          </w:rPr>
          <w:t>t</w:t>
        </w:r>
      </w:ins>
      <w:ins w:id="4712" w:author="Janusio" w:date="2018-03-10T13:54:28Z">
        <w:r>
          <w:rPr>
            <w:rFonts w:hint="eastAsia" w:ascii="Times New Roman" w:hAnsi="Times New Roman"/>
            <w:i/>
            <w:iCs/>
            <w:color w:val="auto"/>
            <w:vertAlign w:val="subscript"/>
          </w:rPr>
          <w:t>R</w:t>
        </w:r>
      </w:ins>
      <w:ins w:id="4713" w:author="Janusio" w:date="2018-03-10T13:54:28Z">
        <w:r>
          <w:rPr>
            <w:rFonts w:hint="eastAsia" w:ascii="Times New Roman" w:hAnsi="Times New Roman"/>
            <w:i/>
            <w:iCs/>
            <w:color w:val="auto"/>
          </w:rPr>
          <w:t>&lt;t</w:t>
        </w:r>
      </w:ins>
      <w:ins w:id="4714" w:author="Janusio" w:date="2018-03-10T13:54:28Z">
        <w:r>
          <w:rPr>
            <w:rFonts w:hint="eastAsia" w:ascii="Times New Roman" w:hAnsi="Times New Roman"/>
            <w:i/>
            <w:iCs/>
            <w:color w:val="auto"/>
            <w:vertAlign w:val="subscript"/>
          </w:rPr>
          <w:t>e</w:t>
        </w:r>
      </w:ins>
      <w:ins w:id="4715" w:author="Janusio" w:date="2018-03-10T13:54:28Z">
        <w:r>
          <w:rPr>
            <w:rFonts w:hint="eastAsia" w:ascii="Times New Roman" w:hAnsi="Times New Roman"/>
            <w:iCs/>
            <w:color w:val="auto"/>
          </w:rPr>
          <w:t>)</w:t>
        </w:r>
      </w:ins>
      <w:ins w:id="4716" w:author="Janusio" w:date="2018-03-10T13:54:28Z"/>
      <w:ins w:id="4717" w:author="Janusio" w:date="2018-03-10T13:54:28Z"/>
      <w:ins w:id="4718" w:author="Janusio" w:date="2018-03-10T13:54:28Z"/>
      <w:ins w:id="4719" w:author="Janusio" w:date="2018-03-10T13:54:28Z">
        <w:r>
          <w:rPr>
            <w:rFonts w:hint="eastAsia" w:ascii="Times New Roman" w:hAnsi="Times New Roman"/>
            <w:color w:val="auto"/>
            <w:position w:val="-4"/>
          </w:rPr>
          <w:object>
            <v:shape id="_x0000_i1437"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37" DrawAspect="Content" ObjectID="_1468075845" r:id="rId167">
              <o:LockedField>false</o:LockedField>
            </o:OLEObject>
          </w:object>
        </w:r>
      </w:ins>
      <w:ins w:id="4721" w:author="Janusio" w:date="2018-03-10T13:54:2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723" w:author="Janusio" w:date="2018-03-10T13:54:28Z"/>
          <w:rFonts w:hint="eastAsia" w:ascii="Times New Roman" w:hAnsi="Times New Roman"/>
          <w:iCs/>
          <w:color w:val="auto"/>
        </w:rPr>
        <w:pPrChange w:id="472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724" w:author="Janusio" w:date="2018-03-10T13:54:28Z">
        <w:r>
          <w:rPr>
            <w:rFonts w:hint="eastAsia" w:ascii="Times New Roman" w:hAnsi="Times New Roman"/>
            <w:color w:val="auto"/>
          </w:rPr>
          <w:t>(Mem(</w:t>
        </w:r>
      </w:ins>
      <w:ins w:id="4725" w:author="Janusio" w:date="2018-03-10T13:54:28Z">
        <w:r>
          <w:rPr>
            <w:rFonts w:hint="eastAsia" w:ascii="Times New Roman" w:hAnsi="Times New Roman"/>
            <w:i/>
            <w:iCs/>
            <w:color w:val="auto"/>
          </w:rPr>
          <w:t>m.pcr.s</w:t>
        </w:r>
      </w:ins>
      <w:ins w:id="4726" w:author="Janusio" w:date="2018-03-10T13:54:28Z">
        <w:r>
          <w:rPr>
            <w:rFonts w:hint="eastAsia" w:ascii="Times New Roman" w:hAnsi="Times New Roman"/>
            <w:color w:val="auto"/>
          </w:rPr>
          <w:t>,</w:t>
        </w:r>
      </w:ins>
      <w:ins w:id="4727" w:author="Janusio" w:date="2018-03-10T13:54:28Z">
        <w:r>
          <w:rPr>
            <w:rFonts w:hint="eastAsia" w:ascii="Times New Roman" w:hAnsi="Times New Roman"/>
            <w:i/>
            <w:iCs/>
            <w:color w:val="auto"/>
          </w:rPr>
          <w:t xml:space="preserve"> seq</w:t>
        </w:r>
      </w:ins>
      <w:ins w:id="4728" w:author="Janusio" w:date="2018-03-10T13:54:28Z">
        <w:r>
          <w:rPr>
            <w:rFonts w:hint="eastAsia" w:ascii="Times New Roman" w:hAnsi="Times New Roman"/>
            <w:iCs/>
            <w:color w:val="auto"/>
          </w:rPr>
          <w:t>(</w:t>
        </w:r>
      </w:ins>
      <w:ins w:id="4729" w:author="Janusio" w:date="2018-03-10T13:54:28Z">
        <w:r>
          <w:rPr>
            <w:rFonts w:hint="eastAsia" w:ascii="Times New Roman" w:hAnsi="Times New Roman"/>
            <w:i/>
            <w:iCs/>
            <w:color w:val="auto"/>
          </w:rPr>
          <w:t>BIOS</w:t>
        </w:r>
      </w:ins>
      <w:ins w:id="4730" w:author="Janusio" w:date="2018-03-10T13:54:28Z">
        <w:r>
          <w:rPr>
            <w:rFonts w:hint="eastAsia" w:ascii="Times New Roman" w:hAnsi="Times New Roman"/>
            <w:iCs/>
            <w:color w:val="auto"/>
          </w:rPr>
          <w:t>(</w:t>
        </w:r>
      </w:ins>
      <w:ins w:id="4731" w:author="Janusio" w:date="2018-03-10T13:54:28Z">
        <w:r>
          <w:rPr>
            <w:rFonts w:hint="eastAsia" w:ascii="Times New Roman" w:hAnsi="Times New Roman"/>
            <w:i/>
            <w:iCs/>
            <w:color w:val="auto"/>
          </w:rPr>
          <w:t>m</w:t>
        </w:r>
      </w:ins>
      <w:ins w:id="4732" w:author="Janusio" w:date="2018-03-10T13:54:28Z">
        <w:r>
          <w:rPr>
            <w:rFonts w:hint="eastAsia" w:ascii="Times New Roman" w:hAnsi="Times New Roman"/>
            <w:iCs/>
            <w:color w:val="auto"/>
          </w:rPr>
          <w:t>),</w:t>
        </w:r>
      </w:ins>
      <w:ins w:id="4733" w:author="Janusio" w:date="2018-03-10T13:54:28Z">
        <w:r>
          <w:rPr>
            <w:rFonts w:hint="eastAsia" w:ascii="Times New Roman" w:hAnsi="Times New Roman"/>
            <w:i/>
            <w:iCs/>
            <w:color w:val="auto"/>
          </w:rPr>
          <w:t>OSLoader</w:t>
        </w:r>
      </w:ins>
      <w:ins w:id="4734" w:author="Janusio" w:date="2018-03-10T13:54:28Z">
        <w:r>
          <w:rPr>
            <w:rFonts w:hint="eastAsia" w:ascii="Times New Roman" w:hAnsi="Times New Roman"/>
            <w:iCs/>
            <w:color w:val="auto"/>
          </w:rPr>
          <w:t>(</w:t>
        </w:r>
      </w:ins>
      <w:ins w:id="4735" w:author="Janusio" w:date="2018-03-10T13:54:28Z">
        <w:r>
          <w:rPr>
            <w:rFonts w:hint="eastAsia" w:ascii="Times New Roman" w:hAnsi="Times New Roman"/>
            <w:i/>
            <w:iCs/>
            <w:color w:val="auto"/>
          </w:rPr>
          <w:t>m</w:t>
        </w:r>
      </w:ins>
      <w:ins w:id="4736" w:author="Janusio" w:date="2018-03-10T13:54:28Z">
        <w:r>
          <w:rPr>
            <w:rFonts w:hint="eastAsia" w:ascii="Times New Roman" w:hAnsi="Times New Roman"/>
            <w:iCs/>
            <w:color w:val="auto"/>
          </w:rPr>
          <w:t>),</w:t>
        </w:r>
      </w:ins>
      <w:ins w:id="4737" w:author="Janusio" w:date="2018-03-10T13:54:28Z">
        <w:r>
          <w:rPr>
            <w:rFonts w:hint="eastAsia" w:ascii="Times New Roman" w:hAnsi="Times New Roman"/>
            <w:i/>
            <w:iCs/>
            <w:color w:val="auto"/>
          </w:rPr>
          <w:t>VMM</w:t>
        </w:r>
      </w:ins>
      <w:ins w:id="4738" w:author="Janusio" w:date="2018-03-10T13:54:28Z">
        <w:r>
          <w:rPr>
            <w:rFonts w:hint="eastAsia" w:ascii="Times New Roman" w:hAnsi="Times New Roman"/>
            <w:iCs/>
            <w:color w:val="auto"/>
          </w:rPr>
          <w:t>(</w:t>
        </w:r>
      </w:ins>
      <w:ins w:id="4739" w:author="Janusio" w:date="2018-03-10T13:54:28Z">
        <w:r>
          <w:rPr>
            <w:rFonts w:hint="eastAsia" w:ascii="Times New Roman" w:hAnsi="Times New Roman"/>
            <w:i/>
            <w:iCs/>
            <w:color w:val="auto"/>
          </w:rPr>
          <w:t>m</w:t>
        </w:r>
      </w:ins>
      <w:ins w:id="4740" w:author="Janusio" w:date="2018-03-10T13:54:28Z">
        <w:r>
          <w:rPr>
            <w:rFonts w:hint="eastAsia" w:ascii="Times New Roman" w:hAnsi="Times New Roman"/>
            <w:iCs/>
            <w:color w:val="auto"/>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742" w:author="Janusio" w:date="2018-03-10T13:54:28Z"/>
          <w:rFonts w:hint="eastAsia" w:ascii="Times New Roman" w:hAnsi="Times New Roman"/>
          <w:color w:val="auto"/>
          <w:szCs w:val="21"/>
        </w:rPr>
        <w:pPrChange w:id="4741"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743" w:author="Janusio" w:date="2018-03-10T13:54:28Z">
        <w:r>
          <w:rPr>
            <w:rFonts w:hint="eastAsia" w:ascii="Times New Roman" w:hAnsi="Times New Roman"/>
            <w:i/>
            <w:iCs/>
            <w:color w:val="auto"/>
          </w:rPr>
          <w:t>Dom0_ Kernel</w:t>
        </w:r>
      </w:ins>
      <w:ins w:id="4744" w:author="Janusio" w:date="2018-03-10T13:54:28Z">
        <w:r>
          <w:rPr>
            <w:rFonts w:hint="eastAsia" w:ascii="Times New Roman" w:hAnsi="Times New Roman"/>
            <w:iCs/>
            <w:color w:val="auto"/>
          </w:rPr>
          <w:t>(</w:t>
        </w:r>
      </w:ins>
      <w:ins w:id="4745" w:author="Janusio" w:date="2018-03-10T13:54:28Z">
        <w:r>
          <w:rPr>
            <w:rFonts w:hint="eastAsia" w:ascii="Times New Roman" w:hAnsi="Times New Roman"/>
            <w:i/>
            <w:iCs/>
            <w:color w:val="auto"/>
          </w:rPr>
          <w:t>m</w:t>
        </w:r>
      </w:ins>
      <w:ins w:id="4746" w:author="Janusio" w:date="2018-03-10T13:54:28Z">
        <w:r>
          <w:rPr>
            <w:rFonts w:hint="eastAsia" w:ascii="Times New Roman" w:hAnsi="Times New Roman"/>
            <w:iCs/>
            <w:color w:val="auto"/>
          </w:rPr>
          <w:t xml:space="preserve">), </w:t>
        </w:r>
      </w:ins>
      <w:ins w:id="4747" w:author="Janusio" w:date="2018-03-10T13:54:28Z">
        <w:r>
          <w:rPr>
            <w:rFonts w:hint="eastAsia" w:ascii="Times New Roman" w:hAnsi="Times New Roman"/>
            <w:i/>
            <w:color w:val="auto"/>
            <w:szCs w:val="21"/>
          </w:rPr>
          <w:t>vTPM Builder</w:t>
        </w:r>
      </w:ins>
      <w:ins w:id="4748" w:author="Janusio" w:date="2018-03-10T13:54:28Z">
        <w:r>
          <w:rPr>
            <w:rFonts w:hint="eastAsia" w:ascii="Times New Roman" w:hAnsi="Times New Roman"/>
            <w:iCs/>
            <w:color w:val="auto"/>
          </w:rPr>
          <w:t>(</w:t>
        </w:r>
      </w:ins>
      <w:ins w:id="4749" w:author="Janusio" w:date="2018-03-10T13:54:28Z">
        <w:r>
          <w:rPr>
            <w:rFonts w:hint="eastAsia" w:ascii="Times New Roman" w:hAnsi="Times New Roman"/>
            <w:i/>
            <w:iCs/>
            <w:color w:val="auto"/>
          </w:rPr>
          <w:t>m</w:t>
        </w:r>
      </w:ins>
      <w:ins w:id="4750" w:author="Janusio" w:date="2018-03-10T13:54:28Z">
        <w:r>
          <w:rPr>
            <w:rFonts w:hint="eastAsia" w:ascii="Times New Roman" w:hAnsi="Times New Roman"/>
            <w:iCs/>
            <w:color w:val="auto"/>
          </w:rPr>
          <w:t>)</w:t>
        </w:r>
      </w:ins>
      <w:ins w:id="4751" w:author="Janusio" w:date="2018-03-10T13:54:28Z">
        <w:r>
          <w:rPr>
            <w:rFonts w:hint="eastAsia" w:ascii="Times New Roman" w:hAnsi="Times New Roman"/>
            <w:color w:val="auto"/>
            <w:szCs w:val="21"/>
          </w:rPr>
          <w:t xml:space="preserve">, </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753" w:author="Janusio" w:date="2018-03-10T13:54:28Z"/>
          <w:rFonts w:hint="eastAsia" w:ascii="Times New Roman" w:hAnsi="Times New Roman"/>
          <w:color w:val="auto"/>
        </w:rPr>
        <w:pPrChange w:id="4752"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754" w:author="Janusio" w:date="2018-03-10T13:54:28Z">
        <w:r>
          <w:rPr>
            <w:rFonts w:hint="eastAsia" w:ascii="Times New Roman" w:hAnsi="Times New Roman"/>
            <w:i/>
            <w:color w:val="auto"/>
            <w:szCs w:val="21"/>
          </w:rPr>
          <w:t>vTPM-VM Binding</w:t>
        </w:r>
      </w:ins>
      <w:ins w:id="4755" w:author="Janusio" w:date="2018-03-10T13:54:28Z">
        <w:r>
          <w:rPr>
            <w:rFonts w:hint="eastAsia" w:ascii="Times New Roman" w:hAnsi="Times New Roman"/>
            <w:iCs/>
            <w:color w:val="auto"/>
          </w:rPr>
          <w:t>(</w:t>
        </w:r>
      </w:ins>
      <w:ins w:id="4756" w:author="Janusio" w:date="2018-03-10T13:54:28Z">
        <w:r>
          <w:rPr>
            <w:rFonts w:hint="eastAsia" w:ascii="Times New Roman" w:hAnsi="Times New Roman"/>
            <w:i/>
            <w:iCs/>
            <w:color w:val="auto"/>
          </w:rPr>
          <w:t>m</w:t>
        </w:r>
      </w:ins>
      <w:ins w:id="4757" w:author="Janusio" w:date="2018-03-10T13:54:28Z">
        <w:r>
          <w:rPr>
            <w:rFonts w:hint="eastAsia" w:ascii="Times New Roman" w:hAnsi="Times New Roman"/>
            <w:iCs/>
            <w:color w:val="auto"/>
          </w:rPr>
          <w:t>)</w:t>
        </w:r>
      </w:ins>
      <w:ins w:id="4758" w:author="Janusio" w:date="2018-03-10T13:54:28Z">
        <w:r>
          <w:rPr>
            <w:rFonts w:hint="eastAsia" w:ascii="Times New Roman" w:hAnsi="Times New Roman"/>
            <w:color w:val="auto"/>
            <w:szCs w:val="21"/>
          </w:rPr>
          <w:t xml:space="preserve">, </w:t>
        </w:r>
      </w:ins>
      <w:ins w:id="4759" w:author="Janusio" w:date="2018-03-10T13:54:28Z">
        <w:r>
          <w:rPr>
            <w:rFonts w:hint="eastAsia" w:ascii="Times New Roman" w:hAnsi="Times New Roman"/>
            <w:i/>
            <w:color w:val="auto"/>
            <w:szCs w:val="21"/>
          </w:rPr>
          <w:t>VM Builder</w:t>
        </w:r>
      </w:ins>
      <w:ins w:id="4760" w:author="Janusio" w:date="2018-03-10T13:54:28Z">
        <w:r>
          <w:rPr>
            <w:rFonts w:hint="eastAsia" w:ascii="Times New Roman" w:hAnsi="Times New Roman"/>
            <w:iCs/>
            <w:color w:val="auto"/>
          </w:rPr>
          <w:t>(</w:t>
        </w:r>
      </w:ins>
      <w:ins w:id="4761" w:author="Janusio" w:date="2018-03-10T13:54:28Z">
        <w:r>
          <w:rPr>
            <w:rFonts w:hint="eastAsia" w:ascii="Times New Roman" w:hAnsi="Times New Roman"/>
            <w:i/>
            <w:iCs/>
            <w:color w:val="auto"/>
          </w:rPr>
          <w:t>m</w:t>
        </w:r>
      </w:ins>
      <w:ins w:id="4762" w:author="Janusio" w:date="2018-03-10T13:54:28Z">
        <w:r>
          <w:rPr>
            <w:rFonts w:hint="eastAsia" w:ascii="Times New Roman" w:hAnsi="Times New Roman"/>
            <w:iCs/>
            <w:color w:val="auto"/>
          </w:rPr>
          <w:t>))</w:t>
        </w:r>
      </w:ins>
      <w:ins w:id="4763" w:author="Janusio" w:date="2018-03-10T13:54:28Z">
        <w:r>
          <w:rPr>
            <w:rFonts w:hint="eastAsia" w:ascii="Times New Roman" w:hAnsi="Times New Roman"/>
            <w:color w:val="auto"/>
          </w:rPr>
          <w:t>@t</w:t>
        </w:r>
      </w:ins>
      <w:ins w:id="4764" w:author="Janusio" w:date="2018-03-10T13:54:28Z">
        <w:r>
          <w:rPr>
            <w:rFonts w:hint="eastAsia" w:ascii="Times New Roman" w:hAnsi="Times New Roman"/>
            <w:color w:val="auto"/>
            <w:vertAlign w:val="subscript"/>
          </w:rPr>
          <w:t>R</w:t>
        </w:r>
      </w:ins>
      <w:ins w:id="4765"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767" w:author="Janusio" w:date="2018-03-10T13:54:28Z"/>
          <w:rFonts w:hint="eastAsia" w:ascii="Times New Roman" w:hAnsi="Times New Roman"/>
          <w:color w:val="auto"/>
        </w:rPr>
        <w:pPrChange w:id="4766"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768" w:author="Janusio" w:date="2018-03-10T13:54:28Z">
        <w:r>
          <w:rPr>
            <w:rFonts w:hint="eastAsia" w:ascii="Times New Roman" w:hAnsi="Times New Roman"/>
            <w:color w:val="auto"/>
          </w:rPr>
          <w:t>即定理2属性式(12)得证。利用属性式(12)结论及定义1，可直接证明属性式(13)成立。</w:t>
        </w:r>
      </w:ins>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4770" w:author="Janusio" w:date="2018-03-10T13:54:28Z"/>
          <w:rFonts w:hint="eastAsia" w:ascii="Times New Roman" w:hAnsi="Times New Roman"/>
          <w:color w:val="auto"/>
        </w:rPr>
        <w:pPrChange w:id="4769" w:author="Janusio" w:date="2018-03-10T13:55:15Z">
          <w:pPr>
            <w:keepNext w:val="0"/>
            <w:keepLines w:val="0"/>
            <w:pageBreakBefore w:val="0"/>
            <w:widowControl w:val="0"/>
            <w:kinsoku/>
            <w:wordWrap/>
            <w:overflowPunct/>
            <w:topLinePunct w:val="0"/>
            <w:autoSpaceDE/>
            <w:autoSpaceDN/>
            <w:bidi w:val="0"/>
            <w:adjustRightInd/>
            <w:snapToGrid/>
            <w:spacing w:line="312" w:lineRule="auto"/>
            <w:ind w:right="0" w:rightChars="0" w:firstLine="420"/>
            <w:textAlignment w:val="auto"/>
            <w:outlineLvl w:val="9"/>
          </w:pPr>
        </w:pPrChange>
      </w:pPr>
      <w:ins w:id="4771" w:author="Janusio" w:date="2018-03-10T13:54:28Z">
        <w:r>
          <w:rPr>
            <w:rFonts w:hint="eastAsia" w:ascii="Times New Roman" w:hAnsi="Times New Roman"/>
            <w:color w:val="auto"/>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ins>
    </w:p>
    <w:p>
      <w:pPr>
        <w:pStyle w:val="4"/>
        <w:numPr>
          <w:ins w:id="4773" w:author="Janusio" w:date="2018-03-10T14:00:03Z"/>
        </w:numPr>
        <w:tabs>
          <w:tab w:val="left" w:pos="360"/>
          <w:tab w:val="clear" w:pos="420"/>
        </w:tabs>
        <w:spacing w:before="192" w:after="192"/>
        <w:rPr>
          <w:ins w:id="4774" w:author="Janusio" w:date="2018-03-10T13:54:28Z"/>
          <w:rFonts w:hint="eastAsia"/>
        </w:rPr>
        <w:pPrChange w:id="4772" w:author="Janusio" w:date="2018-03-10T14:00:03Z">
          <w:pPr>
            <w:pStyle w:val="37"/>
            <w:spacing w:before="192" w:after="192"/>
          </w:pPr>
        </w:pPrChange>
      </w:pPr>
      <w:ins w:id="4775" w:author="Janusio" w:date="2018-03-10T13:54:28Z">
        <w:r>
          <w:rPr>
            <w:rFonts w:hint="eastAsia"/>
          </w:rPr>
          <w:t>可信衔接点TJP的本地验证及远程证明</w:t>
        </w:r>
      </w:ins>
    </w:p>
    <w:p>
      <w:pPr>
        <w:ind w:firstLine="360"/>
        <w:rPr>
          <w:ins w:id="4776" w:author="Janusio" w:date="2018-03-10T13:54:28Z"/>
          <w:rFonts w:hint="default" w:ascii="Times New Roman" w:hAnsi="Times New Roman" w:cs="Times New Roman"/>
          <w:szCs w:val="18"/>
        </w:rPr>
      </w:pPr>
      <w:ins w:id="4777" w:author="Janusio" w:date="2018-03-10T13:54:28Z">
        <w:r>
          <w:rPr>
            <w:rFonts w:hint="default" w:ascii="Times New Roman" w:hAnsi="Times New Roman" w:cs="Times New Roman"/>
            <w:szCs w:val="18"/>
          </w:rPr>
          <w:t>本节根据3.2对TVP-QT中的相关定义和说明，对可信衔接点TJP的动态度量机制进行本地验证和远程证明的形式化描述。</w:t>
        </w:r>
      </w:ins>
    </w:p>
    <w:p>
      <w:pPr>
        <w:numPr>
          <w:ilvl w:val="2"/>
          <w:numId w:val="12"/>
        </w:numPr>
        <w:tabs>
          <w:tab w:val="left" w:pos="360"/>
          <w:tab w:val="left" w:pos="420"/>
        </w:tabs>
        <w:spacing w:before="120" w:after="120"/>
        <w:rPr>
          <w:ins w:id="4779" w:author="Janusio" w:date="2018-03-10T13:54:28Z"/>
          <w:rFonts w:hint="eastAsia"/>
        </w:rPr>
        <w:pPrChange w:id="4778" w:author="Janusio" w:date="2018-03-10T14:00:16Z">
          <w:pPr>
            <w:pStyle w:val="38"/>
            <w:numPr>
              <w:ilvl w:val="2"/>
              <w:numId w:val="12"/>
            </w:numPr>
            <w:tabs>
              <w:tab w:val="left" w:pos="420"/>
            </w:tabs>
            <w:spacing w:before="120" w:after="120"/>
          </w:pPr>
        </w:pPrChange>
      </w:pPr>
      <w:ins w:id="4780" w:author="Janusio" w:date="2018-03-10T14:00:11Z">
        <w:r>
          <w:rPr>
            <w:rFonts w:hint="eastAsia"/>
            <w:lang w:eastAsia="zh-CN"/>
          </w:rPr>
          <w:t>（</w:t>
        </w:r>
      </w:ins>
      <w:ins w:id="4781" w:author="Janusio" w:date="2018-03-10T14:00:12Z">
        <w:r>
          <w:rPr>
            <w:rFonts w:hint="eastAsia"/>
            <w:lang w:val="en-US" w:eastAsia="zh-CN"/>
          </w:rPr>
          <w:t>1</w:t>
        </w:r>
      </w:ins>
      <w:ins w:id="4782" w:author="Janusio" w:date="2018-03-10T14:00:11Z">
        <w:r>
          <w:rPr>
            <w:rFonts w:hint="eastAsia"/>
            <w:lang w:eastAsia="zh-CN"/>
          </w:rPr>
          <w:t>）</w:t>
        </w:r>
      </w:ins>
      <w:ins w:id="4783" w:author="Janusio" w:date="2018-03-10T13:54:28Z">
        <w:r>
          <w:rPr>
            <w:rFonts w:hint="eastAsia"/>
          </w:rPr>
          <w:t>本地程序执行</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4785" w:author="Janusio" w:date="2018-03-10T13:54:28Z"/>
          <w:rFonts w:hint="eastAsia" w:ascii="Times New Roman" w:hAnsi="Times New Roman"/>
          <w:color w:val="auto"/>
        </w:rPr>
        <w:pPrChange w:id="4784"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786" w:author="Janusio" w:date="2018-03-10T13:54:28Z">
        <w:r>
          <w:rPr>
            <w:rFonts w:hint="eastAsia" w:ascii="Times New Roman" w:hAnsi="Times New Roman"/>
            <w:color w:val="auto"/>
          </w:rPr>
          <w:t>根据3.2节对TVP-QT中TJP信任属性TP</w:t>
        </w:r>
      </w:ins>
      <w:ins w:id="4787" w:author="Janusio" w:date="2018-03-10T13:54:28Z">
        <w:r>
          <w:rPr>
            <w:rFonts w:hint="eastAsia" w:ascii="Times New Roman" w:hAnsi="Times New Roman"/>
            <w:color w:val="auto"/>
            <w:vertAlign w:val="subscript"/>
          </w:rPr>
          <w:t>TJP</w:t>
        </w:r>
      </w:ins>
      <w:ins w:id="4788" w:author="Janusio" w:date="2018-03-10T13:54:28Z">
        <w:r>
          <w:rPr>
            <w:rFonts w:hint="eastAsia" w:ascii="Times New Roman" w:hAnsi="Times New Roman"/>
            <w:color w:val="auto"/>
          </w:rPr>
          <w:t>定义以及</w:t>
        </w:r>
      </w:ins>
      <w:ins w:id="4789" w:author="Janusio" w:date="2018-03-10T13:54:28Z">
        <w:r>
          <w:rPr>
            <w:rFonts w:hint="eastAsia" w:ascii="Times New Roman" w:hAnsi="Times New Roman"/>
            <w:color w:val="auto"/>
            <w:szCs w:val="21"/>
          </w:rPr>
          <w:t>TP</w:t>
        </w:r>
      </w:ins>
      <w:ins w:id="4790" w:author="Janusio" w:date="2018-03-10T13:54:28Z">
        <w:r>
          <w:rPr>
            <w:rFonts w:hint="eastAsia" w:ascii="Times New Roman" w:hAnsi="Times New Roman"/>
            <w:color w:val="auto"/>
            <w:szCs w:val="21"/>
            <w:vertAlign w:val="subscript"/>
          </w:rPr>
          <w:t>vRT</w:t>
        </w:r>
      </w:ins>
      <w:ins w:id="4791" w:author="Janusio" w:date="2018-03-10T13:54:28Z">
        <w:r>
          <w:rPr>
            <w:rFonts w:hint="eastAsia" w:ascii="Times New Roman" w:hAnsi="Times New Roman"/>
            <w:color w:val="auto"/>
            <w:szCs w:val="21"/>
          </w:rPr>
          <w:t>中对TC</w:t>
        </w:r>
      </w:ins>
      <w:ins w:id="4792" w:author="Janusio" w:date="2018-03-10T13:54:28Z">
        <w:r>
          <w:rPr>
            <w:rFonts w:hint="eastAsia" w:ascii="Times New Roman" w:hAnsi="Times New Roman"/>
            <w:color w:val="auto"/>
            <w:szCs w:val="21"/>
            <w:vertAlign w:val="subscript"/>
          </w:rPr>
          <w:t>TJP</w:t>
        </w:r>
      </w:ins>
      <w:ins w:id="4793" w:author="Janusio" w:date="2018-03-10T13:54:28Z">
        <w:r>
          <w:rPr>
            <w:rFonts w:hint="eastAsia" w:ascii="Times New Roman" w:hAnsi="Times New Roman"/>
            <w:color w:val="auto"/>
          </w:rPr>
          <w:t>的定义，其信任链本地执行过程中涉及到的程序如图</w:t>
        </w:r>
      </w:ins>
      <w:ins w:id="4794" w:author="Janusio" w:date="2018-03-10T14:00:27Z">
        <w:r>
          <w:rPr>
            <w:rFonts w:hint="eastAsia"/>
            <w:color w:val="auto"/>
            <w:lang w:val="en-US" w:eastAsia="zh-CN"/>
          </w:rPr>
          <w:t>3</w:t>
        </w:r>
      </w:ins>
      <w:ins w:id="4795" w:author="Janusio" w:date="2018-03-10T14:00:28Z">
        <w:r>
          <w:rPr>
            <w:rFonts w:hint="eastAsia"/>
            <w:color w:val="auto"/>
            <w:lang w:val="en-US" w:eastAsia="zh-CN"/>
          </w:rPr>
          <w:t>.5</w:t>
        </w:r>
      </w:ins>
      <w:ins w:id="4796" w:author="Janusio" w:date="2018-03-10T13:54:28Z">
        <w:r>
          <w:rPr>
            <w:rFonts w:hint="eastAsia" w:ascii="Times New Roman" w:hAnsi="Times New Roman"/>
            <w:color w:val="auto"/>
          </w:rPr>
          <w:t>所示。</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ins w:id="4798" w:author="Janusio" w:date="2018-03-10T13:54:28Z"/>
          <w:rFonts w:hint="eastAsia" w:ascii="Times New Roman" w:hAnsi="Times New Roman"/>
          <w:i/>
          <w:iCs/>
          <w:color w:val="auto"/>
          <w:sz w:val="22"/>
          <w:szCs w:val="22"/>
          <w:rPrChange w:id="4799" w:author="Janusio" w:date="2018-03-10T14:00:36Z">
            <w:rPr>
              <w:ins w:id="4800" w:author="Janusio" w:date="2018-03-10T13:54:28Z"/>
              <w:rFonts w:hint="eastAsia" w:ascii="Times New Roman" w:hAnsi="Times New Roman"/>
              <w:i/>
              <w:iCs/>
              <w:color w:val="auto"/>
            </w:rPr>
          </w:rPrChange>
        </w:rPr>
        <w:pPrChange w:id="4797"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left="0" w:leftChars="0" w:right="0" w:rightChars="0" w:firstLine="0" w:firstLineChars="0"/>
            <w:textAlignment w:val="auto"/>
          </w:pPr>
        </w:pPrChange>
      </w:pPr>
      <w:ins w:id="4801" w:author="Janusio" w:date="2018-03-10T13:54:28Z">
        <w:r>
          <w:rPr>
            <w:rFonts w:hint="eastAsia" w:ascii="Times New Roman" w:hAnsi="Times New Roman"/>
            <w:i/>
            <w:iCs/>
            <w:color w:val="auto"/>
            <w:sz w:val="22"/>
            <w:szCs w:val="22"/>
            <w:rPrChange w:id="4802" w:author="Janusio" w:date="2018-03-10T14:00:36Z">
              <w:rPr>
                <w:rFonts w:hint="eastAsia" w:ascii="Times New Roman" w:hAnsi="Times New Roman"/>
                <w:i/>
                <w:iCs/>
                <w:color w:val="auto"/>
              </w:rPr>
            </w:rPrChange>
          </w:rPr>
          <w:t>Latelaunch</w:t>
        </w:r>
      </w:ins>
      <w:ins w:id="4804" w:author="Janusio" w:date="2018-03-10T13:54:28Z">
        <w:r>
          <w:rPr>
            <w:rFonts w:hint="eastAsia" w:ascii="Times New Roman" w:hAnsi="Times New Roman"/>
            <w:i/>
            <w:iCs/>
            <w:color w:val="auto"/>
            <w:sz w:val="22"/>
            <w:szCs w:val="22"/>
            <w:vertAlign w:val="subscript"/>
            <w:rPrChange w:id="4805" w:author="Janusio" w:date="2018-03-10T14:00:36Z">
              <w:rPr>
                <w:rFonts w:hint="eastAsia" w:ascii="Times New Roman" w:hAnsi="Times New Roman"/>
                <w:i/>
                <w:iCs/>
                <w:color w:val="auto"/>
                <w:vertAlign w:val="subscript"/>
              </w:rPr>
            </w:rPrChange>
          </w:rPr>
          <w:t>DTRM</w:t>
        </w:r>
      </w:ins>
      <w:ins w:id="4807" w:author="Janusio" w:date="2018-03-10T13:54:28Z">
        <w:r>
          <w:rPr>
            <w:rFonts w:hint="eastAsia" w:ascii="Times New Roman" w:hAnsi="Times New Roman"/>
            <w:iCs/>
            <w:color w:val="auto"/>
            <w:sz w:val="22"/>
            <w:szCs w:val="22"/>
            <w:rPrChange w:id="4808" w:author="Janusio" w:date="2018-03-10T14:00:36Z">
              <w:rPr>
                <w:rFonts w:hint="eastAsia" w:ascii="Times New Roman" w:hAnsi="Times New Roman"/>
                <w:iCs/>
                <w:color w:val="auto"/>
              </w:rPr>
            </w:rPrChange>
          </w:rPr>
          <w:t>(</w:t>
        </w:r>
      </w:ins>
      <w:ins w:id="4810" w:author="Janusio" w:date="2018-03-10T13:54:28Z">
        <w:r>
          <w:rPr>
            <w:rFonts w:hint="eastAsia" w:ascii="Times New Roman" w:hAnsi="Times New Roman"/>
            <w:i/>
            <w:iCs/>
            <w:color w:val="auto"/>
            <w:sz w:val="22"/>
            <w:szCs w:val="22"/>
            <w:rPrChange w:id="4811" w:author="Janusio" w:date="2018-03-10T14:00:36Z">
              <w:rPr>
                <w:rFonts w:hint="eastAsia" w:ascii="Times New Roman" w:hAnsi="Times New Roman"/>
                <w:i/>
                <w:iCs/>
                <w:color w:val="auto"/>
              </w:rPr>
            </w:rPrChange>
          </w:rPr>
          <w:t>vTPM-Builder</w:t>
        </w:r>
      </w:ins>
      <w:ins w:id="4813" w:author="Janusio" w:date="2018-03-10T13:54:28Z">
        <w:r>
          <w:rPr>
            <w:rFonts w:hint="eastAsia" w:ascii="Times New Roman" w:hAnsi="Times New Roman"/>
            <w:iCs/>
            <w:color w:val="auto"/>
            <w:sz w:val="22"/>
            <w:szCs w:val="22"/>
            <w:rPrChange w:id="4814" w:author="Janusio" w:date="2018-03-10T14:00:36Z">
              <w:rPr>
                <w:rFonts w:hint="eastAsia" w:ascii="Times New Roman" w:hAnsi="Times New Roman"/>
                <w:iCs/>
                <w:color w:val="auto"/>
              </w:rPr>
            </w:rPrChange>
          </w:rPr>
          <w:t>)</w:t>
        </w:r>
      </w:ins>
      <w:ins w:id="4816" w:author="Janusio" w:date="2018-03-10T13:54:28Z">
        <w:r>
          <w:rPr>
            <w:rFonts w:ascii="Times New Roman" w:hAnsi="Times New Roman"/>
            <w:color w:val="auto"/>
            <w:sz w:val="22"/>
            <w:szCs w:val="22"/>
            <w:rPrChange w:id="4817" w:author="Janusio" w:date="2018-03-10T14:00:36Z">
              <w:rPr>
                <w:rFonts w:ascii="Times New Roman" w:hAnsi="Times New Roman"/>
                <w:color w:val="auto"/>
              </w:rPr>
            </w:rPrChange>
          </w:rPr>
          <w:t>≡</w:t>
        </w:r>
      </w:ins>
      <w:ins w:id="4819" w:author="Janusio" w:date="2018-03-10T13:54:28Z">
        <w:r>
          <w:rPr>
            <w:rFonts w:hint="eastAsia" w:ascii="Times New Roman" w:hAnsi="Times New Roman"/>
            <w:i/>
            <w:color w:val="auto"/>
            <w:sz w:val="22"/>
            <w:szCs w:val="22"/>
            <w:rPrChange w:id="4820" w:author="Janusio" w:date="2018-03-10T14:00:36Z">
              <w:rPr>
                <w:rFonts w:hint="eastAsia" w:ascii="Times New Roman" w:hAnsi="Times New Roman"/>
                <w:i/>
                <w:color w:val="auto"/>
              </w:rPr>
            </w:rPrChange>
          </w:rPr>
          <w:t>vtb</w:t>
        </w:r>
      </w:ins>
      <w:ins w:id="4822" w:author="Janusio" w:date="2018-03-10T13:54:28Z">
        <w:r>
          <w:rPr>
            <w:rFonts w:hint="eastAsia" w:ascii="Times New Roman" w:hAnsi="Times New Roman"/>
            <w:color w:val="auto"/>
            <w:sz w:val="22"/>
            <w:szCs w:val="22"/>
            <w:rPrChange w:id="4823" w:author="Janusio" w:date="2018-03-10T14:00:36Z">
              <w:rPr>
                <w:rFonts w:hint="eastAsia" w:ascii="Times New Roman" w:hAnsi="Times New Roman"/>
                <w:color w:val="auto"/>
              </w:rPr>
            </w:rPrChange>
          </w:rPr>
          <w:t xml:space="preserve">=read </w:t>
        </w:r>
      </w:ins>
      <w:ins w:id="4825" w:author="Janusio" w:date="2018-03-10T13:54:28Z">
        <w:r>
          <w:rPr>
            <w:rFonts w:hint="eastAsia" w:ascii="Times New Roman" w:hAnsi="Times New Roman"/>
            <w:i/>
            <w:iCs/>
            <w:color w:val="auto"/>
            <w:sz w:val="22"/>
            <w:szCs w:val="22"/>
            <w:rPrChange w:id="4826" w:author="Janusio" w:date="2018-03-10T14:00:36Z">
              <w:rPr>
                <w:rFonts w:hint="eastAsia" w:ascii="Times New Roman" w:hAnsi="Times New Roman"/>
                <w:i/>
                <w:iCs/>
                <w:color w:val="auto"/>
              </w:rPr>
            </w:rPrChange>
          </w:rPr>
          <w:t>m.vTPM-Builder_loc</w:t>
        </w:r>
      </w:ins>
      <w:ins w:id="4828" w:author="Janusio" w:date="2018-03-10T13:54:28Z">
        <w:r>
          <w:rPr>
            <w:rFonts w:hint="eastAsia" w:ascii="Times New Roman" w:hAnsi="Times New Roman"/>
            <w:color w:val="auto"/>
            <w:sz w:val="22"/>
            <w:szCs w:val="22"/>
            <w:rPrChange w:id="4829" w:author="Janusio" w:date="2018-03-10T14:00:3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832" w:author="Janusio" w:date="2018-03-10T13:54:28Z"/>
          <w:rFonts w:hint="eastAsia" w:ascii="Times New Roman" w:hAnsi="Times New Roman"/>
          <w:i/>
          <w:iCs/>
          <w:color w:val="auto"/>
          <w:sz w:val="22"/>
          <w:szCs w:val="22"/>
          <w:rPrChange w:id="4833" w:author="Janusio" w:date="2018-03-10T14:00:36Z">
            <w:rPr>
              <w:ins w:id="4834" w:author="Janusio" w:date="2018-03-10T13:54:28Z"/>
              <w:rFonts w:hint="eastAsia" w:ascii="Times New Roman" w:hAnsi="Times New Roman"/>
              <w:i/>
              <w:iCs/>
              <w:color w:val="auto"/>
            </w:rPr>
          </w:rPrChange>
        </w:rPr>
        <w:pPrChange w:id="4831"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835" w:author="Janusio" w:date="2018-03-10T13:54:28Z">
        <w:r>
          <w:rPr>
            <w:rFonts w:hint="eastAsia" w:ascii="Times New Roman" w:hAnsi="Times New Roman"/>
            <w:i/>
            <w:iCs/>
            <w:color w:val="auto"/>
            <w:sz w:val="22"/>
            <w:szCs w:val="22"/>
            <w:rPrChange w:id="4836" w:author="Janusio" w:date="2018-03-10T14:00:36Z">
              <w:rPr>
                <w:rFonts w:hint="eastAsia" w:ascii="Times New Roman" w:hAnsi="Times New Roman"/>
                <w:i/>
                <w:iCs/>
                <w:color w:val="auto"/>
              </w:rPr>
            </w:rPrChange>
          </w:rPr>
          <w:t xml:space="preserve">                           </w:t>
        </w:r>
      </w:ins>
      <w:ins w:id="4838" w:author="Janusio" w:date="2018-03-10T13:54:28Z">
        <w:r>
          <w:rPr>
            <w:rFonts w:hint="eastAsia" w:ascii="Times New Roman" w:hAnsi="Times New Roman"/>
            <w:color w:val="auto"/>
            <w:sz w:val="22"/>
            <w:szCs w:val="22"/>
            <w:rPrChange w:id="4839" w:author="Janusio" w:date="2018-03-10T14:00:36Z">
              <w:rPr>
                <w:rFonts w:hint="eastAsia" w:ascii="Times New Roman" w:hAnsi="Times New Roman"/>
                <w:color w:val="auto"/>
              </w:rPr>
            </w:rPrChange>
          </w:rPr>
          <w:t>Extend</w:t>
        </w:r>
      </w:ins>
      <w:ins w:id="4841" w:author="Janusio" w:date="2018-03-10T13:54:28Z">
        <w:r>
          <w:rPr>
            <w:rFonts w:hint="eastAsia" w:ascii="Times New Roman" w:hAnsi="Times New Roman"/>
            <w:i/>
            <w:iCs/>
            <w:color w:val="auto"/>
            <w:sz w:val="22"/>
            <w:szCs w:val="22"/>
            <w:rPrChange w:id="4842" w:author="Janusio" w:date="2018-03-10T14:00:36Z">
              <w:rPr>
                <w:rFonts w:hint="eastAsia" w:ascii="Times New Roman" w:hAnsi="Times New Roman"/>
                <w:i/>
                <w:iCs/>
                <w:color w:val="auto"/>
              </w:rPr>
            </w:rPrChange>
          </w:rPr>
          <w:t xml:space="preserve"> m.dpcr.d</w:t>
        </w:r>
      </w:ins>
      <w:ins w:id="4844" w:author="Janusio" w:date="2018-03-10T13:54:28Z">
        <w:r>
          <w:rPr>
            <w:rFonts w:hint="eastAsia" w:ascii="Times New Roman" w:hAnsi="Times New Roman"/>
            <w:iCs/>
            <w:color w:val="auto"/>
            <w:sz w:val="22"/>
            <w:szCs w:val="22"/>
            <w:rPrChange w:id="4845" w:author="Janusio" w:date="2018-03-10T14:00:36Z">
              <w:rPr>
                <w:rFonts w:hint="eastAsia" w:ascii="Times New Roman" w:hAnsi="Times New Roman"/>
                <w:iCs/>
                <w:color w:val="auto"/>
              </w:rPr>
            </w:rPrChange>
          </w:rPr>
          <w:t>,</w:t>
        </w:r>
      </w:ins>
      <w:ins w:id="4847" w:author="Janusio" w:date="2018-03-10T13:54:28Z">
        <w:r>
          <w:rPr>
            <w:rFonts w:hint="eastAsia" w:ascii="Times New Roman" w:hAnsi="Times New Roman"/>
            <w:i/>
            <w:iCs/>
            <w:color w:val="auto"/>
            <w:sz w:val="22"/>
            <w:szCs w:val="22"/>
            <w:rPrChange w:id="4848" w:author="Janusio" w:date="2018-03-10T14:00:36Z">
              <w:rPr>
                <w:rFonts w:hint="eastAsia" w:ascii="Times New Roman" w:hAnsi="Times New Roman"/>
                <w:i/>
                <w:iCs/>
                <w:color w:val="auto"/>
              </w:rPr>
            </w:rPrChange>
          </w:rPr>
          <w:t>m</w:t>
        </w:r>
      </w:ins>
      <w:ins w:id="4850" w:author="Janusio" w:date="2018-03-10T13:54:28Z">
        <w:r>
          <w:rPr>
            <w:rFonts w:hint="eastAsia" w:ascii="Times New Roman" w:hAnsi="Times New Roman"/>
            <w:color w:val="auto"/>
            <w:sz w:val="22"/>
            <w:szCs w:val="22"/>
            <w:rPrChange w:id="4851" w:author="Janusio" w:date="2018-03-10T14:00:3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854" w:author="Janusio" w:date="2018-03-10T13:54:28Z"/>
          <w:rFonts w:hint="eastAsia" w:ascii="Times New Roman" w:hAnsi="Times New Roman"/>
          <w:color w:val="auto"/>
          <w:sz w:val="22"/>
          <w:szCs w:val="22"/>
          <w:rPrChange w:id="4855" w:author="Janusio" w:date="2018-03-10T14:00:36Z">
            <w:rPr>
              <w:ins w:id="4856" w:author="Janusio" w:date="2018-03-10T13:54:28Z"/>
              <w:rFonts w:hint="eastAsia" w:ascii="Times New Roman" w:hAnsi="Times New Roman"/>
              <w:color w:val="auto"/>
            </w:rPr>
          </w:rPrChange>
        </w:rPr>
        <w:pPrChange w:id="4853"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857" w:author="Janusio" w:date="2018-03-10T13:54:28Z">
        <w:r>
          <w:rPr>
            <w:rFonts w:hint="eastAsia" w:ascii="Times New Roman" w:hAnsi="Times New Roman"/>
            <w:i/>
            <w:iCs/>
            <w:color w:val="auto"/>
            <w:sz w:val="22"/>
            <w:szCs w:val="22"/>
            <w:rPrChange w:id="4858" w:author="Janusio" w:date="2018-03-10T14:00:36Z">
              <w:rPr>
                <w:rFonts w:hint="eastAsia" w:ascii="Times New Roman" w:hAnsi="Times New Roman"/>
                <w:i/>
                <w:iCs/>
                <w:color w:val="auto"/>
              </w:rPr>
            </w:rPrChange>
          </w:rPr>
          <w:t xml:space="preserve">                           </w:t>
        </w:r>
      </w:ins>
      <w:ins w:id="4860" w:author="Janusio" w:date="2018-03-10T13:54:28Z">
        <w:r>
          <w:rPr>
            <w:rFonts w:hint="eastAsia" w:ascii="Times New Roman" w:hAnsi="Times New Roman"/>
            <w:color w:val="auto"/>
            <w:sz w:val="22"/>
            <w:szCs w:val="22"/>
            <w:rPrChange w:id="4861" w:author="Janusio" w:date="2018-03-10T14:00:36Z">
              <w:rPr>
                <w:rFonts w:hint="eastAsia" w:ascii="Times New Roman" w:hAnsi="Times New Roman"/>
                <w:color w:val="auto"/>
              </w:rPr>
            </w:rPrChange>
          </w:rPr>
          <w:t xml:space="preserve">Jump </w:t>
        </w:r>
      </w:ins>
      <w:ins w:id="4863" w:author="Janusio" w:date="2018-03-10T13:54:28Z">
        <w:r>
          <w:rPr>
            <w:rFonts w:hint="eastAsia" w:ascii="Times New Roman" w:hAnsi="Times New Roman"/>
            <w:i/>
            <w:color w:val="auto"/>
            <w:sz w:val="22"/>
            <w:szCs w:val="22"/>
            <w:rPrChange w:id="4864" w:author="Janusio" w:date="2018-03-10T14:00:36Z">
              <w:rPr>
                <w:rFonts w:hint="eastAsia" w:ascii="Times New Roman" w:hAnsi="Times New Roman"/>
                <w:i/>
                <w:color w:val="auto"/>
              </w:rPr>
            </w:rPrChange>
          </w:rPr>
          <w:t>vtb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867" w:author="Janusio" w:date="2018-03-10T13:54:28Z"/>
          <w:rFonts w:hint="eastAsia" w:ascii="Times New Roman" w:hAnsi="Times New Roman"/>
          <w:color w:val="auto"/>
          <w:sz w:val="22"/>
          <w:szCs w:val="22"/>
          <w:rPrChange w:id="4868" w:author="Janusio" w:date="2018-03-10T14:00:36Z">
            <w:rPr>
              <w:ins w:id="4869" w:author="Janusio" w:date="2018-03-10T13:54:28Z"/>
              <w:rFonts w:hint="eastAsia" w:ascii="Times New Roman" w:hAnsi="Times New Roman"/>
              <w:color w:val="auto"/>
            </w:rPr>
          </w:rPrChange>
        </w:rPr>
        <w:pPrChange w:id="4866"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870" w:author="Janusio" w:date="2018-03-10T13:54:28Z">
        <w:r>
          <w:rPr>
            <w:rFonts w:hint="eastAsia" w:ascii="Times New Roman" w:hAnsi="Times New Roman"/>
            <w:color w:val="auto"/>
            <w:sz w:val="22"/>
            <w:szCs w:val="22"/>
            <w:rPrChange w:id="4871" w:author="Janusio" w:date="2018-03-10T14:00:3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ins w:id="4874" w:author="Janusio" w:date="2018-03-10T13:54:28Z"/>
          <w:rFonts w:hint="eastAsia" w:ascii="Times New Roman" w:hAnsi="Times New Roman"/>
          <w:color w:val="auto"/>
          <w:sz w:val="22"/>
          <w:szCs w:val="22"/>
          <w:rPrChange w:id="4875" w:author="Janusio" w:date="2018-03-10T14:00:36Z">
            <w:rPr>
              <w:ins w:id="4876" w:author="Janusio" w:date="2018-03-10T13:54:28Z"/>
              <w:rFonts w:hint="eastAsia" w:ascii="Times New Roman" w:hAnsi="Times New Roman"/>
              <w:color w:val="auto"/>
            </w:rPr>
          </w:rPrChange>
        </w:rPr>
        <w:pPrChange w:id="4873"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left="0" w:leftChars="0" w:right="0" w:rightChars="0" w:firstLine="0" w:firstLineChars="0"/>
            <w:textAlignment w:val="auto"/>
          </w:pPr>
        </w:pPrChange>
      </w:pPr>
      <w:ins w:id="4877" w:author="Janusio" w:date="2018-03-10T13:54:28Z">
        <w:r>
          <w:rPr>
            <w:rFonts w:hint="eastAsia" w:ascii="Times New Roman" w:hAnsi="Times New Roman"/>
            <w:i/>
            <w:iCs/>
            <w:color w:val="auto"/>
            <w:sz w:val="22"/>
            <w:szCs w:val="22"/>
            <w:rPrChange w:id="4878" w:author="Janusio" w:date="2018-03-10T14:00:36Z">
              <w:rPr>
                <w:rFonts w:hint="eastAsia" w:ascii="Times New Roman" w:hAnsi="Times New Roman"/>
                <w:i/>
                <w:iCs/>
                <w:color w:val="auto"/>
              </w:rPr>
            </w:rPrChange>
          </w:rPr>
          <w:t>vTPM-Builder</w:t>
        </w:r>
      </w:ins>
      <w:ins w:id="4880" w:author="Janusio" w:date="2018-03-10T13:54:28Z">
        <w:r>
          <w:rPr>
            <w:rFonts w:hint="eastAsia" w:ascii="Times New Roman" w:hAnsi="Times New Roman"/>
            <w:iCs/>
            <w:color w:val="auto"/>
            <w:sz w:val="22"/>
            <w:szCs w:val="22"/>
            <w:rPrChange w:id="4881" w:author="Janusio" w:date="2018-03-10T14:00:36Z">
              <w:rPr>
                <w:rFonts w:hint="eastAsia" w:ascii="Times New Roman" w:hAnsi="Times New Roman"/>
                <w:iCs/>
                <w:color w:val="auto"/>
              </w:rPr>
            </w:rPrChange>
          </w:rPr>
          <w:t>(</w:t>
        </w:r>
      </w:ins>
      <w:ins w:id="4883" w:author="Janusio" w:date="2018-03-10T13:54:28Z">
        <w:r>
          <w:rPr>
            <w:rFonts w:hint="eastAsia" w:ascii="Times New Roman" w:hAnsi="Times New Roman"/>
            <w:i/>
            <w:color w:val="auto"/>
            <w:sz w:val="22"/>
            <w:szCs w:val="22"/>
            <w:rPrChange w:id="4884" w:author="Janusio" w:date="2018-03-10T14:00:36Z">
              <w:rPr>
                <w:rFonts w:hint="eastAsia" w:ascii="Times New Roman" w:hAnsi="Times New Roman"/>
                <w:i/>
                <w:color w:val="auto"/>
              </w:rPr>
            </w:rPrChange>
          </w:rPr>
          <w:t>TJP</w:t>
        </w:r>
      </w:ins>
      <w:ins w:id="4886" w:author="Janusio" w:date="2018-03-10T13:54:28Z">
        <w:r>
          <w:rPr>
            <w:rFonts w:hint="eastAsia" w:ascii="Times New Roman" w:hAnsi="Times New Roman"/>
            <w:iCs/>
            <w:color w:val="auto"/>
            <w:sz w:val="22"/>
            <w:szCs w:val="22"/>
            <w:rPrChange w:id="4887" w:author="Janusio" w:date="2018-03-10T14:00:36Z">
              <w:rPr>
                <w:rFonts w:hint="eastAsia" w:ascii="Times New Roman" w:hAnsi="Times New Roman"/>
                <w:iCs/>
                <w:color w:val="auto"/>
              </w:rPr>
            </w:rPrChange>
          </w:rPr>
          <w:t>)</w:t>
        </w:r>
      </w:ins>
      <w:ins w:id="4889" w:author="Janusio" w:date="2018-03-10T13:54:28Z">
        <w:r>
          <w:rPr>
            <w:rFonts w:hint="eastAsia" w:ascii="Times New Roman" w:hAnsi="Times New Roman"/>
            <w:i/>
            <w:iCs/>
            <w:color w:val="auto"/>
            <w:sz w:val="22"/>
            <w:szCs w:val="22"/>
            <w:rPrChange w:id="4890" w:author="Janusio" w:date="2018-03-10T14:00:36Z">
              <w:rPr>
                <w:rFonts w:hint="eastAsia" w:ascii="Times New Roman" w:hAnsi="Times New Roman"/>
                <w:i/>
                <w:iCs/>
                <w:color w:val="auto"/>
              </w:rPr>
            </w:rPrChange>
          </w:rPr>
          <w:t xml:space="preserve">  </w:t>
        </w:r>
      </w:ins>
      <w:ins w:id="4892" w:author="Janusio" w:date="2018-03-10T13:54:28Z">
        <w:r>
          <w:rPr>
            <w:rFonts w:hint="eastAsia" w:ascii="Times New Roman" w:hAnsi="Times New Roman"/>
            <w:color w:val="auto"/>
            <w:sz w:val="22"/>
            <w:szCs w:val="22"/>
            <w:rPrChange w:id="4893" w:author="Janusio" w:date="2018-03-10T14:00:36Z">
              <w:rPr>
                <w:rFonts w:hint="eastAsia" w:ascii="Times New Roman" w:hAnsi="Times New Roman"/>
                <w:color w:val="auto"/>
              </w:rPr>
            </w:rPrChange>
          </w:rPr>
          <w:t xml:space="preserve"> </w:t>
        </w:r>
      </w:ins>
      <w:ins w:id="4895" w:author="Janusio" w:date="2018-03-10T13:54:28Z">
        <w:r>
          <w:rPr>
            <w:rFonts w:ascii="Times New Roman" w:hAnsi="Times New Roman"/>
            <w:color w:val="auto"/>
            <w:sz w:val="22"/>
            <w:szCs w:val="22"/>
            <w:rPrChange w:id="4896" w:author="Janusio" w:date="2018-03-10T14:00:36Z">
              <w:rPr>
                <w:rFonts w:ascii="Times New Roman" w:hAnsi="Times New Roman"/>
                <w:color w:val="auto"/>
              </w:rPr>
            </w:rPrChange>
          </w:rPr>
          <w:t>≡</w:t>
        </w:r>
      </w:ins>
      <w:ins w:id="4898" w:author="Janusio" w:date="2018-03-10T13:54:28Z">
        <w:r>
          <w:rPr>
            <w:rFonts w:hint="eastAsia" w:ascii="Times New Roman" w:hAnsi="Times New Roman"/>
            <w:color w:val="auto"/>
            <w:sz w:val="22"/>
            <w:szCs w:val="22"/>
            <w:rPrChange w:id="4899" w:author="Janusio" w:date="2018-03-10T14:00:36Z">
              <w:rPr>
                <w:rFonts w:hint="eastAsia" w:ascii="Times New Roman" w:hAnsi="Times New Roman"/>
                <w:color w:val="auto"/>
              </w:rPr>
            </w:rPrChange>
          </w:rPr>
          <w:t xml:space="preserve"> </w:t>
        </w:r>
      </w:ins>
      <w:ins w:id="4901" w:author="Janusio" w:date="2018-03-10T13:54:28Z">
        <w:r>
          <w:rPr>
            <w:rFonts w:hint="eastAsia" w:ascii="Times New Roman" w:hAnsi="Times New Roman"/>
            <w:i/>
            <w:iCs/>
            <w:color w:val="auto"/>
            <w:sz w:val="22"/>
            <w:szCs w:val="22"/>
            <w:rPrChange w:id="4902" w:author="Janusio" w:date="2018-03-10T14:00:36Z">
              <w:rPr>
                <w:rFonts w:hint="eastAsia" w:ascii="Times New Roman" w:hAnsi="Times New Roman"/>
                <w:i/>
                <w:iCs/>
                <w:color w:val="auto"/>
              </w:rPr>
            </w:rPrChange>
          </w:rPr>
          <w:t>vvb</w:t>
        </w:r>
      </w:ins>
      <w:ins w:id="4904" w:author="Janusio" w:date="2018-03-10T13:54:28Z">
        <w:r>
          <w:rPr>
            <w:rFonts w:hint="eastAsia" w:ascii="Times New Roman" w:hAnsi="Times New Roman"/>
            <w:color w:val="auto"/>
            <w:sz w:val="22"/>
            <w:szCs w:val="22"/>
            <w:rPrChange w:id="4905" w:author="Janusio" w:date="2018-03-10T14:00:36Z">
              <w:rPr>
                <w:rFonts w:hint="eastAsia" w:ascii="Times New Roman" w:hAnsi="Times New Roman"/>
                <w:color w:val="auto"/>
              </w:rPr>
            </w:rPrChange>
          </w:rPr>
          <w:t xml:space="preserve"> = read </w:t>
        </w:r>
      </w:ins>
      <w:ins w:id="4907" w:author="Janusio" w:date="2018-03-10T13:54:28Z">
        <w:r>
          <w:rPr>
            <w:rFonts w:hint="eastAsia" w:ascii="Times New Roman" w:hAnsi="Times New Roman"/>
            <w:i/>
            <w:iCs/>
            <w:color w:val="auto"/>
            <w:sz w:val="22"/>
            <w:szCs w:val="22"/>
            <w:rPrChange w:id="4908" w:author="Janusio" w:date="2018-03-10T14:00:36Z">
              <w:rPr>
                <w:rFonts w:hint="eastAsia" w:ascii="Times New Roman" w:hAnsi="Times New Roman"/>
                <w:i/>
                <w:iCs/>
                <w:color w:val="auto"/>
              </w:rPr>
            </w:rPrChange>
          </w:rPr>
          <w:t>m.vTPM-VM-Binding_loc</w:t>
        </w:r>
      </w:ins>
      <w:ins w:id="4910" w:author="Janusio" w:date="2018-03-10T13:54:28Z">
        <w:r>
          <w:rPr>
            <w:rFonts w:hint="eastAsia"/>
            <w:i/>
            <w:iCs/>
            <w:color w:val="auto"/>
            <w:sz w:val="22"/>
            <w:szCs w:val="22"/>
            <w:lang w:val="en-US" w:eastAsia="zh-CN"/>
            <w:rPrChange w:id="4911" w:author="Janusio" w:date="2018-03-10T14:00:36Z">
              <w:rPr>
                <w:rFonts w:hint="eastAsia"/>
                <w:i/>
                <w:iCs/>
                <w:color w:val="auto"/>
                <w:lang w:val="en-US" w:eastAsia="zh-CN"/>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914" w:author="Janusio" w:date="2018-03-10T13:54:28Z"/>
          <w:rFonts w:hint="eastAsia" w:ascii="Times New Roman" w:hAnsi="Times New Roman"/>
          <w:color w:val="auto"/>
          <w:sz w:val="22"/>
          <w:szCs w:val="22"/>
          <w:rPrChange w:id="4915" w:author="Janusio" w:date="2018-03-10T14:00:36Z">
            <w:rPr>
              <w:ins w:id="4916" w:author="Janusio" w:date="2018-03-10T13:54:28Z"/>
              <w:rFonts w:hint="eastAsia" w:ascii="Times New Roman" w:hAnsi="Times New Roman"/>
              <w:color w:val="auto"/>
            </w:rPr>
          </w:rPrChange>
        </w:rPr>
        <w:pPrChange w:id="4913"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917" w:author="Janusio" w:date="2018-03-10T13:54:28Z">
        <w:r>
          <w:rPr>
            <w:rFonts w:hint="eastAsia" w:ascii="Times New Roman" w:hAnsi="Times New Roman"/>
            <w:color w:val="auto"/>
            <w:sz w:val="22"/>
            <w:szCs w:val="22"/>
            <w:rPrChange w:id="4918" w:author="Janusio" w:date="2018-03-10T14:00:36Z">
              <w:rPr>
                <w:rFonts w:hint="eastAsia" w:ascii="Times New Roman" w:hAnsi="Times New Roman"/>
                <w:color w:val="auto"/>
              </w:rPr>
            </w:rPrChange>
          </w:rPr>
          <w:t xml:space="preserve">                          Extend </w:t>
        </w:r>
      </w:ins>
      <w:ins w:id="4920" w:author="Janusio" w:date="2018-03-10T13:54:28Z">
        <w:r>
          <w:rPr>
            <w:rFonts w:hint="eastAsia" w:ascii="Times New Roman" w:hAnsi="Times New Roman"/>
            <w:i/>
            <w:iCs/>
            <w:color w:val="auto"/>
            <w:sz w:val="22"/>
            <w:szCs w:val="22"/>
            <w:rPrChange w:id="4921" w:author="Janusio" w:date="2018-03-10T14:00:36Z">
              <w:rPr>
                <w:rFonts w:hint="eastAsia" w:ascii="Times New Roman" w:hAnsi="Times New Roman"/>
                <w:i/>
                <w:iCs/>
                <w:color w:val="auto"/>
              </w:rPr>
            </w:rPrChange>
          </w:rPr>
          <w:t>m.dpcr.d</w:t>
        </w:r>
      </w:ins>
      <w:ins w:id="4923" w:author="Janusio" w:date="2018-03-10T13:54:28Z">
        <w:r>
          <w:rPr>
            <w:rFonts w:hint="eastAsia" w:ascii="Times New Roman" w:hAnsi="Times New Roman"/>
            <w:iCs/>
            <w:color w:val="auto"/>
            <w:sz w:val="22"/>
            <w:szCs w:val="22"/>
            <w:rPrChange w:id="4924" w:author="Janusio" w:date="2018-03-10T14:00:36Z">
              <w:rPr>
                <w:rFonts w:hint="eastAsia" w:ascii="Times New Roman" w:hAnsi="Times New Roman"/>
                <w:iCs/>
                <w:color w:val="auto"/>
              </w:rPr>
            </w:rPrChange>
          </w:rPr>
          <w:t>,</w:t>
        </w:r>
      </w:ins>
      <w:ins w:id="4926" w:author="Janusio" w:date="2018-03-10T13:54:28Z">
        <w:r>
          <w:rPr>
            <w:rFonts w:hint="eastAsia" w:ascii="Times New Roman" w:hAnsi="Times New Roman"/>
            <w:i/>
            <w:iCs/>
            <w:color w:val="auto"/>
            <w:sz w:val="22"/>
            <w:szCs w:val="22"/>
            <w:rPrChange w:id="4927" w:author="Janusio" w:date="2018-03-10T14:00:36Z">
              <w:rPr>
                <w:rFonts w:hint="eastAsia" w:ascii="Times New Roman" w:hAnsi="Times New Roman"/>
                <w:i/>
                <w:iCs/>
                <w:color w:val="auto"/>
              </w:rPr>
            </w:rPrChange>
          </w:rPr>
          <w:t>vvb</w:t>
        </w:r>
      </w:ins>
      <w:ins w:id="4929" w:author="Janusio" w:date="2018-03-10T13:54:28Z">
        <w:r>
          <w:rPr>
            <w:rFonts w:hint="eastAsia" w:ascii="Times New Roman" w:hAnsi="Times New Roman"/>
            <w:color w:val="auto"/>
            <w:sz w:val="22"/>
            <w:szCs w:val="22"/>
            <w:rPrChange w:id="4930" w:author="Janusio" w:date="2018-03-10T14:00:3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933" w:author="Janusio" w:date="2018-03-10T13:54:28Z"/>
          <w:rFonts w:hint="eastAsia" w:ascii="Times New Roman" w:hAnsi="Times New Roman"/>
          <w:color w:val="auto"/>
          <w:sz w:val="22"/>
          <w:szCs w:val="22"/>
          <w:rPrChange w:id="4934" w:author="Janusio" w:date="2018-03-10T14:00:36Z">
            <w:rPr>
              <w:ins w:id="4935" w:author="Janusio" w:date="2018-03-10T13:54:28Z"/>
              <w:rFonts w:hint="eastAsia" w:ascii="Times New Roman" w:hAnsi="Times New Roman"/>
              <w:color w:val="auto"/>
            </w:rPr>
          </w:rPrChange>
        </w:rPr>
        <w:pPrChange w:id="4932"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936" w:author="Janusio" w:date="2018-03-10T13:54:28Z">
        <w:r>
          <w:rPr>
            <w:rFonts w:hint="eastAsia" w:ascii="Times New Roman" w:hAnsi="Times New Roman"/>
            <w:color w:val="auto"/>
            <w:sz w:val="22"/>
            <w:szCs w:val="22"/>
            <w:rPrChange w:id="4937" w:author="Janusio" w:date="2018-03-10T14:00:36Z">
              <w:rPr>
                <w:rFonts w:hint="eastAsia" w:ascii="Times New Roman" w:hAnsi="Times New Roman"/>
                <w:color w:val="auto"/>
              </w:rPr>
            </w:rPrChange>
          </w:rPr>
          <w:t xml:space="preserve">                          Jump </w:t>
        </w:r>
      </w:ins>
      <w:ins w:id="4939" w:author="Janusio" w:date="2018-03-10T13:54:28Z">
        <w:r>
          <w:rPr>
            <w:rFonts w:hint="eastAsia" w:ascii="Times New Roman" w:hAnsi="Times New Roman"/>
            <w:i/>
            <w:iCs/>
            <w:color w:val="auto"/>
            <w:sz w:val="22"/>
            <w:szCs w:val="22"/>
            <w:rPrChange w:id="4940" w:author="Janusio" w:date="2018-03-10T14:00:36Z">
              <w:rPr>
                <w:rFonts w:hint="eastAsia" w:ascii="Times New Roman" w:hAnsi="Times New Roman"/>
                <w:i/>
                <w:iCs/>
                <w:color w:val="auto"/>
              </w:rPr>
            </w:rPrChange>
          </w:rPr>
          <w:t>vvb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ins w:id="4943" w:author="Janusio" w:date="2018-03-10T13:54:28Z"/>
          <w:rFonts w:hint="eastAsia" w:ascii="Times New Roman" w:hAnsi="Times New Roman"/>
          <w:color w:val="auto"/>
          <w:sz w:val="22"/>
          <w:szCs w:val="22"/>
          <w:rPrChange w:id="4944" w:author="Janusio" w:date="2018-03-10T14:00:36Z">
            <w:rPr>
              <w:ins w:id="4945" w:author="Janusio" w:date="2018-03-10T13:54:28Z"/>
              <w:rFonts w:hint="eastAsia" w:ascii="Times New Roman" w:hAnsi="Times New Roman"/>
              <w:color w:val="auto"/>
            </w:rPr>
          </w:rPrChange>
        </w:rPr>
        <w:pPrChange w:id="4942"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left="0" w:leftChars="0" w:right="0" w:rightChars="0" w:firstLine="0" w:firstLineChars="0"/>
            <w:textAlignment w:val="auto"/>
          </w:pPr>
        </w:pPrChange>
      </w:pPr>
      <w:ins w:id="4946" w:author="Janusio" w:date="2018-03-10T13:54:28Z">
        <w:r>
          <w:rPr>
            <w:rFonts w:hint="eastAsia" w:ascii="Times New Roman" w:hAnsi="Times New Roman"/>
            <w:i/>
            <w:iCs/>
            <w:color w:val="auto"/>
            <w:sz w:val="22"/>
            <w:szCs w:val="22"/>
            <w:rPrChange w:id="4947" w:author="Janusio" w:date="2018-03-10T14:00:36Z">
              <w:rPr>
                <w:rFonts w:hint="eastAsia" w:ascii="Times New Roman" w:hAnsi="Times New Roman"/>
                <w:i/>
                <w:iCs/>
                <w:color w:val="auto"/>
              </w:rPr>
            </w:rPrChange>
          </w:rPr>
          <w:t>vTPM-VM Binding</w:t>
        </w:r>
      </w:ins>
      <w:ins w:id="4949" w:author="Janusio" w:date="2018-03-10T13:54:28Z">
        <w:r>
          <w:rPr>
            <w:rFonts w:hint="eastAsia" w:ascii="Times New Roman" w:hAnsi="Times New Roman"/>
            <w:iCs/>
            <w:color w:val="auto"/>
            <w:sz w:val="22"/>
            <w:szCs w:val="22"/>
            <w:rPrChange w:id="4950" w:author="Janusio" w:date="2018-03-10T14:00:36Z">
              <w:rPr>
                <w:rFonts w:hint="eastAsia" w:ascii="Times New Roman" w:hAnsi="Times New Roman"/>
                <w:iCs/>
                <w:color w:val="auto"/>
              </w:rPr>
            </w:rPrChange>
          </w:rPr>
          <w:t>(</w:t>
        </w:r>
      </w:ins>
      <w:ins w:id="4952" w:author="Janusio" w:date="2018-03-10T13:54:28Z">
        <w:r>
          <w:rPr>
            <w:rFonts w:hint="eastAsia" w:ascii="Times New Roman" w:hAnsi="Times New Roman"/>
            <w:i/>
            <w:color w:val="auto"/>
            <w:sz w:val="22"/>
            <w:szCs w:val="22"/>
            <w:rPrChange w:id="4953" w:author="Janusio" w:date="2018-03-10T14:00:36Z">
              <w:rPr>
                <w:rFonts w:hint="eastAsia" w:ascii="Times New Roman" w:hAnsi="Times New Roman"/>
                <w:i/>
                <w:color w:val="auto"/>
              </w:rPr>
            </w:rPrChange>
          </w:rPr>
          <w:t>TJP</w:t>
        </w:r>
      </w:ins>
      <w:ins w:id="4955" w:author="Janusio" w:date="2018-03-10T13:54:28Z">
        <w:r>
          <w:rPr>
            <w:rFonts w:hint="eastAsia" w:ascii="Times New Roman" w:hAnsi="Times New Roman"/>
            <w:iCs/>
            <w:color w:val="auto"/>
            <w:sz w:val="22"/>
            <w:szCs w:val="22"/>
            <w:rPrChange w:id="4956" w:author="Janusio" w:date="2018-03-10T14:00:36Z">
              <w:rPr>
                <w:rFonts w:hint="eastAsia" w:ascii="Times New Roman" w:hAnsi="Times New Roman"/>
                <w:iCs/>
                <w:color w:val="auto"/>
              </w:rPr>
            </w:rPrChange>
          </w:rPr>
          <w:t xml:space="preserve">)   </w:t>
        </w:r>
      </w:ins>
      <w:ins w:id="4958" w:author="Janusio" w:date="2018-03-10T13:54:28Z">
        <w:r>
          <w:rPr>
            <w:rFonts w:ascii="Times New Roman" w:hAnsi="Times New Roman"/>
            <w:color w:val="auto"/>
            <w:sz w:val="22"/>
            <w:szCs w:val="22"/>
            <w:rPrChange w:id="4959" w:author="Janusio" w:date="2018-03-10T14:00:36Z">
              <w:rPr>
                <w:rFonts w:ascii="Times New Roman" w:hAnsi="Times New Roman"/>
                <w:color w:val="auto"/>
              </w:rPr>
            </w:rPrChange>
          </w:rPr>
          <w:t>≡</w:t>
        </w:r>
      </w:ins>
      <w:ins w:id="4961" w:author="Janusio" w:date="2018-03-10T13:54:28Z">
        <w:r>
          <w:rPr>
            <w:rFonts w:hint="eastAsia" w:ascii="Times New Roman" w:hAnsi="Times New Roman"/>
            <w:color w:val="auto"/>
            <w:sz w:val="22"/>
            <w:szCs w:val="22"/>
            <w:rPrChange w:id="4962" w:author="Janusio" w:date="2018-03-10T14:00:36Z">
              <w:rPr>
                <w:rFonts w:hint="eastAsia" w:ascii="Times New Roman" w:hAnsi="Times New Roman"/>
                <w:color w:val="auto"/>
              </w:rPr>
            </w:rPrChange>
          </w:rPr>
          <w:t xml:space="preserve"> </w:t>
        </w:r>
      </w:ins>
      <w:ins w:id="4964" w:author="Janusio" w:date="2018-03-10T13:54:28Z">
        <w:r>
          <w:rPr>
            <w:rFonts w:hint="eastAsia" w:ascii="Times New Roman" w:hAnsi="Times New Roman"/>
            <w:i/>
            <w:iCs/>
            <w:color w:val="auto"/>
            <w:sz w:val="22"/>
            <w:szCs w:val="22"/>
            <w:rPrChange w:id="4965" w:author="Janusio" w:date="2018-03-10T14:00:36Z">
              <w:rPr>
                <w:rFonts w:hint="eastAsia" w:ascii="Times New Roman" w:hAnsi="Times New Roman"/>
                <w:i/>
                <w:iCs/>
                <w:color w:val="auto"/>
              </w:rPr>
            </w:rPrChange>
          </w:rPr>
          <w:t>vvmb</w:t>
        </w:r>
      </w:ins>
      <w:ins w:id="4967" w:author="Janusio" w:date="2018-03-10T13:54:28Z">
        <w:r>
          <w:rPr>
            <w:rFonts w:hint="eastAsia" w:ascii="Times New Roman" w:hAnsi="Times New Roman"/>
            <w:color w:val="auto"/>
            <w:sz w:val="22"/>
            <w:szCs w:val="22"/>
            <w:rPrChange w:id="4968" w:author="Janusio" w:date="2018-03-10T14:00:36Z">
              <w:rPr>
                <w:rFonts w:hint="eastAsia" w:ascii="Times New Roman" w:hAnsi="Times New Roman"/>
                <w:color w:val="auto"/>
              </w:rPr>
            </w:rPrChange>
          </w:rPr>
          <w:t xml:space="preserve"> = read </w:t>
        </w:r>
      </w:ins>
      <w:ins w:id="4970" w:author="Janusio" w:date="2018-03-10T13:54:28Z">
        <w:r>
          <w:rPr>
            <w:rFonts w:hint="eastAsia" w:ascii="Times New Roman" w:hAnsi="Times New Roman"/>
            <w:i/>
            <w:iCs/>
            <w:color w:val="auto"/>
            <w:sz w:val="22"/>
            <w:szCs w:val="22"/>
            <w:rPrChange w:id="4971" w:author="Janusio" w:date="2018-03-10T14:00:36Z">
              <w:rPr>
                <w:rFonts w:hint="eastAsia" w:ascii="Times New Roman" w:hAnsi="Times New Roman"/>
                <w:i/>
                <w:iCs/>
                <w:color w:val="auto"/>
              </w:rPr>
            </w:rPrChange>
          </w:rPr>
          <w:t>m.VM-Builder_loc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974" w:author="Janusio" w:date="2018-03-10T13:54:28Z"/>
          <w:rFonts w:hint="eastAsia" w:ascii="Times New Roman" w:hAnsi="Times New Roman"/>
          <w:color w:val="auto"/>
          <w:sz w:val="22"/>
          <w:szCs w:val="22"/>
          <w:rPrChange w:id="4975" w:author="Janusio" w:date="2018-03-10T14:00:36Z">
            <w:rPr>
              <w:ins w:id="4976" w:author="Janusio" w:date="2018-03-10T13:54:28Z"/>
              <w:rFonts w:hint="eastAsia" w:ascii="Times New Roman" w:hAnsi="Times New Roman"/>
              <w:color w:val="auto"/>
            </w:rPr>
          </w:rPrChange>
        </w:rPr>
        <w:pPrChange w:id="4973"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977" w:author="Janusio" w:date="2018-03-10T13:54:28Z">
        <w:r>
          <w:rPr>
            <w:rFonts w:hint="eastAsia" w:ascii="Times New Roman" w:hAnsi="Times New Roman"/>
            <w:color w:val="auto"/>
            <w:sz w:val="22"/>
            <w:szCs w:val="22"/>
            <w:rPrChange w:id="4978" w:author="Janusio" w:date="2018-03-10T14:00:36Z">
              <w:rPr>
                <w:rFonts w:hint="eastAsia" w:ascii="Times New Roman" w:hAnsi="Times New Roman"/>
                <w:color w:val="auto"/>
              </w:rPr>
            </w:rPrChange>
          </w:rPr>
          <w:t xml:space="preserve">                          Extend </w:t>
        </w:r>
      </w:ins>
      <w:ins w:id="4980" w:author="Janusio" w:date="2018-03-10T13:54:28Z">
        <w:r>
          <w:rPr>
            <w:rFonts w:hint="eastAsia" w:ascii="Times New Roman" w:hAnsi="Times New Roman"/>
            <w:i/>
            <w:iCs/>
            <w:color w:val="auto"/>
            <w:sz w:val="22"/>
            <w:szCs w:val="22"/>
            <w:rPrChange w:id="4981" w:author="Janusio" w:date="2018-03-10T14:00:36Z">
              <w:rPr>
                <w:rFonts w:hint="eastAsia" w:ascii="Times New Roman" w:hAnsi="Times New Roman"/>
                <w:i/>
                <w:iCs/>
                <w:color w:val="auto"/>
              </w:rPr>
            </w:rPrChange>
          </w:rPr>
          <w:t>m.dpcr.d</w:t>
        </w:r>
      </w:ins>
      <w:ins w:id="4983" w:author="Janusio" w:date="2018-03-10T13:54:28Z">
        <w:r>
          <w:rPr>
            <w:rFonts w:hint="eastAsia" w:ascii="Times New Roman" w:hAnsi="Times New Roman"/>
            <w:iCs/>
            <w:color w:val="auto"/>
            <w:sz w:val="22"/>
            <w:szCs w:val="22"/>
            <w:rPrChange w:id="4984" w:author="Janusio" w:date="2018-03-10T14:00:36Z">
              <w:rPr>
                <w:rFonts w:hint="eastAsia" w:ascii="Times New Roman" w:hAnsi="Times New Roman"/>
                <w:iCs/>
                <w:color w:val="auto"/>
              </w:rPr>
            </w:rPrChange>
          </w:rPr>
          <w:t>,</w:t>
        </w:r>
      </w:ins>
      <w:ins w:id="4986" w:author="Janusio" w:date="2018-03-10T13:54:28Z">
        <w:r>
          <w:rPr>
            <w:rFonts w:hint="eastAsia" w:ascii="Times New Roman" w:hAnsi="Times New Roman"/>
            <w:i/>
            <w:iCs/>
            <w:color w:val="auto"/>
            <w:sz w:val="22"/>
            <w:szCs w:val="22"/>
            <w:rPrChange w:id="4987" w:author="Janusio" w:date="2018-03-10T14:00:36Z">
              <w:rPr>
                <w:rFonts w:hint="eastAsia" w:ascii="Times New Roman" w:hAnsi="Times New Roman"/>
                <w:i/>
                <w:iCs/>
                <w:color w:val="auto"/>
              </w:rPr>
            </w:rPrChange>
          </w:rPr>
          <w:t>vvmb</w:t>
        </w:r>
      </w:ins>
      <w:ins w:id="4989" w:author="Janusio" w:date="2018-03-10T13:54:28Z">
        <w:r>
          <w:rPr>
            <w:rFonts w:hint="eastAsia" w:ascii="Times New Roman" w:hAnsi="Times New Roman"/>
            <w:color w:val="auto"/>
            <w:sz w:val="22"/>
            <w:szCs w:val="22"/>
            <w:rPrChange w:id="4990" w:author="Janusio" w:date="2018-03-10T14:00:3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4993" w:author="Janusio" w:date="2018-03-10T13:54:28Z"/>
          <w:rFonts w:hint="eastAsia" w:ascii="Times New Roman" w:hAnsi="Times New Roman"/>
          <w:i/>
          <w:iCs/>
          <w:color w:val="auto"/>
          <w:sz w:val="22"/>
          <w:szCs w:val="22"/>
          <w:rPrChange w:id="4994" w:author="Janusio" w:date="2018-03-10T14:00:36Z">
            <w:rPr>
              <w:ins w:id="4995" w:author="Janusio" w:date="2018-03-10T13:54:28Z"/>
              <w:rFonts w:hint="eastAsia" w:ascii="Times New Roman" w:hAnsi="Times New Roman"/>
              <w:i/>
              <w:iCs/>
              <w:color w:val="auto"/>
            </w:rPr>
          </w:rPrChange>
        </w:rPr>
        <w:pPrChange w:id="4992"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4996" w:author="Janusio" w:date="2018-03-10T13:54:28Z">
        <w:r>
          <w:rPr>
            <w:rFonts w:hint="eastAsia" w:ascii="Times New Roman" w:hAnsi="Times New Roman"/>
            <w:color w:val="auto"/>
            <w:sz w:val="22"/>
            <w:szCs w:val="22"/>
            <w:rPrChange w:id="4997" w:author="Janusio" w:date="2018-03-10T14:00:36Z">
              <w:rPr>
                <w:rFonts w:hint="eastAsia" w:ascii="Times New Roman" w:hAnsi="Times New Roman"/>
                <w:color w:val="auto"/>
              </w:rPr>
            </w:rPrChange>
          </w:rPr>
          <w:t xml:space="preserve">                          Jump </w:t>
        </w:r>
      </w:ins>
      <w:ins w:id="4999" w:author="Janusio" w:date="2018-03-10T13:54:28Z">
        <w:r>
          <w:rPr>
            <w:rFonts w:hint="eastAsia" w:ascii="Times New Roman" w:hAnsi="Times New Roman"/>
            <w:i/>
            <w:iCs/>
            <w:color w:val="auto"/>
            <w:sz w:val="22"/>
            <w:szCs w:val="22"/>
            <w:rPrChange w:id="5000" w:author="Janusio" w:date="2018-03-10T14:00:36Z">
              <w:rPr>
                <w:rFonts w:hint="eastAsia" w:ascii="Times New Roman" w:hAnsi="Times New Roman"/>
                <w:i/>
                <w:iCs/>
                <w:color w:val="auto"/>
              </w:rPr>
            </w:rPrChange>
          </w:rPr>
          <w:t>vvmb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ins w:id="5003" w:author="Janusio" w:date="2018-03-10T13:54:28Z"/>
          <w:rFonts w:hint="eastAsia" w:ascii="Times New Roman" w:hAnsi="Times New Roman"/>
          <w:color w:val="auto"/>
          <w:sz w:val="22"/>
          <w:szCs w:val="22"/>
          <w:rPrChange w:id="5004" w:author="Janusio" w:date="2018-03-10T14:00:36Z">
            <w:rPr>
              <w:ins w:id="5005" w:author="Janusio" w:date="2018-03-10T13:54:28Z"/>
              <w:rFonts w:hint="eastAsia" w:ascii="Times New Roman" w:hAnsi="Times New Roman"/>
              <w:color w:val="auto"/>
            </w:rPr>
          </w:rPrChange>
        </w:rPr>
        <w:pPrChange w:id="5002"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left="0" w:leftChars="0" w:right="0" w:rightChars="0" w:firstLine="0" w:firstLineChars="0"/>
            <w:textAlignment w:val="auto"/>
          </w:pPr>
        </w:pPrChange>
      </w:pPr>
      <w:ins w:id="5006" w:author="Janusio" w:date="2018-03-10T13:54:28Z">
        <w:r>
          <w:rPr>
            <w:rFonts w:hint="eastAsia" w:ascii="Times New Roman" w:hAnsi="Times New Roman"/>
            <w:i/>
            <w:iCs/>
            <w:color w:val="auto"/>
            <w:sz w:val="22"/>
            <w:szCs w:val="22"/>
            <w:rPrChange w:id="5007" w:author="Janusio" w:date="2018-03-10T14:00:36Z">
              <w:rPr>
                <w:rFonts w:hint="eastAsia" w:ascii="Times New Roman" w:hAnsi="Times New Roman"/>
                <w:i/>
                <w:iCs/>
                <w:color w:val="auto"/>
              </w:rPr>
            </w:rPrChange>
          </w:rPr>
          <w:t>VM-Builder</w:t>
        </w:r>
      </w:ins>
      <w:ins w:id="5009" w:author="Janusio" w:date="2018-03-10T13:54:28Z">
        <w:r>
          <w:rPr>
            <w:rFonts w:hint="eastAsia" w:ascii="Times New Roman" w:hAnsi="Times New Roman"/>
            <w:iCs/>
            <w:color w:val="auto"/>
            <w:sz w:val="22"/>
            <w:szCs w:val="22"/>
            <w:rPrChange w:id="5010" w:author="Janusio" w:date="2018-03-10T14:00:36Z">
              <w:rPr>
                <w:rFonts w:hint="eastAsia" w:ascii="Times New Roman" w:hAnsi="Times New Roman"/>
                <w:iCs/>
                <w:color w:val="auto"/>
              </w:rPr>
            </w:rPrChange>
          </w:rPr>
          <w:t>(</w:t>
        </w:r>
      </w:ins>
      <w:ins w:id="5012" w:author="Janusio" w:date="2018-03-10T13:54:28Z">
        <w:r>
          <w:rPr>
            <w:rFonts w:hint="eastAsia" w:ascii="Times New Roman" w:hAnsi="Times New Roman"/>
            <w:i/>
            <w:color w:val="auto"/>
            <w:sz w:val="22"/>
            <w:szCs w:val="22"/>
            <w:rPrChange w:id="5013" w:author="Janusio" w:date="2018-03-10T14:00:36Z">
              <w:rPr>
                <w:rFonts w:hint="eastAsia" w:ascii="Times New Roman" w:hAnsi="Times New Roman"/>
                <w:i/>
                <w:color w:val="auto"/>
              </w:rPr>
            </w:rPrChange>
          </w:rPr>
          <w:t>TJP</w:t>
        </w:r>
      </w:ins>
      <w:ins w:id="5015" w:author="Janusio" w:date="2018-03-10T13:54:28Z">
        <w:r>
          <w:rPr>
            <w:rFonts w:hint="eastAsia" w:ascii="Times New Roman" w:hAnsi="Times New Roman"/>
            <w:iCs/>
            <w:color w:val="auto"/>
            <w:sz w:val="22"/>
            <w:szCs w:val="22"/>
            <w:rPrChange w:id="5016" w:author="Janusio" w:date="2018-03-10T14:00:36Z">
              <w:rPr>
                <w:rFonts w:hint="eastAsia" w:ascii="Times New Roman" w:hAnsi="Times New Roman"/>
                <w:iCs/>
                <w:color w:val="auto"/>
              </w:rPr>
            </w:rPrChange>
          </w:rPr>
          <w:t>)</w:t>
        </w:r>
      </w:ins>
      <w:ins w:id="5018" w:author="Janusio" w:date="2018-03-10T13:54:28Z">
        <w:r>
          <w:rPr>
            <w:rFonts w:hint="eastAsia" w:ascii="Times New Roman" w:hAnsi="Times New Roman"/>
            <w:color w:val="auto"/>
            <w:sz w:val="22"/>
            <w:szCs w:val="22"/>
            <w:rPrChange w:id="5019" w:author="Janusio" w:date="2018-03-10T14:00:36Z">
              <w:rPr>
                <w:rFonts w:hint="eastAsia" w:ascii="Times New Roman" w:hAnsi="Times New Roman"/>
                <w:color w:val="auto"/>
              </w:rPr>
            </w:rPrChange>
          </w:rPr>
          <w:t xml:space="preserve">         </w:t>
        </w:r>
      </w:ins>
      <w:ins w:id="5021" w:author="Janusio" w:date="2018-03-10T13:54:28Z">
        <w:r>
          <w:rPr>
            <w:rFonts w:ascii="Times New Roman" w:hAnsi="Times New Roman"/>
            <w:color w:val="auto"/>
            <w:sz w:val="22"/>
            <w:szCs w:val="22"/>
            <w:rPrChange w:id="5022" w:author="Janusio" w:date="2018-03-10T14:00:36Z">
              <w:rPr>
                <w:rFonts w:ascii="Times New Roman" w:hAnsi="Times New Roman"/>
                <w:color w:val="auto"/>
              </w:rPr>
            </w:rPrChange>
          </w:rPr>
          <w:t>≡</w:t>
        </w:r>
      </w:ins>
      <w:ins w:id="5024" w:author="Janusio" w:date="2018-03-10T13:54:28Z">
        <w:r>
          <w:rPr>
            <w:rFonts w:hint="eastAsia" w:ascii="Times New Roman" w:hAnsi="Times New Roman"/>
            <w:color w:val="auto"/>
            <w:sz w:val="22"/>
            <w:szCs w:val="22"/>
            <w:rPrChange w:id="5025" w:author="Janusio" w:date="2018-03-10T14:00:36Z">
              <w:rPr>
                <w:rFonts w:hint="eastAsia" w:ascii="Times New Roman" w:hAnsi="Times New Roman"/>
                <w:color w:val="auto"/>
              </w:rPr>
            </w:rPrChange>
          </w:rPr>
          <w:t xml:space="preserve"> </w:t>
        </w:r>
      </w:ins>
      <w:ins w:id="5027" w:author="Janusio" w:date="2018-03-10T13:54:28Z">
        <w:r>
          <w:rPr>
            <w:rFonts w:hint="eastAsia" w:ascii="Times New Roman" w:hAnsi="Times New Roman"/>
            <w:i/>
            <w:iCs/>
            <w:color w:val="auto"/>
            <w:sz w:val="22"/>
            <w:szCs w:val="22"/>
            <w:rPrChange w:id="5028" w:author="Janusio" w:date="2018-03-10T14:00:36Z">
              <w:rPr>
                <w:rFonts w:hint="eastAsia" w:ascii="Times New Roman" w:hAnsi="Times New Roman"/>
                <w:i/>
                <w:iCs/>
                <w:color w:val="auto"/>
              </w:rPr>
            </w:rPrChange>
          </w:rPr>
          <w:t>vtpm</w:t>
        </w:r>
      </w:ins>
      <w:ins w:id="5030" w:author="Janusio" w:date="2018-03-10T13:54:28Z">
        <w:r>
          <w:rPr>
            <w:rFonts w:hint="eastAsia" w:ascii="Times New Roman" w:hAnsi="Times New Roman"/>
            <w:i/>
            <w:color w:val="auto"/>
            <w:sz w:val="22"/>
            <w:szCs w:val="22"/>
            <w:rPrChange w:id="5031" w:author="Janusio" w:date="2018-03-10T14:00:36Z">
              <w:rPr>
                <w:rFonts w:hint="eastAsia" w:ascii="Times New Roman" w:hAnsi="Times New Roman"/>
                <w:i/>
                <w:color w:val="auto"/>
              </w:rPr>
            </w:rPrChange>
          </w:rPr>
          <w:t>b</w:t>
        </w:r>
      </w:ins>
      <w:ins w:id="5033" w:author="Janusio" w:date="2018-03-10T13:54:28Z">
        <w:r>
          <w:rPr>
            <w:rFonts w:hint="eastAsia" w:ascii="Times New Roman" w:hAnsi="Times New Roman"/>
            <w:color w:val="auto"/>
            <w:sz w:val="22"/>
            <w:szCs w:val="22"/>
            <w:rPrChange w:id="5034" w:author="Janusio" w:date="2018-03-10T14:00:36Z">
              <w:rPr>
                <w:rFonts w:hint="eastAsia" w:ascii="Times New Roman" w:hAnsi="Times New Roman"/>
                <w:color w:val="auto"/>
              </w:rPr>
            </w:rPrChange>
          </w:rPr>
          <w:t xml:space="preserve">= read </w:t>
        </w:r>
      </w:ins>
      <w:ins w:id="5036" w:author="Janusio" w:date="2018-03-10T13:54:28Z">
        <w:r>
          <w:rPr>
            <w:rFonts w:hint="eastAsia" w:ascii="Times New Roman" w:hAnsi="Times New Roman"/>
            <w:i/>
            <w:iCs/>
            <w:color w:val="auto"/>
            <w:sz w:val="22"/>
            <w:szCs w:val="22"/>
            <w:rPrChange w:id="5037" w:author="Janusio" w:date="2018-03-10T14:00:36Z">
              <w:rPr>
                <w:rFonts w:hint="eastAsia" w:ascii="Times New Roman" w:hAnsi="Times New Roman"/>
                <w:i/>
                <w:iCs/>
                <w:color w:val="auto"/>
              </w:rPr>
            </w:rPrChange>
          </w:rPr>
          <w:t>m.vTPM_loc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5040" w:author="Janusio" w:date="2018-03-10T13:54:28Z"/>
          <w:rFonts w:hint="eastAsia" w:ascii="Times New Roman" w:hAnsi="Times New Roman"/>
          <w:color w:val="auto"/>
          <w:sz w:val="22"/>
          <w:szCs w:val="22"/>
          <w:rPrChange w:id="5041" w:author="Janusio" w:date="2018-03-10T14:00:36Z">
            <w:rPr>
              <w:ins w:id="5042" w:author="Janusio" w:date="2018-03-10T13:54:28Z"/>
              <w:rFonts w:hint="eastAsia" w:ascii="Times New Roman" w:hAnsi="Times New Roman"/>
              <w:color w:val="auto"/>
            </w:rPr>
          </w:rPrChange>
        </w:rPr>
        <w:pPrChange w:id="5039"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043" w:author="Janusio" w:date="2018-03-10T13:54:28Z">
        <w:r>
          <w:rPr>
            <w:rFonts w:hint="eastAsia" w:ascii="Times New Roman" w:hAnsi="Times New Roman"/>
            <w:color w:val="auto"/>
            <w:sz w:val="22"/>
            <w:szCs w:val="22"/>
            <w:rPrChange w:id="5044" w:author="Janusio" w:date="2018-03-10T14:00:36Z">
              <w:rPr>
                <w:rFonts w:hint="eastAsia" w:ascii="Times New Roman" w:hAnsi="Times New Roman"/>
                <w:color w:val="auto"/>
              </w:rPr>
            </w:rPrChange>
          </w:rPr>
          <w:t xml:space="preserve">                          Extend </w:t>
        </w:r>
      </w:ins>
      <w:ins w:id="5046" w:author="Janusio" w:date="2018-03-10T13:54:28Z">
        <w:r>
          <w:rPr>
            <w:rFonts w:hint="eastAsia" w:ascii="Times New Roman" w:hAnsi="Times New Roman"/>
            <w:i/>
            <w:iCs/>
            <w:color w:val="auto"/>
            <w:sz w:val="22"/>
            <w:szCs w:val="22"/>
            <w:rPrChange w:id="5047" w:author="Janusio" w:date="2018-03-10T14:00:36Z">
              <w:rPr>
                <w:rFonts w:hint="eastAsia" w:ascii="Times New Roman" w:hAnsi="Times New Roman"/>
                <w:i/>
                <w:iCs/>
                <w:color w:val="auto"/>
              </w:rPr>
            </w:rPrChange>
          </w:rPr>
          <w:t>m.dpcr.d</w:t>
        </w:r>
      </w:ins>
      <w:ins w:id="5049" w:author="Janusio" w:date="2018-03-10T13:54:28Z">
        <w:r>
          <w:rPr>
            <w:rFonts w:hint="eastAsia" w:ascii="Times New Roman" w:hAnsi="Times New Roman"/>
            <w:iCs/>
            <w:color w:val="auto"/>
            <w:sz w:val="22"/>
            <w:szCs w:val="22"/>
            <w:rPrChange w:id="5050" w:author="Janusio" w:date="2018-03-10T14:00:36Z">
              <w:rPr>
                <w:rFonts w:hint="eastAsia" w:ascii="Times New Roman" w:hAnsi="Times New Roman"/>
                <w:iCs/>
                <w:color w:val="auto"/>
              </w:rPr>
            </w:rPrChange>
          </w:rPr>
          <w:t>,</w:t>
        </w:r>
      </w:ins>
      <w:ins w:id="5052" w:author="Janusio" w:date="2018-03-10T13:54:28Z">
        <w:r>
          <w:rPr>
            <w:rFonts w:hint="eastAsia" w:ascii="Times New Roman" w:hAnsi="Times New Roman"/>
            <w:i/>
            <w:iCs/>
            <w:color w:val="auto"/>
            <w:sz w:val="22"/>
            <w:szCs w:val="22"/>
            <w:rPrChange w:id="5053" w:author="Janusio" w:date="2018-03-10T14:00:36Z">
              <w:rPr>
                <w:rFonts w:hint="eastAsia" w:ascii="Times New Roman" w:hAnsi="Times New Roman"/>
                <w:i/>
                <w:iCs/>
                <w:color w:val="auto"/>
              </w:rPr>
            </w:rPrChange>
          </w:rPr>
          <w:t>vtpmB</w:t>
        </w:r>
      </w:ins>
      <w:ins w:id="5055" w:author="Janusio" w:date="2018-03-10T13:54:28Z">
        <w:r>
          <w:rPr>
            <w:rFonts w:hint="eastAsia" w:ascii="Times New Roman" w:hAnsi="Times New Roman"/>
            <w:color w:val="auto"/>
            <w:sz w:val="22"/>
            <w:szCs w:val="22"/>
            <w:rPrChange w:id="5056" w:author="Janusio" w:date="2018-03-10T14:00:36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ins w:id="5059" w:author="Janusio" w:date="2018-03-10T13:54:28Z"/>
          <w:rFonts w:ascii="Times New Roman" w:hAnsi="Times New Roman"/>
          <w:color w:val="auto"/>
          <w:sz w:val="22"/>
          <w:szCs w:val="22"/>
          <w:rPrChange w:id="5060" w:author="Janusio" w:date="2018-03-10T14:00:36Z">
            <w:rPr>
              <w:ins w:id="5061" w:author="Janusio" w:date="2018-03-10T13:54:28Z"/>
              <w:rFonts w:ascii="Times New Roman" w:hAnsi="Times New Roman"/>
              <w:color w:val="auto"/>
            </w:rPr>
          </w:rPrChange>
        </w:rPr>
        <w:pPrChange w:id="5058"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062" w:author="Janusio" w:date="2018-03-10T13:54:28Z">
        <w:r>
          <w:rPr>
            <w:rFonts w:hint="eastAsia" w:ascii="Times New Roman" w:hAnsi="Times New Roman"/>
            <w:color w:val="auto"/>
            <w:sz w:val="22"/>
            <w:szCs w:val="22"/>
            <w:rPrChange w:id="5063" w:author="Janusio" w:date="2018-03-10T14:00:36Z">
              <w:rPr>
                <w:rFonts w:hint="eastAsia" w:ascii="Times New Roman" w:hAnsi="Times New Roman"/>
                <w:color w:val="auto"/>
              </w:rPr>
            </w:rPrChange>
          </w:rPr>
          <w:t xml:space="preserve">                          Jump </w:t>
        </w:r>
      </w:ins>
      <w:ins w:id="5065" w:author="Janusio" w:date="2018-03-10T13:54:28Z">
        <w:r>
          <w:rPr>
            <w:rFonts w:hint="eastAsia" w:ascii="Times New Roman" w:hAnsi="Times New Roman"/>
            <w:i/>
            <w:iCs/>
            <w:color w:val="auto"/>
            <w:sz w:val="22"/>
            <w:szCs w:val="22"/>
            <w:rPrChange w:id="5066" w:author="Janusio" w:date="2018-03-10T14:00:36Z">
              <w:rPr>
                <w:rFonts w:hint="eastAsia" w:ascii="Times New Roman" w:hAnsi="Times New Roman"/>
                <w:i/>
                <w:iCs/>
                <w:color w:val="auto"/>
              </w:rPr>
            </w:rPrChange>
          </w:rPr>
          <w:t>vtpm</w:t>
        </w:r>
      </w:ins>
      <w:ins w:id="5068" w:author="Janusio" w:date="2018-03-10T13:54:28Z">
        <w:r>
          <w:rPr>
            <w:rFonts w:hint="eastAsia" w:ascii="Times New Roman" w:hAnsi="Times New Roman"/>
            <w:i/>
            <w:color w:val="auto"/>
            <w:sz w:val="22"/>
            <w:szCs w:val="22"/>
            <w:rPrChange w:id="5069" w:author="Janusio" w:date="2018-03-10T14:00:36Z">
              <w:rPr>
                <w:rFonts w:hint="eastAsia" w:ascii="Times New Roman" w:hAnsi="Times New Roman"/>
                <w:i/>
                <w:color w:val="auto"/>
              </w:rPr>
            </w:rPrChange>
          </w:rPr>
          <w:t>b</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ins w:id="5072" w:author="Janusio" w:date="2018-03-10T13:54:28Z"/>
          <w:rFonts w:ascii="Times New Roman" w:hAnsi="Times New Roman"/>
          <w:color w:val="auto"/>
          <w:sz w:val="22"/>
          <w:szCs w:val="22"/>
          <w:rPrChange w:id="5073" w:author="Janusio" w:date="2018-03-10T14:00:36Z">
            <w:rPr>
              <w:ins w:id="5074" w:author="Janusio" w:date="2018-03-10T13:54:28Z"/>
              <w:rFonts w:ascii="Times New Roman" w:hAnsi="Times New Roman"/>
              <w:color w:val="auto"/>
            </w:rPr>
          </w:rPrChange>
        </w:rPr>
        <w:pPrChange w:id="5071" w:author="Janusio" w:date="2018-03-10T14:00:41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left="0" w:leftChars="0" w:right="0" w:rightChars="0" w:firstLine="0" w:firstLineChars="0"/>
            <w:textAlignment w:val="auto"/>
          </w:pPr>
        </w:pPrChange>
      </w:pPr>
      <w:ins w:id="5075" w:author="Janusio" w:date="2018-03-10T13:54:28Z">
        <w:r>
          <w:rPr>
            <w:rFonts w:hint="eastAsia" w:ascii="Times New Roman" w:hAnsi="Times New Roman"/>
            <w:i/>
            <w:iCs/>
            <w:color w:val="auto"/>
            <w:sz w:val="22"/>
            <w:szCs w:val="22"/>
            <w:rPrChange w:id="5076" w:author="Janusio" w:date="2018-03-10T14:00:36Z">
              <w:rPr>
                <w:rFonts w:hint="eastAsia" w:ascii="Times New Roman" w:hAnsi="Times New Roman"/>
                <w:i/>
                <w:iCs/>
                <w:color w:val="auto"/>
              </w:rPr>
            </w:rPrChange>
          </w:rPr>
          <w:t>vTPM</w:t>
        </w:r>
      </w:ins>
      <w:ins w:id="5078" w:author="Janusio" w:date="2018-03-10T13:54:28Z">
        <w:r>
          <w:rPr>
            <w:rFonts w:hint="eastAsia" w:ascii="Times New Roman" w:hAnsi="Times New Roman"/>
            <w:iCs/>
            <w:color w:val="auto"/>
            <w:sz w:val="22"/>
            <w:szCs w:val="22"/>
            <w:rPrChange w:id="5079" w:author="Janusio" w:date="2018-03-10T14:00:36Z">
              <w:rPr>
                <w:rFonts w:hint="eastAsia" w:ascii="Times New Roman" w:hAnsi="Times New Roman"/>
                <w:iCs/>
                <w:color w:val="auto"/>
              </w:rPr>
            </w:rPrChange>
          </w:rPr>
          <w:t>(</w:t>
        </w:r>
      </w:ins>
      <w:ins w:id="5081" w:author="Janusio" w:date="2018-03-10T13:54:28Z">
        <w:r>
          <w:rPr>
            <w:rFonts w:hint="eastAsia" w:ascii="Times New Roman" w:hAnsi="Times New Roman"/>
            <w:i/>
            <w:iCs/>
            <w:color w:val="auto"/>
            <w:sz w:val="22"/>
            <w:szCs w:val="22"/>
            <w:rPrChange w:id="5082" w:author="Janusio" w:date="2018-03-10T14:00:36Z">
              <w:rPr>
                <w:rFonts w:hint="eastAsia" w:ascii="Times New Roman" w:hAnsi="Times New Roman"/>
                <w:i/>
                <w:iCs/>
                <w:color w:val="auto"/>
              </w:rPr>
            </w:rPrChange>
          </w:rPr>
          <w:t>m</w:t>
        </w:r>
      </w:ins>
      <w:ins w:id="5084" w:author="Janusio" w:date="2018-03-10T13:54:28Z">
        <w:r>
          <w:rPr>
            <w:rFonts w:hint="eastAsia" w:ascii="Times New Roman" w:hAnsi="Times New Roman"/>
            <w:iCs/>
            <w:color w:val="auto"/>
            <w:sz w:val="22"/>
            <w:szCs w:val="22"/>
            <w:rPrChange w:id="5085" w:author="Janusio" w:date="2018-03-10T14:00:36Z">
              <w:rPr>
                <w:rFonts w:hint="eastAsia" w:ascii="Times New Roman" w:hAnsi="Times New Roman"/>
                <w:iCs/>
                <w:color w:val="auto"/>
              </w:rPr>
            </w:rPrChange>
          </w:rPr>
          <w:t>)</w:t>
        </w:r>
      </w:ins>
      <w:ins w:id="5087" w:author="Janusio" w:date="2018-03-10T13:54:28Z">
        <w:r>
          <w:rPr>
            <w:rFonts w:hint="eastAsia" w:ascii="Times New Roman" w:hAnsi="Times New Roman"/>
            <w:i/>
            <w:iCs/>
            <w:color w:val="auto"/>
            <w:sz w:val="22"/>
            <w:szCs w:val="22"/>
            <w:rPrChange w:id="5088" w:author="Janusio" w:date="2018-03-10T14:00:36Z">
              <w:rPr>
                <w:rFonts w:hint="eastAsia" w:ascii="Times New Roman" w:hAnsi="Times New Roman"/>
                <w:i/>
                <w:iCs/>
                <w:color w:val="auto"/>
              </w:rPr>
            </w:rPrChange>
          </w:rPr>
          <w:t xml:space="preserve"> </w:t>
        </w:r>
      </w:ins>
      <w:ins w:id="5090" w:author="Janusio" w:date="2018-03-10T13:54:28Z">
        <w:r>
          <w:rPr>
            <w:rFonts w:hint="eastAsia" w:ascii="Times New Roman" w:hAnsi="Times New Roman"/>
            <w:color w:val="auto"/>
            <w:sz w:val="22"/>
            <w:szCs w:val="22"/>
            <w:rPrChange w:id="5091" w:author="Janusio" w:date="2018-03-10T14:00:36Z">
              <w:rPr>
                <w:rFonts w:hint="eastAsia" w:ascii="Times New Roman" w:hAnsi="Times New Roman"/>
                <w:color w:val="auto"/>
              </w:rPr>
            </w:rPrChange>
          </w:rPr>
          <w:t xml:space="preserve">              </w:t>
        </w:r>
      </w:ins>
      <w:ins w:id="5093" w:author="Janusio" w:date="2018-03-10T13:54:28Z">
        <w:r>
          <w:rPr>
            <w:rFonts w:ascii="Times New Roman" w:hAnsi="Times New Roman"/>
            <w:color w:val="auto"/>
            <w:sz w:val="22"/>
            <w:szCs w:val="22"/>
            <w:rPrChange w:id="5094" w:author="Janusio" w:date="2018-03-10T14:00:36Z">
              <w:rPr>
                <w:rFonts w:ascii="Times New Roman" w:hAnsi="Times New Roman"/>
                <w:color w:val="auto"/>
              </w:rPr>
            </w:rPrChange>
          </w:rPr>
          <w:t>≡</w:t>
        </w:r>
      </w:ins>
      <w:ins w:id="5096" w:author="Janusio" w:date="2018-03-10T13:54:28Z">
        <w:r>
          <w:rPr>
            <w:rFonts w:hint="eastAsia" w:ascii="Times New Roman" w:hAnsi="Times New Roman"/>
            <w:color w:val="auto"/>
            <w:sz w:val="22"/>
            <w:szCs w:val="22"/>
            <w:rPrChange w:id="5097" w:author="Janusio" w:date="2018-03-10T14:00:36Z">
              <w:rPr>
                <w:rFonts w:hint="eastAsia" w:ascii="Times New Roman" w:hAnsi="Times New Roman"/>
                <w:color w:val="auto"/>
              </w:rPr>
            </w:rPrChange>
          </w:rPr>
          <w:t xml:space="preserve"> ...</w:t>
        </w:r>
      </w:ins>
    </w:p>
    <w:p>
      <w:pPr>
        <w:numPr>
          <w:ilvl w:val="-1"/>
          <w:numId w:val="0"/>
        </w:numPr>
        <w:ind w:left="0" w:leftChars="0" w:firstLine="420" w:firstLineChars="200"/>
        <w:jc w:val="center"/>
        <w:rPr>
          <w:ins w:id="5100" w:author="Janusio" w:date="2018-03-10T13:54:28Z"/>
          <w:rFonts w:hint="default" w:ascii="Times New Roman" w:hAnsi="Times New Roman" w:eastAsia="宋体" w:cs="宋体"/>
          <w:sz w:val="21"/>
          <w:szCs w:val="21"/>
          <w:rPrChange w:id="5101" w:author="Janusio" w:date="2018-03-10T14:01:30Z">
            <w:rPr>
              <w:ins w:id="5102" w:author="Janusio" w:date="2018-03-10T13:54:28Z"/>
              <w:rFonts w:hint="default" w:ascii="Times New Roman" w:hAnsi="Times New Roman" w:eastAsia="黑体" w:cs="Times New Roman"/>
              <w:sz w:val="15"/>
              <w:szCs w:val="15"/>
            </w:rPr>
          </w:rPrChange>
        </w:rPr>
        <w:pPrChange w:id="5099" w:author="Janusio" w:date="2018-03-10T14:01:32Z">
          <w:pPr>
            <w:numPr>
              <w:ilvl w:val="0"/>
              <w:numId w:val="8"/>
            </w:numPr>
            <w:ind w:left="420" w:leftChars="0" w:hanging="420" w:firstLineChars="0"/>
            <w:jc w:val="center"/>
          </w:pPr>
        </w:pPrChange>
      </w:pPr>
      <w:ins w:id="5103" w:author="Janusio" w:date="2018-03-10T14:01:18Z">
        <w:r>
          <w:rPr>
            <w:rFonts w:hint="default" w:ascii="Times New Roman" w:hAnsi="Times New Roman"/>
            <w:sz w:val="21"/>
            <w:szCs w:val="21"/>
            <w:rPrChange w:id="5104" w:author="Janusio" w:date="2018-03-10T14:01:30Z">
              <w:rPr>
                <w:rFonts w:hint="eastAsia" w:ascii="Times New Roman" w:hAnsi="Times New Roman"/>
                <w:color w:val="auto"/>
              </w:rPr>
            </w:rPrChange>
          </w:rPr>
          <w:t>图</w:t>
        </w:r>
      </w:ins>
      <w:ins w:id="5106" w:author="Janusio" w:date="2018-03-10T14:01:04Z">
        <w:r>
          <w:rPr>
            <w:rFonts w:hint="default"/>
            <w:sz w:val="21"/>
            <w:szCs w:val="21"/>
            <w:lang w:val="en-US" w:eastAsia="zh-CN"/>
            <w:rPrChange w:id="5107" w:author="Janusio" w:date="2018-03-10T14:01:30Z">
              <w:rPr>
                <w:rFonts w:hint="eastAsia"/>
                <w:color w:val="auto"/>
                <w:lang w:val="en-US" w:eastAsia="zh-CN"/>
              </w:rPr>
            </w:rPrChange>
          </w:rPr>
          <w:t>3.5</w:t>
        </w:r>
      </w:ins>
      <w:ins w:id="5109" w:author="Janusio" w:date="2018-03-10T14:01:34Z">
        <w:r>
          <w:rPr>
            <w:rFonts w:hint="eastAsia"/>
            <w:sz w:val="21"/>
            <w:szCs w:val="21"/>
            <w:lang w:val="en-US" w:eastAsia="zh-CN"/>
          </w:rPr>
          <w:t xml:space="preserve"> </w:t>
        </w:r>
      </w:ins>
      <w:ins w:id="5110" w:author="Janusio" w:date="2018-03-10T13:54:28Z">
        <w:r>
          <w:rPr>
            <w:rFonts w:hint="default" w:ascii="Times New Roman" w:hAnsi="Times New Roman"/>
            <w:sz w:val="21"/>
            <w:szCs w:val="21"/>
            <w:rPrChange w:id="5111" w:author="Janusio" w:date="2018-03-10T14:01:30Z">
              <w:rPr>
                <w:rFonts w:hint="eastAsia" w:ascii="Times New Roman" w:hAnsi="Times New Roman"/>
                <w:color w:val="auto"/>
                <w:sz w:val="15"/>
                <w:szCs w:val="15"/>
              </w:rPr>
            </w:rPrChange>
          </w:rPr>
          <w:t>TVP-QT中 TJP 信任链传递</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114" w:author="Janusio" w:date="2018-03-10T13:54:28Z"/>
          <w:rFonts w:hint="eastAsia" w:ascii="Times New Roman" w:hAnsi="Times New Roman"/>
          <w:color w:val="auto"/>
        </w:rPr>
        <w:pPrChange w:id="511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115" w:author="Janusio" w:date="2018-03-10T13:54:28Z">
        <w:r>
          <w:rPr>
            <w:rFonts w:hint="eastAsia" w:ascii="Times New Roman" w:hAnsi="Times New Roman"/>
            <w:color w:val="auto"/>
          </w:rPr>
          <w:t>程序执行流程：首先确保TJP的</w:t>
        </w:r>
      </w:ins>
      <w:ins w:id="5116" w:author="Janusio" w:date="2018-03-10T13:54:28Z">
        <w:r>
          <w:rPr>
            <w:rFonts w:hint="eastAsia" w:ascii="Times New Roman" w:hAnsi="Times New Roman"/>
            <w:iCs/>
            <w:color w:val="auto"/>
          </w:rPr>
          <w:t>vTPM-Builder</w:t>
        </w:r>
      </w:ins>
      <w:ins w:id="5117" w:author="Janusio" w:date="2018-03-10T13:54:28Z">
        <w:r>
          <w:rPr>
            <w:rFonts w:hint="eastAsia" w:ascii="Times New Roman" w:hAnsi="Times New Roman"/>
            <w:color w:val="auto"/>
          </w:rPr>
          <w:t>能正常加载。然后利用DRTM度量TJP的三个组件vTPM Builder、vTPM-VM Binding、VM Builder，从主机内存地址中读取vTPM Builder的代码，将其扩展到一个PCR中（其中，</w:t>
        </w:r>
      </w:ins>
      <w:ins w:id="5118" w:author="Janusio" w:date="2018-03-10T13:54:28Z">
        <w:r>
          <w:rPr>
            <w:rFonts w:hint="eastAsia" w:ascii="Times New Roman" w:hAnsi="Times New Roman"/>
            <w:i/>
            <w:iCs/>
            <w:color w:val="auto"/>
          </w:rPr>
          <w:t>m.pcr.d</w:t>
        </w:r>
      </w:ins>
      <w:ins w:id="5119" w:author="Janusio" w:date="2018-03-10T13:54:28Z">
        <w:r>
          <w:rPr>
            <w:rFonts w:hint="eastAsia" w:ascii="Times New Roman" w:hAnsi="Times New Roman"/>
            <w:color w:val="auto"/>
          </w:rPr>
          <w:t xml:space="preserve">表示TJP的度量值存储与动态度量的PCR中）；之后执行命令Jump </w:t>
        </w:r>
      </w:ins>
      <w:ins w:id="5120" w:author="Janusio" w:date="2018-03-10T13:54:28Z">
        <w:r>
          <w:rPr>
            <w:rFonts w:hint="eastAsia" w:ascii="Times New Roman" w:hAnsi="Times New Roman"/>
            <w:i/>
            <w:iCs/>
            <w:color w:val="auto"/>
          </w:rPr>
          <w:t>vt</w:t>
        </w:r>
      </w:ins>
      <w:ins w:id="5121" w:author="Janusio" w:date="2018-03-10T13:54:28Z">
        <w:r>
          <w:rPr>
            <w:rFonts w:hint="eastAsia" w:ascii="Times New Roman" w:hAnsi="Times New Roman"/>
            <w:i/>
            <w:color w:val="auto"/>
          </w:rPr>
          <w:t>b</w:t>
        </w:r>
      </w:ins>
      <w:ins w:id="5122" w:author="Janusio" w:date="2018-03-10T13:54:28Z">
        <w:r>
          <w:rPr>
            <w:rFonts w:hint="eastAsia" w:ascii="Times New Roman" w:hAnsi="Times New Roman"/>
            <w:color w:val="auto"/>
          </w:rPr>
          <w:t>将控制权交给vTPM Builder，按照上面的过程依次度量vTPM-VM Binding、VM Builder。</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124" w:author="Janusio" w:date="2018-03-10T13:54:28Z"/>
          <w:rFonts w:hint="eastAsia" w:ascii="Times New Roman" w:hAnsi="Times New Roman"/>
          <w:color w:val="auto"/>
        </w:rPr>
        <w:pPrChange w:id="512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125" w:author="Janusio" w:date="2018-03-10T13:54:28Z">
        <w:r>
          <w:rPr>
            <w:rFonts w:hint="eastAsia" w:ascii="Times New Roman" w:hAnsi="Times New Roman"/>
            <w:color w:val="auto"/>
          </w:rPr>
          <w:t>在此过程中，对TJP的动态度量必须在m启动之后且创建vm之前，否则会导致TJP无法按顺序正确度量。将其表示为</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rPr>
          <w:ins w:id="5127" w:author="Janusio" w:date="2018-03-10T13:54:28Z"/>
          <w:rFonts w:hint="eastAsia" w:ascii="Times New Roman" w:hAnsi="Times New Roman"/>
          <w:color w:val="auto"/>
        </w:rPr>
        <w:pPrChange w:id="5126"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jc w:val="both"/>
            <w:textAlignment w:val="auto"/>
          </w:pPr>
        </w:pPrChange>
      </w:pPr>
      <w:ins w:id="5128" w:author="Janusio" w:date="2018-03-10T13:54:28Z">
        <w:r>
          <w:rPr>
            <w:rFonts w:hint="eastAsia" w:ascii="Times New Roman" w:hAnsi="Times New Roman"/>
            <w:color w:val="auto"/>
          </w:rPr>
          <w:t>Honest(TPM</w:t>
        </w:r>
      </w:ins>
      <w:ins w:id="5129" w:author="Janusio" w:date="2018-03-10T13:54:28Z">
        <w:r>
          <w:rPr>
            <w:rFonts w:hint="eastAsia" w:ascii="Times New Roman" w:hAnsi="Times New Roman"/>
            <w:color w:val="auto"/>
            <w:vertAlign w:val="subscript"/>
          </w:rPr>
          <w:t>SRTM</w:t>
        </w:r>
      </w:ins>
      <w:ins w:id="5130" w:author="Janusio" w:date="2018-03-10T13:54:28Z">
        <w:r>
          <w:rPr>
            <w:rFonts w:hint="eastAsia" w:ascii="Times New Roman" w:hAnsi="Times New Roman"/>
            <w:color w:val="auto"/>
          </w:rPr>
          <w:t xml:space="preserve"> (</w:t>
        </w:r>
      </w:ins>
      <w:ins w:id="5131" w:author="Janusio" w:date="2018-03-10T13:54:28Z">
        <w:r>
          <w:rPr>
            <w:rFonts w:hint="eastAsia" w:ascii="Times New Roman" w:hAnsi="Times New Roman"/>
            <w:i/>
            <w:iCs/>
            <w:color w:val="auto"/>
          </w:rPr>
          <w:t>m</w:t>
        </w:r>
      </w:ins>
      <w:ins w:id="5132" w:author="Janusio" w:date="2018-03-10T13:54:28Z">
        <w:r>
          <w:rPr>
            <w:rFonts w:hint="eastAsia" w:ascii="Times New Roman" w:hAnsi="Times New Roman"/>
            <w:color w:val="auto"/>
          </w:rPr>
          <w:t>)</w:t>
        </w:r>
      </w:ins>
      <w:ins w:id="5133" w:author="Janusio" w:date="2018-03-10T13:54:28Z"/>
      <w:ins w:id="5134" w:author="Janusio" w:date="2018-03-10T13:54:28Z"/>
      <w:ins w:id="5135" w:author="Janusio" w:date="2018-03-10T13:54:28Z"/>
      <w:ins w:id="5136" w:author="Janusio" w:date="2018-03-10T13:54:28Z">
        <w:r>
          <w:rPr>
            <w:rFonts w:hint="eastAsia" w:ascii="Times New Roman" w:hAnsi="Times New Roman"/>
            <w:color w:val="auto"/>
            <w:position w:val="-4"/>
          </w:rPr>
          <w:object>
            <v:shape id="_x0000_i1438" o:spt="75" type="#_x0000_t75" style="height:11pt;width:11pt;" o:ole="t" filled="f" o:preferrelative="t" stroked="f" coordsize="21600,21600">
              <v:path/>
              <v:fill on="f" focussize="0,0"/>
              <v:stroke on="f"/>
              <v:imagedata r:id="rId169" embosscolor="#FFFFFF" o:title=""/>
              <o:lock v:ext="edit" grouping="f" rotation="f" text="f" aspectratio="t"/>
              <w10:wrap type="none"/>
              <w10:anchorlock/>
            </v:shape>
            <o:OLEObject Type="Embed" ProgID="Equation.KSEE3" ShapeID="_x0000_i1438" DrawAspect="Content" ObjectID="_1468075846" r:id="rId168">
              <o:LockedField>false</o:LockedField>
            </o:OLEObject>
          </w:object>
        </w:r>
      </w:ins>
      <w:ins w:id="5138" w:author="Janusio" w:date="2018-03-10T13:54:28Z"/>
      <w:ins w:id="5139" w:author="Janusio" w:date="2018-03-10T13:54:28Z">
        <w:r>
          <w:rPr>
            <w:rFonts w:hint="eastAsia" w:ascii="Times New Roman" w:hAnsi="Times New Roman"/>
            <w:color w:val="auto"/>
          </w:rPr>
          <w:t>TJP</w:t>
        </w:r>
      </w:ins>
      <w:ins w:id="5140" w:author="Janusio" w:date="2018-03-10T13:54:28Z">
        <w:r>
          <w:rPr>
            <w:rFonts w:hint="eastAsia" w:ascii="Times New Roman" w:hAnsi="Times New Roman"/>
            <w:color w:val="auto"/>
            <w:vertAlign w:val="subscript"/>
          </w:rPr>
          <w:t>DRTM</w:t>
        </w:r>
      </w:ins>
      <w:ins w:id="5141" w:author="Janusio" w:date="2018-03-10T13:54:28Z">
        <w:r>
          <w:rPr>
            <w:rFonts w:hint="eastAsia" w:ascii="Times New Roman" w:hAnsi="Times New Roman"/>
            <w:color w:val="auto"/>
          </w:rPr>
          <w:t>(</w:t>
        </w:r>
      </w:ins>
      <w:ins w:id="5142" w:author="Janusio" w:date="2018-03-10T13:54:28Z">
        <w:r>
          <w:rPr>
            <w:rFonts w:hint="eastAsia" w:ascii="Times New Roman" w:hAnsi="Times New Roman"/>
            <w:i/>
            <w:iCs/>
            <w:color w:val="auto"/>
          </w:rPr>
          <w:t>m</w:t>
        </w:r>
      </w:ins>
      <w:ins w:id="5143" w:author="Janusio" w:date="2018-03-10T13:54:28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rPr>
          <w:ins w:id="5145" w:author="Janusio" w:date="2018-03-10T13:54:28Z"/>
          <w:rFonts w:hint="eastAsia" w:ascii="Times New Roman" w:hAnsi="Times New Roman"/>
          <w:color w:val="auto"/>
        </w:rPr>
        <w:pPrChange w:id="5144"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jc w:val="both"/>
            <w:textAlignment w:val="auto"/>
          </w:pPr>
        </w:pPrChange>
      </w:pPr>
      <w:ins w:id="5146" w:author="Janusio" w:date="2018-03-10T13:54:28Z"/>
      <w:ins w:id="5147" w:author="Janusio" w:date="2018-03-10T13:54:28Z"/>
      <w:ins w:id="5148" w:author="Janusio" w:date="2018-03-10T13:54:28Z"/>
      <w:ins w:id="5149" w:author="Janusio" w:date="2018-03-10T13:54:28Z">
        <w:r>
          <w:rPr>
            <w:rFonts w:hint="eastAsia" w:ascii="Times New Roman" w:hAnsi="Times New Roman"/>
            <w:color w:val="auto"/>
            <w:position w:val="-4"/>
          </w:rPr>
          <w:object>
            <v:shape id="_x0000_i143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39" DrawAspect="Content" ObjectID="_1468075847" r:id="rId170">
              <o:LockedField>false</o:LockedField>
            </o:OLEObject>
          </w:object>
        </w:r>
      </w:ins>
      <w:ins w:id="5151" w:author="Janusio" w:date="2018-03-10T13:54:28Z"/>
      <w:ins w:id="5152" w:author="Janusio" w:date="2018-03-10T13:54:28Z">
        <w:r>
          <w:rPr>
            <w:rFonts w:hint="eastAsia" w:ascii="Times New Roman" w:hAnsi="Times New Roman"/>
            <w:color w:val="auto"/>
          </w:rPr>
          <w:t>TJP</w:t>
        </w:r>
      </w:ins>
      <w:ins w:id="5153" w:author="Janusio" w:date="2018-03-10T13:54:28Z">
        <w:r>
          <w:rPr>
            <w:rFonts w:hint="eastAsia" w:ascii="Times New Roman" w:hAnsi="Times New Roman"/>
            <w:color w:val="auto"/>
            <w:vertAlign w:val="subscript"/>
          </w:rPr>
          <w:t>DRTM</w:t>
        </w:r>
      </w:ins>
      <w:ins w:id="5154" w:author="Janusio" w:date="2018-03-10T13:54:28Z">
        <w:r>
          <w:rPr>
            <w:rFonts w:hint="eastAsia" w:ascii="Times New Roman" w:hAnsi="Times New Roman"/>
            <w:color w:val="auto"/>
          </w:rPr>
          <w:t>(</w:t>
        </w:r>
      </w:ins>
      <w:ins w:id="5155" w:author="Janusio" w:date="2018-03-10T13:54:28Z">
        <w:r>
          <w:rPr>
            <w:rFonts w:hint="eastAsia" w:ascii="Times New Roman" w:hAnsi="Times New Roman"/>
            <w:i/>
            <w:iCs/>
            <w:color w:val="auto"/>
          </w:rPr>
          <w:t>m</w:t>
        </w:r>
      </w:ins>
      <w:ins w:id="5156" w:author="Janusio" w:date="2018-03-10T13:54:28Z">
        <w:r>
          <w:rPr>
            <w:rFonts w:hint="eastAsia" w:ascii="Times New Roman" w:hAnsi="Times New Roman"/>
            <w:color w:val="auto"/>
          </w:rPr>
          <w:t>)</w:t>
        </w:r>
      </w:ins>
      <w:ins w:id="5157" w:author="Janusio" w:date="2018-03-10T13:54:28Z"/>
      <w:ins w:id="5158" w:author="Janusio" w:date="2018-03-10T13:54:28Z"/>
      <w:ins w:id="5159" w:author="Janusio" w:date="2018-03-10T13:54:28Z"/>
      <w:ins w:id="5160" w:author="Janusio" w:date="2018-03-10T13:54:28Z">
        <w:r>
          <w:rPr>
            <w:rFonts w:hint="eastAsia" w:ascii="Times New Roman" w:hAnsi="Times New Roman"/>
            <w:color w:val="auto"/>
            <w:position w:val="-4"/>
          </w:rPr>
          <w:object>
            <v:shape id="_x0000_i1440" o:spt="75" type="#_x0000_t75" style="height:11pt;width:11pt;" o:ole="t" filled="f" o:preferrelative="t" stroked="f" coordsize="21600,21600">
              <v:path/>
              <v:fill on="f" focussize="0,0"/>
              <v:stroke on="f"/>
              <v:imagedata r:id="rId169" embosscolor="#FFFFFF" o:title=""/>
              <o:lock v:ext="edit" grouping="f" rotation="f" text="f" aspectratio="t"/>
              <w10:wrap type="none"/>
              <w10:anchorlock/>
            </v:shape>
            <o:OLEObject Type="Embed" ProgID="Equation.KSEE3" ShapeID="_x0000_i1440" DrawAspect="Content" ObjectID="_1468075848" r:id="rId171">
              <o:LockedField>false</o:LockedField>
            </o:OLEObject>
          </w:object>
        </w:r>
      </w:ins>
      <w:ins w:id="5162" w:author="Janusio" w:date="2018-03-10T13:54:28Z"/>
      <w:ins w:id="5163" w:author="Janusio" w:date="2018-03-10T13:54:28Z">
        <w:r>
          <w:rPr>
            <w:rFonts w:ascii="Times New Roman" w:hAnsi="Times New Roman"/>
            <w:color w:val="auto"/>
          </w:rPr>
          <w:t>v</w:t>
        </w:r>
      </w:ins>
      <w:ins w:id="5164" w:author="Janusio" w:date="2018-03-10T13:54:28Z">
        <w:r>
          <w:rPr>
            <w:rFonts w:hint="eastAsia" w:ascii="Times New Roman" w:hAnsi="Times New Roman"/>
            <w:color w:val="auto"/>
          </w:rPr>
          <w:t>TPM</w:t>
        </w:r>
      </w:ins>
      <w:ins w:id="5165" w:author="Janusio" w:date="2018-03-10T13:54:28Z">
        <w:r>
          <w:rPr>
            <w:rFonts w:hint="eastAsia" w:ascii="Times New Roman" w:hAnsi="Times New Roman"/>
            <w:color w:val="auto"/>
            <w:vertAlign w:val="subscript"/>
          </w:rPr>
          <w:t>SRTM/DRTM</w:t>
        </w:r>
      </w:ins>
      <w:ins w:id="5166" w:author="Janusio" w:date="2018-03-10T13:54:28Z">
        <w:r>
          <w:rPr>
            <w:rFonts w:hint="eastAsia" w:ascii="Times New Roman" w:hAnsi="Times New Roman"/>
            <w:color w:val="auto"/>
          </w:rPr>
          <w:t xml:space="preserve"> (vm))。</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168" w:author="Janusio" w:date="2018-03-10T13:54:28Z"/>
          <w:rFonts w:hint="eastAsia" w:ascii="Times New Roman" w:hAnsi="Times New Roman"/>
          <w:color w:val="auto"/>
        </w:rPr>
        <w:pPrChange w:id="5167"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169" w:author="Janusio" w:date="2018-03-10T13:54:28Z">
        <w:r>
          <w:rPr>
            <w:rFonts w:hint="eastAsia" w:ascii="Times New Roman" w:hAnsi="Times New Roman"/>
            <w:color w:val="auto"/>
          </w:rPr>
          <w:t>此外，TVP在启动m时，相应的线程K对必须能够对当前m对应的PCR值有锁控制，这种控制对潜在的攻击者也成立，表示为</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171" w:author="Janusio" w:date="2018-03-10T13:54:28Z"/>
          <w:rFonts w:hint="eastAsia" w:ascii="Times New Roman" w:hAnsi="Times New Roman"/>
          <w:color w:val="auto"/>
        </w:rPr>
        <w:pPrChange w:id="5170"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172" w:author="Janusio" w:date="2018-03-10T13:54:28Z">
        <w:r>
          <w:rPr>
            <w:rFonts w:hint="eastAsia" w:ascii="Times New Roman" w:hAnsi="Times New Roman"/>
            <w:color w:val="auto"/>
          </w:rPr>
          <w:t>ProtectedSRTM(</w:t>
        </w:r>
      </w:ins>
      <w:ins w:id="5173" w:author="Janusio" w:date="2018-03-10T13:54:28Z">
        <w:r>
          <w:rPr>
            <w:rFonts w:hint="eastAsia" w:ascii="Times New Roman" w:hAnsi="Times New Roman"/>
            <w:i/>
            <w:iCs/>
            <w:color w:val="auto"/>
          </w:rPr>
          <w:t>m</w:t>
        </w:r>
      </w:ins>
      <w:ins w:id="5174" w:author="Janusio" w:date="2018-03-10T13:54:28Z">
        <w:r>
          <w:rPr>
            <w:rFonts w:hint="eastAsia" w:ascii="Times New Roman" w:hAnsi="Times New Roman"/>
            <w:color w:val="auto"/>
          </w:rPr>
          <w:t>)=</w:t>
        </w:r>
      </w:ins>
      <w:ins w:id="5175" w:author="Janusio" w:date="2018-03-10T13:54:28Z"/>
      <w:ins w:id="5176" w:author="Janusio" w:date="2018-03-10T13:54:28Z"/>
      <w:ins w:id="5177" w:author="Janusio" w:date="2018-03-10T13:54:28Z"/>
      <w:ins w:id="5178" w:author="Janusio" w:date="2018-03-10T13:54:28Z">
        <w:r>
          <w:rPr>
            <w:rFonts w:hint="eastAsia" w:ascii="Times New Roman" w:hAnsi="Times New Roman"/>
            <w:color w:val="auto"/>
            <w:position w:val="-4"/>
          </w:rPr>
          <w:object>
            <v:shape id="_x0000_i1441" o:spt="75" type="#_x0000_t75" style="height:12pt;width:11pt;" o:ole="t" filled="f" o:preferrelative="t" stroked="f" coordsize="21600,21600">
              <v:path/>
              <v:fill on="f" focussize="0,0"/>
              <v:stroke on="f"/>
              <v:imagedata r:id="rId173" embosscolor="#FFFFFF" o:title=""/>
              <o:lock v:ext="edit" grouping="f" rotation="f" text="f" aspectratio="t"/>
              <w10:wrap type="none"/>
              <w10:anchorlock/>
            </v:shape>
            <o:OLEObject Type="Embed" ProgID="Equation.KSEE3" ShapeID="_x0000_i1441" DrawAspect="Content" ObjectID="_1468075849" r:id="rId172">
              <o:LockedField>false</o:LockedField>
            </o:OLEObject>
          </w:object>
        </w:r>
      </w:ins>
      <w:ins w:id="5180" w:author="Janusio" w:date="2018-03-10T13:54:28Z"/>
      <w:ins w:id="5181" w:author="Janusio" w:date="2018-03-10T13:54:28Z">
        <w:r>
          <w:rPr>
            <w:rFonts w:hint="eastAsia" w:ascii="Times New Roman" w:hAnsi="Times New Roman"/>
            <w:i/>
            <w:iCs/>
            <w:color w:val="auto"/>
          </w:rPr>
          <w:t>t</w:t>
        </w:r>
      </w:ins>
      <w:ins w:id="5182" w:author="Janusio" w:date="2018-03-10T13:54:28Z">
        <w:r>
          <w:rPr>
            <w:rFonts w:hint="eastAsia" w:ascii="Times New Roman" w:hAnsi="Times New Roman"/>
            <w:iCs/>
            <w:color w:val="auto"/>
          </w:rPr>
          <w:t>,</w:t>
        </w:r>
      </w:ins>
      <w:ins w:id="5183" w:author="Janusio" w:date="2018-03-10T13:54:28Z">
        <w:r>
          <w:rPr>
            <w:rFonts w:hint="eastAsia" w:ascii="Times New Roman" w:hAnsi="Times New Roman"/>
            <w:i/>
            <w:iCs/>
            <w:color w:val="auto"/>
          </w:rPr>
          <w:t>K.</w:t>
        </w:r>
      </w:ins>
      <w:ins w:id="5184" w:author="Janusio" w:date="2018-03-10T13:54:28Z">
        <w:r>
          <w:rPr>
            <w:rFonts w:hint="eastAsia" w:ascii="Times New Roman" w:hAnsi="Times New Roman"/>
            <w:color w:val="auto"/>
          </w:rPr>
          <w:t>(Reset(m,</w:t>
        </w:r>
      </w:ins>
      <w:ins w:id="5185" w:author="Janusio" w:date="2018-03-10T13:54:28Z">
        <w:r>
          <w:rPr>
            <w:rFonts w:hint="eastAsia" w:ascii="Times New Roman" w:hAnsi="Times New Roman"/>
            <w:i/>
            <w:iCs/>
            <w:color w:val="auto"/>
          </w:rPr>
          <w:t>K</w:t>
        </w:r>
      </w:ins>
      <w:ins w:id="5186" w:author="Janusio" w:date="2018-03-10T13:54:28Z">
        <w:r>
          <w:rPr>
            <w:rFonts w:hint="eastAsia" w:ascii="Times New Roman" w:hAnsi="Times New Roman"/>
            <w:color w:val="auto"/>
          </w:rPr>
          <w:t>)@</w:t>
        </w:r>
      </w:ins>
      <w:ins w:id="5187" w:author="Janusio" w:date="2018-03-10T13:54:28Z">
        <w:r>
          <w:rPr>
            <w:rFonts w:hint="eastAsia" w:ascii="Times New Roman" w:hAnsi="Times New Roman"/>
            <w:i/>
            <w:iCs/>
            <w:color w:val="auto"/>
          </w:rPr>
          <w:t>t</w:t>
        </w:r>
      </w:ins>
      <w:ins w:id="5188" w:author="Janusio" w:date="2018-03-10T13:54:28Z">
        <w:r>
          <w:rPr>
            <w:rFonts w:hint="eastAsia" w:ascii="Times New Roman" w:hAnsi="Times New Roman"/>
            <w:color w:val="auto"/>
          </w:rPr>
          <w:t>)</w:t>
        </w:r>
      </w:ins>
      <w:ins w:id="5189" w:author="Janusio" w:date="2018-03-10T13:54:28Z"/>
      <w:ins w:id="5190" w:author="Janusio" w:date="2018-03-10T13:54:28Z"/>
      <w:ins w:id="5191" w:author="Janusio" w:date="2018-03-10T13:54:28Z"/>
      <w:ins w:id="5192" w:author="Janusio" w:date="2018-03-10T13:54:28Z">
        <w:r>
          <w:rPr>
            <w:rFonts w:hint="eastAsia" w:ascii="Times New Roman" w:hAnsi="Times New Roman"/>
            <w:color w:val="auto"/>
            <w:position w:val="-4"/>
          </w:rPr>
          <w:object>
            <v:shape id="_x0000_i1442" o:spt="75" type="#_x0000_t75" style="height:10pt;width:13pt;" o:ole="t" filled="f" o:preferrelative="t" stroked="f" coordsize="21600,21600">
              <v:path/>
              <v:fill on="f" focussize="0,0"/>
              <v:stroke on="f"/>
              <v:imagedata r:id="rId42" embosscolor="#FFFFFF" o:title=""/>
              <o:lock v:ext="edit" grouping="f" rotation="f" text="f" aspectratio="t"/>
              <w10:wrap type="none"/>
              <w10:anchorlock/>
            </v:shape>
            <o:OLEObject Type="Embed" ProgID="Equation.KSEE3" ShapeID="_x0000_i1442" DrawAspect="Content" ObjectID="_1468075850" r:id="rId174">
              <o:LockedField>false</o:LockedField>
            </o:OLEObject>
          </w:object>
        </w:r>
      </w:ins>
      <w:ins w:id="5194" w:author="Janusio" w:date="2018-03-10T13:54:28Z"/>
      <w:ins w:id="5195" w:author="Janusio" w:date="2018-03-10T13:54:28Z">
        <w:r>
          <w:rPr>
            <w:rFonts w:hint="eastAsia" w:ascii="Times New Roman" w:hAnsi="Times New Roman"/>
            <w:color w:val="auto"/>
          </w:rPr>
          <w:t>(IsLocked((</w:t>
        </w:r>
      </w:ins>
      <w:ins w:id="5196" w:author="Janusio" w:date="2018-03-10T13:54:28Z">
        <w:r>
          <w:rPr>
            <w:rFonts w:hint="eastAsia" w:ascii="Times New Roman" w:hAnsi="Times New Roman"/>
            <w:i/>
            <w:iCs/>
            <w:color w:val="auto"/>
          </w:rPr>
          <w:t>m.pcr.s</w:t>
        </w:r>
      </w:ins>
      <w:ins w:id="5197" w:author="Janusio" w:date="2018-03-10T13:54:28Z">
        <w:r>
          <w:rPr>
            <w:rFonts w:hint="eastAsia" w:ascii="Times New Roman" w:hAnsi="Times New Roman"/>
            <w:iCs/>
            <w:color w:val="auto"/>
          </w:rPr>
          <w:t>,</w:t>
        </w:r>
      </w:ins>
      <w:ins w:id="5198" w:author="Janusio" w:date="2018-03-10T13:54:28Z">
        <w:r>
          <w:rPr>
            <w:rFonts w:hint="eastAsia" w:ascii="Times New Roman" w:hAnsi="Times New Roman"/>
            <w:i/>
            <w:iCs/>
            <w:color w:val="auto"/>
          </w:rPr>
          <w:t>m.pcr.d</w:t>
        </w:r>
      </w:ins>
      <w:ins w:id="5199" w:author="Janusio" w:date="2018-03-10T13:54:28Z">
        <w:r>
          <w:rPr>
            <w:rFonts w:hint="eastAsia" w:ascii="Times New Roman" w:hAnsi="Times New Roman"/>
            <w:color w:val="auto"/>
          </w:rPr>
          <w:t>),</w:t>
        </w:r>
      </w:ins>
      <w:ins w:id="5200" w:author="Janusio" w:date="2018-03-10T13:54:28Z">
        <w:r>
          <w:rPr>
            <w:rFonts w:hint="eastAsia" w:ascii="Times New Roman" w:hAnsi="Times New Roman"/>
            <w:i/>
            <w:iCs/>
            <w:color w:val="auto"/>
          </w:rPr>
          <w:t>K</w:t>
        </w:r>
      </w:ins>
      <w:ins w:id="5201" w:author="Janusio" w:date="2018-03-10T13:54:28Z">
        <w:r>
          <w:rPr>
            <w:rFonts w:hint="eastAsia" w:ascii="Times New Roman" w:hAnsi="Times New Roman"/>
            <w:color w:val="auto"/>
          </w:rPr>
          <w:t>)@)</w:t>
        </w:r>
      </w:ins>
      <w:ins w:id="5202" w:author="Janusio" w:date="2018-03-10T13:54:28Z">
        <w:r>
          <w:rPr>
            <w:rFonts w:hint="eastAsia" w:ascii="Times New Roman" w:hAnsi="Times New Roman"/>
            <w:i/>
            <w:iCs/>
            <w:color w:val="auto"/>
          </w:rPr>
          <w:t>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04" w:author="Janusio" w:date="2018-03-10T13:54:28Z"/>
          <w:rFonts w:hint="eastAsia" w:ascii="Times New Roman" w:hAnsi="Times New Roman"/>
          <w:color w:val="auto"/>
          <w:sz w:val="18"/>
          <w:szCs w:val="18"/>
        </w:rPr>
        <w:pPrChange w:id="520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05" w:author="Janusio" w:date="2018-03-10T13:54:28Z">
        <w:r>
          <w:rPr>
            <w:rFonts w:hint="eastAsia" w:ascii="Times New Roman" w:hAnsi="Times New Roman"/>
            <w:color w:val="auto"/>
          </w:rPr>
          <w:t>由于TJP 的vTPM Builder被抽象为一个单独的应用程序（无论其实现形式是独立的轻量级可信执行环境或仅是提供可信功能的应用进程），利用Latelaunch(vTPM Builder)动态加载机制确保其可信执行，即</w:t>
        </w:r>
      </w:ins>
      <w:ins w:id="5206" w:author="Janusio" w:date="2018-03-10T13:54:28Z">
        <w:r>
          <w:rPr>
            <w:rFonts w:hint="eastAsia" w:ascii="Times New Roman" w:hAnsi="Times New Roman"/>
            <w:i/>
            <w:iCs/>
            <w:color w:val="auto"/>
          </w:rPr>
          <w:t>K</w:t>
        </w:r>
      </w:ins>
      <w:ins w:id="5207" w:author="Janusio" w:date="2018-03-10T13:54:28Z">
        <w:r>
          <w:rPr>
            <w:rFonts w:hint="eastAsia" w:ascii="Times New Roman" w:hAnsi="Times New Roman"/>
            <w:color w:val="auto"/>
            <w:vertAlign w:val="subscript"/>
          </w:rPr>
          <w:t>DRTM</w:t>
        </w:r>
      </w:ins>
      <w:ins w:id="5208" w:author="Janusio" w:date="2018-03-10T13:54:28Z">
        <w:r>
          <w:rPr>
            <w:rFonts w:hint="eastAsia" w:ascii="Times New Roman" w:hAnsi="Times New Roman"/>
            <w:color w:val="auto"/>
          </w:rPr>
          <w:t>成立</w:t>
        </w:r>
      </w:ins>
      <w:ins w:id="5209" w:author="Janusio" w:date="2018-03-10T13:54:28Z">
        <w:r>
          <w:rPr>
            <w:rFonts w:hint="eastAsia" w:ascii="Times New Roman" w:hAnsi="Times New Roman"/>
            <w:color w:val="auto"/>
            <w:vertAlign w:val="superscript"/>
          </w:rPr>
          <w:t>[27]</w:t>
        </w:r>
      </w:ins>
      <w:ins w:id="5210" w:author="Janusio" w:date="2018-03-10T13:54:28Z">
        <w:r>
          <w:rPr>
            <w:rFonts w:hint="eastAsia" w:ascii="Times New Roman" w:hAnsi="Times New Roman"/>
            <w:color w:val="auto"/>
          </w:rPr>
          <w:t>。</w:t>
        </w:r>
      </w:ins>
    </w:p>
    <w:p>
      <w:pPr>
        <w:numPr>
          <w:ilvl w:val="2"/>
          <w:numId w:val="12"/>
        </w:numPr>
        <w:tabs>
          <w:tab w:val="left" w:pos="360"/>
          <w:tab w:val="left" w:pos="420"/>
        </w:tabs>
        <w:spacing w:before="120" w:after="120"/>
        <w:rPr>
          <w:ins w:id="5212" w:author="Janusio" w:date="2018-03-10T13:54:28Z"/>
          <w:rFonts w:hint="default"/>
        </w:rPr>
        <w:pPrChange w:id="5211" w:author="Janusio" w:date="2018-03-10T14:02:02Z">
          <w:pPr>
            <w:pStyle w:val="38"/>
            <w:numPr>
              <w:ilvl w:val="2"/>
              <w:numId w:val="12"/>
            </w:numPr>
            <w:tabs>
              <w:tab w:val="left" w:pos="420"/>
            </w:tabs>
            <w:spacing w:before="120" w:after="120"/>
          </w:pPr>
        </w:pPrChange>
      </w:pPr>
      <w:ins w:id="5213" w:author="Janusio" w:date="2018-03-10T14:01:55Z">
        <w:r>
          <w:rPr>
            <w:rFonts w:hint="eastAsia"/>
            <w:lang w:eastAsia="zh-CN"/>
          </w:rPr>
          <w:t>（</w:t>
        </w:r>
      </w:ins>
      <w:ins w:id="5214" w:author="Janusio" w:date="2018-03-10T14:01:56Z">
        <w:r>
          <w:rPr>
            <w:rFonts w:hint="eastAsia"/>
            <w:lang w:val="en-US" w:eastAsia="zh-CN"/>
          </w:rPr>
          <w:t>2</w:t>
        </w:r>
      </w:ins>
      <w:ins w:id="5215" w:author="Janusio" w:date="2018-03-10T14:01:55Z">
        <w:r>
          <w:rPr>
            <w:rFonts w:hint="eastAsia"/>
            <w:lang w:eastAsia="zh-CN"/>
          </w:rPr>
          <w:t>）</w:t>
        </w:r>
      </w:ins>
      <w:ins w:id="5216" w:author="Janusio" w:date="2018-03-10T13:54:28Z">
        <w:r>
          <w:rPr>
            <w:rFonts w:hint="eastAsia"/>
          </w:rPr>
          <w:t>本地可信属性描述</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18" w:author="Janusio" w:date="2018-03-10T13:54:28Z"/>
          <w:rFonts w:hint="eastAsia" w:ascii="Times New Roman" w:hAnsi="Times New Roman"/>
          <w:color w:val="auto"/>
        </w:rPr>
        <w:pPrChange w:id="5217"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19" w:author="Janusio" w:date="2018-03-10T13:54:28Z">
        <w:r>
          <w:rPr>
            <w:rFonts w:hint="eastAsia" w:ascii="Times New Roman" w:hAnsi="Times New Roman"/>
            <w:color w:val="auto"/>
          </w:rPr>
          <w:t>基于定义2及TJP度量后的</w:t>
        </w:r>
      </w:ins>
      <w:ins w:id="5220" w:author="Janusio" w:date="2018-03-10T13:54:28Z">
        <w:r>
          <w:rPr>
            <w:rFonts w:hint="eastAsia" w:ascii="Times New Roman" w:hAnsi="Times New Roman"/>
            <w:iCs/>
            <w:color w:val="auto"/>
          </w:rPr>
          <w:t>PCR</w:t>
        </w:r>
      </w:ins>
      <w:ins w:id="5221" w:author="Janusio" w:date="2018-03-10T13:54:28Z">
        <w:r>
          <w:rPr>
            <w:rFonts w:hint="eastAsia" w:ascii="Times New Roman" w:hAnsi="Times New Roman"/>
            <w:color w:val="auto"/>
          </w:rPr>
          <w:t>和其中的每个组件存在的唯一性、确定性映射关系，可将TJP的本地信任传递属性归纳为：如果最终的</w:t>
        </w:r>
      </w:ins>
      <w:ins w:id="5222" w:author="Janusio" w:date="2018-03-10T13:54:28Z">
        <w:r>
          <w:rPr>
            <w:rFonts w:hint="eastAsia" w:ascii="Times New Roman" w:hAnsi="Times New Roman"/>
            <w:iCs/>
            <w:color w:val="auto"/>
          </w:rPr>
          <w:t>PCR</w:t>
        </w:r>
      </w:ins>
      <w:ins w:id="5223" w:author="Janusio" w:date="2018-03-10T13:54:28Z">
        <w:r>
          <w:rPr>
            <w:rFonts w:hint="eastAsia" w:ascii="Times New Roman" w:hAnsi="Times New Roman"/>
            <w:color w:val="auto"/>
          </w:rPr>
          <w:t>中度量值序列是正确的值，那么TJP信任链所加载的程序顺序就是正确的。即TJP的本地信任传递属性就是要求所有相应启动程序如vTPM Builder、vTPM-VM Binding、VM Builder等都能按确定的先后顺序加载。以LS</w:t>
        </w:r>
      </w:ins>
      <w:ins w:id="5224" w:author="Janusio" w:date="2018-03-10T13:54:28Z">
        <w:r>
          <w:rPr>
            <w:rFonts w:hint="eastAsia" w:ascii="Times New Roman" w:hAnsi="Times New Roman"/>
            <w:color w:val="auto"/>
            <w:vertAlign w:val="superscript"/>
          </w:rPr>
          <w:t>2</w:t>
        </w:r>
      </w:ins>
      <w:ins w:id="5225" w:author="Janusio" w:date="2018-03-10T13:54:28Z">
        <w:r>
          <w:rPr>
            <w:rFonts w:hint="eastAsia" w:ascii="Times New Roman" w:hAnsi="Times New Roman"/>
            <w:color w:val="auto"/>
          </w:rPr>
          <w:t>将这种顺序形式化表示为</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27" w:author="Janusio" w:date="2018-03-10T13:54:28Z"/>
          <w:rFonts w:hint="eastAsia" w:ascii="Times New Roman" w:hAnsi="Times New Roman"/>
          <w:color w:val="auto"/>
        </w:rPr>
        <w:pPrChange w:id="5226"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28" w:author="Janusio" w:date="2018-03-10T13:54:28Z">
        <w:r>
          <w:rPr>
            <w:rFonts w:hint="eastAsia" w:ascii="Times New Roman" w:hAnsi="Times New Roman"/>
            <w:color w:val="auto"/>
          </w:rPr>
          <w:t>MeasuredBoot</w:t>
        </w:r>
      </w:ins>
      <w:ins w:id="5229" w:author="Janusio" w:date="2018-03-10T13:54:28Z">
        <w:r>
          <w:rPr>
            <w:rFonts w:hint="eastAsia" w:ascii="Times New Roman" w:hAnsi="Times New Roman"/>
            <w:color w:val="auto"/>
            <w:vertAlign w:val="subscript"/>
          </w:rPr>
          <w:t>DRTM</w:t>
        </w:r>
      </w:ins>
      <w:ins w:id="5230" w:author="Janusio" w:date="2018-03-10T13:54:28Z">
        <w:r>
          <w:rPr>
            <w:rFonts w:hint="eastAsia" w:ascii="Times New Roman" w:hAnsi="Times New Roman"/>
            <w:color w:val="auto"/>
          </w:rPr>
          <w:t>(TJP,</w:t>
        </w:r>
      </w:ins>
      <w:ins w:id="5231" w:author="Janusio" w:date="2018-03-10T13:54:28Z">
        <w:r>
          <w:rPr>
            <w:rFonts w:hint="eastAsia" w:ascii="Times New Roman" w:hAnsi="Times New Roman"/>
            <w:i/>
            <w:iCs/>
            <w:color w:val="auto"/>
          </w:rPr>
          <w:t>t</w:t>
        </w:r>
      </w:ins>
      <w:ins w:id="5232"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34" w:author="Janusio" w:date="2018-03-10T13:54:28Z"/>
          <w:rFonts w:hint="eastAsia" w:ascii="Times New Roman" w:hAnsi="Times New Roman"/>
          <w:color w:val="auto"/>
        </w:rPr>
        <w:pPrChange w:id="523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35" w:author="Janusio" w:date="2018-03-10T13:54:28Z">
        <w:r>
          <w:rPr/>
          <w:drawing>
            <wp:anchor distT="0" distB="0" distL="114300" distR="114300" simplePos="0" relativeHeight="251661312" behindDoc="0" locked="0" layoutInCell="1" allowOverlap="1">
              <wp:simplePos x="0" y="0"/>
              <wp:positionH relativeFrom="column">
                <wp:posOffset>339725</wp:posOffset>
              </wp:positionH>
              <wp:positionV relativeFrom="paragraph">
                <wp:posOffset>42545</wp:posOffset>
              </wp:positionV>
              <wp:extent cx="1605915" cy="193040"/>
              <wp:effectExtent l="0" t="0" r="13335" b="17145"/>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75"/>
                      <a:stretch>
                        <a:fillRect/>
                      </a:stretch>
                    </pic:blipFill>
                    <pic:spPr>
                      <a:xfrm>
                        <a:off x="0" y="0"/>
                        <a:ext cx="1605915" cy="193040"/>
                      </a:xfrm>
                      <a:prstGeom prst="rect">
                        <a:avLst/>
                      </a:prstGeom>
                      <a:noFill/>
                      <a:ln w="9525">
                        <a:noFill/>
                      </a:ln>
                    </pic:spPr>
                  </pic:pic>
                </a:graphicData>
              </a:graphic>
            </wp:anchor>
          </w:drawing>
        </w:r>
      </w:ins>
      <w:ins w:id="5237" w:author="Janusio" w:date="2018-03-10T13:54:28Z"/>
      <w:ins w:id="5238" w:author="Janusio" w:date="2018-03-10T13:54:28Z"/>
      <w:ins w:id="5239" w:author="Janusio" w:date="2018-03-10T13:54:28Z"/>
      <w:ins w:id="5240" w:author="Janusio" w:date="2018-03-10T13:54:28Z">
        <w:r>
          <w:rPr>
            <w:rFonts w:hint="eastAsia" w:ascii="Times New Roman" w:hAnsi="Times New Roman"/>
            <w:color w:val="auto"/>
            <w:position w:val="-14"/>
          </w:rPr>
          <w:object>
            <v:shape id="_x0000_i1443" o:spt="75" type="#_x0000_t75" style="height:17.35pt;width:138.05pt;" o:ole="t" filled="f" o:preferrelative="t" stroked="f" coordsize="21600,21600">
              <v:path/>
              <v:fill on="f" focussize="0,0"/>
              <v:stroke on="f"/>
              <v:imagedata r:id="rId177" o:title=""/>
              <o:lock v:ext="edit" aspectratio="t"/>
              <w10:wrap type="none"/>
              <w10:anchorlock/>
            </v:shape>
            <o:OLEObject Type="Embed" ProgID="Equation.KSEE3" ShapeID="_x0000_i1443" DrawAspect="Content" ObjectID="_1468075851" r:id="rId176">
              <o:LockedField>false</o:LockedField>
            </o:OLEObject>
          </w:object>
        </w:r>
      </w:ins>
      <w:ins w:id="5242" w:author="Janusio" w:date="2018-03-10T13:54:28Z"/>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44" w:author="Janusio" w:date="2018-03-10T13:54:28Z"/>
          <w:rFonts w:hint="eastAsia" w:ascii="Times New Roman" w:hAnsi="Times New Roman"/>
          <w:color w:val="auto"/>
        </w:rPr>
        <w:pPrChange w:id="524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45" w:author="Janusio" w:date="2018-03-10T13:54:28Z"/>
      <w:ins w:id="5246" w:author="Janusio" w:date="2018-03-10T13:54:28Z"/>
      <w:ins w:id="5247" w:author="Janusio" w:date="2018-03-10T13:54:28Z"/>
      <w:ins w:id="5248" w:author="Janusio" w:date="2018-03-10T13:54:28Z">
        <w:r>
          <w:rPr>
            <w:rFonts w:hint="eastAsia" w:ascii="Times New Roman" w:hAnsi="Times New Roman"/>
            <w:color w:val="auto"/>
            <w:position w:val="-4"/>
          </w:rPr>
          <w:object>
            <v:shape id="_x0000_i1444"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44" DrawAspect="Content" ObjectID="_1468075852" r:id="rId178">
              <o:LockedField>false</o:LockedField>
            </o:OLEObject>
          </w:object>
        </w:r>
      </w:ins>
      <w:ins w:id="5250" w:author="Janusio" w:date="2018-03-10T13:54:28Z"/>
      <w:ins w:id="5251" w:author="Janusio" w:date="2018-03-10T13:54:28Z">
        <w:r>
          <w:rPr>
            <w:rFonts w:hint="eastAsia" w:ascii="Times New Roman" w:hAnsi="Times New Roman"/>
            <w:color w:val="auto"/>
          </w:rPr>
          <w:t>(Jump(</w:t>
        </w:r>
      </w:ins>
      <w:ins w:id="5252" w:author="Janusio" w:date="2018-03-10T13:54:28Z">
        <w:r>
          <w:rPr>
            <w:rFonts w:hint="eastAsia" w:ascii="Times New Roman" w:hAnsi="Times New Roman"/>
            <w:i/>
            <w:iCs/>
            <w:color w:val="auto"/>
          </w:rPr>
          <w:t>K</w:t>
        </w:r>
      </w:ins>
      <w:ins w:id="5253" w:author="Janusio" w:date="2018-03-10T13:54:28Z">
        <w:r>
          <w:rPr>
            <w:rFonts w:hint="eastAsia" w:ascii="Times New Roman" w:hAnsi="Times New Roman"/>
            <w:iCs/>
            <w:color w:val="auto"/>
          </w:rPr>
          <w:t>,</w:t>
        </w:r>
      </w:ins>
      <w:ins w:id="5254" w:author="Janusio" w:date="2018-03-10T13:54:28Z">
        <w:r>
          <w:rPr>
            <w:rFonts w:hint="eastAsia" w:ascii="Times New Roman" w:hAnsi="Times New Roman"/>
            <w:i/>
            <w:iCs/>
            <w:color w:val="auto"/>
          </w:rPr>
          <w:t>vTPM Builder</w:t>
        </w:r>
      </w:ins>
      <w:ins w:id="5255" w:author="Janusio" w:date="2018-03-10T13:54:28Z">
        <w:r>
          <w:rPr>
            <w:rFonts w:hint="eastAsia" w:ascii="Times New Roman" w:hAnsi="Times New Roman"/>
            <w:color w:val="auto"/>
          </w:rPr>
          <w:t>(</w:t>
        </w:r>
      </w:ins>
      <w:ins w:id="5256" w:author="Janusio" w:date="2018-03-10T13:54:28Z">
        <w:r>
          <w:rPr>
            <w:rFonts w:hint="eastAsia" w:ascii="Times New Roman" w:hAnsi="Times New Roman"/>
            <w:i/>
            <w:iCs/>
            <w:color w:val="auto"/>
          </w:rPr>
          <w:t>TJP</w:t>
        </w:r>
      </w:ins>
      <w:ins w:id="5257" w:author="Janusio" w:date="2018-03-10T13:54:28Z">
        <w:r>
          <w:rPr>
            <w:rFonts w:hint="eastAsia" w:ascii="Times New Roman" w:hAnsi="Times New Roman"/>
            <w:color w:val="auto"/>
          </w:rPr>
          <w:t>)))@</w:t>
        </w:r>
      </w:ins>
      <w:ins w:id="5258" w:author="Janusio" w:date="2018-03-10T13:54:28Z">
        <w:r>
          <w:rPr>
            <w:rFonts w:hint="eastAsia" w:ascii="Times New Roman" w:hAnsi="Times New Roman"/>
            <w:i/>
            <w:iCs/>
            <w:color w:val="auto"/>
          </w:rPr>
          <w:t>t</w:t>
        </w:r>
      </w:ins>
      <w:ins w:id="5259" w:author="Janusio" w:date="2018-03-10T13:54:28Z">
        <w:r>
          <w:rPr>
            <w:rFonts w:hint="eastAsia" w:ascii="Times New Roman" w:hAnsi="Times New Roman"/>
            <w:i/>
            <w:iCs/>
            <w:color w:val="auto"/>
            <w:vertAlign w:val="subscript"/>
          </w:rPr>
          <w:t>vtb</w:t>
        </w:r>
      </w:ins>
      <w:ins w:id="5260" w:author="Janusio" w:date="2018-03-10T13:54:28Z">
        <w:r>
          <w:rPr>
            <w:rFonts w:hint="eastAsia" w:ascii="Times New Roman" w:hAnsi="Times New Roman"/>
            <w:iCs/>
            <w:color w:val="auto"/>
          </w:rPr>
          <w:t>)</w:t>
        </w:r>
      </w:ins>
      <w:ins w:id="5261" w:author="Janusio" w:date="2018-03-10T13:54:28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63" w:author="Janusio" w:date="2018-03-10T13:54:28Z"/>
          <w:rFonts w:hint="eastAsia" w:ascii="Times New Roman" w:hAnsi="Times New Roman"/>
          <w:color w:val="auto"/>
        </w:rPr>
        <w:pPrChange w:id="5262"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64" w:author="Janusio" w:date="2018-03-10T13:54:28Z"/>
      <w:ins w:id="5265" w:author="Janusio" w:date="2018-03-10T13:54:28Z"/>
      <w:ins w:id="5266" w:author="Janusio" w:date="2018-03-10T13:54:28Z"/>
      <w:ins w:id="5267" w:author="Janusio" w:date="2018-03-10T13:54:28Z">
        <w:r>
          <w:rPr>
            <w:rFonts w:hint="eastAsia" w:ascii="Times New Roman" w:hAnsi="Times New Roman"/>
            <w:color w:val="auto"/>
            <w:position w:val="-4"/>
          </w:rPr>
          <w:object>
            <v:shape id="_x0000_i1445"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45" DrawAspect="Content" ObjectID="_1468075853" r:id="rId179">
              <o:LockedField>false</o:LockedField>
            </o:OLEObject>
          </w:object>
        </w:r>
      </w:ins>
      <w:ins w:id="5269" w:author="Janusio" w:date="2018-03-10T13:54:28Z"/>
      <w:ins w:id="5270" w:author="Janusio" w:date="2018-03-10T13:54:28Z">
        <w:r>
          <w:rPr>
            <w:rFonts w:hint="eastAsia" w:ascii="Times New Roman" w:hAnsi="Times New Roman"/>
            <w:color w:val="auto"/>
          </w:rPr>
          <w:t>(Jump(</w:t>
        </w:r>
      </w:ins>
      <w:ins w:id="5271" w:author="Janusio" w:date="2018-03-10T13:54:28Z">
        <w:r>
          <w:rPr>
            <w:rFonts w:hint="eastAsia" w:ascii="Times New Roman" w:hAnsi="Times New Roman"/>
            <w:i/>
            <w:iCs/>
            <w:color w:val="auto"/>
          </w:rPr>
          <w:t>K</w:t>
        </w:r>
      </w:ins>
      <w:ins w:id="5272" w:author="Janusio" w:date="2018-03-10T13:54:28Z">
        <w:r>
          <w:rPr>
            <w:rFonts w:hint="eastAsia" w:ascii="Times New Roman" w:hAnsi="Times New Roman"/>
            <w:iCs/>
            <w:color w:val="auto"/>
          </w:rPr>
          <w:t>,</w:t>
        </w:r>
      </w:ins>
      <w:ins w:id="5273" w:author="Janusio" w:date="2018-03-10T13:54:28Z">
        <w:r>
          <w:rPr>
            <w:rFonts w:hint="eastAsia" w:ascii="Times New Roman" w:hAnsi="Times New Roman"/>
            <w:i/>
            <w:iCs/>
            <w:color w:val="auto"/>
          </w:rPr>
          <w:t>vTPM-VM Binding</w:t>
        </w:r>
      </w:ins>
      <w:ins w:id="5274" w:author="Janusio" w:date="2018-03-10T13:54:28Z">
        <w:r>
          <w:rPr>
            <w:rFonts w:hint="eastAsia" w:ascii="Times New Roman" w:hAnsi="Times New Roman"/>
            <w:color w:val="auto"/>
          </w:rPr>
          <w:t>(</w:t>
        </w:r>
      </w:ins>
      <w:ins w:id="5275" w:author="Janusio" w:date="2018-03-10T13:54:28Z">
        <w:r>
          <w:rPr>
            <w:rFonts w:hint="eastAsia" w:ascii="Times New Roman" w:hAnsi="Times New Roman"/>
            <w:i/>
            <w:iCs/>
            <w:color w:val="auto"/>
          </w:rPr>
          <w:t>TJP</w:t>
        </w:r>
      </w:ins>
      <w:ins w:id="5276" w:author="Janusio" w:date="2018-03-10T13:54:28Z">
        <w:r>
          <w:rPr>
            <w:rFonts w:hint="eastAsia" w:ascii="Times New Roman" w:hAnsi="Times New Roman"/>
            <w:color w:val="auto"/>
          </w:rPr>
          <w:t>))@</w:t>
        </w:r>
      </w:ins>
      <w:ins w:id="5277" w:author="Janusio" w:date="2018-03-10T13:54:28Z">
        <w:r>
          <w:rPr>
            <w:rFonts w:hint="eastAsia" w:ascii="Times New Roman" w:hAnsi="Times New Roman"/>
            <w:i/>
            <w:iCs/>
            <w:color w:val="auto"/>
          </w:rPr>
          <w:t>t</w:t>
        </w:r>
      </w:ins>
      <w:ins w:id="5278" w:author="Janusio" w:date="2018-03-10T13:54:28Z">
        <w:r>
          <w:rPr>
            <w:rFonts w:hint="eastAsia" w:ascii="Times New Roman" w:hAnsi="Times New Roman"/>
            <w:i/>
            <w:iCs/>
            <w:color w:val="auto"/>
            <w:vertAlign w:val="subscript"/>
          </w:rPr>
          <w:t>vvb</w:t>
        </w:r>
      </w:ins>
      <w:ins w:id="5279"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81" w:author="Janusio" w:date="2018-03-10T13:54:28Z"/>
          <w:rFonts w:hint="eastAsia" w:ascii="Times New Roman" w:hAnsi="Times New Roman"/>
          <w:color w:val="auto"/>
        </w:rPr>
        <w:pPrChange w:id="5280"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282" w:author="Janusio" w:date="2018-03-10T13:54:28Z"/>
      <w:ins w:id="5283" w:author="Janusio" w:date="2018-03-10T13:54:28Z"/>
      <w:ins w:id="5284" w:author="Janusio" w:date="2018-03-10T13:54:28Z"/>
      <w:ins w:id="5285" w:author="Janusio" w:date="2018-03-10T13:54:28Z">
        <w:r>
          <w:rPr>
            <w:rFonts w:hint="eastAsia" w:ascii="Times New Roman" w:hAnsi="Times New Roman"/>
            <w:color w:val="auto"/>
            <w:position w:val="-4"/>
          </w:rPr>
          <w:object>
            <v:shape id="_x0000_i144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46" DrawAspect="Content" ObjectID="_1468075854" r:id="rId180">
              <o:LockedField>false</o:LockedField>
            </o:OLEObject>
          </w:object>
        </w:r>
      </w:ins>
      <w:ins w:id="5287" w:author="Janusio" w:date="2018-03-10T13:54:28Z"/>
      <w:ins w:id="5288" w:author="Janusio" w:date="2018-03-10T13:54:28Z">
        <w:r>
          <w:rPr>
            <w:rFonts w:hint="eastAsia" w:ascii="Times New Roman" w:hAnsi="Times New Roman"/>
            <w:color w:val="auto"/>
          </w:rPr>
          <w:t>(Jump(</w:t>
        </w:r>
      </w:ins>
      <w:ins w:id="5289" w:author="Janusio" w:date="2018-03-10T13:54:28Z">
        <w:r>
          <w:rPr>
            <w:rFonts w:hint="eastAsia" w:ascii="Times New Roman" w:hAnsi="Times New Roman"/>
            <w:i/>
            <w:iCs/>
            <w:color w:val="auto"/>
          </w:rPr>
          <w:t>K</w:t>
        </w:r>
      </w:ins>
      <w:ins w:id="5290" w:author="Janusio" w:date="2018-03-10T13:54:28Z">
        <w:r>
          <w:rPr>
            <w:rFonts w:hint="eastAsia" w:ascii="Times New Roman" w:hAnsi="Times New Roman"/>
            <w:iCs/>
            <w:color w:val="auto"/>
          </w:rPr>
          <w:t>,</w:t>
        </w:r>
      </w:ins>
      <w:ins w:id="5291" w:author="Janusio" w:date="2018-03-10T13:54:28Z">
        <w:r>
          <w:rPr>
            <w:rFonts w:hint="eastAsia" w:ascii="Times New Roman" w:hAnsi="Times New Roman"/>
            <w:i/>
            <w:iCs/>
            <w:color w:val="auto"/>
          </w:rPr>
          <w:t>VM Builder</w:t>
        </w:r>
      </w:ins>
      <w:ins w:id="5292" w:author="Janusio" w:date="2018-03-10T13:54:28Z">
        <w:r>
          <w:rPr>
            <w:rFonts w:hint="eastAsia" w:ascii="Times New Roman" w:hAnsi="Times New Roman"/>
            <w:color w:val="auto"/>
          </w:rPr>
          <w:t>(</w:t>
        </w:r>
      </w:ins>
      <w:ins w:id="5293" w:author="Janusio" w:date="2018-03-10T13:54:28Z">
        <w:r>
          <w:rPr>
            <w:rFonts w:hint="eastAsia" w:ascii="Times New Roman" w:hAnsi="Times New Roman"/>
            <w:i/>
            <w:iCs/>
            <w:color w:val="auto"/>
          </w:rPr>
          <w:t>TJP</w:t>
        </w:r>
      </w:ins>
      <w:ins w:id="5294" w:author="Janusio" w:date="2018-03-10T13:54:28Z">
        <w:r>
          <w:rPr>
            <w:rFonts w:hint="eastAsia" w:ascii="Times New Roman" w:hAnsi="Times New Roman"/>
            <w:color w:val="auto"/>
          </w:rPr>
          <w:t>))@</w:t>
        </w:r>
      </w:ins>
      <w:ins w:id="5295" w:author="Janusio" w:date="2018-03-10T13:54:28Z">
        <w:r>
          <w:rPr>
            <w:rFonts w:hint="eastAsia" w:ascii="Times New Roman" w:hAnsi="Times New Roman"/>
            <w:i/>
            <w:iCs/>
            <w:color w:val="auto"/>
          </w:rPr>
          <w:t>t</w:t>
        </w:r>
      </w:ins>
      <w:ins w:id="5296" w:author="Janusio" w:date="2018-03-10T13:54:28Z">
        <w:r>
          <w:rPr>
            <w:rFonts w:hint="eastAsia" w:ascii="Times New Roman" w:hAnsi="Times New Roman"/>
            <w:i/>
            <w:iCs/>
            <w:color w:val="auto"/>
            <w:vertAlign w:val="subscript"/>
          </w:rPr>
          <w:t>vvmb</w:t>
        </w:r>
      </w:ins>
      <w:ins w:id="5297" w:author="Janusio" w:date="2018-03-10T13:54:28Z">
        <w:r>
          <w:rPr>
            <w:rFonts w:hint="eastAsia" w:ascii="Times New Roman" w:hAnsi="Times New Roman"/>
            <w:color w:val="auto"/>
          </w:rPr>
          <w:t xml:space="preserve">) </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299" w:author="Janusio" w:date="2018-03-10T13:54:28Z"/>
          <w:rFonts w:hint="eastAsia" w:ascii="Times New Roman" w:hAnsi="Times New Roman"/>
          <w:color w:val="auto"/>
        </w:rPr>
        <w:pPrChange w:id="5298"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300" w:author="Janusio" w:date="2018-03-10T13:54:28Z"/>
      <w:ins w:id="5301" w:author="Janusio" w:date="2018-03-10T13:54:28Z"/>
      <w:ins w:id="5302" w:author="Janusio" w:date="2018-03-10T13:54:28Z"/>
      <w:ins w:id="5303" w:author="Janusio" w:date="2018-03-10T13:54:28Z">
        <w:r>
          <w:rPr>
            <w:rFonts w:hint="eastAsia" w:ascii="Times New Roman" w:hAnsi="Times New Roman"/>
            <w:color w:val="auto"/>
            <w:position w:val="-4"/>
          </w:rPr>
          <w:object>
            <v:shape id="_x0000_i144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47" DrawAspect="Content" ObjectID="_1468075855" r:id="rId181">
              <o:LockedField>false</o:LockedField>
            </o:OLEObject>
          </w:object>
        </w:r>
      </w:ins>
      <w:ins w:id="5305" w:author="Janusio" w:date="2018-03-10T13:54:28Z"/>
      <w:ins w:id="5306" w:author="Janusio" w:date="2018-03-10T13:54:28Z">
        <w:r>
          <w:rPr>
            <w:rFonts w:hint="eastAsia" w:ascii="Times New Roman" w:hAnsi="Times New Roman"/>
            <w:color w:val="auto"/>
          </w:rPr>
          <w:t>(Jump(</w:t>
        </w:r>
      </w:ins>
      <w:ins w:id="5307" w:author="Janusio" w:date="2018-03-10T13:54:28Z">
        <w:r>
          <w:rPr>
            <w:rFonts w:hint="eastAsia" w:ascii="Times New Roman" w:hAnsi="Times New Roman"/>
            <w:i/>
            <w:iCs/>
            <w:color w:val="auto"/>
          </w:rPr>
          <w:t>K</w:t>
        </w:r>
      </w:ins>
      <w:ins w:id="5308" w:author="Janusio" w:date="2018-03-10T13:54:28Z">
        <w:r>
          <w:rPr>
            <w:rFonts w:hint="eastAsia" w:ascii="Times New Roman" w:hAnsi="Times New Roman"/>
            <w:iCs/>
            <w:color w:val="auto"/>
          </w:rPr>
          <w:t>,</w:t>
        </w:r>
      </w:ins>
      <w:ins w:id="5309" w:author="Janusio" w:date="2018-03-10T13:54:28Z">
        <w:r>
          <w:rPr>
            <w:rFonts w:hint="eastAsia" w:ascii="Times New Roman" w:hAnsi="Times New Roman"/>
            <w:i/>
            <w:iCs/>
            <w:color w:val="auto"/>
          </w:rPr>
          <w:t>vTPM</w:t>
        </w:r>
      </w:ins>
      <w:ins w:id="5310" w:author="Janusio" w:date="2018-03-10T13:54:28Z">
        <w:r>
          <w:rPr>
            <w:rFonts w:hint="eastAsia" w:ascii="Times New Roman" w:hAnsi="Times New Roman"/>
            <w:color w:val="auto"/>
          </w:rPr>
          <w:t>(</w:t>
        </w:r>
      </w:ins>
      <w:ins w:id="5311" w:author="Janusio" w:date="2018-03-10T13:54:28Z">
        <w:r>
          <w:rPr>
            <w:rFonts w:hint="eastAsia" w:ascii="Times New Roman" w:hAnsi="Times New Roman"/>
            <w:i/>
            <w:iCs/>
            <w:color w:val="auto"/>
          </w:rPr>
          <w:t>TJP</w:t>
        </w:r>
      </w:ins>
      <w:ins w:id="5312" w:author="Janusio" w:date="2018-03-10T13:54:28Z">
        <w:r>
          <w:rPr>
            <w:rFonts w:hint="eastAsia" w:ascii="Times New Roman" w:hAnsi="Times New Roman"/>
            <w:color w:val="auto"/>
          </w:rPr>
          <w:t>))@</w:t>
        </w:r>
      </w:ins>
      <w:ins w:id="5313" w:author="Janusio" w:date="2018-03-10T13:54:28Z">
        <w:r>
          <w:rPr>
            <w:rFonts w:hint="eastAsia" w:ascii="Times New Roman" w:hAnsi="Times New Roman"/>
            <w:i/>
            <w:iCs/>
            <w:color w:val="auto"/>
          </w:rPr>
          <w:t>t</w:t>
        </w:r>
      </w:ins>
      <w:ins w:id="5314" w:author="Janusio" w:date="2018-03-10T13:54:28Z">
        <w:r>
          <w:rPr>
            <w:rFonts w:hint="eastAsia" w:ascii="Times New Roman" w:hAnsi="Times New Roman"/>
            <w:i/>
            <w:iCs/>
            <w:color w:val="auto"/>
            <w:vertAlign w:val="subscript"/>
          </w:rPr>
          <w:t>vtpmb</w:t>
        </w:r>
      </w:ins>
      <w:ins w:id="5315"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317" w:author="Janusio" w:date="2018-03-10T13:54:28Z"/>
          <w:rFonts w:hint="eastAsia" w:ascii="Times New Roman" w:hAnsi="Times New Roman"/>
          <w:color w:val="auto"/>
        </w:rPr>
        <w:pPrChange w:id="5316"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318" w:author="Janusio" w:date="2018-03-10T13:54:28Z"/>
      <w:ins w:id="5319" w:author="Janusio" w:date="2018-03-10T13:54:28Z"/>
      <w:ins w:id="5320" w:author="Janusio" w:date="2018-03-10T13:54:28Z"/>
      <w:ins w:id="5321" w:author="Janusio" w:date="2018-03-10T13:54:28Z">
        <w:r>
          <w:rPr>
            <w:rFonts w:hint="eastAsia" w:ascii="Times New Roman" w:hAnsi="Times New Roman"/>
            <w:color w:val="auto"/>
            <w:position w:val="-4"/>
          </w:rPr>
          <w:object>
            <v:shape id="_x0000_i144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48" DrawAspect="Content" ObjectID="_1468075856" r:id="rId182">
              <o:LockedField>false</o:LockedField>
            </o:OLEObject>
          </w:object>
        </w:r>
      </w:ins>
      <w:ins w:id="5323" w:author="Janusio" w:date="2018-03-10T13:54:28Z"/>
      <w:ins w:id="5324" w:author="Janusio" w:date="2018-03-10T13:54:28Z">
        <w:r>
          <w:rPr>
            <w:rFonts w:hint="eastAsia" w:ascii="Times New Roman" w:hAnsi="Times New Roman"/>
            <w:color w:val="auto"/>
          </w:rPr>
          <w:t>(</w:t>
        </w:r>
      </w:ins>
      <w:ins w:id="5325" w:author="Janusio" w:date="2018-03-10T13:54:28Z">
        <w:r>
          <w:rPr>
            <w:rFonts w:hint="eastAsia" w:ascii="宋体" w:hAnsi="宋体" w:cs="宋体"/>
            <w:color w:val="auto"/>
          </w:rPr>
          <w:t>┐</w:t>
        </w:r>
      </w:ins>
      <w:ins w:id="5326" w:author="Janusio" w:date="2018-03-10T13:54:28Z">
        <w:r>
          <w:rPr>
            <w:rFonts w:hint="eastAsia" w:ascii="Times New Roman" w:hAnsi="Times New Roman"/>
            <w:color w:val="auto"/>
          </w:rPr>
          <w:t>Reset(</w:t>
        </w:r>
      </w:ins>
      <w:ins w:id="5327" w:author="Janusio" w:date="2018-03-10T13:54:28Z">
        <w:r>
          <w:rPr>
            <w:rFonts w:hint="eastAsia" w:ascii="Times New Roman" w:hAnsi="Times New Roman"/>
            <w:i/>
            <w:iCs/>
            <w:color w:val="auto"/>
          </w:rPr>
          <w:t>m</w:t>
        </w:r>
      </w:ins>
      <w:ins w:id="5328" w:author="Janusio" w:date="2018-03-10T13:54:28Z">
        <w:r>
          <w:rPr>
            <w:rFonts w:hint="eastAsia" w:ascii="Times New Roman" w:hAnsi="Times New Roman"/>
            <w:color w:val="auto"/>
          </w:rPr>
          <w:t>)on(</w:t>
        </w:r>
      </w:ins>
      <w:ins w:id="5329" w:author="Janusio" w:date="2018-03-10T13:54:28Z">
        <w:r>
          <w:rPr>
            <w:rFonts w:hint="eastAsia" w:ascii="Times New Roman" w:hAnsi="Times New Roman"/>
            <w:i/>
            <w:iCs/>
            <w:color w:val="auto"/>
          </w:rPr>
          <w:t>t</w:t>
        </w:r>
      </w:ins>
      <w:ins w:id="5330" w:author="Janusio" w:date="2018-03-10T13:54:28Z">
        <w:r>
          <w:rPr>
            <w:rFonts w:hint="eastAsia" w:ascii="Times New Roman" w:hAnsi="Times New Roman"/>
            <w:i/>
            <w:iCs/>
            <w:color w:val="auto"/>
            <w:vertAlign w:val="subscript"/>
          </w:rPr>
          <w:t>vtb</w:t>
        </w:r>
      </w:ins>
      <w:ins w:id="5331" w:author="Janusio" w:date="2018-03-10T13:54:28Z">
        <w:r>
          <w:rPr>
            <w:rFonts w:hint="eastAsia" w:ascii="Times New Roman" w:hAnsi="Times New Roman"/>
            <w:iCs/>
            <w:color w:val="auto"/>
          </w:rPr>
          <w:t>,</w:t>
        </w:r>
      </w:ins>
      <w:ins w:id="5332" w:author="Janusio" w:date="2018-03-10T13:54:28Z">
        <w:r>
          <w:rPr>
            <w:rFonts w:hint="eastAsia" w:ascii="Times New Roman" w:hAnsi="Times New Roman"/>
            <w:i/>
            <w:iCs/>
            <w:color w:val="auto"/>
          </w:rPr>
          <w:t>t</w:t>
        </w:r>
      </w:ins>
      <w:ins w:id="5333" w:author="Janusio" w:date="2018-03-10T13:54:28Z">
        <w:r>
          <w:rPr>
            <w:rFonts w:hint="eastAsia" w:ascii="Times New Roman" w:hAnsi="Times New Roman"/>
            <w:color w:val="auto"/>
          </w:rPr>
          <w:t>])(</w:t>
        </w:r>
      </w:ins>
      <w:ins w:id="5334" w:author="Janusio" w:date="2018-03-10T13:54:28Z">
        <w:r>
          <w:rPr>
            <w:rFonts w:hint="eastAsia" w:ascii="宋体" w:hAnsi="宋体" w:cs="宋体"/>
            <w:color w:val="auto"/>
          </w:rPr>
          <w:t>┐</w:t>
        </w:r>
      </w:ins>
      <w:ins w:id="5335" w:author="Janusio" w:date="2018-03-10T13:54:28Z">
        <w:r>
          <w:rPr>
            <w:rFonts w:hint="eastAsia" w:ascii="Times New Roman" w:hAnsi="Times New Roman"/>
            <w:color w:val="auto"/>
          </w:rPr>
          <w:t>Jump(</w:t>
        </w:r>
      </w:ins>
      <w:ins w:id="5336" w:author="Janusio" w:date="2018-03-10T13:54:28Z">
        <w:r>
          <w:rPr>
            <w:rFonts w:hint="eastAsia" w:ascii="Times New Roman" w:hAnsi="Times New Roman"/>
            <w:i/>
            <w:iCs/>
            <w:color w:val="auto"/>
          </w:rPr>
          <w:t>K</w:t>
        </w:r>
      </w:ins>
      <w:ins w:id="5337" w:author="Janusio" w:date="2018-03-10T13:54:28Z">
        <w:r>
          <w:rPr>
            <w:rFonts w:hint="eastAsia" w:ascii="Times New Roman" w:hAnsi="Times New Roman"/>
            <w:color w:val="auto"/>
          </w:rPr>
          <w:t>)on(</w:t>
        </w:r>
      </w:ins>
      <w:ins w:id="5338" w:author="Janusio" w:date="2018-03-10T13:54:28Z">
        <w:r>
          <w:rPr>
            <w:rFonts w:hint="eastAsia" w:ascii="Times New Roman" w:hAnsi="Times New Roman"/>
            <w:i/>
            <w:iCs/>
            <w:color w:val="auto"/>
          </w:rPr>
          <w:t>t</w:t>
        </w:r>
      </w:ins>
      <w:ins w:id="5339" w:author="Janusio" w:date="2018-03-10T13:54:28Z">
        <w:r>
          <w:rPr>
            <w:rFonts w:hint="eastAsia" w:ascii="Times New Roman" w:hAnsi="Times New Roman"/>
            <w:i/>
            <w:iCs/>
            <w:color w:val="auto"/>
            <w:vertAlign w:val="subscript"/>
          </w:rPr>
          <w:t>vtb</w:t>
        </w:r>
      </w:ins>
      <w:ins w:id="5340" w:author="Janusio" w:date="2018-03-10T13:54:28Z">
        <w:r>
          <w:rPr>
            <w:rFonts w:hint="eastAsia" w:ascii="Times New Roman" w:hAnsi="Times New Roman"/>
            <w:iCs/>
            <w:color w:val="auto"/>
          </w:rPr>
          <w:t>,</w:t>
        </w:r>
      </w:ins>
      <w:ins w:id="5341" w:author="Janusio" w:date="2018-03-10T13:54:28Z">
        <w:r>
          <w:rPr>
            <w:rFonts w:hint="eastAsia" w:ascii="Times New Roman" w:hAnsi="Times New Roman"/>
            <w:i/>
            <w:iCs/>
            <w:color w:val="auto"/>
          </w:rPr>
          <w:t>t</w:t>
        </w:r>
      </w:ins>
      <w:ins w:id="5342" w:author="Janusio" w:date="2018-03-10T13:54:28Z">
        <w:r>
          <w:rPr>
            <w:rFonts w:hint="eastAsia" w:ascii="Times New Roman" w:hAnsi="Times New Roman"/>
            <w:i/>
            <w:iCs/>
            <w:color w:val="auto"/>
            <w:vertAlign w:val="subscript"/>
          </w:rPr>
          <w:t>vvb</w:t>
        </w:r>
      </w:ins>
      <w:ins w:id="5343"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345" w:author="Janusio" w:date="2018-03-10T13:54:28Z"/>
          <w:rFonts w:hint="eastAsia" w:ascii="Times New Roman" w:hAnsi="Times New Roman"/>
          <w:color w:val="auto"/>
        </w:rPr>
        <w:pPrChange w:id="5344"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346" w:author="Janusio" w:date="2018-03-10T13:54:28Z"/>
      <w:ins w:id="5347" w:author="Janusio" w:date="2018-03-10T13:54:28Z"/>
      <w:ins w:id="5348" w:author="Janusio" w:date="2018-03-10T13:54:28Z"/>
      <w:ins w:id="5349" w:author="Janusio" w:date="2018-03-10T13:54:28Z">
        <w:r>
          <w:rPr>
            <w:rFonts w:hint="eastAsia" w:ascii="Times New Roman" w:hAnsi="Times New Roman"/>
            <w:color w:val="auto"/>
            <w:position w:val="-4"/>
          </w:rPr>
          <w:object>
            <v:shape id="_x0000_i144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49" DrawAspect="Content" ObjectID="_1468075857" r:id="rId183">
              <o:LockedField>false</o:LockedField>
            </o:OLEObject>
          </w:object>
        </w:r>
      </w:ins>
      <w:ins w:id="5351" w:author="Janusio" w:date="2018-03-10T13:54:28Z"/>
      <w:ins w:id="5352" w:author="Janusio" w:date="2018-03-10T13:54:28Z">
        <w:r>
          <w:rPr>
            <w:rFonts w:hint="eastAsia" w:ascii="Times New Roman" w:hAnsi="Times New Roman"/>
            <w:color w:val="auto"/>
          </w:rPr>
          <w:t>(</w:t>
        </w:r>
      </w:ins>
      <w:ins w:id="5353" w:author="Janusio" w:date="2018-03-10T13:54:28Z">
        <w:r>
          <w:rPr>
            <w:rFonts w:hint="eastAsia" w:ascii="宋体" w:hAnsi="宋体" w:cs="宋体"/>
            <w:color w:val="auto"/>
          </w:rPr>
          <w:t>┐</w:t>
        </w:r>
      </w:ins>
      <w:ins w:id="5354" w:author="Janusio" w:date="2018-03-10T13:54:28Z">
        <w:r>
          <w:rPr>
            <w:rFonts w:hint="eastAsia" w:ascii="Times New Roman" w:hAnsi="Times New Roman"/>
            <w:color w:val="auto"/>
          </w:rPr>
          <w:t>Jump(</w:t>
        </w:r>
      </w:ins>
      <w:ins w:id="5355" w:author="Janusio" w:date="2018-03-10T13:54:28Z">
        <w:r>
          <w:rPr>
            <w:rFonts w:hint="eastAsia" w:ascii="Times New Roman" w:hAnsi="Times New Roman"/>
            <w:i/>
            <w:iCs/>
            <w:color w:val="auto"/>
          </w:rPr>
          <w:t>K</w:t>
        </w:r>
      </w:ins>
      <w:ins w:id="5356" w:author="Janusio" w:date="2018-03-10T13:54:28Z">
        <w:r>
          <w:rPr>
            <w:rFonts w:hint="eastAsia" w:ascii="Times New Roman" w:hAnsi="Times New Roman"/>
            <w:color w:val="auto"/>
          </w:rPr>
          <w:t>)on(</w:t>
        </w:r>
      </w:ins>
      <w:ins w:id="5357" w:author="Janusio" w:date="2018-03-10T13:54:28Z">
        <w:r>
          <w:rPr>
            <w:rFonts w:hint="eastAsia" w:ascii="Times New Roman" w:hAnsi="Times New Roman"/>
            <w:i/>
            <w:iCs/>
            <w:color w:val="auto"/>
          </w:rPr>
          <w:t>t</w:t>
        </w:r>
      </w:ins>
      <w:ins w:id="5358" w:author="Janusio" w:date="2018-03-10T13:54:28Z">
        <w:r>
          <w:rPr>
            <w:rFonts w:hint="eastAsia" w:ascii="Times New Roman" w:hAnsi="Times New Roman"/>
            <w:i/>
            <w:iCs/>
            <w:color w:val="auto"/>
            <w:vertAlign w:val="subscript"/>
          </w:rPr>
          <w:t>vvb</w:t>
        </w:r>
      </w:ins>
      <w:ins w:id="5359" w:author="Janusio" w:date="2018-03-10T13:54:28Z">
        <w:r>
          <w:rPr>
            <w:rFonts w:hint="eastAsia" w:ascii="Times New Roman" w:hAnsi="Times New Roman"/>
            <w:iCs/>
            <w:color w:val="auto"/>
          </w:rPr>
          <w:t>,</w:t>
        </w:r>
      </w:ins>
      <w:ins w:id="5360" w:author="Janusio" w:date="2018-03-10T13:54:28Z">
        <w:r>
          <w:rPr>
            <w:rFonts w:hint="eastAsia" w:ascii="Times New Roman" w:hAnsi="Times New Roman"/>
            <w:i/>
            <w:iCs/>
            <w:color w:val="auto"/>
          </w:rPr>
          <w:t>t</w:t>
        </w:r>
      </w:ins>
      <w:ins w:id="5361" w:author="Janusio" w:date="2018-03-10T13:54:28Z">
        <w:r>
          <w:rPr>
            <w:rFonts w:hint="eastAsia" w:ascii="Times New Roman" w:hAnsi="Times New Roman"/>
            <w:i/>
            <w:iCs/>
            <w:color w:val="auto"/>
            <w:vertAlign w:val="subscript"/>
          </w:rPr>
          <w:t>vvmb</w:t>
        </w:r>
      </w:ins>
      <w:ins w:id="5362" w:author="Janusio" w:date="2018-03-10T13:54:28Z">
        <w:r>
          <w:rPr>
            <w:rFonts w:hint="eastAsia" w:ascii="Times New Roman" w:hAnsi="Times New Roman"/>
            <w:color w:val="auto"/>
          </w:rPr>
          <w:t>))</w:t>
        </w:r>
      </w:ins>
      <w:ins w:id="5363" w:author="Janusio" w:date="2018-03-10T13:54:28Z"/>
      <w:ins w:id="5364" w:author="Janusio" w:date="2018-03-10T13:54:28Z"/>
      <w:ins w:id="5365" w:author="Janusio" w:date="2018-03-10T13:54:28Z"/>
      <w:ins w:id="5366" w:author="Janusio" w:date="2018-03-10T13:54:28Z">
        <w:r>
          <w:rPr>
            <w:rFonts w:hint="eastAsia" w:ascii="Times New Roman" w:hAnsi="Times New Roman"/>
            <w:color w:val="auto"/>
            <w:position w:val="-4"/>
          </w:rPr>
          <w:object>
            <v:shape id="_x0000_i145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450" DrawAspect="Content" ObjectID="_1468075858" r:id="rId184">
              <o:LockedField>false</o:LockedField>
            </o:OLEObject>
          </w:object>
        </w:r>
      </w:ins>
      <w:ins w:id="5368" w:author="Janusio" w:date="2018-03-10T13:54:28Z"/>
      <w:ins w:id="5369" w:author="Janusio" w:date="2018-03-10T13:54:28Z">
        <w:r>
          <w:rPr>
            <w:rFonts w:hint="eastAsia" w:ascii="Times New Roman" w:hAnsi="Times New Roman"/>
            <w:color w:val="auto"/>
          </w:rPr>
          <w:t>(</w:t>
        </w:r>
      </w:ins>
      <w:ins w:id="5370" w:author="Janusio" w:date="2018-03-10T13:54:28Z">
        <w:r>
          <w:rPr>
            <w:rFonts w:hint="eastAsia" w:ascii="宋体" w:hAnsi="宋体" w:cs="宋体"/>
            <w:color w:val="auto"/>
          </w:rPr>
          <w:t>┐</w:t>
        </w:r>
      </w:ins>
      <w:ins w:id="5371" w:author="Janusio" w:date="2018-03-10T13:54:28Z">
        <w:r>
          <w:rPr>
            <w:rFonts w:hint="eastAsia" w:ascii="Times New Roman" w:hAnsi="Times New Roman"/>
            <w:color w:val="auto"/>
          </w:rPr>
          <w:t>Jump(</w:t>
        </w:r>
      </w:ins>
      <w:ins w:id="5372" w:author="Janusio" w:date="2018-03-10T13:54:28Z">
        <w:r>
          <w:rPr>
            <w:rFonts w:hint="eastAsia" w:ascii="Times New Roman" w:hAnsi="Times New Roman"/>
            <w:i/>
            <w:iCs/>
            <w:color w:val="auto"/>
          </w:rPr>
          <w:t>K</w:t>
        </w:r>
      </w:ins>
      <w:ins w:id="5373" w:author="Janusio" w:date="2018-03-10T13:54:28Z">
        <w:r>
          <w:rPr>
            <w:rFonts w:hint="eastAsia" w:ascii="Times New Roman" w:hAnsi="Times New Roman"/>
            <w:color w:val="auto"/>
          </w:rPr>
          <w:t>)on(</w:t>
        </w:r>
      </w:ins>
      <w:ins w:id="5374" w:author="Janusio" w:date="2018-03-10T13:54:28Z">
        <w:r>
          <w:rPr>
            <w:rFonts w:hint="eastAsia" w:ascii="Times New Roman" w:hAnsi="Times New Roman"/>
            <w:i/>
            <w:iCs/>
            <w:color w:val="auto"/>
          </w:rPr>
          <w:t>t</w:t>
        </w:r>
      </w:ins>
      <w:ins w:id="5375" w:author="Janusio" w:date="2018-03-10T13:54:28Z">
        <w:r>
          <w:rPr>
            <w:rFonts w:hint="eastAsia" w:ascii="Times New Roman" w:hAnsi="Times New Roman"/>
            <w:i/>
            <w:iCs/>
            <w:color w:val="auto"/>
            <w:vertAlign w:val="subscript"/>
          </w:rPr>
          <w:t>vvmb</w:t>
        </w:r>
      </w:ins>
      <w:ins w:id="5376" w:author="Janusio" w:date="2018-03-10T13:54:28Z">
        <w:r>
          <w:rPr>
            <w:rFonts w:hint="eastAsia" w:ascii="Times New Roman" w:hAnsi="Times New Roman"/>
            <w:iCs/>
            <w:color w:val="auto"/>
          </w:rPr>
          <w:t>,</w:t>
        </w:r>
      </w:ins>
      <w:ins w:id="5377" w:author="Janusio" w:date="2018-03-10T13:54:28Z">
        <w:r>
          <w:rPr>
            <w:rFonts w:hint="eastAsia" w:ascii="Times New Roman" w:hAnsi="Times New Roman"/>
            <w:i/>
            <w:iCs/>
            <w:color w:val="auto"/>
          </w:rPr>
          <w:t>t</w:t>
        </w:r>
      </w:ins>
      <w:ins w:id="5378" w:author="Janusio" w:date="2018-03-10T13:54:28Z">
        <w:r>
          <w:rPr>
            <w:rFonts w:hint="eastAsia" w:ascii="Times New Roman" w:hAnsi="Times New Roman"/>
            <w:i/>
            <w:iCs/>
            <w:color w:val="auto"/>
            <w:vertAlign w:val="subscript"/>
          </w:rPr>
          <w:t>vtpmb</w:t>
        </w:r>
      </w:ins>
      <w:ins w:id="5379"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381" w:author="Janusio" w:date="2018-03-10T13:54:28Z"/>
          <w:rFonts w:hint="eastAsia" w:ascii="Times New Roman" w:hAnsi="Times New Roman"/>
          <w:color w:val="auto"/>
        </w:rPr>
        <w:pPrChange w:id="5380"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382" w:author="Janusio" w:date="2018-03-10T13:54:28Z">
        <w:r>
          <w:rPr>
            <w:rFonts w:hint="eastAsia" w:ascii="Times New Roman" w:hAnsi="Times New Roman"/>
            <w:color w:val="auto"/>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384" w:author="Janusio" w:date="2018-03-10T13:54:28Z"/>
          <w:rFonts w:hint="eastAsia" w:ascii="Times New Roman" w:hAnsi="Times New Roman"/>
          <w:color w:val="auto"/>
        </w:rPr>
        <w:pPrChange w:id="538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385" w:author="Janusio" w:date="2018-03-10T13:54:28Z">
        <w:r>
          <w:rPr>
            <w:rFonts w:hint="eastAsia" w:ascii="Times New Roman" w:hAnsi="Times New Roman"/>
            <w:b/>
            <w:bCs/>
            <w:color w:val="auto"/>
          </w:rPr>
          <w:t xml:space="preserve">定理3 </w:t>
        </w:r>
      </w:ins>
      <w:ins w:id="5386" w:author="Janusio" w:date="2018-03-10T13:54:28Z">
        <w:r>
          <w:rPr>
            <w:rFonts w:hint="eastAsia" w:ascii="Times New Roman" w:hAnsi="Times New Roman"/>
            <w:color w:val="auto"/>
          </w:rPr>
          <w:t>如果TJP加载成功，且与该TJP加载过程对应的</w:t>
        </w:r>
      </w:ins>
      <w:ins w:id="5387" w:author="Janusio" w:date="2018-03-10T13:54:28Z">
        <w:r>
          <w:rPr>
            <w:rFonts w:hint="eastAsia" w:ascii="Times New Roman" w:hAnsi="Times New Roman"/>
            <w:iCs/>
            <w:color w:val="auto"/>
          </w:rPr>
          <w:t>PCR</w:t>
        </w:r>
      </w:ins>
      <w:ins w:id="5388" w:author="Janusio" w:date="2018-03-10T13:54:28Z">
        <w:r>
          <w:rPr>
            <w:rFonts w:hint="eastAsia" w:ascii="Times New Roman" w:hAnsi="Times New Roman"/>
            <w:color w:val="auto"/>
          </w:rPr>
          <w:t>值为</w:t>
        </w:r>
      </w:ins>
      <w:ins w:id="5389" w:author="Janusio" w:date="2018-03-10T13:54:28Z">
        <w:r>
          <w:rPr>
            <w:rFonts w:hint="eastAsia" w:ascii="Times New Roman" w:hAnsi="Times New Roman"/>
            <w:i/>
            <w:iCs/>
            <w:color w:val="auto"/>
          </w:rPr>
          <w:t>seq</w:t>
        </w:r>
      </w:ins>
      <w:ins w:id="5390" w:author="Janusio" w:date="2018-03-10T13:54:28Z">
        <w:r>
          <w:rPr>
            <w:rFonts w:hint="eastAsia" w:ascii="Times New Roman" w:hAnsi="Times New Roman"/>
            <w:iCs/>
            <w:color w:val="auto"/>
          </w:rPr>
          <w:t>(</w:t>
        </w:r>
      </w:ins>
      <w:ins w:id="5391" w:author="Janusio" w:date="2018-03-10T13:54:28Z">
        <w:r>
          <w:rPr>
            <w:rFonts w:hint="eastAsia" w:ascii="Times New Roman" w:hAnsi="Times New Roman"/>
            <w:i/>
            <w:iCs/>
            <w:color w:val="auto"/>
          </w:rPr>
          <w:t>vTPM Builder</w:t>
        </w:r>
      </w:ins>
      <w:ins w:id="5392" w:author="Janusio" w:date="2018-03-10T13:54:28Z">
        <w:r>
          <w:rPr>
            <w:rFonts w:hint="eastAsia" w:ascii="Times New Roman" w:hAnsi="Times New Roman"/>
            <w:iCs/>
            <w:color w:val="auto"/>
          </w:rPr>
          <w:t>(</w:t>
        </w:r>
      </w:ins>
      <w:ins w:id="5393" w:author="Janusio" w:date="2018-03-10T13:54:28Z">
        <w:r>
          <w:rPr>
            <w:rFonts w:hint="eastAsia" w:ascii="Times New Roman" w:hAnsi="Times New Roman"/>
            <w:i/>
            <w:iCs/>
            <w:color w:val="auto"/>
          </w:rPr>
          <w:t>TJP</w:t>
        </w:r>
      </w:ins>
      <w:ins w:id="5394" w:author="Janusio" w:date="2018-03-10T13:54:28Z">
        <w:r>
          <w:rPr>
            <w:rFonts w:hint="eastAsia" w:ascii="Times New Roman" w:hAnsi="Times New Roman"/>
            <w:iCs/>
            <w:color w:val="auto"/>
          </w:rPr>
          <w:t>),</w:t>
        </w:r>
      </w:ins>
      <w:ins w:id="5395" w:author="Janusio" w:date="2018-03-10T13:54:28Z">
        <w:r>
          <w:rPr>
            <w:rFonts w:hint="eastAsia" w:ascii="Times New Roman" w:hAnsi="Times New Roman"/>
            <w:i/>
            <w:iCs/>
            <w:color w:val="auto"/>
          </w:rPr>
          <w:t>vTPM-VM Binding</w:t>
        </w:r>
      </w:ins>
      <w:ins w:id="5396" w:author="Janusio" w:date="2018-03-10T13:54:28Z">
        <w:r>
          <w:rPr>
            <w:rFonts w:hint="eastAsia" w:ascii="Times New Roman" w:hAnsi="Times New Roman"/>
            <w:iCs/>
            <w:color w:val="auto"/>
          </w:rPr>
          <w:t>(</w:t>
        </w:r>
      </w:ins>
      <w:ins w:id="5397" w:author="Janusio" w:date="2018-03-10T13:54:28Z">
        <w:r>
          <w:rPr>
            <w:rFonts w:hint="eastAsia" w:ascii="Times New Roman" w:hAnsi="Times New Roman"/>
            <w:i/>
            <w:iCs/>
            <w:color w:val="auto"/>
          </w:rPr>
          <w:t>TJP</w:t>
        </w:r>
      </w:ins>
      <w:ins w:id="5398" w:author="Janusio" w:date="2018-03-10T13:54:28Z">
        <w:r>
          <w:rPr>
            <w:rFonts w:hint="eastAsia" w:ascii="Times New Roman" w:hAnsi="Times New Roman"/>
            <w:iCs/>
            <w:color w:val="auto"/>
          </w:rPr>
          <w:t>),</w:t>
        </w:r>
      </w:ins>
      <w:ins w:id="5399" w:author="Janusio" w:date="2018-03-10T13:54:28Z">
        <w:r>
          <w:rPr>
            <w:rFonts w:hint="eastAsia" w:ascii="Times New Roman" w:hAnsi="Times New Roman"/>
            <w:i/>
            <w:iCs/>
            <w:color w:val="auto"/>
          </w:rPr>
          <w:t>VM Builder</w:t>
        </w:r>
      </w:ins>
      <w:ins w:id="5400" w:author="Janusio" w:date="2018-03-10T13:54:28Z">
        <w:r>
          <w:rPr>
            <w:rFonts w:hint="eastAsia" w:ascii="Times New Roman" w:hAnsi="Times New Roman"/>
            <w:iCs/>
            <w:color w:val="auto"/>
          </w:rPr>
          <w:t>(</w:t>
        </w:r>
      </w:ins>
      <w:ins w:id="5401" w:author="Janusio" w:date="2018-03-10T13:54:28Z">
        <w:r>
          <w:rPr>
            <w:rFonts w:hint="eastAsia" w:ascii="Times New Roman" w:hAnsi="Times New Roman"/>
            <w:i/>
            <w:iCs/>
            <w:color w:val="auto"/>
          </w:rPr>
          <w:t>TJP</w:t>
        </w:r>
      </w:ins>
      <w:ins w:id="5402" w:author="Janusio" w:date="2018-03-10T13:54:28Z">
        <w:r>
          <w:rPr>
            <w:rFonts w:hint="eastAsia" w:ascii="Times New Roman" w:hAnsi="Times New Roman"/>
            <w:iCs/>
            <w:color w:val="auto"/>
          </w:rPr>
          <w:t>))</w:t>
        </w:r>
      </w:ins>
      <w:ins w:id="5403" w:author="Janusio" w:date="2018-03-10T13:54:28Z">
        <w:r>
          <w:rPr>
            <w:rFonts w:hint="eastAsia" w:ascii="Times New Roman" w:hAnsi="Times New Roman"/>
            <w:color w:val="auto"/>
          </w:rPr>
          <w:t>，那么该TJP的本地信任链传递过程就是唯一的、正确的，即确定地从vTPM Builder(</w:t>
        </w:r>
      </w:ins>
      <w:ins w:id="5404" w:author="Janusio" w:date="2018-03-10T13:54:28Z">
        <w:r>
          <w:rPr>
            <w:rFonts w:hint="eastAsia" w:ascii="Times New Roman" w:hAnsi="Times New Roman"/>
            <w:i/>
            <w:iCs/>
            <w:color w:val="auto"/>
          </w:rPr>
          <w:t>TJP</w:t>
        </w:r>
      </w:ins>
      <w:ins w:id="5405" w:author="Janusio" w:date="2018-03-10T13:54:28Z">
        <w:r>
          <w:rPr>
            <w:rFonts w:hint="eastAsia" w:ascii="Times New Roman" w:hAnsi="Times New Roman"/>
            <w:color w:val="auto"/>
          </w:rPr>
          <w:t>)到vTPM-VM Binding(</w:t>
        </w:r>
      </w:ins>
      <w:ins w:id="5406" w:author="Janusio" w:date="2018-03-10T13:54:28Z">
        <w:r>
          <w:rPr>
            <w:rFonts w:hint="eastAsia" w:ascii="Times New Roman" w:hAnsi="Times New Roman"/>
            <w:i/>
            <w:iCs/>
            <w:color w:val="auto"/>
          </w:rPr>
          <w:t>TJP</w:t>
        </w:r>
      </w:ins>
      <w:ins w:id="5407" w:author="Janusio" w:date="2018-03-10T13:54:28Z">
        <w:r>
          <w:rPr>
            <w:rFonts w:hint="eastAsia" w:ascii="Times New Roman" w:hAnsi="Times New Roman"/>
            <w:color w:val="auto"/>
          </w:rPr>
          <w:t>)再到VM Builder(</w:t>
        </w:r>
      </w:ins>
      <w:ins w:id="5408" w:author="Janusio" w:date="2018-03-10T13:54:28Z">
        <w:r>
          <w:rPr>
            <w:rFonts w:hint="eastAsia" w:ascii="Times New Roman" w:hAnsi="Times New Roman"/>
            <w:i/>
            <w:iCs/>
            <w:color w:val="auto"/>
          </w:rPr>
          <w:t>TJP</w:t>
        </w:r>
      </w:ins>
      <w:ins w:id="5409" w:author="Janusio" w:date="2018-03-10T13:54:28Z">
        <w:r>
          <w:rPr>
            <w:rFonts w:hint="eastAsia" w:ascii="Times New Roman" w:hAnsi="Times New Roman"/>
            <w:color w:val="auto"/>
          </w:rPr>
          <w:t>)。该信任属性形式化表示为</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11" w:author="Janusio" w:date="2018-03-10T13:54:28Z"/>
          <w:rFonts w:hint="eastAsia" w:ascii="Times New Roman" w:hAnsi="Times New Roman"/>
          <w:color w:val="auto"/>
        </w:rPr>
        <w:pPrChange w:id="5410"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12" w:author="Janusio" w:date="2018-03-10T13:54:28Z">
        <w:r>
          <w:rPr>
            <w:rFonts w:hint="eastAsia" w:ascii="Times New Roman" w:hAnsi="Times New Roman"/>
            <w:color w:val="auto"/>
          </w:rPr>
          <w:t>ProtectedDRTM(TJP)+</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14" w:author="Janusio" w:date="2018-03-10T13:54:28Z"/>
          <w:rFonts w:hint="eastAsia" w:ascii="Times New Roman" w:hAnsi="Times New Roman"/>
          <w:iCs/>
          <w:color w:val="auto"/>
        </w:rPr>
        <w:pPrChange w:id="5413"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15" w:author="Janusio" w:date="2018-03-10T13:54:28Z">
        <w:r>
          <w:rPr>
            <w:rFonts w:hint="eastAsia" w:ascii="Times New Roman" w:hAnsi="Times New Roman"/>
            <w:color w:val="auto"/>
          </w:rPr>
          <w:t>Mem(</w:t>
        </w:r>
      </w:ins>
      <w:ins w:id="5416" w:author="Janusio" w:date="2018-03-10T13:54:28Z">
        <w:r>
          <w:rPr>
            <w:rFonts w:hint="eastAsia" w:ascii="Times New Roman" w:hAnsi="Times New Roman"/>
            <w:i/>
            <w:iCs/>
            <w:color w:val="auto"/>
          </w:rPr>
          <w:t>m.dpcr.d</w:t>
        </w:r>
      </w:ins>
      <w:ins w:id="5417" w:author="Janusio" w:date="2018-03-10T13:54:28Z">
        <w:r>
          <w:rPr>
            <w:rFonts w:hint="eastAsia" w:ascii="Times New Roman" w:hAnsi="Times New Roman"/>
            <w:color w:val="auto"/>
          </w:rPr>
          <w:t>,</w:t>
        </w:r>
      </w:ins>
      <w:ins w:id="5418" w:author="Janusio" w:date="2018-03-10T13:54:28Z">
        <w:r>
          <w:rPr>
            <w:rFonts w:hint="eastAsia" w:ascii="Times New Roman" w:hAnsi="Times New Roman"/>
            <w:i/>
            <w:iCs/>
            <w:color w:val="auto"/>
          </w:rPr>
          <w:t>seq</w:t>
        </w:r>
      </w:ins>
      <w:ins w:id="5419" w:author="Janusio" w:date="2018-03-10T13:54:28Z">
        <w:r>
          <w:rPr>
            <w:rFonts w:hint="eastAsia" w:ascii="Times New Roman" w:hAnsi="Times New Roman"/>
            <w:iCs/>
            <w:color w:val="auto"/>
          </w:rPr>
          <w:t>(</w:t>
        </w:r>
      </w:ins>
      <w:ins w:id="5420" w:author="Janusio" w:date="2018-03-10T13:54:28Z">
        <w:r>
          <w:rPr>
            <w:rFonts w:hint="eastAsia" w:ascii="Times New Roman" w:hAnsi="Times New Roman"/>
            <w:i/>
            <w:iCs/>
            <w:color w:val="auto"/>
          </w:rPr>
          <w:t>vTPM Builder</w:t>
        </w:r>
      </w:ins>
      <w:ins w:id="5421" w:author="Janusio" w:date="2018-03-10T13:54:28Z">
        <w:r>
          <w:rPr>
            <w:rFonts w:hint="eastAsia" w:ascii="Times New Roman" w:hAnsi="Times New Roman"/>
            <w:iCs/>
            <w:color w:val="auto"/>
          </w:rPr>
          <w:t>(</w:t>
        </w:r>
      </w:ins>
      <w:ins w:id="5422" w:author="Janusio" w:date="2018-03-10T13:54:28Z">
        <w:r>
          <w:rPr>
            <w:rFonts w:hint="eastAsia" w:ascii="Times New Roman" w:hAnsi="Times New Roman"/>
            <w:i/>
            <w:iCs/>
            <w:color w:val="auto"/>
          </w:rPr>
          <w:t>TJP</w:t>
        </w:r>
      </w:ins>
      <w:ins w:id="5423" w:author="Janusio" w:date="2018-03-10T13:54:28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25" w:author="Janusio" w:date="2018-03-10T13:54:28Z"/>
          <w:rFonts w:hint="eastAsia" w:ascii="Times New Roman" w:hAnsi="Times New Roman"/>
          <w:color w:val="auto"/>
        </w:rPr>
        <w:pPrChange w:id="5424"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26" w:author="Janusio" w:date="2018-03-10T13:54:28Z">
        <w:r>
          <w:rPr>
            <w:rFonts w:hint="eastAsia" w:ascii="Times New Roman" w:hAnsi="Times New Roman"/>
            <w:i/>
            <w:iCs/>
            <w:color w:val="auto"/>
          </w:rPr>
          <w:t>vTPM-VM Binding</w:t>
        </w:r>
      </w:ins>
      <w:ins w:id="5427" w:author="Janusio" w:date="2018-03-10T13:54:28Z">
        <w:r>
          <w:rPr>
            <w:rFonts w:hint="eastAsia" w:ascii="Times New Roman" w:hAnsi="Times New Roman"/>
            <w:iCs/>
            <w:color w:val="auto"/>
          </w:rPr>
          <w:t>(</w:t>
        </w:r>
      </w:ins>
      <w:ins w:id="5428" w:author="Janusio" w:date="2018-03-10T13:54:28Z">
        <w:r>
          <w:rPr>
            <w:rFonts w:hint="eastAsia" w:ascii="Times New Roman" w:hAnsi="Times New Roman"/>
            <w:i/>
            <w:iCs/>
            <w:color w:val="auto"/>
          </w:rPr>
          <w:t>TJP</w:t>
        </w:r>
      </w:ins>
      <w:ins w:id="5429" w:author="Janusio" w:date="2018-03-10T13:54:28Z">
        <w:r>
          <w:rPr>
            <w:rFonts w:hint="eastAsia" w:ascii="Times New Roman" w:hAnsi="Times New Roman"/>
            <w:iCs/>
            <w:color w:val="auto"/>
          </w:rPr>
          <w:t>)),</w:t>
        </w:r>
      </w:ins>
      <w:ins w:id="5430" w:author="Janusio" w:date="2018-03-10T13:54:28Z">
        <w:r>
          <w:rPr>
            <w:rFonts w:hint="eastAsia" w:ascii="Times New Roman" w:hAnsi="Times New Roman"/>
            <w:i/>
            <w:iCs/>
            <w:color w:val="auto"/>
          </w:rPr>
          <w:t>VM Builder</w:t>
        </w:r>
      </w:ins>
      <w:ins w:id="5431" w:author="Janusio" w:date="2018-03-10T13:54:28Z">
        <w:r>
          <w:rPr>
            <w:rFonts w:hint="eastAsia" w:ascii="Times New Roman" w:hAnsi="Times New Roman"/>
            <w:iCs/>
            <w:color w:val="auto"/>
          </w:rPr>
          <w:t>(</w:t>
        </w:r>
      </w:ins>
      <w:ins w:id="5432" w:author="Janusio" w:date="2018-03-10T13:54:28Z">
        <w:r>
          <w:rPr>
            <w:rFonts w:hint="eastAsia" w:ascii="Times New Roman" w:hAnsi="Times New Roman"/>
            <w:i/>
            <w:iCs/>
            <w:color w:val="auto"/>
          </w:rPr>
          <w:t>TJP</w:t>
        </w:r>
      </w:ins>
      <w:ins w:id="5433" w:author="Janusio" w:date="2018-03-10T13:54:28Z">
        <w:r>
          <w:rPr>
            <w:rFonts w:hint="eastAsia" w:ascii="Times New Roman" w:hAnsi="Times New Roman"/>
            <w:iCs/>
            <w:color w:val="auto"/>
          </w:rPr>
          <w:t>)</w:t>
        </w:r>
      </w:ins>
      <w:ins w:id="5434"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36" w:author="Janusio" w:date="2018-03-10T13:54:28Z"/>
          <w:rFonts w:hint="eastAsia" w:ascii="Times New Roman" w:hAnsi="Times New Roman"/>
          <w:color w:val="auto"/>
        </w:rPr>
        <w:pPrChange w:id="5435"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37" w:author="Janusio" w:date="2018-03-10T13:54:28Z"/>
      <w:ins w:id="5438" w:author="Janusio" w:date="2018-03-10T13:54:28Z"/>
      <w:ins w:id="5439" w:author="Janusio" w:date="2018-03-10T13:54:28Z"/>
      <w:ins w:id="5440" w:author="Janusio" w:date="2018-03-10T13:54:28Z">
        <w:r>
          <w:rPr>
            <w:rFonts w:hint="eastAsia" w:ascii="Times New Roman" w:hAnsi="Times New Roman"/>
            <w:color w:val="auto"/>
            <w:position w:val="-4"/>
          </w:rPr>
          <w:object>
            <v:shape id="_x0000_i1451" o:spt="75" type="#_x0000_t75" style="height:10pt;width:13pt;" o:ole="t" filled="f" o:preferrelative="t" stroked="f" coordsize="21600,21600">
              <v:path/>
              <v:fill on="f" focussize="0,0"/>
              <v:stroke on="f"/>
              <v:imagedata r:id="rId42" embosscolor="#FFFFFF" o:title=""/>
              <o:lock v:ext="edit" grouping="f" rotation="f" text="f" aspectratio="t"/>
              <w10:wrap type="none"/>
              <w10:anchorlock/>
            </v:shape>
            <o:OLEObject Type="Embed" ProgID="Equation.KSEE3" ShapeID="_x0000_i1451" DrawAspect="Content" ObjectID="_1468075859" r:id="rId185">
              <o:LockedField>false</o:LockedField>
            </o:OLEObject>
          </w:object>
        </w:r>
      </w:ins>
      <w:ins w:id="5442" w:author="Janusio" w:date="2018-03-10T13:54:28Z"/>
      <w:ins w:id="5443" w:author="Janusio" w:date="2018-03-10T13:54:28Z">
        <w:r>
          <w:rPr>
            <w:rFonts w:hint="eastAsia" w:ascii="Times New Roman" w:hAnsi="Times New Roman"/>
            <w:color w:val="auto"/>
          </w:rPr>
          <w:t>MeasuredBoot</w:t>
        </w:r>
      </w:ins>
      <w:ins w:id="5444" w:author="Janusio" w:date="2018-03-10T13:54:28Z">
        <w:r>
          <w:rPr>
            <w:rFonts w:hint="eastAsia" w:ascii="Times New Roman" w:hAnsi="Times New Roman"/>
            <w:color w:val="auto"/>
            <w:vertAlign w:val="subscript"/>
          </w:rPr>
          <w:t>DRTM</w:t>
        </w:r>
      </w:ins>
      <w:ins w:id="5445" w:author="Janusio" w:date="2018-03-10T13:54:28Z">
        <w:r>
          <w:rPr>
            <w:rFonts w:hint="eastAsia" w:ascii="Times New Roman" w:hAnsi="Times New Roman"/>
            <w:color w:val="auto"/>
          </w:rPr>
          <w:t>(TJP,</w:t>
        </w:r>
      </w:ins>
      <w:ins w:id="5446" w:author="Janusio" w:date="2018-03-10T13:54:28Z">
        <w:r>
          <w:rPr>
            <w:rFonts w:hint="eastAsia" w:ascii="Times New Roman" w:hAnsi="Times New Roman"/>
            <w:i/>
            <w:iCs/>
            <w:color w:val="auto"/>
          </w:rPr>
          <w:t>t</w:t>
        </w:r>
      </w:ins>
      <w:ins w:id="5447"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49" w:author="Janusio" w:date="2018-03-10T13:54:28Z"/>
          <w:rFonts w:hint="eastAsia"/>
          <w:color w:val="auto"/>
        </w:rPr>
        <w:pPrChange w:id="5448"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50" w:author="Janusio" w:date="2018-03-10T13:54:28Z">
        <w:r>
          <w:rPr>
            <w:rFonts w:hint="eastAsia"/>
            <w:color w:val="auto"/>
          </w:rPr>
          <w:t>证明过程类似</w:t>
        </w:r>
      </w:ins>
      <w:ins w:id="5451" w:author="Janusio" w:date="2018-03-10T13:54:28Z">
        <w:r>
          <w:rPr>
            <w:rFonts w:ascii="Times New Roman" w:hAnsi="Times New Roman"/>
            <w:color w:val="auto"/>
          </w:rPr>
          <w:t>m</w:t>
        </w:r>
      </w:ins>
      <w:ins w:id="5452" w:author="Janusio" w:date="2018-03-10T13:54:28Z">
        <w:r>
          <w:rPr>
            <w:rFonts w:hint="eastAsia"/>
            <w:color w:val="auto"/>
          </w:rPr>
          <w:t>的信任链本地可信属性的证明，在此不再叙述。</w:t>
        </w:r>
      </w:ins>
    </w:p>
    <w:p>
      <w:pPr>
        <w:numPr>
          <w:ilvl w:val="2"/>
          <w:numId w:val="12"/>
        </w:numPr>
        <w:tabs>
          <w:tab w:val="left" w:pos="360"/>
          <w:tab w:val="left" w:pos="420"/>
        </w:tabs>
        <w:spacing w:before="120" w:after="120"/>
        <w:rPr>
          <w:ins w:id="5454" w:author="Janusio" w:date="2018-03-10T13:54:28Z"/>
          <w:rFonts w:hint="eastAsia"/>
        </w:rPr>
        <w:pPrChange w:id="5453" w:author="Janusio" w:date="2018-03-10T14:02:40Z">
          <w:pPr>
            <w:pStyle w:val="38"/>
            <w:numPr>
              <w:ilvl w:val="2"/>
              <w:numId w:val="12"/>
            </w:numPr>
            <w:tabs>
              <w:tab w:val="left" w:pos="420"/>
            </w:tabs>
            <w:spacing w:before="120" w:after="120"/>
          </w:pPr>
        </w:pPrChange>
      </w:pPr>
      <w:ins w:id="5455" w:author="Janusio" w:date="2018-03-10T14:02:32Z">
        <w:r>
          <w:rPr>
            <w:rFonts w:hint="eastAsia"/>
            <w:lang w:eastAsia="zh-CN"/>
          </w:rPr>
          <w:t>（</w:t>
        </w:r>
      </w:ins>
      <w:ins w:id="5456" w:author="Janusio" w:date="2018-03-10T14:02:33Z">
        <w:r>
          <w:rPr>
            <w:rFonts w:hint="eastAsia"/>
            <w:lang w:val="en-US" w:eastAsia="zh-CN"/>
          </w:rPr>
          <w:t>3</w:t>
        </w:r>
      </w:ins>
      <w:ins w:id="5457" w:author="Janusio" w:date="2018-03-10T14:02:32Z">
        <w:r>
          <w:rPr>
            <w:rFonts w:hint="eastAsia"/>
            <w:lang w:eastAsia="zh-CN"/>
          </w:rPr>
          <w:t>）</w:t>
        </w:r>
      </w:ins>
      <w:ins w:id="5458" w:author="Janusio" w:date="2018-03-10T13:54:28Z">
        <w:r>
          <w:rPr>
            <w:rFonts w:hint="eastAsia"/>
          </w:rPr>
          <w:t>信任链远程验证</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60" w:author="Janusio" w:date="2018-03-10T13:54:28Z"/>
          <w:rFonts w:ascii="Times New Roman" w:hAnsi="Times New Roman"/>
          <w:color w:val="auto"/>
        </w:rPr>
        <w:pPrChange w:id="5459"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61" w:author="Janusio" w:date="2018-03-10T13:54:28Z">
        <w:r>
          <w:rPr>
            <w:rFonts w:hint="eastAsia" w:ascii="Times New Roman" w:hAnsi="Times New Roman"/>
            <w:color w:val="auto"/>
          </w:rPr>
          <w:t>TVP-QT的TJP 需要向外部挑战者证明自己所声称的信任属性，即其信任链传递过程中所执行程序的确定序列，使外部挑战者相信它的确按上述信任链构建了可信执行环境，需要证明MeasuredBoot</w:t>
        </w:r>
      </w:ins>
      <w:ins w:id="5462" w:author="Janusio" w:date="2018-03-10T13:54:28Z">
        <w:r>
          <w:rPr>
            <w:rFonts w:hint="eastAsia" w:ascii="Times New Roman" w:hAnsi="Times New Roman"/>
            <w:color w:val="auto"/>
            <w:vertAlign w:val="subscript"/>
          </w:rPr>
          <w:t>DRTM</w:t>
        </w:r>
      </w:ins>
      <w:ins w:id="5463" w:author="Janusio" w:date="2018-03-10T13:54:28Z">
        <w:r>
          <w:rPr>
            <w:rFonts w:hint="eastAsia" w:ascii="Times New Roman" w:hAnsi="Times New Roman"/>
            <w:color w:val="auto"/>
          </w:rPr>
          <w:t>(TJP,</w:t>
        </w:r>
      </w:ins>
      <w:ins w:id="5464" w:author="Janusio" w:date="2018-03-10T13:54:28Z">
        <w:r>
          <w:rPr>
            <w:rFonts w:hint="eastAsia" w:ascii="Times New Roman" w:hAnsi="Times New Roman"/>
            <w:i/>
            <w:iCs/>
            <w:color w:val="auto"/>
          </w:rPr>
          <w:t>t</w:t>
        </w:r>
      </w:ins>
      <w:ins w:id="5465" w:author="Janusio" w:date="2018-03-10T13:54:28Z">
        <w:r>
          <w:rPr>
            <w:rFonts w:hint="eastAsia" w:ascii="Times New Roman" w:hAnsi="Times New Roman"/>
            <w:color w:val="auto"/>
          </w:rPr>
          <w:t>)成立。</w:t>
        </w:r>
      </w:ins>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ins w:id="5467" w:author="Janusio" w:date="2018-03-10T13:54:28Z"/>
          <w:rFonts w:hint="eastAsia" w:ascii="Times New Roman" w:hAnsi="Times New Roman"/>
          <w:b/>
          <w:bCs/>
          <w:color w:val="auto"/>
        </w:rPr>
        <w:pPrChange w:id="5466" w:author="Janusio" w:date="2018-03-10T13:55:15Z">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12" w:lineRule="auto"/>
            <w:ind w:right="0" w:rightChars="0" w:firstLine="400" w:firstLineChars="0"/>
            <w:jc w:val="both"/>
            <w:textAlignment w:val="auto"/>
            <w:outlineLvl w:val="9"/>
          </w:pPr>
        </w:pPrChange>
      </w:pPr>
      <w:ins w:id="5468" w:author="Janusio" w:date="2018-03-10T13:54:28Z">
        <w:r>
          <w:rPr>
            <w:rFonts w:hint="eastAsia"/>
            <w:b/>
            <w:bCs/>
            <w:color w:val="auto"/>
            <w:lang w:val="en-US" w:eastAsia="zh-CN"/>
          </w:rPr>
          <w:t>a.</w:t>
        </w:r>
      </w:ins>
      <w:ins w:id="5469" w:author="Janusio" w:date="2018-03-10T13:54:28Z">
        <w:r>
          <w:rPr>
            <w:rFonts w:hint="eastAsia" w:ascii="Times New Roman" w:hAnsi="Times New Roman"/>
            <w:b/>
            <w:bCs/>
            <w:color w:val="auto"/>
          </w:rPr>
          <w:t>远程验证程序执行</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471" w:author="Janusio" w:date="2018-03-10T13:54:28Z"/>
          <w:rFonts w:hint="eastAsia" w:ascii="Times New Roman" w:hAnsi="Times New Roman"/>
          <w:color w:val="auto"/>
        </w:rPr>
        <w:pPrChange w:id="5470"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72" w:author="Janusio" w:date="2018-03-10T13:54:28Z">
        <w:r>
          <w:rPr>
            <w:rFonts w:hint="eastAsia" w:ascii="Times New Roman" w:hAnsi="Times New Roman"/>
            <w:color w:val="auto"/>
          </w:rPr>
          <w:t>首先，根据 TCG 远程证明协议规范及在虚拟化平台中的实现，给出TJP 信任传递的远程验证过程中涉及到的程序，如图</w:t>
        </w:r>
      </w:ins>
      <w:ins w:id="5473" w:author="Janusio" w:date="2018-03-10T14:02:46Z">
        <w:r>
          <w:rPr>
            <w:rFonts w:hint="eastAsia"/>
            <w:color w:val="auto"/>
            <w:lang w:val="en-US" w:eastAsia="zh-CN"/>
          </w:rPr>
          <w:t>3</w:t>
        </w:r>
      </w:ins>
      <w:ins w:id="5474" w:author="Janusio" w:date="2018-03-10T14:02:47Z">
        <w:r>
          <w:rPr>
            <w:rFonts w:hint="eastAsia"/>
            <w:color w:val="auto"/>
            <w:lang w:val="en-US" w:eastAsia="zh-CN"/>
          </w:rPr>
          <w:t>.6</w:t>
        </w:r>
      </w:ins>
      <w:ins w:id="5475" w:author="Janusio" w:date="2018-03-10T13:54:28Z">
        <w:r>
          <w:rPr>
            <w:rFonts w:hint="eastAsia" w:ascii="Times New Roman" w:hAnsi="Times New Roman"/>
            <w:color w:val="auto"/>
          </w:rPr>
          <w:t>所示。</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477" w:author="Janusio" w:date="2018-03-10T13:54:28Z"/>
          <w:rFonts w:hint="eastAsia" w:ascii="Times New Roman" w:hAnsi="Times New Roman"/>
          <w:color w:val="auto"/>
          <w:sz w:val="22"/>
          <w:szCs w:val="22"/>
          <w:rPrChange w:id="5478" w:author="Janusio" w:date="2018-03-10T14:03:27Z">
            <w:rPr>
              <w:ins w:id="5479" w:author="Janusio" w:date="2018-03-10T13:54:28Z"/>
              <w:rFonts w:hint="eastAsia" w:ascii="Times New Roman" w:hAnsi="Times New Roman"/>
              <w:color w:val="auto"/>
            </w:rPr>
          </w:rPrChange>
        </w:rPr>
        <w:pPrChange w:id="5476"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480" w:author="Janusio" w:date="2018-03-10T13:54:28Z">
        <w:r>
          <w:rPr>
            <w:rFonts w:hint="eastAsia" w:ascii="Times New Roman" w:hAnsi="Times New Roman"/>
            <w:i/>
            <w:iCs/>
            <w:color w:val="auto"/>
            <w:sz w:val="22"/>
            <w:szCs w:val="22"/>
            <w:rPrChange w:id="5481" w:author="Janusio" w:date="2018-03-10T14:03:27Z">
              <w:rPr>
                <w:rFonts w:hint="eastAsia" w:ascii="Times New Roman" w:hAnsi="Times New Roman"/>
                <w:i/>
                <w:iCs/>
                <w:color w:val="auto"/>
              </w:rPr>
            </w:rPrChange>
          </w:rPr>
          <w:t>TPM</w:t>
        </w:r>
      </w:ins>
      <w:ins w:id="5483" w:author="Janusio" w:date="2018-03-10T13:54:28Z">
        <w:r>
          <w:rPr>
            <w:rFonts w:hint="eastAsia" w:ascii="Times New Roman" w:hAnsi="Times New Roman"/>
            <w:i/>
            <w:iCs/>
            <w:color w:val="auto"/>
            <w:sz w:val="22"/>
            <w:szCs w:val="22"/>
            <w:vertAlign w:val="subscript"/>
            <w:rPrChange w:id="5484" w:author="Janusio" w:date="2018-03-10T14:03:27Z">
              <w:rPr>
                <w:rFonts w:hint="eastAsia" w:ascii="Times New Roman" w:hAnsi="Times New Roman"/>
                <w:i/>
                <w:iCs/>
                <w:color w:val="auto"/>
                <w:vertAlign w:val="subscript"/>
              </w:rPr>
            </w:rPrChange>
          </w:rPr>
          <w:t>DRTM</w:t>
        </w:r>
      </w:ins>
      <w:ins w:id="5486" w:author="Janusio" w:date="2018-03-10T13:54:28Z">
        <w:r>
          <w:rPr>
            <w:rFonts w:hint="eastAsia" w:ascii="Times New Roman" w:hAnsi="Times New Roman"/>
            <w:color w:val="auto"/>
            <w:sz w:val="22"/>
            <w:szCs w:val="22"/>
            <w:rPrChange w:id="5487" w:author="Janusio" w:date="2018-03-10T14:03:27Z">
              <w:rPr>
                <w:rFonts w:hint="eastAsia" w:ascii="Times New Roman" w:hAnsi="Times New Roman"/>
                <w:color w:val="auto"/>
              </w:rPr>
            </w:rPrChange>
          </w:rPr>
          <w:t>(</w:t>
        </w:r>
      </w:ins>
      <w:ins w:id="5489" w:author="Janusio" w:date="2018-03-10T13:54:28Z">
        <w:r>
          <w:rPr>
            <w:rFonts w:hint="eastAsia" w:ascii="Times New Roman" w:hAnsi="Times New Roman"/>
            <w:i/>
            <w:iCs/>
            <w:color w:val="auto"/>
            <w:sz w:val="22"/>
            <w:szCs w:val="22"/>
            <w:rPrChange w:id="5490" w:author="Janusio" w:date="2018-03-10T14:03:27Z">
              <w:rPr>
                <w:rFonts w:hint="eastAsia" w:ascii="Times New Roman" w:hAnsi="Times New Roman"/>
                <w:i/>
                <w:iCs/>
                <w:color w:val="auto"/>
              </w:rPr>
            </w:rPrChange>
          </w:rPr>
          <w:t>TJP</w:t>
        </w:r>
      </w:ins>
      <w:ins w:id="5492" w:author="Janusio" w:date="2018-03-10T13:54:28Z">
        <w:r>
          <w:rPr>
            <w:rFonts w:hint="eastAsia" w:ascii="Times New Roman" w:hAnsi="Times New Roman"/>
            <w:color w:val="auto"/>
            <w:sz w:val="22"/>
            <w:szCs w:val="22"/>
            <w:rPrChange w:id="5493" w:author="Janusio" w:date="2018-03-10T14:03:27Z">
              <w:rPr>
                <w:rFonts w:hint="eastAsia" w:ascii="Times New Roman" w:hAnsi="Times New Roman"/>
                <w:color w:val="auto"/>
              </w:rPr>
            </w:rPrChange>
          </w:rPr>
          <w:t xml:space="preserve">)   </w:t>
        </w:r>
      </w:ins>
      <w:ins w:id="5495" w:author="Janusio" w:date="2018-03-10T13:54:28Z">
        <w:r>
          <w:rPr>
            <w:rFonts w:ascii="Times New Roman" w:hAnsi="Times New Roman"/>
            <w:color w:val="auto"/>
            <w:sz w:val="22"/>
            <w:szCs w:val="22"/>
            <w:rPrChange w:id="5496" w:author="Janusio" w:date="2018-03-10T14:03:27Z">
              <w:rPr>
                <w:rFonts w:ascii="Times New Roman" w:hAnsi="Times New Roman"/>
                <w:color w:val="auto"/>
              </w:rPr>
            </w:rPrChange>
          </w:rPr>
          <w:t>≡</w:t>
        </w:r>
      </w:ins>
      <w:ins w:id="5498" w:author="Janusio" w:date="2018-03-10T13:54:28Z">
        <w:r>
          <w:rPr>
            <w:rFonts w:hint="eastAsia" w:ascii="Times New Roman" w:hAnsi="Times New Roman"/>
            <w:color w:val="auto"/>
            <w:sz w:val="22"/>
            <w:szCs w:val="22"/>
            <w:rPrChange w:id="5499" w:author="Janusio" w:date="2018-03-10T14:03:27Z">
              <w:rPr>
                <w:rFonts w:hint="eastAsia" w:ascii="Times New Roman" w:hAnsi="Times New Roman"/>
                <w:color w:val="auto"/>
              </w:rPr>
            </w:rPrChange>
          </w:rPr>
          <w:t xml:space="preserve"> </w:t>
        </w:r>
      </w:ins>
      <w:ins w:id="5501" w:author="Janusio" w:date="2018-03-10T13:54:28Z">
        <w:r>
          <w:rPr>
            <w:rFonts w:hint="eastAsia" w:ascii="Times New Roman" w:hAnsi="Times New Roman"/>
            <w:i/>
            <w:iCs/>
            <w:color w:val="auto"/>
            <w:sz w:val="22"/>
            <w:szCs w:val="22"/>
            <w:rPrChange w:id="5502" w:author="Janusio" w:date="2018-03-10T14:03:27Z">
              <w:rPr>
                <w:rFonts w:hint="eastAsia" w:ascii="Times New Roman" w:hAnsi="Times New Roman"/>
                <w:i/>
                <w:iCs/>
                <w:color w:val="auto"/>
              </w:rPr>
            </w:rPrChange>
          </w:rPr>
          <w:t xml:space="preserve">w = </w:t>
        </w:r>
      </w:ins>
      <w:ins w:id="5504" w:author="Janusio" w:date="2018-03-10T13:54:28Z">
        <w:r>
          <w:rPr>
            <w:rFonts w:hint="eastAsia" w:ascii="Times New Roman" w:hAnsi="Times New Roman"/>
            <w:color w:val="auto"/>
            <w:sz w:val="22"/>
            <w:szCs w:val="22"/>
            <w:rPrChange w:id="5505" w:author="Janusio" w:date="2018-03-10T14:03:27Z">
              <w:rPr>
                <w:rFonts w:hint="eastAsia" w:ascii="Times New Roman" w:hAnsi="Times New Roman"/>
                <w:color w:val="auto"/>
              </w:rPr>
            </w:rPrChange>
          </w:rPr>
          <w:t xml:space="preserve">read </w:t>
        </w:r>
      </w:ins>
      <w:ins w:id="5507" w:author="Janusio" w:date="2018-03-10T13:54:28Z">
        <w:r>
          <w:rPr>
            <w:rFonts w:hint="eastAsia" w:ascii="Times New Roman" w:hAnsi="Times New Roman"/>
            <w:i/>
            <w:iCs/>
            <w:color w:val="auto"/>
            <w:sz w:val="22"/>
            <w:szCs w:val="22"/>
            <w:rPrChange w:id="5508" w:author="Janusio" w:date="2018-03-10T14:03:27Z">
              <w:rPr>
                <w:rFonts w:hint="eastAsia" w:ascii="Times New Roman" w:hAnsi="Times New Roman"/>
                <w:i/>
                <w:iCs/>
                <w:color w:val="auto"/>
              </w:rPr>
            </w:rPrChange>
          </w:rPr>
          <w:t>m.pcr.d</w:t>
        </w:r>
      </w:ins>
      <w:ins w:id="5510" w:author="Janusio" w:date="2018-03-10T13:54:28Z">
        <w:r>
          <w:rPr>
            <w:rFonts w:hint="eastAsia" w:ascii="Times New Roman" w:hAnsi="Times New Roman"/>
            <w:color w:val="auto"/>
            <w:sz w:val="22"/>
            <w:szCs w:val="22"/>
            <w:rPrChange w:id="5511" w:author="Janusio" w:date="2018-03-10T14:03:27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514" w:author="Janusio" w:date="2018-03-10T13:54:28Z"/>
          <w:rFonts w:hint="eastAsia" w:ascii="Times New Roman" w:hAnsi="Times New Roman"/>
          <w:color w:val="auto"/>
          <w:sz w:val="22"/>
          <w:szCs w:val="22"/>
          <w:rPrChange w:id="5515" w:author="Janusio" w:date="2018-03-10T14:03:27Z">
            <w:rPr>
              <w:ins w:id="5516" w:author="Janusio" w:date="2018-03-10T13:54:28Z"/>
              <w:rFonts w:hint="eastAsia" w:ascii="Times New Roman" w:hAnsi="Times New Roman"/>
              <w:color w:val="auto"/>
            </w:rPr>
          </w:rPrChange>
        </w:rPr>
        <w:pPrChange w:id="5513"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517" w:author="Janusio" w:date="2018-03-10T13:54:28Z">
        <w:r>
          <w:rPr>
            <w:rFonts w:hint="eastAsia" w:ascii="Times New Roman" w:hAnsi="Times New Roman"/>
            <w:color w:val="auto"/>
            <w:sz w:val="22"/>
            <w:szCs w:val="22"/>
            <w:rPrChange w:id="5518" w:author="Janusio" w:date="2018-03-10T14:03:27Z">
              <w:rPr>
                <w:rFonts w:hint="eastAsia" w:ascii="Times New Roman" w:hAnsi="Times New Roman"/>
                <w:color w:val="auto"/>
              </w:rPr>
            </w:rPrChange>
          </w:rPr>
          <w:t xml:space="preserve">                 </w:t>
        </w:r>
      </w:ins>
      <w:ins w:id="5520" w:author="Janusio" w:date="2018-03-10T13:54:28Z">
        <w:r>
          <w:rPr>
            <w:rFonts w:hint="eastAsia" w:ascii="Times New Roman" w:hAnsi="Times New Roman"/>
            <w:i/>
            <w:iCs/>
            <w:color w:val="auto"/>
            <w:sz w:val="22"/>
            <w:szCs w:val="22"/>
            <w:rPrChange w:id="5521" w:author="Janusio" w:date="2018-03-10T14:03:27Z">
              <w:rPr>
                <w:rFonts w:hint="eastAsia" w:ascii="Times New Roman" w:hAnsi="Times New Roman"/>
                <w:i/>
                <w:iCs/>
                <w:color w:val="auto"/>
              </w:rPr>
            </w:rPrChange>
          </w:rPr>
          <w:t xml:space="preserve">r = </w:t>
        </w:r>
      </w:ins>
      <w:ins w:id="5523" w:author="Janusio" w:date="2018-03-10T13:54:28Z">
        <w:r>
          <w:rPr>
            <w:rFonts w:hint="eastAsia" w:ascii="Times New Roman" w:hAnsi="Times New Roman"/>
            <w:color w:val="auto"/>
            <w:sz w:val="22"/>
            <w:szCs w:val="22"/>
            <w:rPrChange w:id="5524" w:author="Janusio" w:date="2018-03-10T14:03:27Z">
              <w:rPr>
                <w:rFonts w:hint="eastAsia" w:ascii="Times New Roman" w:hAnsi="Times New Roman"/>
                <w:color w:val="auto"/>
              </w:rPr>
            </w:rPrChange>
          </w:rPr>
          <w:t>sign(</w:t>
        </w:r>
      </w:ins>
      <w:ins w:id="5526" w:author="Janusio" w:date="2018-03-10T13:54:28Z">
        <w:r>
          <w:rPr>
            <w:rFonts w:hint="eastAsia" w:ascii="Times New Roman" w:hAnsi="Times New Roman"/>
            <w:i/>
            <w:iCs/>
            <w:color w:val="auto"/>
            <w:sz w:val="22"/>
            <w:szCs w:val="22"/>
            <w:rPrChange w:id="5527" w:author="Janusio" w:date="2018-03-10T14:03:27Z">
              <w:rPr>
                <w:rFonts w:hint="eastAsia" w:ascii="Times New Roman" w:hAnsi="Times New Roman"/>
                <w:i/>
                <w:iCs/>
                <w:color w:val="auto"/>
              </w:rPr>
            </w:rPrChange>
          </w:rPr>
          <w:t>PCR</w:t>
        </w:r>
      </w:ins>
      <w:ins w:id="5529" w:author="Janusio" w:date="2018-03-10T13:54:28Z">
        <w:r>
          <w:rPr>
            <w:rFonts w:hint="eastAsia" w:ascii="Times New Roman" w:hAnsi="Times New Roman"/>
            <w:color w:val="auto"/>
            <w:sz w:val="22"/>
            <w:szCs w:val="22"/>
            <w:rPrChange w:id="5530" w:author="Janusio" w:date="2018-03-10T14:03:27Z">
              <w:rPr>
                <w:rFonts w:hint="eastAsia" w:ascii="Times New Roman" w:hAnsi="Times New Roman"/>
                <w:color w:val="auto"/>
              </w:rPr>
            </w:rPrChange>
          </w:rPr>
          <w:t>(</w:t>
        </w:r>
      </w:ins>
      <w:ins w:id="5532" w:author="Janusio" w:date="2018-03-10T13:54:28Z">
        <w:r>
          <w:rPr>
            <w:rFonts w:hint="eastAsia" w:ascii="Times New Roman" w:hAnsi="Times New Roman"/>
            <w:i/>
            <w:iCs/>
            <w:color w:val="auto"/>
            <w:sz w:val="22"/>
            <w:szCs w:val="22"/>
            <w:rPrChange w:id="5533" w:author="Janusio" w:date="2018-03-10T14:03:27Z">
              <w:rPr>
                <w:rFonts w:hint="eastAsia" w:ascii="Times New Roman" w:hAnsi="Times New Roman"/>
                <w:i/>
                <w:iCs/>
                <w:color w:val="auto"/>
              </w:rPr>
            </w:rPrChange>
          </w:rPr>
          <w:t>s</w:t>
        </w:r>
      </w:ins>
      <w:ins w:id="5535" w:author="Janusio" w:date="2018-03-10T13:54:28Z">
        <w:r>
          <w:rPr>
            <w:rFonts w:hint="eastAsia" w:ascii="Times New Roman" w:hAnsi="Times New Roman"/>
            <w:color w:val="auto"/>
            <w:sz w:val="22"/>
            <w:szCs w:val="22"/>
            <w:rPrChange w:id="5536" w:author="Janusio" w:date="2018-03-10T14:03:27Z">
              <w:rPr>
                <w:rFonts w:hint="eastAsia" w:ascii="Times New Roman" w:hAnsi="Times New Roman"/>
                <w:color w:val="auto"/>
              </w:rPr>
            </w:rPrChange>
          </w:rPr>
          <w:t>),</w:t>
        </w:r>
      </w:ins>
      <w:ins w:id="5538" w:author="Janusio" w:date="2018-03-10T13:54:28Z">
        <w:r>
          <w:rPr>
            <w:rFonts w:hint="eastAsia" w:ascii="Times New Roman" w:hAnsi="Times New Roman"/>
            <w:i/>
            <w:iCs/>
            <w:color w:val="auto"/>
            <w:sz w:val="22"/>
            <w:szCs w:val="22"/>
            <w:rPrChange w:id="5539" w:author="Janusio" w:date="2018-03-10T14:03:27Z">
              <w:rPr>
                <w:rFonts w:hint="eastAsia" w:ascii="Times New Roman" w:hAnsi="Times New Roman"/>
                <w:i/>
                <w:iCs/>
                <w:color w:val="auto"/>
              </w:rPr>
            </w:rPrChange>
          </w:rPr>
          <w:t>w</w:t>
        </w:r>
      </w:ins>
      <w:ins w:id="5541" w:author="Janusio" w:date="2018-03-10T13:54:28Z">
        <w:r>
          <w:rPr>
            <w:rFonts w:hint="eastAsia" w:ascii="Times New Roman" w:hAnsi="Times New Roman"/>
            <w:color w:val="auto"/>
            <w:sz w:val="22"/>
            <w:szCs w:val="22"/>
            <w:rPrChange w:id="5542" w:author="Janusio" w:date="2018-03-10T14:03:27Z">
              <w:rPr>
                <w:rFonts w:hint="eastAsia" w:ascii="Times New Roman" w:hAnsi="Times New Roman"/>
                <w:color w:val="auto"/>
              </w:rPr>
            </w:rPrChange>
          </w:rPr>
          <w:t>),</w:t>
        </w:r>
      </w:ins>
      <w:ins w:id="5544" w:author="Janusio" w:date="2018-03-10T13:54:28Z">
        <w:r>
          <w:rPr>
            <w:rFonts w:hint="eastAsia" w:ascii="Times New Roman" w:hAnsi="Times New Roman"/>
            <w:i/>
            <w:iCs/>
            <w:color w:val="auto"/>
            <w:sz w:val="22"/>
            <w:szCs w:val="22"/>
            <w:rPrChange w:id="5545" w:author="Janusio" w:date="2018-03-10T14:03:27Z">
              <w:rPr>
                <w:rFonts w:hint="eastAsia" w:ascii="Times New Roman" w:hAnsi="Times New Roman"/>
                <w:i/>
                <w:iCs/>
                <w:color w:val="auto"/>
              </w:rPr>
            </w:rPrChange>
          </w:rPr>
          <w:t>AIK</w:t>
        </w:r>
      </w:ins>
      <w:ins w:id="5547" w:author="Janusio" w:date="2018-03-10T13:54:28Z">
        <w:r>
          <w:rPr>
            <w:rFonts w:hint="eastAsia" w:ascii="Times New Roman" w:hAnsi="Times New Roman"/>
            <w:i/>
            <w:iCs/>
            <w:color w:val="auto"/>
            <w:sz w:val="22"/>
            <w:szCs w:val="22"/>
            <w:vertAlign w:val="superscript"/>
            <w:rPrChange w:id="5548" w:author="Janusio" w:date="2018-03-10T14:03:27Z">
              <w:rPr>
                <w:rFonts w:hint="eastAsia" w:ascii="Times New Roman" w:hAnsi="Times New Roman"/>
                <w:i/>
                <w:iCs/>
                <w:color w:val="auto"/>
                <w:vertAlign w:val="superscript"/>
              </w:rPr>
            </w:rPrChange>
          </w:rPr>
          <w:t>-1</w:t>
        </w:r>
      </w:ins>
      <w:ins w:id="5550" w:author="Janusio" w:date="2018-03-10T13:54:28Z">
        <w:r>
          <w:rPr>
            <w:rFonts w:hint="eastAsia" w:ascii="Times New Roman" w:hAnsi="Times New Roman"/>
            <w:color w:val="auto"/>
            <w:sz w:val="22"/>
            <w:szCs w:val="22"/>
            <w:rPrChange w:id="5551" w:author="Janusio" w:date="2018-03-10T14:03:27Z">
              <w:rPr>
                <w:rFonts w:hint="eastAsia" w:ascii="Times New Roman" w:hAnsi="Times New Roman"/>
                <w:color w:val="auto"/>
              </w:rPr>
            </w:rPrChange>
          </w:rPr>
          <w:t>(</w:t>
        </w:r>
      </w:ins>
      <w:ins w:id="5553" w:author="Janusio" w:date="2018-03-10T13:54:28Z">
        <w:r>
          <w:rPr>
            <w:rFonts w:hint="eastAsia" w:ascii="Times New Roman" w:hAnsi="Times New Roman"/>
            <w:i/>
            <w:iCs/>
            <w:color w:val="auto"/>
            <w:sz w:val="22"/>
            <w:szCs w:val="22"/>
            <w:rPrChange w:id="5554" w:author="Janusio" w:date="2018-03-10T14:03:27Z">
              <w:rPr>
                <w:rFonts w:hint="eastAsia" w:ascii="Times New Roman" w:hAnsi="Times New Roman"/>
                <w:i/>
                <w:iCs/>
                <w:color w:val="auto"/>
              </w:rPr>
            </w:rPrChange>
          </w:rPr>
          <w:t>m</w:t>
        </w:r>
      </w:ins>
      <w:ins w:id="5556" w:author="Janusio" w:date="2018-03-10T13:54:28Z">
        <w:r>
          <w:rPr>
            <w:rFonts w:hint="eastAsia" w:ascii="Times New Roman" w:hAnsi="Times New Roman"/>
            <w:color w:val="auto"/>
            <w:sz w:val="22"/>
            <w:szCs w:val="22"/>
            <w:rPrChange w:id="5557" w:author="Janusio" w:date="2018-03-10T14:03:27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560" w:author="Janusio" w:date="2018-03-10T13:54:28Z"/>
          <w:rFonts w:hint="eastAsia" w:ascii="Times New Roman" w:hAnsi="Times New Roman"/>
          <w:color w:val="auto"/>
          <w:sz w:val="22"/>
          <w:szCs w:val="22"/>
          <w:rPrChange w:id="5561" w:author="Janusio" w:date="2018-03-10T14:03:27Z">
            <w:rPr>
              <w:ins w:id="5562" w:author="Janusio" w:date="2018-03-10T13:54:28Z"/>
              <w:rFonts w:hint="eastAsia" w:ascii="Times New Roman" w:hAnsi="Times New Roman"/>
              <w:color w:val="auto"/>
            </w:rPr>
          </w:rPrChange>
        </w:rPr>
        <w:pPrChange w:id="5559"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563" w:author="Janusio" w:date="2018-03-10T13:54:28Z">
        <w:r>
          <w:rPr>
            <w:rFonts w:hint="eastAsia" w:ascii="Times New Roman" w:hAnsi="Times New Roman"/>
            <w:color w:val="auto"/>
            <w:sz w:val="22"/>
            <w:szCs w:val="22"/>
            <w:rPrChange w:id="5564" w:author="Janusio" w:date="2018-03-10T14:03:27Z">
              <w:rPr>
                <w:rFonts w:hint="eastAsia" w:ascii="Times New Roman" w:hAnsi="Times New Roman"/>
                <w:color w:val="auto"/>
              </w:rPr>
            </w:rPrChange>
          </w:rPr>
          <w:t xml:space="preserve">                 send </w:t>
        </w:r>
      </w:ins>
      <w:ins w:id="5566" w:author="Janusio" w:date="2018-03-10T13:54:28Z">
        <w:r>
          <w:rPr>
            <w:rFonts w:hint="eastAsia" w:ascii="Times New Roman" w:hAnsi="Times New Roman"/>
            <w:i/>
            <w:iCs/>
            <w:color w:val="auto"/>
            <w:sz w:val="22"/>
            <w:szCs w:val="22"/>
            <w:rPrChange w:id="5567" w:author="Janusio" w:date="2018-03-10T14:03:27Z">
              <w:rPr>
                <w:rFonts w:hint="eastAsia" w:ascii="Times New Roman" w:hAnsi="Times New Roman"/>
                <w:i/>
                <w:iCs/>
                <w:color w:val="auto"/>
              </w:rPr>
            </w:rPrChange>
          </w:rPr>
          <w:t>r</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570" w:author="Janusio" w:date="2018-03-10T13:54:28Z"/>
          <w:rFonts w:hint="eastAsia" w:ascii="Times New Roman" w:hAnsi="Times New Roman"/>
          <w:color w:val="auto"/>
          <w:sz w:val="22"/>
          <w:szCs w:val="22"/>
          <w:rPrChange w:id="5571" w:author="Janusio" w:date="2018-03-10T14:03:27Z">
            <w:rPr>
              <w:ins w:id="5572" w:author="Janusio" w:date="2018-03-10T13:54:28Z"/>
              <w:rFonts w:hint="eastAsia" w:ascii="Times New Roman" w:hAnsi="Times New Roman"/>
              <w:color w:val="auto"/>
            </w:rPr>
          </w:rPrChange>
        </w:rPr>
        <w:pPrChange w:id="5569"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16"/>
            <w:textAlignment w:val="auto"/>
          </w:pPr>
        </w:pPrChange>
      </w:pPr>
      <w:ins w:id="5573" w:author="Janusio" w:date="2018-03-10T13:54:28Z">
        <w:r>
          <w:rPr>
            <w:rFonts w:hint="eastAsia" w:ascii="Times New Roman" w:hAnsi="Times New Roman"/>
            <w:i/>
            <w:iCs/>
            <w:color w:val="auto"/>
            <w:sz w:val="22"/>
            <w:szCs w:val="22"/>
            <w:rPrChange w:id="5574" w:author="Janusio" w:date="2018-03-10T14:03:27Z">
              <w:rPr>
                <w:rFonts w:hint="eastAsia" w:ascii="Times New Roman" w:hAnsi="Times New Roman"/>
                <w:i/>
                <w:iCs/>
                <w:color w:val="auto"/>
              </w:rPr>
            </w:rPrChange>
          </w:rPr>
          <w:t>Verifier</w:t>
        </w:r>
      </w:ins>
      <w:ins w:id="5576" w:author="Janusio" w:date="2018-03-10T13:54:28Z">
        <w:r>
          <w:rPr>
            <w:rFonts w:hint="eastAsia" w:ascii="Times New Roman" w:hAnsi="Times New Roman"/>
            <w:iCs/>
            <w:color w:val="auto"/>
            <w:sz w:val="22"/>
            <w:szCs w:val="22"/>
            <w:rPrChange w:id="5577" w:author="Janusio" w:date="2018-03-10T14:03:27Z">
              <w:rPr>
                <w:rFonts w:hint="eastAsia" w:ascii="Times New Roman" w:hAnsi="Times New Roman"/>
                <w:iCs/>
                <w:color w:val="auto"/>
              </w:rPr>
            </w:rPrChange>
          </w:rPr>
          <w:t>(</w:t>
        </w:r>
      </w:ins>
      <w:ins w:id="5579" w:author="Janusio" w:date="2018-03-10T13:54:28Z">
        <w:r>
          <w:rPr>
            <w:rFonts w:hint="eastAsia" w:ascii="Times New Roman" w:hAnsi="Times New Roman"/>
            <w:i/>
            <w:iCs/>
            <w:color w:val="auto"/>
            <w:sz w:val="22"/>
            <w:szCs w:val="22"/>
            <w:rPrChange w:id="5580" w:author="Janusio" w:date="2018-03-10T14:03:27Z">
              <w:rPr>
                <w:rFonts w:hint="eastAsia" w:ascii="Times New Roman" w:hAnsi="Times New Roman"/>
                <w:i/>
                <w:iCs/>
                <w:color w:val="auto"/>
              </w:rPr>
            </w:rPrChange>
          </w:rPr>
          <w:t>TJP</w:t>
        </w:r>
      </w:ins>
      <w:ins w:id="5582" w:author="Janusio" w:date="2018-03-10T13:54:28Z">
        <w:r>
          <w:rPr>
            <w:rFonts w:hint="eastAsia" w:ascii="Times New Roman" w:hAnsi="Times New Roman"/>
            <w:iCs/>
            <w:color w:val="auto"/>
            <w:sz w:val="22"/>
            <w:szCs w:val="22"/>
            <w:rPrChange w:id="5583" w:author="Janusio" w:date="2018-03-10T14:03:27Z">
              <w:rPr>
                <w:rFonts w:hint="eastAsia" w:ascii="Times New Roman" w:hAnsi="Times New Roman"/>
                <w:iCs/>
                <w:color w:val="auto"/>
              </w:rPr>
            </w:rPrChange>
          </w:rPr>
          <w:t>)</w:t>
        </w:r>
      </w:ins>
      <w:ins w:id="5585" w:author="Janusio" w:date="2018-03-10T13:54:28Z">
        <w:r>
          <w:rPr>
            <w:rFonts w:hint="eastAsia" w:ascii="Times New Roman" w:hAnsi="Times New Roman"/>
            <w:i/>
            <w:iCs/>
            <w:color w:val="auto"/>
            <w:sz w:val="22"/>
            <w:szCs w:val="22"/>
            <w:rPrChange w:id="5586" w:author="Janusio" w:date="2018-03-10T14:03:27Z">
              <w:rPr>
                <w:rFonts w:hint="eastAsia" w:ascii="Times New Roman" w:hAnsi="Times New Roman"/>
                <w:i/>
                <w:iCs/>
                <w:color w:val="auto"/>
              </w:rPr>
            </w:rPrChange>
          </w:rPr>
          <w:t xml:space="preserve">     </w:t>
        </w:r>
      </w:ins>
      <w:ins w:id="5588" w:author="Janusio" w:date="2018-03-10T13:54:28Z">
        <w:r>
          <w:rPr>
            <w:rFonts w:ascii="Times New Roman" w:hAnsi="Times New Roman"/>
            <w:color w:val="auto"/>
            <w:sz w:val="22"/>
            <w:szCs w:val="22"/>
            <w:rPrChange w:id="5589" w:author="Janusio" w:date="2018-03-10T14:03:27Z">
              <w:rPr>
                <w:rFonts w:ascii="Times New Roman" w:hAnsi="Times New Roman"/>
                <w:color w:val="auto"/>
              </w:rPr>
            </w:rPrChange>
          </w:rPr>
          <w:t>≡</w:t>
        </w:r>
      </w:ins>
      <w:ins w:id="5591" w:author="Janusio" w:date="2018-03-10T13:54:28Z">
        <w:r>
          <w:rPr>
            <w:rFonts w:hint="eastAsia" w:ascii="Times New Roman" w:hAnsi="Times New Roman"/>
            <w:color w:val="auto"/>
            <w:sz w:val="22"/>
            <w:szCs w:val="22"/>
            <w:rPrChange w:id="5592" w:author="Janusio" w:date="2018-03-10T14:03:27Z">
              <w:rPr>
                <w:rFonts w:hint="eastAsia" w:ascii="Times New Roman" w:hAnsi="Times New Roman"/>
                <w:color w:val="auto"/>
              </w:rPr>
            </w:rPrChange>
          </w:rPr>
          <w:t xml:space="preserve"> </w:t>
        </w:r>
      </w:ins>
      <w:ins w:id="5594" w:author="Janusio" w:date="2018-03-10T13:54:28Z">
        <w:r>
          <w:rPr>
            <w:rFonts w:hint="eastAsia" w:ascii="Times New Roman" w:hAnsi="Times New Roman"/>
            <w:i/>
            <w:iCs/>
            <w:color w:val="auto"/>
            <w:sz w:val="22"/>
            <w:szCs w:val="22"/>
            <w:rPrChange w:id="5595" w:author="Janusio" w:date="2018-03-10T14:03:27Z">
              <w:rPr>
                <w:rFonts w:hint="eastAsia" w:ascii="Times New Roman" w:hAnsi="Times New Roman"/>
                <w:i/>
                <w:iCs/>
                <w:color w:val="auto"/>
              </w:rPr>
            </w:rPrChange>
          </w:rPr>
          <w:t xml:space="preserve">sig = </w:t>
        </w:r>
      </w:ins>
      <w:ins w:id="5597" w:author="Janusio" w:date="2018-03-10T13:54:28Z">
        <w:r>
          <w:rPr>
            <w:rFonts w:hint="eastAsia" w:ascii="Times New Roman" w:hAnsi="Times New Roman"/>
            <w:color w:val="auto"/>
            <w:sz w:val="22"/>
            <w:szCs w:val="22"/>
            <w:rPrChange w:id="5598" w:author="Janusio" w:date="2018-03-10T14:03:27Z">
              <w:rPr>
                <w:rFonts w:hint="eastAsia" w:ascii="Times New Roman" w:hAnsi="Times New Roman"/>
                <w:color w:val="auto"/>
              </w:rPr>
            </w:rPrChange>
          </w:rPr>
          <w:t>recieve;</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601" w:author="Janusio" w:date="2018-03-10T13:54:28Z"/>
          <w:rFonts w:hint="eastAsia" w:ascii="Times New Roman" w:hAnsi="Times New Roman"/>
          <w:color w:val="auto"/>
          <w:sz w:val="22"/>
          <w:szCs w:val="22"/>
          <w:rPrChange w:id="5602" w:author="Janusio" w:date="2018-03-10T14:03:27Z">
            <w:rPr>
              <w:ins w:id="5603" w:author="Janusio" w:date="2018-03-10T13:54:28Z"/>
              <w:rFonts w:hint="eastAsia" w:ascii="Times New Roman" w:hAnsi="Times New Roman"/>
              <w:color w:val="auto"/>
            </w:rPr>
          </w:rPrChange>
        </w:rPr>
        <w:pPrChange w:id="5600"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16"/>
            <w:textAlignment w:val="auto"/>
          </w:pPr>
        </w:pPrChange>
      </w:pPr>
      <w:ins w:id="5604" w:author="Janusio" w:date="2018-03-10T13:54:28Z">
        <w:r>
          <w:rPr>
            <w:rFonts w:hint="eastAsia" w:ascii="Times New Roman" w:hAnsi="Times New Roman"/>
            <w:color w:val="auto"/>
            <w:sz w:val="22"/>
            <w:szCs w:val="22"/>
            <w:rPrChange w:id="5605" w:author="Janusio" w:date="2018-03-10T14:03:27Z">
              <w:rPr>
                <w:rFonts w:hint="eastAsia" w:ascii="Times New Roman" w:hAnsi="Times New Roman"/>
                <w:color w:val="auto"/>
              </w:rPr>
            </w:rPrChange>
          </w:rPr>
          <w:t xml:space="preserve">                 </w:t>
        </w:r>
      </w:ins>
      <w:ins w:id="5607" w:author="Janusio" w:date="2018-03-10T13:54:28Z">
        <w:r>
          <w:rPr>
            <w:rFonts w:hint="eastAsia" w:ascii="Times New Roman" w:hAnsi="Times New Roman"/>
            <w:i/>
            <w:iCs/>
            <w:color w:val="auto"/>
            <w:sz w:val="22"/>
            <w:szCs w:val="22"/>
            <w:rPrChange w:id="5608" w:author="Janusio" w:date="2018-03-10T14:03:27Z">
              <w:rPr>
                <w:rFonts w:hint="eastAsia" w:ascii="Times New Roman" w:hAnsi="Times New Roman"/>
                <w:i/>
                <w:iCs/>
                <w:color w:val="auto"/>
              </w:rPr>
            </w:rPrChange>
          </w:rPr>
          <w:t xml:space="preserve">v = </w:t>
        </w:r>
      </w:ins>
      <w:ins w:id="5610" w:author="Janusio" w:date="2018-03-10T13:54:28Z">
        <w:r>
          <w:rPr>
            <w:rFonts w:hint="eastAsia" w:ascii="Times New Roman" w:hAnsi="Times New Roman"/>
            <w:color w:val="auto"/>
            <w:sz w:val="22"/>
            <w:szCs w:val="22"/>
            <w:rPrChange w:id="5611" w:author="Janusio" w:date="2018-03-10T14:03:27Z">
              <w:rPr>
                <w:rFonts w:hint="eastAsia" w:ascii="Times New Roman" w:hAnsi="Times New Roman"/>
                <w:color w:val="auto"/>
              </w:rPr>
            </w:rPrChange>
          </w:rPr>
          <w:t>verify</w:t>
        </w:r>
      </w:ins>
      <w:ins w:id="5613" w:author="Janusio" w:date="2018-03-10T13:54:28Z">
        <w:r>
          <w:rPr>
            <w:rFonts w:hint="eastAsia" w:ascii="Times New Roman" w:hAnsi="Times New Roman"/>
            <w:i/>
            <w:iCs/>
            <w:color w:val="auto"/>
            <w:sz w:val="22"/>
            <w:szCs w:val="22"/>
            <w:rPrChange w:id="5614" w:author="Janusio" w:date="2018-03-10T14:03:27Z">
              <w:rPr>
                <w:rFonts w:hint="eastAsia" w:ascii="Times New Roman" w:hAnsi="Times New Roman"/>
                <w:i/>
                <w:iCs/>
                <w:color w:val="auto"/>
              </w:rPr>
            </w:rPrChange>
          </w:rPr>
          <w:t xml:space="preserve"> sig</w:t>
        </w:r>
      </w:ins>
      <w:ins w:id="5616" w:author="Janusio" w:date="2018-03-10T13:54:28Z">
        <w:r>
          <w:rPr>
            <w:rFonts w:hint="eastAsia" w:ascii="Times New Roman" w:hAnsi="Times New Roman"/>
            <w:iCs/>
            <w:color w:val="auto"/>
            <w:sz w:val="22"/>
            <w:szCs w:val="22"/>
            <w:rPrChange w:id="5617" w:author="Janusio" w:date="2018-03-10T14:03:27Z">
              <w:rPr>
                <w:rFonts w:hint="eastAsia" w:ascii="Times New Roman" w:hAnsi="Times New Roman"/>
                <w:iCs/>
                <w:color w:val="auto"/>
              </w:rPr>
            </w:rPrChange>
          </w:rPr>
          <w:t>,</w:t>
        </w:r>
      </w:ins>
      <w:ins w:id="5619" w:author="Janusio" w:date="2018-03-10T13:54:28Z">
        <w:r>
          <w:rPr>
            <w:rFonts w:hint="eastAsia" w:ascii="Times New Roman" w:hAnsi="Times New Roman"/>
            <w:color w:val="auto"/>
            <w:sz w:val="22"/>
            <w:szCs w:val="22"/>
            <w:rPrChange w:id="5620" w:author="Janusio" w:date="2018-03-10T14:03:27Z">
              <w:rPr>
                <w:rFonts w:hint="eastAsia" w:ascii="Times New Roman" w:hAnsi="Times New Roman"/>
                <w:color w:val="auto"/>
              </w:rPr>
            </w:rPrChange>
          </w:rPr>
          <w:t xml:space="preserve"> </w:t>
        </w:r>
      </w:ins>
      <w:ins w:id="5622" w:author="Janusio" w:date="2018-03-10T13:54:28Z">
        <w:r>
          <w:rPr>
            <w:rFonts w:hint="eastAsia" w:ascii="Times New Roman" w:hAnsi="Times New Roman"/>
            <w:i/>
            <w:iCs/>
            <w:color w:val="auto"/>
            <w:sz w:val="22"/>
            <w:szCs w:val="22"/>
            <w:rPrChange w:id="5623" w:author="Janusio" w:date="2018-03-10T14:03:27Z">
              <w:rPr>
                <w:rFonts w:hint="eastAsia" w:ascii="Times New Roman" w:hAnsi="Times New Roman"/>
                <w:i/>
                <w:iCs/>
                <w:color w:val="auto"/>
              </w:rPr>
            </w:rPrChange>
          </w:rPr>
          <w:t>AIK</w:t>
        </w:r>
      </w:ins>
      <w:ins w:id="5625" w:author="Janusio" w:date="2018-03-10T13:54:28Z">
        <w:r>
          <w:rPr>
            <w:rFonts w:hint="eastAsia" w:ascii="Times New Roman" w:hAnsi="Times New Roman"/>
            <w:color w:val="auto"/>
            <w:sz w:val="22"/>
            <w:szCs w:val="22"/>
            <w:rPrChange w:id="5626" w:author="Janusio" w:date="2018-03-10T14:03:27Z">
              <w:rPr>
                <w:rFonts w:hint="eastAsia" w:ascii="Times New Roman" w:hAnsi="Times New Roman"/>
                <w:color w:val="auto"/>
              </w:rPr>
            </w:rPrChange>
          </w:rPr>
          <w:t>(</w:t>
        </w:r>
      </w:ins>
      <w:ins w:id="5628" w:author="Janusio" w:date="2018-03-10T13:54:28Z">
        <w:r>
          <w:rPr>
            <w:rFonts w:hint="eastAsia" w:ascii="Times New Roman" w:hAnsi="Times New Roman"/>
            <w:i/>
            <w:iCs/>
            <w:color w:val="auto"/>
            <w:sz w:val="22"/>
            <w:szCs w:val="22"/>
            <w:rPrChange w:id="5629" w:author="Janusio" w:date="2018-03-10T14:03:27Z">
              <w:rPr>
                <w:rFonts w:hint="eastAsia" w:ascii="Times New Roman" w:hAnsi="Times New Roman"/>
                <w:i/>
                <w:iCs/>
                <w:color w:val="auto"/>
              </w:rPr>
            </w:rPrChange>
          </w:rPr>
          <w:t>m</w:t>
        </w:r>
      </w:ins>
      <w:ins w:id="5631" w:author="Janusio" w:date="2018-03-10T13:54:28Z">
        <w:r>
          <w:rPr>
            <w:rFonts w:hint="eastAsia" w:ascii="Times New Roman" w:hAnsi="Times New Roman"/>
            <w:color w:val="auto"/>
            <w:sz w:val="22"/>
            <w:szCs w:val="22"/>
            <w:rPrChange w:id="5632" w:author="Janusio" w:date="2018-03-10T14:03:27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635" w:author="Janusio" w:date="2018-03-10T13:54:28Z"/>
          <w:rFonts w:hint="eastAsia" w:ascii="Times New Roman" w:hAnsi="Times New Roman"/>
          <w:color w:val="auto"/>
          <w:sz w:val="22"/>
          <w:szCs w:val="22"/>
          <w:rPrChange w:id="5636" w:author="Janusio" w:date="2018-03-10T14:03:27Z">
            <w:rPr>
              <w:ins w:id="5637" w:author="Janusio" w:date="2018-03-10T13:54:28Z"/>
              <w:rFonts w:hint="eastAsia" w:ascii="Times New Roman" w:hAnsi="Times New Roman"/>
              <w:color w:val="auto"/>
            </w:rPr>
          </w:rPrChange>
        </w:rPr>
        <w:pPrChange w:id="5634"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16"/>
            <w:textAlignment w:val="auto"/>
          </w:pPr>
        </w:pPrChange>
      </w:pPr>
      <w:ins w:id="5638" w:author="Janusio" w:date="2018-03-10T13:54:28Z">
        <w:r>
          <w:rPr>
            <w:rFonts w:hint="eastAsia" w:ascii="Times New Roman" w:hAnsi="Times New Roman"/>
            <w:color w:val="auto"/>
            <w:sz w:val="22"/>
            <w:szCs w:val="22"/>
            <w:rPrChange w:id="5639" w:author="Janusio" w:date="2018-03-10T14:03:27Z">
              <w:rPr>
                <w:rFonts w:hint="eastAsia" w:ascii="Times New Roman" w:hAnsi="Times New Roman"/>
                <w:color w:val="auto"/>
              </w:rPr>
            </w:rPrChange>
          </w:rPr>
          <w:t xml:space="preserve">                 match </w:t>
        </w:r>
      </w:ins>
      <w:ins w:id="5641" w:author="Janusio" w:date="2018-03-10T13:54:28Z">
        <w:r>
          <w:rPr>
            <w:rFonts w:hint="eastAsia" w:ascii="Times New Roman" w:hAnsi="Times New Roman"/>
            <w:i/>
            <w:iCs/>
            <w:color w:val="auto"/>
            <w:sz w:val="22"/>
            <w:szCs w:val="22"/>
            <w:rPrChange w:id="5642" w:author="Janusio" w:date="2018-03-10T14:03:27Z">
              <w:rPr>
                <w:rFonts w:hint="eastAsia" w:ascii="Times New Roman" w:hAnsi="Times New Roman"/>
                <w:i/>
                <w:iCs/>
                <w:color w:val="auto"/>
              </w:rPr>
            </w:rPrChange>
          </w:rPr>
          <w:t>v</w:t>
        </w:r>
      </w:ins>
      <w:ins w:id="5644" w:author="Janusio" w:date="2018-03-10T13:54:28Z">
        <w:r>
          <w:rPr>
            <w:rFonts w:hint="eastAsia" w:ascii="Times New Roman" w:hAnsi="Times New Roman"/>
            <w:color w:val="auto"/>
            <w:sz w:val="22"/>
            <w:szCs w:val="22"/>
            <w:rPrChange w:id="5645" w:author="Janusio" w:date="2018-03-10T14:03:27Z">
              <w:rPr>
                <w:rFonts w:hint="eastAsia" w:ascii="Times New Roman" w:hAnsi="Times New Roman"/>
                <w:color w:val="auto"/>
              </w:rPr>
            </w:rPrChange>
          </w:rPr>
          <w:t xml:space="preserve"> ,(</w:t>
        </w:r>
      </w:ins>
      <w:ins w:id="5647" w:author="Janusio" w:date="2018-03-10T13:54:28Z">
        <w:r>
          <w:rPr>
            <w:rFonts w:hint="eastAsia" w:ascii="Times New Roman" w:hAnsi="Times New Roman"/>
            <w:i/>
            <w:iCs/>
            <w:color w:val="auto"/>
            <w:sz w:val="22"/>
            <w:szCs w:val="22"/>
            <w:rPrChange w:id="5648" w:author="Janusio" w:date="2018-03-10T14:03:27Z">
              <w:rPr>
                <w:rFonts w:hint="eastAsia" w:ascii="Times New Roman" w:hAnsi="Times New Roman"/>
                <w:i/>
                <w:iCs/>
                <w:color w:val="auto"/>
              </w:rPr>
            </w:rPrChange>
          </w:rPr>
          <w:t>PCR</w:t>
        </w:r>
      </w:ins>
      <w:ins w:id="5650" w:author="Janusio" w:date="2018-03-10T13:54:28Z">
        <w:r>
          <w:rPr>
            <w:rFonts w:hint="eastAsia" w:ascii="Times New Roman" w:hAnsi="Times New Roman"/>
            <w:color w:val="auto"/>
            <w:sz w:val="22"/>
            <w:szCs w:val="22"/>
            <w:rPrChange w:id="5651" w:author="Janusio" w:date="2018-03-10T14:03:27Z">
              <w:rPr>
                <w:rFonts w:hint="eastAsia" w:ascii="Times New Roman" w:hAnsi="Times New Roman"/>
                <w:color w:val="auto"/>
              </w:rPr>
            </w:rPrChange>
          </w:rPr>
          <w:t>(</w:t>
        </w:r>
      </w:ins>
      <w:ins w:id="5653" w:author="Janusio" w:date="2018-03-10T13:54:28Z">
        <w:r>
          <w:rPr>
            <w:rFonts w:hint="eastAsia" w:ascii="Times New Roman" w:hAnsi="Times New Roman"/>
            <w:i/>
            <w:iCs/>
            <w:color w:val="auto"/>
            <w:sz w:val="22"/>
            <w:szCs w:val="22"/>
            <w:rPrChange w:id="5654" w:author="Janusio" w:date="2018-03-10T14:03:27Z">
              <w:rPr>
                <w:rFonts w:hint="eastAsia" w:ascii="Times New Roman" w:hAnsi="Times New Roman"/>
                <w:i/>
                <w:iCs/>
                <w:color w:val="auto"/>
              </w:rPr>
            </w:rPrChange>
          </w:rPr>
          <w:t>s</w:t>
        </w:r>
      </w:ins>
      <w:ins w:id="5656" w:author="Janusio" w:date="2018-03-10T13:54:28Z">
        <w:r>
          <w:rPr>
            <w:rFonts w:hint="eastAsia" w:ascii="Times New Roman" w:hAnsi="Times New Roman"/>
            <w:color w:val="auto"/>
            <w:sz w:val="22"/>
            <w:szCs w:val="22"/>
            <w:rPrChange w:id="5657" w:author="Janusio" w:date="2018-03-10T14:03:27Z">
              <w:rPr>
                <w:rFonts w:hint="eastAsia" w:ascii="Times New Roman" w:hAnsi="Times New Roman"/>
                <w:color w:val="auto"/>
              </w:rPr>
            </w:rPrChange>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ins w:id="5660" w:author="Janusio" w:date="2018-03-10T13:54:28Z"/>
          <w:rFonts w:hint="eastAsia" w:ascii="Times New Roman" w:hAnsi="Times New Roman"/>
          <w:color w:val="auto"/>
          <w:sz w:val="22"/>
          <w:szCs w:val="22"/>
          <w:rPrChange w:id="5661" w:author="Janusio" w:date="2018-03-10T14:03:27Z">
            <w:rPr>
              <w:ins w:id="5662" w:author="Janusio" w:date="2018-03-10T13:54:28Z"/>
              <w:rFonts w:hint="eastAsia" w:ascii="Times New Roman" w:hAnsi="Times New Roman"/>
              <w:color w:val="auto"/>
            </w:rPr>
          </w:rPrChange>
        </w:rPr>
        <w:pPrChange w:id="5659" w:author="Janusio" w:date="2018-03-10T14:03:32Z">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312" w:lineRule="auto"/>
            <w:ind w:right="0" w:rightChars="0" w:firstLine="416"/>
            <w:textAlignment w:val="auto"/>
          </w:pPr>
        </w:pPrChange>
      </w:pPr>
      <w:ins w:id="5663" w:author="Janusio" w:date="2018-03-10T13:54:28Z">
        <w:r>
          <w:rPr>
            <w:rFonts w:hint="eastAsia" w:ascii="Times New Roman" w:hAnsi="Times New Roman"/>
            <w:color w:val="auto"/>
            <w:sz w:val="22"/>
            <w:szCs w:val="22"/>
            <w:rPrChange w:id="5664" w:author="Janusio" w:date="2018-03-10T14:03:27Z">
              <w:rPr>
                <w:rFonts w:hint="eastAsia" w:ascii="Times New Roman" w:hAnsi="Times New Roman"/>
                <w:color w:val="auto"/>
              </w:rPr>
            </w:rPrChange>
          </w:rPr>
          <w:t xml:space="preserve">                 </w:t>
        </w:r>
      </w:ins>
      <w:ins w:id="5666" w:author="Janusio" w:date="2018-03-10T13:54:28Z">
        <w:r>
          <w:rPr>
            <w:rFonts w:hint="eastAsia" w:ascii="Times New Roman" w:hAnsi="Times New Roman"/>
            <w:i/>
            <w:iCs/>
            <w:color w:val="auto"/>
            <w:sz w:val="22"/>
            <w:szCs w:val="22"/>
            <w:rPrChange w:id="5667" w:author="Janusio" w:date="2018-03-10T14:03:27Z">
              <w:rPr>
                <w:rFonts w:hint="eastAsia" w:ascii="Times New Roman" w:hAnsi="Times New Roman"/>
                <w:i/>
                <w:iCs/>
                <w:color w:val="auto"/>
              </w:rPr>
            </w:rPrChange>
          </w:rPr>
          <w:t>seq</w:t>
        </w:r>
      </w:ins>
      <w:ins w:id="5669" w:author="Janusio" w:date="2018-03-10T13:54:28Z">
        <w:r>
          <w:rPr>
            <w:rFonts w:hint="eastAsia" w:ascii="Times New Roman" w:hAnsi="Times New Roman"/>
            <w:iCs/>
            <w:color w:val="auto"/>
            <w:sz w:val="22"/>
            <w:szCs w:val="22"/>
            <w:rPrChange w:id="5670" w:author="Janusio" w:date="2018-03-10T14:03:27Z">
              <w:rPr>
                <w:rFonts w:hint="eastAsia" w:ascii="Times New Roman" w:hAnsi="Times New Roman"/>
                <w:iCs/>
                <w:color w:val="auto"/>
              </w:rPr>
            </w:rPrChange>
          </w:rPr>
          <w:t>(</w:t>
        </w:r>
      </w:ins>
      <w:ins w:id="5672" w:author="Janusio" w:date="2018-03-10T13:54:28Z">
        <w:r>
          <w:rPr>
            <w:rFonts w:hint="eastAsia" w:ascii="Times New Roman" w:hAnsi="Times New Roman"/>
            <w:i/>
            <w:iCs/>
            <w:color w:val="auto"/>
            <w:sz w:val="22"/>
            <w:szCs w:val="22"/>
            <w:rPrChange w:id="5673" w:author="Janusio" w:date="2018-03-10T14:03:27Z">
              <w:rPr>
                <w:rFonts w:hint="eastAsia" w:ascii="Times New Roman" w:hAnsi="Times New Roman"/>
                <w:i/>
                <w:iCs/>
                <w:color w:val="auto"/>
              </w:rPr>
            </w:rPrChange>
          </w:rPr>
          <w:t>vTPM Builder</w:t>
        </w:r>
      </w:ins>
      <w:ins w:id="5675" w:author="Janusio" w:date="2018-03-10T13:54:28Z">
        <w:r>
          <w:rPr>
            <w:rFonts w:hint="eastAsia" w:ascii="Times New Roman" w:hAnsi="Times New Roman"/>
            <w:iCs/>
            <w:color w:val="auto"/>
            <w:sz w:val="22"/>
            <w:szCs w:val="22"/>
            <w:rPrChange w:id="5676" w:author="Janusio" w:date="2018-03-10T14:03:27Z">
              <w:rPr>
                <w:rFonts w:hint="eastAsia" w:ascii="Times New Roman" w:hAnsi="Times New Roman"/>
                <w:iCs/>
                <w:color w:val="auto"/>
              </w:rPr>
            </w:rPrChange>
          </w:rPr>
          <w:t>(</w:t>
        </w:r>
      </w:ins>
      <w:ins w:id="5678" w:author="Janusio" w:date="2018-03-10T13:54:28Z">
        <w:r>
          <w:rPr>
            <w:rFonts w:hint="eastAsia" w:ascii="Times New Roman" w:hAnsi="Times New Roman"/>
            <w:i/>
            <w:iCs/>
            <w:color w:val="auto"/>
            <w:sz w:val="22"/>
            <w:szCs w:val="22"/>
            <w:rPrChange w:id="5679" w:author="Janusio" w:date="2018-03-10T14:03:27Z">
              <w:rPr>
                <w:rFonts w:hint="eastAsia" w:ascii="Times New Roman" w:hAnsi="Times New Roman"/>
                <w:i/>
                <w:iCs/>
                <w:color w:val="auto"/>
              </w:rPr>
            </w:rPrChange>
          </w:rPr>
          <w:t>TJP</w:t>
        </w:r>
      </w:ins>
      <w:ins w:id="5681" w:author="Janusio" w:date="2018-03-10T13:54:28Z">
        <w:r>
          <w:rPr>
            <w:rFonts w:hint="eastAsia" w:ascii="Times New Roman" w:hAnsi="Times New Roman"/>
            <w:iCs/>
            <w:color w:val="auto"/>
            <w:sz w:val="22"/>
            <w:szCs w:val="22"/>
            <w:rPrChange w:id="5682" w:author="Janusio" w:date="2018-03-10T14:03:27Z">
              <w:rPr>
                <w:rFonts w:hint="eastAsia" w:ascii="Times New Roman" w:hAnsi="Times New Roman"/>
                <w:iCs/>
                <w:color w:val="auto"/>
              </w:rPr>
            </w:rPrChange>
          </w:rPr>
          <w:t>),</w:t>
        </w:r>
      </w:ins>
      <w:ins w:id="5684" w:author="Janusio" w:date="2018-03-10T13:54:28Z">
        <w:r>
          <w:rPr>
            <w:rFonts w:hint="eastAsia" w:ascii="Times New Roman" w:hAnsi="Times New Roman"/>
            <w:i/>
            <w:iCs/>
            <w:color w:val="auto"/>
            <w:sz w:val="22"/>
            <w:szCs w:val="22"/>
            <w:rPrChange w:id="5685" w:author="Janusio" w:date="2018-03-10T14:03:27Z">
              <w:rPr>
                <w:rFonts w:hint="eastAsia" w:ascii="Times New Roman" w:hAnsi="Times New Roman"/>
                <w:i/>
                <w:iCs/>
                <w:color w:val="auto"/>
              </w:rPr>
            </w:rPrChange>
          </w:rPr>
          <w:t>vTPM-VM Binding</w:t>
        </w:r>
      </w:ins>
      <w:ins w:id="5687" w:author="Janusio" w:date="2018-03-10T13:54:28Z">
        <w:r>
          <w:rPr>
            <w:rFonts w:hint="eastAsia" w:ascii="Times New Roman" w:hAnsi="Times New Roman"/>
            <w:iCs/>
            <w:color w:val="auto"/>
            <w:sz w:val="22"/>
            <w:szCs w:val="22"/>
            <w:rPrChange w:id="5688" w:author="Janusio" w:date="2018-03-10T14:03:27Z">
              <w:rPr>
                <w:rFonts w:hint="eastAsia" w:ascii="Times New Roman" w:hAnsi="Times New Roman"/>
                <w:iCs/>
                <w:color w:val="auto"/>
              </w:rPr>
            </w:rPrChange>
          </w:rPr>
          <w:t>(</w:t>
        </w:r>
      </w:ins>
      <w:ins w:id="5690" w:author="Janusio" w:date="2018-03-10T13:54:28Z">
        <w:r>
          <w:rPr>
            <w:rFonts w:hint="eastAsia" w:ascii="Times New Roman" w:hAnsi="Times New Roman"/>
            <w:i/>
            <w:iCs/>
            <w:color w:val="auto"/>
            <w:sz w:val="22"/>
            <w:szCs w:val="22"/>
            <w:rPrChange w:id="5691" w:author="Janusio" w:date="2018-03-10T14:03:27Z">
              <w:rPr>
                <w:rFonts w:hint="eastAsia" w:ascii="Times New Roman" w:hAnsi="Times New Roman"/>
                <w:i/>
                <w:iCs/>
                <w:color w:val="auto"/>
              </w:rPr>
            </w:rPrChange>
          </w:rPr>
          <w:t>TJP</w:t>
        </w:r>
      </w:ins>
      <w:ins w:id="5693" w:author="Janusio" w:date="2018-03-10T13:54:28Z">
        <w:r>
          <w:rPr>
            <w:rFonts w:hint="eastAsia" w:ascii="Times New Roman" w:hAnsi="Times New Roman"/>
            <w:iCs/>
            <w:color w:val="auto"/>
            <w:sz w:val="22"/>
            <w:szCs w:val="22"/>
            <w:rPrChange w:id="5694" w:author="Janusio" w:date="2018-03-10T14:03:27Z">
              <w:rPr>
                <w:rFonts w:hint="eastAsia" w:ascii="Times New Roman" w:hAnsi="Times New Roman"/>
                <w:iCs/>
                <w:color w:val="auto"/>
              </w:rPr>
            </w:rPrChange>
          </w:rPr>
          <w:t>),</w:t>
        </w:r>
      </w:ins>
      <w:ins w:id="5696" w:author="Janusio" w:date="2018-03-10T13:54:28Z">
        <w:r>
          <w:rPr>
            <w:rFonts w:hint="eastAsia" w:ascii="Times New Roman" w:hAnsi="Times New Roman"/>
            <w:i/>
            <w:iCs/>
            <w:color w:val="auto"/>
            <w:sz w:val="22"/>
            <w:szCs w:val="22"/>
            <w:rPrChange w:id="5697" w:author="Janusio" w:date="2018-03-10T14:03:27Z">
              <w:rPr>
                <w:rFonts w:hint="eastAsia" w:ascii="Times New Roman" w:hAnsi="Times New Roman"/>
                <w:i/>
                <w:iCs/>
                <w:color w:val="auto"/>
              </w:rPr>
            </w:rPrChange>
          </w:rPr>
          <w:t>VM Builder</w:t>
        </w:r>
      </w:ins>
      <w:ins w:id="5699" w:author="Janusio" w:date="2018-03-10T13:54:28Z">
        <w:r>
          <w:rPr>
            <w:rFonts w:hint="eastAsia" w:ascii="Times New Roman" w:hAnsi="Times New Roman"/>
            <w:iCs/>
            <w:color w:val="auto"/>
            <w:sz w:val="22"/>
            <w:szCs w:val="22"/>
            <w:rPrChange w:id="5700" w:author="Janusio" w:date="2018-03-10T14:03:27Z">
              <w:rPr>
                <w:rFonts w:hint="eastAsia" w:ascii="Times New Roman" w:hAnsi="Times New Roman"/>
                <w:iCs/>
                <w:color w:val="auto"/>
              </w:rPr>
            </w:rPrChange>
          </w:rPr>
          <w:t>(</w:t>
        </w:r>
      </w:ins>
      <w:ins w:id="5702" w:author="Janusio" w:date="2018-03-10T13:54:28Z">
        <w:r>
          <w:rPr>
            <w:rFonts w:hint="eastAsia" w:ascii="Times New Roman" w:hAnsi="Times New Roman"/>
            <w:i/>
            <w:iCs/>
            <w:color w:val="auto"/>
            <w:sz w:val="22"/>
            <w:szCs w:val="22"/>
            <w:rPrChange w:id="5703" w:author="Janusio" w:date="2018-03-10T14:03:27Z">
              <w:rPr>
                <w:rFonts w:hint="eastAsia" w:ascii="Times New Roman" w:hAnsi="Times New Roman"/>
                <w:i/>
                <w:iCs/>
                <w:color w:val="auto"/>
              </w:rPr>
            </w:rPrChange>
          </w:rPr>
          <w:t>TJP</w:t>
        </w:r>
      </w:ins>
      <w:ins w:id="5705" w:author="Janusio" w:date="2018-03-10T13:54:28Z">
        <w:r>
          <w:rPr>
            <w:rFonts w:hint="eastAsia" w:ascii="Times New Roman" w:hAnsi="Times New Roman"/>
            <w:iCs/>
            <w:color w:val="auto"/>
            <w:sz w:val="22"/>
            <w:szCs w:val="22"/>
            <w:rPrChange w:id="5706" w:author="Janusio" w:date="2018-03-10T14:03:27Z">
              <w:rPr>
                <w:rFonts w:hint="eastAsia" w:ascii="Times New Roman" w:hAnsi="Times New Roman"/>
                <w:iCs/>
                <w:color w:val="auto"/>
              </w:rPr>
            </w:rPrChange>
          </w:rPr>
          <w:t>))</w:t>
        </w:r>
      </w:ins>
      <w:ins w:id="5708" w:author="Janusio" w:date="2018-03-10T13:54:28Z">
        <w:r>
          <w:rPr>
            <w:rFonts w:hint="eastAsia" w:ascii="Times New Roman" w:hAnsi="Times New Roman"/>
            <w:color w:val="auto"/>
            <w:sz w:val="22"/>
            <w:szCs w:val="22"/>
            <w:rPrChange w:id="5709" w:author="Janusio" w:date="2018-03-10T14:03:27Z">
              <w:rPr>
                <w:rFonts w:hint="eastAsia" w:ascii="Times New Roman" w:hAnsi="Times New Roman"/>
                <w:color w:val="auto"/>
              </w:rPr>
            </w:rPrChange>
          </w:rPr>
          <w:t xml:space="preserve">    </w:t>
        </w:r>
      </w:ins>
    </w:p>
    <w:p>
      <w:pPr>
        <w:numPr>
          <w:ilvl w:val="-1"/>
          <w:numId w:val="0"/>
        </w:numPr>
        <w:ind w:left="0" w:leftChars="0" w:firstLine="440" w:firstLineChars="200"/>
        <w:jc w:val="center"/>
        <w:rPr>
          <w:ins w:id="5712" w:author="Janusio" w:date="2018-03-10T13:54:28Z"/>
          <w:rFonts w:hint="default"/>
          <w:sz w:val="22"/>
          <w:szCs w:val="22"/>
          <w:rPrChange w:id="5713" w:author="Janusio" w:date="2018-03-10T14:03:47Z">
            <w:rPr>
              <w:ins w:id="5714" w:author="Janusio" w:date="2018-03-10T13:54:28Z"/>
              <w:rFonts w:hint="default"/>
            </w:rPr>
          </w:rPrChange>
        </w:rPr>
        <w:pPrChange w:id="5711" w:author="Janusio" w:date="2018-03-10T14:03:46Z">
          <w:pPr>
            <w:numPr>
              <w:ilvl w:val="0"/>
              <w:numId w:val="8"/>
            </w:numPr>
            <w:ind w:left="420" w:leftChars="0" w:hanging="420" w:firstLineChars="0"/>
            <w:jc w:val="center"/>
          </w:pPr>
        </w:pPrChange>
      </w:pPr>
      <w:ins w:id="5715" w:author="Janusio" w:date="2018-03-10T14:03:40Z">
        <w:r>
          <w:rPr>
            <w:rFonts w:hint="eastAsia"/>
            <w:sz w:val="22"/>
            <w:szCs w:val="22"/>
            <w:rPrChange w:id="5716" w:author="Janusio" w:date="2018-03-10T14:03:47Z">
              <w:rPr>
                <w:rFonts w:hint="eastAsia"/>
              </w:rPr>
            </w:rPrChange>
          </w:rPr>
          <w:t>图</w:t>
        </w:r>
      </w:ins>
      <w:ins w:id="5718" w:author="Janusio" w:date="2018-03-10T14:03:40Z">
        <w:r>
          <w:rPr>
            <w:rFonts w:hint="eastAsia"/>
            <w:sz w:val="22"/>
            <w:szCs w:val="22"/>
            <w:lang w:val="en-US" w:eastAsia="zh-CN"/>
            <w:rPrChange w:id="5719" w:author="Janusio" w:date="2018-03-10T14:03:47Z">
              <w:rPr>
                <w:rFonts w:hint="eastAsia"/>
                <w:lang w:val="en-US" w:eastAsia="zh-CN"/>
              </w:rPr>
            </w:rPrChange>
          </w:rPr>
          <w:t>3.6</w:t>
        </w:r>
      </w:ins>
      <w:ins w:id="5721" w:author="Janusio" w:date="2018-03-10T14:03:49Z">
        <w:r>
          <w:rPr>
            <w:rFonts w:hint="eastAsia"/>
            <w:sz w:val="22"/>
            <w:szCs w:val="22"/>
            <w:lang w:val="en-US" w:eastAsia="zh-CN"/>
          </w:rPr>
          <w:t xml:space="preserve"> </w:t>
        </w:r>
      </w:ins>
      <w:ins w:id="5722" w:author="Janusio" w:date="2018-03-10T13:54:28Z">
        <w:r>
          <w:rPr>
            <w:rFonts w:hint="eastAsia"/>
            <w:sz w:val="22"/>
            <w:szCs w:val="22"/>
            <w:rPrChange w:id="5723" w:author="Janusio" w:date="2018-03-10T14:03:47Z">
              <w:rPr>
                <w:rFonts w:hint="eastAsia"/>
              </w:rPr>
            </w:rPrChange>
          </w:rPr>
          <w:t>TVP-QT中m信任传递的远程验证程序</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726" w:author="Janusio" w:date="2018-03-10T13:54:28Z"/>
          <w:rFonts w:hint="eastAsia" w:ascii="Times New Roman" w:hAnsi="Times New Roman"/>
          <w:color w:val="auto"/>
        </w:rPr>
        <w:pPrChange w:id="5725"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727" w:author="Janusio" w:date="2018-03-10T13:54:28Z">
        <w:r>
          <w:rPr>
            <w:rFonts w:hint="eastAsia" w:ascii="Times New Roman" w:hAnsi="Times New Roman"/>
            <w:color w:val="auto"/>
          </w:rPr>
          <w:t>首先，m读取本地TJP的</w:t>
        </w:r>
      </w:ins>
      <w:ins w:id="5728" w:author="Janusio" w:date="2018-03-10T13:54:28Z">
        <w:r>
          <w:rPr>
            <w:rFonts w:hint="eastAsia" w:ascii="Times New Roman" w:hAnsi="Times New Roman"/>
            <w:iCs/>
            <w:color w:val="auto"/>
          </w:rPr>
          <w:t>PCR</w:t>
        </w:r>
      </w:ins>
      <w:ins w:id="5729" w:author="Janusio" w:date="2018-03-10T13:54:28Z">
        <w:r>
          <w:rPr>
            <w:rFonts w:hint="eastAsia" w:ascii="Times New Roman" w:hAnsi="Times New Roman"/>
            <w:color w:val="auto"/>
          </w:rPr>
          <w:t>值，用AIK签名（</w:t>
        </w:r>
      </w:ins>
      <w:ins w:id="5730" w:author="Janusio" w:date="2018-03-10T13:54:28Z">
        <w:r>
          <w:rPr>
            <w:rFonts w:hint="eastAsia" w:ascii="Times New Roman" w:hAnsi="Times New Roman"/>
            <w:i/>
            <w:iCs/>
            <w:color w:val="auto"/>
          </w:rPr>
          <w:t>AIK</w:t>
        </w:r>
      </w:ins>
      <w:ins w:id="5731" w:author="Janusio" w:date="2018-03-10T13:54:28Z">
        <w:r>
          <w:rPr>
            <w:rFonts w:hint="eastAsia" w:ascii="Times New Roman" w:hAnsi="Times New Roman"/>
            <w:i/>
            <w:iCs/>
            <w:color w:val="auto"/>
            <w:vertAlign w:val="superscript"/>
          </w:rPr>
          <w:t>-1</w:t>
        </w:r>
      </w:ins>
      <w:ins w:id="5732" w:author="Janusio" w:date="2018-03-10T13:54:28Z">
        <w:r>
          <w:rPr>
            <w:rFonts w:hint="eastAsia" w:ascii="Times New Roman" w:hAnsi="Times New Roman"/>
            <w:color w:val="auto"/>
          </w:rPr>
          <w:t>(</w:t>
        </w:r>
      </w:ins>
      <w:ins w:id="5733" w:author="Janusio" w:date="2018-03-10T13:54:28Z">
        <w:r>
          <w:rPr>
            <w:rFonts w:hint="eastAsia" w:ascii="Times New Roman" w:hAnsi="Times New Roman"/>
            <w:i/>
            <w:iCs/>
            <w:color w:val="auto"/>
          </w:rPr>
          <w:t>m</w:t>
        </w:r>
      </w:ins>
      <w:ins w:id="5734" w:author="Janusio" w:date="2018-03-10T13:54:28Z">
        <w:r>
          <w:rPr>
            <w:rFonts w:hint="eastAsia" w:ascii="Times New Roman" w:hAnsi="Times New Roman"/>
            <w:color w:val="auto"/>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736" w:author="Janusio" w:date="2018-03-10T13:54:28Z"/>
          <w:rFonts w:hint="eastAsia" w:ascii="Times New Roman" w:hAnsi="Times New Roman"/>
          <w:color w:val="auto"/>
        </w:rPr>
        <w:pPrChange w:id="5735"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737" w:author="Janusio" w:date="2018-03-10T13:54:28Z">
        <w:r>
          <w:rPr>
            <w:rFonts w:hint="eastAsia" w:ascii="Times New Roman" w:hAnsi="Times New Roman"/>
            <w:color w:val="auto"/>
          </w:rPr>
          <w:t>这些前提条件形式化表示为</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739" w:author="Janusio" w:date="2018-03-10T13:54:28Z"/>
          <w:rFonts w:hint="eastAsia" w:ascii="Times New Roman" w:hAnsi="Times New Roman"/>
          <w:color w:val="auto"/>
          <w:sz w:val="18"/>
          <w:szCs w:val="18"/>
        </w:rPr>
        <w:pPrChange w:id="5738"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740" w:author="Janusio" w:date="2018-03-10T13:54:28Z"/>
      <w:ins w:id="5741" w:author="Janusio" w:date="2018-03-10T13:54:28Z"/>
      <w:ins w:id="5742" w:author="Janusio" w:date="2018-03-10T13:54:28Z"/>
      <w:ins w:id="5743" w:author="Janusio" w:date="2018-03-10T13:54:28Z">
        <w:r>
          <w:rPr>
            <w:rFonts w:ascii="Times New Roman" w:hAnsi="Times New Roman"/>
            <w:color w:val="auto"/>
            <w:position w:val="-4"/>
          </w:rPr>
          <w:object>
            <v:shape id="_x0000_i1452"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452" DrawAspect="Content" ObjectID="_1468075860" r:id="rId186">
              <o:LockedField>false</o:LockedField>
            </o:OLEObject>
          </w:object>
        </w:r>
      </w:ins>
      <w:ins w:id="5745" w:author="Janusio" w:date="2018-03-10T13:54:28Z"/>
      <w:ins w:id="5746" w:author="Janusio" w:date="2018-03-10T13:54:28Z">
        <w:r>
          <w:rPr>
            <w:rFonts w:hint="eastAsia" w:ascii="Times New Roman" w:hAnsi="Times New Roman"/>
            <w:color w:val="auto"/>
            <w:vertAlign w:val="subscript"/>
          </w:rPr>
          <w:t xml:space="preserve">DRTM </w:t>
        </w:r>
      </w:ins>
      <w:ins w:id="5747" w:author="Janusio" w:date="2018-03-10T13:54:28Z">
        <w:r>
          <w:rPr>
            <w:rFonts w:hint="eastAsia" w:ascii="Times New Roman" w:hAnsi="Times New Roman"/>
            <w:color w:val="auto"/>
          </w:rPr>
          <w:t>= {Honest(</w:t>
        </w:r>
      </w:ins>
      <w:ins w:id="5748" w:author="Janusio" w:date="2018-03-10T13:54:28Z">
        <w:r>
          <w:rPr>
            <w:rFonts w:hint="eastAsia" w:ascii="Times New Roman" w:hAnsi="Times New Roman"/>
            <w:i/>
            <w:iCs/>
            <w:color w:val="auto"/>
          </w:rPr>
          <w:t>AIK</w:t>
        </w:r>
      </w:ins>
      <w:ins w:id="5749" w:author="Janusio" w:date="2018-03-10T13:54:28Z">
        <w:r>
          <w:rPr>
            <w:rFonts w:hint="eastAsia" w:ascii="Times New Roman" w:hAnsi="Times New Roman"/>
            <w:color w:val="auto"/>
          </w:rPr>
          <w:t>(m))),</w:t>
        </w:r>
      </w:ins>
      <w:ins w:id="5750" w:author="Janusio" w:date="2018-03-10T13:54:28Z"/>
      <w:ins w:id="5751" w:author="Janusio" w:date="2018-03-10T13:54:28Z"/>
      <w:ins w:id="5752" w:author="Janusio" w:date="2018-03-10T13:54:28Z"/>
      <w:ins w:id="5753" w:author="Janusio" w:date="2018-03-10T13:54:28Z"/>
      <w:ins w:id="5754" w:author="Janusio" w:date="2018-03-10T13:54:28Z"/>
      <w:ins w:id="5755" w:author="Janusio" w:date="2018-03-10T13:54:28Z">
        <w:r>
          <w:rPr>
            <w:rFonts w:ascii="Times New Roman" w:hAnsi="Times New Roman"/>
            <w:i/>
            <w:iCs/>
            <w:color w:val="auto"/>
            <w:position w:val="-10"/>
          </w:rPr>
          <w:object>
            <v:shape id="_x0000_i1453" o:spt="75" type="#_x0000_t75" style="height:17pt;width:9pt;" o:ole="t" filled="f" o:preferrelative="t" stroked="f" coordsize="21600,21600">
              <v:path/>
              <v:fill on="f" alignshape="1" focussize="0,0"/>
              <v:stroke on="f"/>
              <v:imagedata r:id="rId188" o:title=""/>
              <o:lock v:ext="edit" aspectratio="t"/>
              <w10:wrap type="none"/>
              <w10:anchorlock/>
            </v:shape>
            <o:OLEObject Type="Embed" ProgID="Equation.3" ShapeID="_x0000_i1453" DrawAspect="Content" ObjectID="_1468075861" r:id="rId187">
              <o:LockedField>false</o:LockedField>
            </o:OLEObject>
          </w:object>
        </w:r>
      </w:ins>
      <w:ins w:id="5757" w:author="Janusio" w:date="2018-03-10T13:54:28Z"/>
      <w:ins w:id="5758" w:author="Janusio" w:date="2018-03-10T13:54:28Z"/>
      <w:ins w:id="5759" w:author="Janusio" w:date="2018-03-10T13:54:28Z"/>
      <w:ins w:id="5760" w:author="Janusio" w:date="2018-03-10T13:54:28Z"/>
      <w:ins w:id="5761" w:author="Janusio" w:date="2018-03-10T13:54:28Z">
        <w:r>
          <w:rPr>
            <w:rFonts w:ascii="Times New Roman" w:hAnsi="Times New Roman"/>
            <w:i/>
            <w:iCs/>
            <w:color w:val="auto"/>
            <w:position w:val="-6"/>
          </w:rPr>
          <w:object>
            <v:shape id="_x0000_i1454" o:spt="75" type="#_x0000_t75" style="height:17pt;width:12pt;" o:ole="t" filled="f" o:preferrelative="t" stroked="f" coordsize="21600,21600">
              <v:path/>
              <v:fill on="f" alignshape="1" focussize="0,0"/>
              <v:stroke on="f"/>
              <v:imagedata r:id="rId190" o:title=""/>
              <o:lock v:ext="edit" aspectratio="t"/>
              <w10:wrap type="none"/>
              <w10:anchorlock/>
            </v:shape>
            <o:OLEObject Type="Embed" ProgID="Equation.3" ShapeID="_x0000_i1454" DrawAspect="Content" ObjectID="_1468075862" r:id="rId189">
              <o:LockedField>false</o:LockedField>
            </o:OLEObject>
          </w:object>
        </w:r>
      </w:ins>
      <w:ins w:id="5763" w:author="Janusio" w:date="2018-03-10T13:54:28Z"/>
      <w:ins w:id="5764" w:author="Janusio" w:date="2018-03-10T13:54:28Z"/>
      <w:ins w:id="5765" w:author="Janusio" w:date="2018-03-10T13:54:28Z"/>
      <w:ins w:id="5766" w:author="Janusio" w:date="2018-03-10T13:54:28Z"/>
      <w:ins w:id="5767" w:author="Janusio" w:date="2018-03-10T13:54:28Z">
        <w:r>
          <w:rPr>
            <w:rFonts w:hint="eastAsia" w:ascii="Times New Roman" w:hAnsi="Times New Roman"/>
            <w:i/>
            <w:iCs/>
            <w:color w:val="auto"/>
            <w:position w:val="-4"/>
          </w:rPr>
          <w:object>
            <v:shape id="_x0000_i1455" o:spt="75" type="#_x0000_t75" style="height:11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455" DrawAspect="Content" ObjectID="_1468075863" r:id="rId191">
              <o:LockedField>false</o:LockedField>
            </o:OLEObject>
          </w:object>
        </w:r>
      </w:ins>
      <w:ins w:id="5769" w:author="Janusio" w:date="2018-03-10T13:54:28Z"/>
      <w:ins w:id="5770" w:author="Janusio" w:date="2018-03-10T13:54:28Z">
        <w:r>
          <w:rPr>
            <w:rFonts w:hint="eastAsia" w:ascii="Times New Roman" w:hAnsi="Times New Roman"/>
            <w:i/>
            <w:iCs/>
            <w:color w:val="auto"/>
          </w:rPr>
          <w:t>AIK</w:t>
        </w:r>
      </w:ins>
      <w:ins w:id="5771" w:author="Janusio" w:date="2018-03-10T13:54:28Z">
        <w:r>
          <w:rPr>
            <w:rFonts w:hint="eastAsia" w:ascii="Times New Roman" w:hAnsi="Times New Roman"/>
            <w:color w:val="auto"/>
          </w:rPr>
          <w:t>(</w:t>
        </w:r>
      </w:ins>
      <w:ins w:id="5772" w:author="Janusio" w:date="2018-03-10T13:54:28Z">
        <w:r>
          <w:rPr>
            <w:rFonts w:hint="eastAsia" w:ascii="Times New Roman" w:hAnsi="Times New Roman"/>
            <w:i/>
            <w:iCs/>
            <w:color w:val="auto"/>
          </w:rPr>
          <w:t>m</w:t>
        </w:r>
      </w:ins>
      <w:ins w:id="5773" w:author="Janusio" w:date="2018-03-10T13:54:28Z">
        <w:r>
          <w:rPr>
            <w:rFonts w:hint="eastAsia" w:ascii="Times New Roman" w:hAnsi="Times New Roman"/>
            <w:color w:val="auto"/>
          </w:rPr>
          <w:t>)}</w:t>
        </w:r>
      </w:ins>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ins w:id="5775" w:author="Janusio" w:date="2018-03-10T13:54:28Z"/>
          <w:rFonts w:ascii="Times New Roman" w:hAnsi="Times New Roman"/>
          <w:b/>
          <w:bCs/>
          <w:color w:val="auto"/>
        </w:rPr>
        <w:pPrChange w:id="5774" w:author="Janusio" w:date="2018-03-10T13:55:15Z">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12" w:lineRule="auto"/>
            <w:ind w:leftChars="200" w:right="0" w:rightChars="0"/>
            <w:textAlignment w:val="auto"/>
          </w:pPr>
        </w:pPrChange>
      </w:pPr>
      <w:ins w:id="5776" w:author="Janusio" w:date="2018-03-10T13:54:28Z">
        <w:r>
          <w:rPr>
            <w:rFonts w:hint="eastAsia"/>
            <w:b/>
            <w:bCs/>
            <w:color w:val="auto"/>
            <w:lang w:val="en-US" w:eastAsia="zh-CN"/>
          </w:rPr>
          <w:t>b.</w:t>
        </w:r>
      </w:ins>
      <w:ins w:id="5777" w:author="Janusio" w:date="2018-03-10T13:54:28Z">
        <w:r>
          <w:rPr>
            <w:rFonts w:ascii="Times New Roman" w:hAnsi="Times New Roman"/>
            <w:b/>
            <w:bCs/>
            <w:color w:val="auto"/>
          </w:rPr>
          <w:t>信任链属性的远程验证</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779" w:author="Janusio" w:date="2018-03-10T13:54:28Z"/>
          <w:rFonts w:hint="eastAsia" w:ascii="Times New Roman" w:hAnsi="Times New Roman"/>
          <w:color w:val="auto"/>
        </w:rPr>
        <w:pPrChange w:id="5778"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780" w:author="Janusio" w:date="2018-03-10T13:54:28Z">
        <w:r>
          <w:rPr>
            <w:rFonts w:hint="eastAsia" w:ascii="Times New Roman" w:hAnsi="Times New Roman"/>
            <w:color w:val="auto"/>
          </w:rPr>
          <w:t>根据远程证明协议执行流程，给出以下信任传递属性的远程证明目标。</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782" w:author="Janusio" w:date="2018-03-10T13:54:28Z"/>
          <w:rFonts w:ascii="Times New Roman" w:hAnsi="Times New Roman"/>
          <w:color w:val="auto"/>
        </w:rPr>
        <w:pPrChange w:id="5781"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783" w:author="Janusio" w:date="2018-03-10T13:54:28Z">
        <w:r>
          <w:rPr>
            <w:rFonts w:ascii="Times New Roman" w:hAnsi="Times New Roman"/>
            <w:b/>
            <w:bCs/>
            <w:color w:val="auto"/>
          </w:rPr>
          <w:t xml:space="preserve">定理 </w:t>
        </w:r>
      </w:ins>
      <w:ins w:id="5784" w:author="Janusio" w:date="2018-03-10T13:54:28Z">
        <w:r>
          <w:rPr>
            <w:rFonts w:hint="eastAsia" w:ascii="Times New Roman" w:hAnsi="Times New Roman"/>
            <w:b/>
            <w:bCs/>
            <w:color w:val="auto"/>
          </w:rPr>
          <w:t>4</w:t>
        </w:r>
      </w:ins>
      <w:ins w:id="5785" w:author="Janusio" w:date="2018-03-10T13:54:28Z">
        <w:r>
          <w:rPr>
            <w:rFonts w:ascii="Times New Roman" w:hAnsi="Times New Roman"/>
            <w:color w:val="auto"/>
          </w:rPr>
          <w:t>如果远程验证者确认</w:t>
        </w:r>
      </w:ins>
      <w:ins w:id="5786" w:author="Janusio" w:date="2018-03-10T13:54:28Z">
        <w:r>
          <w:rPr>
            <w:rFonts w:hint="eastAsia" w:ascii="Times New Roman" w:hAnsi="Times New Roman"/>
            <w:color w:val="auto"/>
          </w:rPr>
          <w:t>TJP</w:t>
        </w:r>
      </w:ins>
      <w:ins w:id="5787" w:author="Janusio" w:date="2018-03-10T13:54:28Z">
        <w:r>
          <w:rPr>
            <w:rFonts w:ascii="Times New Roman" w:hAnsi="Times New Roman"/>
            <w:color w:val="auto"/>
          </w:rPr>
          <w:t>提供的度量值是唯一的、正确的，那么该</w:t>
        </w:r>
      </w:ins>
      <w:ins w:id="5788" w:author="Janusio" w:date="2018-03-10T13:54:28Z">
        <w:r>
          <w:rPr>
            <w:rFonts w:hint="eastAsia" w:ascii="Times New Roman" w:hAnsi="Times New Roman"/>
            <w:color w:val="auto"/>
          </w:rPr>
          <w:t>TJP</w:t>
        </w:r>
      </w:ins>
      <w:ins w:id="5789" w:author="Janusio" w:date="2018-03-10T13:54:28Z">
        <w:r>
          <w:rPr>
            <w:rFonts w:ascii="Times New Roman" w:hAnsi="Times New Roman"/>
            <w:color w:val="auto"/>
          </w:rPr>
          <w:t>对应的PCR值一定是如下的确定序列</w:t>
        </w:r>
      </w:ins>
      <w:ins w:id="5790" w:author="Janusio" w:date="2018-03-10T13:54:28Z">
        <w:r>
          <w:rPr>
            <w:rFonts w:hint="eastAsia" w:ascii="Times New Roman" w:hAnsi="Times New Roman"/>
            <w:i/>
            <w:iCs/>
            <w:color w:val="auto"/>
          </w:rPr>
          <w:t>seq</w:t>
        </w:r>
      </w:ins>
      <w:ins w:id="5791" w:author="Janusio" w:date="2018-03-10T13:54:28Z">
        <w:r>
          <w:rPr>
            <w:rFonts w:hint="eastAsia" w:ascii="Times New Roman" w:hAnsi="Times New Roman"/>
            <w:iCs/>
            <w:color w:val="auto"/>
          </w:rPr>
          <w:t>(</w:t>
        </w:r>
      </w:ins>
      <w:ins w:id="5792" w:author="Janusio" w:date="2018-03-10T13:54:28Z">
        <w:r>
          <w:rPr>
            <w:rFonts w:hint="eastAsia" w:ascii="Times New Roman" w:hAnsi="Times New Roman"/>
            <w:i/>
            <w:iCs/>
            <w:color w:val="auto"/>
          </w:rPr>
          <w:t>vTPM Builder</w:t>
        </w:r>
      </w:ins>
      <w:ins w:id="5793" w:author="Janusio" w:date="2018-03-10T13:54:28Z">
        <w:r>
          <w:rPr>
            <w:rFonts w:hint="eastAsia" w:ascii="Times New Roman" w:hAnsi="Times New Roman"/>
            <w:iCs/>
            <w:color w:val="auto"/>
          </w:rPr>
          <w:t>(</w:t>
        </w:r>
      </w:ins>
      <w:ins w:id="5794" w:author="Janusio" w:date="2018-03-10T13:54:28Z">
        <w:r>
          <w:rPr>
            <w:rFonts w:hint="eastAsia" w:ascii="Times New Roman" w:hAnsi="Times New Roman"/>
            <w:i/>
            <w:iCs/>
            <w:color w:val="auto"/>
          </w:rPr>
          <w:t>TJP</w:t>
        </w:r>
      </w:ins>
      <w:ins w:id="5795" w:author="Janusio" w:date="2018-03-10T13:54:28Z">
        <w:r>
          <w:rPr>
            <w:rFonts w:hint="eastAsia" w:ascii="Times New Roman" w:hAnsi="Times New Roman"/>
            <w:iCs/>
            <w:color w:val="auto"/>
          </w:rPr>
          <w:t>),</w:t>
        </w:r>
      </w:ins>
      <w:ins w:id="5796" w:author="Janusio" w:date="2018-03-10T13:54:28Z">
        <w:r>
          <w:rPr>
            <w:rFonts w:hint="eastAsia" w:ascii="Times New Roman" w:hAnsi="Times New Roman"/>
            <w:i/>
            <w:iCs/>
            <w:color w:val="auto"/>
          </w:rPr>
          <w:t>vTPM-VM Binding</w:t>
        </w:r>
      </w:ins>
      <w:ins w:id="5797" w:author="Janusio" w:date="2018-03-10T13:54:28Z">
        <w:r>
          <w:rPr>
            <w:rFonts w:hint="eastAsia" w:ascii="Times New Roman" w:hAnsi="Times New Roman"/>
            <w:iCs/>
            <w:color w:val="auto"/>
          </w:rPr>
          <w:t>(</w:t>
        </w:r>
      </w:ins>
      <w:ins w:id="5798" w:author="Janusio" w:date="2018-03-10T13:54:28Z">
        <w:r>
          <w:rPr>
            <w:rFonts w:hint="eastAsia" w:ascii="Times New Roman" w:hAnsi="Times New Roman"/>
            <w:i/>
            <w:iCs/>
            <w:color w:val="auto"/>
          </w:rPr>
          <w:t>TJP</w:t>
        </w:r>
      </w:ins>
      <w:ins w:id="5799" w:author="Janusio" w:date="2018-03-10T13:54:28Z">
        <w:r>
          <w:rPr>
            <w:rFonts w:hint="eastAsia" w:ascii="Times New Roman" w:hAnsi="Times New Roman"/>
            <w:iCs/>
            <w:color w:val="auto"/>
          </w:rPr>
          <w:t>),</w:t>
        </w:r>
      </w:ins>
      <w:ins w:id="5800" w:author="Janusio" w:date="2018-03-10T13:54:28Z">
        <w:r>
          <w:rPr>
            <w:rFonts w:hint="eastAsia" w:ascii="Times New Roman" w:hAnsi="Times New Roman"/>
            <w:i/>
            <w:iCs/>
            <w:color w:val="auto"/>
          </w:rPr>
          <w:t>VM Builder</w:t>
        </w:r>
      </w:ins>
      <w:ins w:id="5801" w:author="Janusio" w:date="2018-03-10T13:54:28Z">
        <w:r>
          <w:rPr>
            <w:rFonts w:hint="eastAsia" w:ascii="Times New Roman" w:hAnsi="Times New Roman"/>
            <w:iCs/>
            <w:color w:val="auto"/>
          </w:rPr>
          <w:t>(</w:t>
        </w:r>
      </w:ins>
      <w:ins w:id="5802" w:author="Janusio" w:date="2018-03-10T13:54:28Z">
        <w:r>
          <w:rPr>
            <w:rFonts w:hint="eastAsia" w:ascii="Times New Roman" w:hAnsi="Times New Roman"/>
            <w:i/>
            <w:iCs/>
            <w:color w:val="auto"/>
          </w:rPr>
          <w:t>TJP</w:t>
        </w:r>
      </w:ins>
      <w:ins w:id="5803" w:author="Janusio" w:date="2018-03-10T13:54:28Z">
        <w:r>
          <w:rPr>
            <w:rFonts w:hint="eastAsia" w:ascii="Times New Roman" w:hAnsi="Times New Roman"/>
            <w:iCs/>
            <w:color w:val="auto"/>
          </w:rPr>
          <w:t>))</w:t>
        </w:r>
      </w:ins>
      <w:ins w:id="5804" w:author="Janusio" w:date="2018-03-10T13:54:28Z">
        <w:r>
          <w:rPr>
            <w:rFonts w:ascii="Times New Roman" w:hAnsi="Times New Roman"/>
            <w:color w:val="auto"/>
          </w:rPr>
          <w:t>，因为根据定理</w:t>
        </w:r>
      </w:ins>
      <w:ins w:id="5805" w:author="Janusio" w:date="2018-03-10T13:54:28Z">
        <w:r>
          <w:rPr>
            <w:rFonts w:hint="eastAsia" w:ascii="Times New Roman" w:hAnsi="Times New Roman"/>
            <w:color w:val="auto"/>
          </w:rPr>
          <w:t>3</w:t>
        </w:r>
      </w:ins>
      <w:ins w:id="5806" w:author="Janusio" w:date="2018-03-10T13:54:28Z">
        <w:r>
          <w:rPr>
            <w:rFonts w:ascii="Times New Roman" w:hAnsi="Times New Roman"/>
            <w:color w:val="auto"/>
          </w:rPr>
          <w:t>可知，该序列表明该虚拟机的确执行了相应的信任链传递过程。</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808" w:author="Janusio" w:date="2018-03-10T13:54:28Z"/>
          <w:rFonts w:hint="eastAsia" w:ascii="Times New Roman" w:hAnsi="Times New Roman"/>
          <w:color w:val="auto"/>
        </w:rPr>
        <w:pPrChange w:id="5807"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809" w:author="Janusio" w:date="2018-03-10T13:54:28Z">
        <w:r>
          <w:rPr>
            <w:rFonts w:ascii="Times New Roman" w:hAnsi="Times New Roman"/>
            <w:color w:val="auto"/>
          </w:rPr>
          <w:t>形式化表示为</w:t>
        </w:r>
      </w:ins>
      <w:ins w:id="5810"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812" w:author="Janusio" w:date="2018-03-10T13:54:28Z"/>
          <w:rFonts w:hint="eastAsia" w:ascii="Times New Roman" w:hAnsi="Times New Roman"/>
          <w:color w:val="auto"/>
        </w:rPr>
        <w:pPrChange w:id="5811"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813" w:author="Janusio" w:date="2018-03-10T13:54:28Z"/>
      <w:ins w:id="5814" w:author="Janusio" w:date="2018-03-10T13:54:28Z"/>
      <w:ins w:id="5815" w:author="Janusio" w:date="2018-03-10T13:54:28Z"/>
      <w:ins w:id="5816" w:author="Janusio" w:date="2018-03-10T13:54:28Z">
        <w:r>
          <w:rPr>
            <w:rFonts w:ascii="Times New Roman" w:hAnsi="Times New Roman"/>
            <w:color w:val="auto"/>
            <w:position w:val="-4"/>
          </w:rPr>
          <w:object>
            <v:shape id="_x0000_i1456"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456" DrawAspect="Content" ObjectID="_1468075864" r:id="rId192">
              <o:LockedField>false</o:LockedField>
            </o:OLEObject>
          </w:object>
        </w:r>
      </w:ins>
      <w:ins w:id="5818" w:author="Janusio" w:date="2018-03-10T13:54:28Z"/>
      <w:ins w:id="5819" w:author="Janusio" w:date="2018-03-10T13:54:28Z">
        <w:r>
          <w:rPr>
            <w:rFonts w:hint="eastAsia" w:ascii="Times New Roman" w:hAnsi="Times New Roman"/>
            <w:color w:val="auto"/>
            <w:vertAlign w:val="subscript"/>
          </w:rPr>
          <w:t>DRTM</w:t>
        </w:r>
      </w:ins>
      <w:ins w:id="5820" w:author="Janusio" w:date="2018-03-10T13:54:28Z">
        <w:r>
          <w:rPr>
            <w:rFonts w:ascii="Times New Roman" w:hAnsi="Times New Roman"/>
            <w:color w:val="auto"/>
          </w:rPr>
          <w:t>├</w:t>
        </w:r>
      </w:ins>
      <w:ins w:id="5821" w:author="Janusio" w:date="2018-03-10T13:54:28Z">
        <w:r>
          <w:rPr>
            <w:rFonts w:hint="eastAsia" w:ascii="Times New Roman" w:hAnsi="Times New Roman"/>
            <w:color w:val="auto"/>
          </w:rPr>
          <w:t xml:space="preserve"> [Verifier(</w:t>
        </w:r>
      </w:ins>
      <w:ins w:id="5822" w:author="Janusio" w:date="2018-03-10T13:54:28Z">
        <w:r>
          <w:rPr>
            <w:rFonts w:hint="eastAsia" w:ascii="Times New Roman" w:hAnsi="Times New Roman"/>
            <w:i/>
            <w:iCs/>
            <w:color w:val="auto"/>
          </w:rPr>
          <w:t>m</w:t>
        </w:r>
      </w:ins>
      <w:ins w:id="5823" w:author="Janusio" w:date="2018-03-10T13:54:28Z">
        <w:r>
          <w:rPr>
            <w:rFonts w:hint="eastAsia" w:ascii="Times New Roman" w:hAnsi="Times New Roman"/>
            <w:color w:val="auto"/>
          </w:rPr>
          <w:t>)]</w:t>
        </w:r>
      </w:ins>
      <w:ins w:id="5824" w:author="Janusio" w:date="2018-03-10T13:54:28Z"/>
      <w:ins w:id="5825" w:author="Janusio" w:date="2018-03-10T13:54:28Z"/>
      <w:ins w:id="5826" w:author="Janusio" w:date="2018-03-10T13:54:28Z"/>
      <w:ins w:id="5827" w:author="Janusio" w:date="2018-03-10T13:54:28Z">
        <w:r>
          <w:rPr>
            <w:rFonts w:hint="eastAsia" w:ascii="Times New Roman" w:hAnsi="Times New Roman"/>
            <w:color w:val="auto"/>
            <w:position w:val="-12"/>
          </w:rPr>
          <w:object>
            <v:shape id="_x0000_i1457" o:spt="75" type="#_x0000_t75" style="height:19pt;width:19pt;" o:ole="t" filled="f" o:preferrelative="t" stroked="f" coordsize="21600,21600">
              <v:path/>
              <v:fill on="f" focussize="0,0"/>
              <v:stroke on="f"/>
              <v:imagedata r:id="rId194" embosscolor="#FFFFFF" o:title=""/>
              <o:lock v:ext="edit" grouping="f" rotation="f" text="f" aspectratio="t"/>
              <w10:wrap type="none"/>
              <w10:anchorlock/>
            </v:shape>
            <o:OLEObject Type="Embed" ProgID="Equation.KSEE3" ShapeID="_x0000_i1457" DrawAspect="Content" ObjectID="_1468075865" r:id="rId193">
              <o:LockedField>false</o:LockedField>
            </o:OLEObject>
          </w:object>
        </w:r>
      </w:ins>
      <w:ins w:id="5829" w:author="Janusio" w:date="2018-03-10T13:54:28Z"/>
      <w:ins w:id="5830" w:author="Janusio" w:date="2018-03-10T13:54:28Z"/>
      <w:ins w:id="5831" w:author="Janusio" w:date="2018-03-10T13:54:28Z"/>
      <w:ins w:id="5832" w:author="Janusio" w:date="2018-03-10T13:54:28Z"/>
      <w:ins w:id="5833" w:author="Janusio" w:date="2018-03-10T13:54:28Z">
        <w:r>
          <w:rPr>
            <w:rFonts w:hint="eastAsia" w:ascii="Times New Roman" w:hAnsi="Times New Roman"/>
            <w:i/>
            <w:iCs/>
            <w:color w:val="auto"/>
            <w:position w:val="-4"/>
          </w:rPr>
          <w:object>
            <v:shape id="_x0000_i1458"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58" DrawAspect="Content" ObjectID="_1468075866" r:id="rId195">
              <o:LockedField>false</o:LockedField>
            </o:OLEObject>
          </w:object>
        </w:r>
      </w:ins>
      <w:ins w:id="5835" w:author="Janusio" w:date="2018-03-10T13:54:28Z"/>
      <w:ins w:id="5836" w:author="Janusio" w:date="2018-03-10T13:54:28Z">
        <w:r>
          <w:rPr>
            <w:rFonts w:hint="eastAsia" w:ascii="Times New Roman" w:hAnsi="Times New Roman"/>
            <w:i/>
            <w:iCs/>
            <w:color w:val="auto"/>
          </w:rPr>
          <w:t>t.</w:t>
        </w:r>
      </w:ins>
      <w:ins w:id="5837" w:author="Janusio" w:date="2018-03-10T13:54:28Z">
        <w:r>
          <w:rPr>
            <w:rFonts w:hint="eastAsia" w:ascii="Times New Roman" w:hAnsi="Times New Roman"/>
            <w:color w:val="auto"/>
          </w:rPr>
          <w:t>(</w:t>
        </w:r>
      </w:ins>
      <w:ins w:id="5838" w:author="Janusio" w:date="2018-03-10T13:54:28Z">
        <w:r>
          <w:rPr>
            <w:rFonts w:hint="eastAsia" w:ascii="Times New Roman" w:hAnsi="Times New Roman"/>
            <w:i/>
            <w:iCs/>
            <w:color w:val="auto"/>
          </w:rPr>
          <w:t>t&lt;t</w:t>
        </w:r>
      </w:ins>
      <w:ins w:id="5839" w:author="Janusio" w:date="2018-03-10T13:54:28Z">
        <w:r>
          <w:rPr>
            <w:rFonts w:hint="eastAsia" w:ascii="Times New Roman" w:hAnsi="Times New Roman"/>
            <w:i/>
            <w:iCs/>
            <w:color w:val="auto"/>
            <w:vertAlign w:val="subscript"/>
          </w:rPr>
          <w:t>e</w:t>
        </w:r>
      </w:ins>
      <w:ins w:id="5840" w:author="Janusio" w:date="2018-03-10T13:54:28Z">
        <w:r>
          <w:rPr>
            <w:rFonts w:hint="eastAsia" w:ascii="Times New Roman" w:hAnsi="Times New Roman"/>
            <w:color w:val="auto"/>
          </w:rPr>
          <w:t>)</w:t>
        </w:r>
      </w:ins>
      <w:ins w:id="5841" w:author="Janusio" w:date="2018-03-10T13:54:28Z"/>
      <w:ins w:id="5842" w:author="Janusio" w:date="2018-03-10T13:54:28Z"/>
      <w:ins w:id="5843" w:author="Janusio" w:date="2018-03-10T13:54:28Z"/>
      <w:ins w:id="5844" w:author="Janusio" w:date="2018-03-10T13:54:28Z">
        <w:r>
          <w:rPr>
            <w:rFonts w:hint="eastAsia" w:ascii="Times New Roman" w:hAnsi="Times New Roman"/>
            <w:color w:val="auto"/>
            <w:position w:val="-4"/>
          </w:rPr>
          <w:object>
            <v:shape id="_x0000_i145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59" DrawAspect="Content" ObjectID="_1468075867" r:id="rId196">
              <o:LockedField>false</o:LockedField>
            </o:OLEObject>
          </w:object>
        </w:r>
      </w:ins>
      <w:ins w:id="5846" w:author="Janusio" w:date="2018-03-10T13:54:28Z"/>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848" w:author="Janusio" w:date="2018-03-10T13:54:28Z"/>
          <w:rFonts w:hint="eastAsia" w:ascii="Times New Roman" w:hAnsi="Times New Roman"/>
          <w:iCs/>
          <w:color w:val="auto"/>
        </w:rPr>
        <w:pPrChange w:id="5847"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849" w:author="Janusio" w:date="2018-03-10T13:54:28Z">
        <w:r>
          <w:rPr>
            <w:rFonts w:hint="eastAsia" w:ascii="Times New Roman" w:hAnsi="Times New Roman"/>
            <w:color w:val="auto"/>
          </w:rPr>
          <w:t>(Mem(</w:t>
        </w:r>
      </w:ins>
      <w:ins w:id="5850" w:author="Janusio" w:date="2018-03-10T13:54:28Z">
        <w:r>
          <w:rPr>
            <w:rFonts w:hint="eastAsia" w:ascii="Times New Roman" w:hAnsi="Times New Roman"/>
            <w:i/>
            <w:iCs/>
            <w:color w:val="auto"/>
          </w:rPr>
          <w:t>m.pcr.d</w:t>
        </w:r>
      </w:ins>
      <w:ins w:id="5851" w:author="Janusio" w:date="2018-03-10T13:54:28Z">
        <w:r>
          <w:rPr>
            <w:rFonts w:hint="eastAsia" w:ascii="Times New Roman" w:hAnsi="Times New Roman"/>
            <w:color w:val="auto"/>
          </w:rPr>
          <w:t>,</w:t>
        </w:r>
      </w:ins>
      <w:ins w:id="5852" w:author="Janusio" w:date="2018-03-10T13:54:28Z">
        <w:r>
          <w:rPr>
            <w:rFonts w:hint="eastAsia" w:ascii="Times New Roman" w:hAnsi="Times New Roman"/>
            <w:i/>
            <w:iCs/>
            <w:color w:val="auto"/>
          </w:rPr>
          <w:t>seq</w:t>
        </w:r>
      </w:ins>
      <w:ins w:id="5853" w:author="Janusio" w:date="2018-03-10T13:54:28Z">
        <w:r>
          <w:rPr>
            <w:rFonts w:hint="eastAsia" w:ascii="Times New Roman" w:hAnsi="Times New Roman"/>
            <w:iCs/>
            <w:color w:val="auto"/>
          </w:rPr>
          <w:t>(</w:t>
        </w:r>
      </w:ins>
      <w:ins w:id="5854" w:author="Janusio" w:date="2018-03-10T13:54:28Z">
        <w:r>
          <w:rPr>
            <w:rFonts w:hint="eastAsia" w:ascii="Times New Roman" w:hAnsi="Times New Roman"/>
            <w:i/>
            <w:iCs/>
            <w:color w:val="auto"/>
          </w:rPr>
          <w:t>vTPM Builder</w:t>
        </w:r>
      </w:ins>
      <w:ins w:id="5855" w:author="Janusio" w:date="2018-03-10T13:54:28Z">
        <w:r>
          <w:rPr>
            <w:rFonts w:hint="eastAsia" w:ascii="Times New Roman" w:hAnsi="Times New Roman"/>
            <w:iCs/>
            <w:color w:val="auto"/>
          </w:rPr>
          <w:t>(</w:t>
        </w:r>
      </w:ins>
      <w:ins w:id="5856" w:author="Janusio" w:date="2018-03-10T13:54:28Z">
        <w:r>
          <w:rPr>
            <w:rFonts w:hint="eastAsia" w:ascii="Times New Roman" w:hAnsi="Times New Roman"/>
            <w:i/>
            <w:iCs/>
            <w:color w:val="auto"/>
          </w:rPr>
          <w:t>TJP</w:t>
        </w:r>
      </w:ins>
      <w:ins w:id="5857" w:author="Janusio" w:date="2018-03-10T13:54:28Z">
        <w:r>
          <w:rPr>
            <w:rFonts w:hint="eastAsia" w:ascii="Times New Roman" w:hAnsi="Times New Roman"/>
            <w:iCs/>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859" w:author="Janusio" w:date="2018-03-10T13:54:28Z"/>
          <w:rFonts w:hint="eastAsia" w:ascii="Times New Roman" w:hAnsi="Times New Roman"/>
          <w:color w:val="auto"/>
        </w:rPr>
        <w:pPrChange w:id="5858"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860" w:author="Janusio" w:date="2018-03-10T13:54:28Z">
        <w:r>
          <w:rPr>
            <w:rFonts w:hint="eastAsia" w:ascii="Times New Roman" w:hAnsi="Times New Roman"/>
            <w:i/>
            <w:iCs/>
            <w:color w:val="auto"/>
          </w:rPr>
          <w:t>vTPM-VMBinding</w:t>
        </w:r>
      </w:ins>
      <w:ins w:id="5861" w:author="Janusio" w:date="2018-03-10T13:54:28Z">
        <w:r>
          <w:rPr>
            <w:rFonts w:hint="eastAsia" w:ascii="Times New Roman" w:hAnsi="Times New Roman"/>
            <w:iCs/>
            <w:color w:val="auto"/>
          </w:rPr>
          <w:t>(</w:t>
        </w:r>
      </w:ins>
      <w:ins w:id="5862" w:author="Janusio" w:date="2018-03-10T13:54:28Z">
        <w:r>
          <w:rPr>
            <w:rFonts w:hint="eastAsia" w:ascii="Times New Roman" w:hAnsi="Times New Roman"/>
            <w:i/>
            <w:iCs/>
            <w:color w:val="auto"/>
          </w:rPr>
          <w:t>TJP</w:t>
        </w:r>
      </w:ins>
      <w:ins w:id="5863" w:author="Janusio" w:date="2018-03-10T13:54:28Z">
        <w:r>
          <w:rPr>
            <w:rFonts w:hint="eastAsia" w:ascii="Times New Roman" w:hAnsi="Times New Roman"/>
            <w:iCs/>
            <w:color w:val="auto"/>
          </w:rPr>
          <w:t>),</w:t>
        </w:r>
      </w:ins>
      <w:ins w:id="5864" w:author="Janusio" w:date="2018-03-10T13:54:28Z">
        <w:r>
          <w:rPr>
            <w:rFonts w:hint="eastAsia" w:ascii="Times New Roman" w:hAnsi="Times New Roman"/>
            <w:i/>
            <w:iCs/>
            <w:color w:val="auto"/>
          </w:rPr>
          <w:t>VM Builder</w:t>
        </w:r>
      </w:ins>
      <w:ins w:id="5865" w:author="Janusio" w:date="2018-03-10T13:54:28Z">
        <w:r>
          <w:rPr>
            <w:rFonts w:hint="eastAsia" w:ascii="Times New Roman" w:hAnsi="Times New Roman"/>
            <w:iCs/>
            <w:color w:val="auto"/>
          </w:rPr>
          <w:t>(</w:t>
        </w:r>
      </w:ins>
      <w:ins w:id="5866" w:author="Janusio" w:date="2018-03-10T13:54:28Z">
        <w:r>
          <w:rPr>
            <w:rFonts w:hint="eastAsia" w:ascii="Times New Roman" w:hAnsi="Times New Roman"/>
            <w:i/>
            <w:iCs/>
            <w:color w:val="auto"/>
          </w:rPr>
          <w:t>TJP</w:t>
        </w:r>
      </w:ins>
      <w:ins w:id="5867" w:author="Janusio" w:date="2018-03-10T13:54:28Z">
        <w:r>
          <w:rPr>
            <w:rFonts w:hint="eastAsia" w:ascii="Times New Roman" w:hAnsi="Times New Roman"/>
            <w:iCs/>
            <w:color w:val="auto"/>
          </w:rPr>
          <w:t>))</w:t>
        </w:r>
      </w:ins>
      <w:ins w:id="5868" w:author="Janusio" w:date="2018-03-10T13:54:28Z">
        <w:r>
          <w:rPr>
            <w:rFonts w:hint="eastAsia" w:ascii="Times New Roman" w:hAnsi="Times New Roman"/>
            <w:color w:val="auto"/>
          </w:rPr>
          <w:t>@</w:t>
        </w:r>
      </w:ins>
      <w:ins w:id="5869" w:author="Janusio" w:date="2018-03-10T13:54:28Z">
        <w:r>
          <w:rPr>
            <w:rFonts w:hint="eastAsia" w:ascii="Times New Roman" w:hAnsi="Times New Roman"/>
            <w:i/>
            <w:iCs/>
            <w:color w:val="auto"/>
          </w:rPr>
          <w:t>t</w:t>
        </w:r>
      </w:ins>
      <w:ins w:id="5870" w:author="Janusio" w:date="2018-03-10T13:54:28Z">
        <w:r>
          <w:rPr>
            <w:rFonts w:hint="eastAsia" w:ascii="Times New Roman" w:hAnsi="Times New Roman"/>
            <w:color w:val="auto"/>
          </w:rPr>
          <w:t xml:space="preserve">) </w:t>
        </w:r>
      </w:ins>
      <w:ins w:id="5871" w:author="Janusio" w:date="2018-03-10T13:54:28Z">
        <w:r>
          <w:rPr>
            <w:rFonts w:hint="eastAsia"/>
            <w:color w:val="auto"/>
            <w:lang w:val="en-US" w:eastAsia="zh-CN"/>
          </w:rPr>
          <w:t xml:space="preserve"> </w:t>
        </w:r>
      </w:ins>
      <w:ins w:id="5872" w:author="Janusio" w:date="2018-03-10T14:04:08Z">
        <w:r>
          <w:rPr>
            <w:rFonts w:hint="eastAsia"/>
            <w:color w:val="auto"/>
            <w:lang w:val="en-US" w:eastAsia="zh-CN"/>
          </w:rPr>
          <w:t xml:space="preserve">      </w:t>
        </w:r>
      </w:ins>
      <w:ins w:id="5873" w:author="Janusio" w:date="2018-03-10T14:04:09Z">
        <w:r>
          <w:rPr>
            <w:rFonts w:hint="eastAsia"/>
            <w:color w:val="auto"/>
            <w:lang w:val="en-US" w:eastAsia="zh-CN"/>
          </w:rPr>
          <w:t xml:space="preserve">   </w:t>
        </w:r>
      </w:ins>
      <w:ins w:id="5874" w:author="Janusio" w:date="2018-03-10T13:54:28Z">
        <w:r>
          <w:rPr>
            <w:rFonts w:hint="eastAsia"/>
            <w:color w:val="auto"/>
            <w:lang w:val="en-US" w:eastAsia="zh-CN"/>
          </w:rPr>
          <w:t xml:space="preserve">   </w:t>
        </w:r>
      </w:ins>
      <w:ins w:id="5875" w:author="Janusio" w:date="2018-03-10T13:54:28Z">
        <w:r>
          <w:rPr>
            <w:rFonts w:hint="eastAsia" w:ascii="Times New Roman" w:hAnsi="Times New Roman"/>
            <w:bCs/>
            <w:color w:val="auto"/>
          </w:rPr>
          <w:t>(</w:t>
        </w:r>
      </w:ins>
      <w:ins w:id="5876" w:author="Janusio" w:date="2018-03-10T13:54:28Z">
        <w:r>
          <w:rPr>
            <w:rFonts w:hint="eastAsia" w:ascii="Times New Roman" w:hAnsi="Times New Roman"/>
            <w:b/>
            <w:bCs/>
            <w:color w:val="auto"/>
          </w:rPr>
          <w:t>16</w:t>
        </w:r>
      </w:ins>
      <w:ins w:id="5877" w:author="Janusio" w:date="2018-03-10T13:54:28Z">
        <w:r>
          <w:rPr>
            <w:rFonts w:hint="eastAsia" w:ascii="Times New Roman" w:hAnsi="Times New Roman"/>
            <w:bCs/>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879" w:author="Janusio" w:date="2018-03-10T13:54:28Z"/>
          <w:rFonts w:hint="eastAsia" w:ascii="Times New Roman" w:hAnsi="Times New Roman"/>
          <w:color w:val="auto"/>
        </w:rPr>
        <w:pPrChange w:id="5878"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880" w:author="Janusio" w:date="2018-03-10T13:54:28Z"/>
      <w:ins w:id="5881" w:author="Janusio" w:date="2018-03-10T13:54:28Z"/>
      <w:ins w:id="5882" w:author="Janusio" w:date="2018-03-10T13:54:28Z"/>
      <w:ins w:id="5883" w:author="Janusio" w:date="2018-03-10T13:54:28Z">
        <w:r>
          <w:rPr>
            <w:rFonts w:ascii="Times New Roman" w:hAnsi="Times New Roman"/>
            <w:color w:val="auto"/>
            <w:position w:val="-4"/>
          </w:rPr>
          <w:object>
            <v:shape id="_x0000_i1460"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460" DrawAspect="Content" ObjectID="_1468075868" r:id="rId197">
              <o:LockedField>false</o:LockedField>
            </o:OLEObject>
          </w:object>
        </w:r>
      </w:ins>
      <w:ins w:id="5885" w:author="Janusio" w:date="2018-03-10T13:54:28Z"/>
      <w:ins w:id="5886" w:author="Janusio" w:date="2018-03-10T13:54:28Z">
        <w:r>
          <w:rPr>
            <w:rFonts w:hint="eastAsia" w:ascii="Times New Roman" w:hAnsi="Times New Roman"/>
            <w:color w:val="auto"/>
            <w:vertAlign w:val="subscript"/>
          </w:rPr>
          <w:t>DRTM</w:t>
        </w:r>
      </w:ins>
      <w:ins w:id="5887" w:author="Janusio" w:date="2018-03-10T13:54:28Z">
        <w:r>
          <w:rPr>
            <w:rFonts w:hint="eastAsia" w:ascii="Times New Roman" w:hAnsi="Times New Roman"/>
            <w:color w:val="auto"/>
          </w:rPr>
          <w:t>，Protected</w:t>
        </w:r>
      </w:ins>
      <w:ins w:id="5888" w:author="Janusio" w:date="2018-03-10T13:54:28Z">
        <w:r>
          <w:rPr>
            <w:rFonts w:hint="eastAsia" w:ascii="Times New Roman" w:hAnsi="Times New Roman"/>
            <w:color w:val="auto"/>
            <w:vertAlign w:val="subscript"/>
          </w:rPr>
          <w:t>SRTM</w:t>
        </w:r>
      </w:ins>
      <w:ins w:id="5889" w:author="Janusio" w:date="2018-03-10T13:54:28Z">
        <w:r>
          <w:rPr>
            <w:rFonts w:hint="eastAsia" w:ascii="Times New Roman" w:hAnsi="Times New Roman"/>
            <w:color w:val="auto"/>
          </w:rPr>
          <w:t>(</w:t>
        </w:r>
      </w:ins>
      <w:ins w:id="5890" w:author="Janusio" w:date="2018-03-10T13:54:28Z">
        <w:r>
          <w:rPr>
            <w:rFonts w:hint="eastAsia" w:ascii="Times New Roman" w:hAnsi="Times New Roman"/>
            <w:i/>
            <w:iCs/>
            <w:color w:val="auto"/>
          </w:rPr>
          <w:t>m</w:t>
        </w:r>
      </w:ins>
      <w:ins w:id="5891" w:author="Janusio" w:date="2018-03-10T13:54:28Z">
        <w:r>
          <w:rPr>
            <w:rFonts w:hint="eastAsia"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893" w:author="Janusio" w:date="2018-03-10T13:54:28Z"/>
          <w:rFonts w:hint="eastAsia" w:ascii="Times New Roman" w:hAnsi="Times New Roman"/>
          <w:color w:val="auto"/>
        </w:rPr>
        <w:pPrChange w:id="5892"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894" w:author="Janusio" w:date="2018-03-10T13:54:28Z">
        <w:r>
          <w:rPr>
            <w:rFonts w:ascii="Times New Roman" w:hAnsi="Times New Roman"/>
            <w:color w:val="auto"/>
          </w:rPr>
          <w:t>├</w:t>
        </w:r>
      </w:ins>
      <w:ins w:id="5895" w:author="Janusio" w:date="2018-03-10T13:54:28Z">
        <w:r>
          <w:rPr>
            <w:rFonts w:hint="eastAsia" w:ascii="Times New Roman" w:hAnsi="Times New Roman"/>
            <w:color w:val="auto"/>
          </w:rPr>
          <w:t>[Verifier(</w:t>
        </w:r>
      </w:ins>
      <w:ins w:id="5896" w:author="Janusio" w:date="2018-03-10T13:54:28Z">
        <w:r>
          <w:rPr>
            <w:rFonts w:hint="eastAsia" w:ascii="Times New Roman" w:hAnsi="Times New Roman"/>
            <w:i/>
            <w:iCs/>
            <w:color w:val="auto"/>
          </w:rPr>
          <w:t>m</w:t>
        </w:r>
      </w:ins>
      <w:ins w:id="5897" w:author="Janusio" w:date="2018-03-10T13:54:28Z">
        <w:r>
          <w:rPr>
            <w:rFonts w:hint="eastAsia" w:ascii="Times New Roman" w:hAnsi="Times New Roman"/>
            <w:color w:val="auto"/>
          </w:rPr>
          <w:t>)]</w:t>
        </w:r>
      </w:ins>
      <w:ins w:id="5898" w:author="Janusio" w:date="2018-03-10T13:54:28Z"/>
      <w:ins w:id="5899" w:author="Janusio" w:date="2018-03-10T13:54:28Z"/>
      <w:ins w:id="5900" w:author="Janusio" w:date="2018-03-10T13:54:28Z"/>
      <w:ins w:id="5901" w:author="Janusio" w:date="2018-03-10T13:54:28Z">
        <w:r>
          <w:rPr>
            <w:rFonts w:hint="eastAsia" w:ascii="Times New Roman" w:hAnsi="Times New Roman"/>
            <w:color w:val="auto"/>
            <w:position w:val="-12"/>
          </w:rPr>
          <w:object>
            <v:shape id="_x0000_i1461" o:spt="75" type="#_x0000_t75" style="height:19pt;width:19pt;" o:ole="t" filled="f" o:preferrelative="t" stroked="f" coordsize="21600,21600">
              <v:path/>
              <v:fill on="f" focussize="0,0"/>
              <v:stroke on="f"/>
              <v:imagedata r:id="rId199" embosscolor="#FFFFFF" o:title=""/>
              <o:lock v:ext="edit" grouping="f" rotation="f" text="f" aspectratio="t"/>
              <w10:wrap type="none"/>
              <w10:anchorlock/>
            </v:shape>
            <o:OLEObject Type="Embed" ProgID="Equation.KSEE3" ShapeID="_x0000_i1461" DrawAspect="Content" ObjectID="_1468075869" r:id="rId198">
              <o:LockedField>false</o:LockedField>
            </o:OLEObject>
          </w:object>
        </w:r>
      </w:ins>
      <w:ins w:id="5903" w:author="Janusio" w:date="2018-03-10T13:54:28Z"/>
      <w:ins w:id="5904" w:author="Janusio" w:date="2018-03-10T13:54:28Z"/>
      <w:ins w:id="5905" w:author="Janusio" w:date="2018-03-10T13:54:28Z"/>
      <w:ins w:id="5906" w:author="Janusio" w:date="2018-03-10T13:54:28Z"/>
      <w:ins w:id="5907" w:author="Janusio" w:date="2018-03-10T13:54:28Z">
        <w:r>
          <w:rPr>
            <w:rFonts w:hint="eastAsia" w:ascii="Times New Roman" w:hAnsi="Times New Roman"/>
            <w:i/>
            <w:iCs/>
            <w:color w:val="auto"/>
            <w:position w:val="-4"/>
          </w:rPr>
          <w:object>
            <v:shape id="_x0000_i1462"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462" DrawAspect="Content" ObjectID="_1468075870" r:id="rId200">
              <o:LockedField>false</o:LockedField>
            </o:OLEObject>
          </w:object>
        </w:r>
      </w:ins>
      <w:ins w:id="5909" w:author="Janusio" w:date="2018-03-10T13:54:28Z"/>
      <w:ins w:id="5910" w:author="Janusio" w:date="2018-03-10T13:54:28Z">
        <w:r>
          <w:rPr>
            <w:rFonts w:hint="eastAsia" w:ascii="Times New Roman" w:hAnsi="Times New Roman"/>
            <w:i/>
            <w:iCs/>
            <w:color w:val="auto"/>
          </w:rPr>
          <w:t>t.</w:t>
        </w:r>
      </w:ins>
      <w:ins w:id="5911" w:author="Janusio" w:date="2018-03-10T13:54:28Z">
        <w:r>
          <w:rPr>
            <w:rFonts w:hint="eastAsia" w:ascii="Times New Roman" w:hAnsi="Times New Roman"/>
            <w:color w:val="auto"/>
          </w:rPr>
          <w:t>(</w:t>
        </w:r>
      </w:ins>
      <w:ins w:id="5912" w:author="Janusio" w:date="2018-03-10T13:54:28Z">
        <w:r>
          <w:rPr>
            <w:rFonts w:hint="eastAsia" w:ascii="Times New Roman" w:hAnsi="Times New Roman"/>
            <w:i/>
            <w:iCs/>
            <w:color w:val="auto"/>
          </w:rPr>
          <w:t>t&lt;t</w:t>
        </w:r>
      </w:ins>
      <w:ins w:id="5913" w:author="Janusio" w:date="2018-03-10T13:54:28Z">
        <w:r>
          <w:rPr>
            <w:rFonts w:hint="eastAsia" w:ascii="Times New Roman" w:hAnsi="Times New Roman"/>
            <w:i/>
            <w:iCs/>
            <w:color w:val="auto"/>
            <w:vertAlign w:val="subscript"/>
          </w:rPr>
          <w:t>E</w:t>
        </w:r>
      </w:ins>
      <w:ins w:id="5914" w:author="Janusio" w:date="2018-03-10T13:54:28Z">
        <w:r>
          <w:rPr>
            <w:rFonts w:hint="eastAsia" w:ascii="Times New Roman" w:hAnsi="Times New Roman"/>
            <w:color w:val="auto"/>
          </w:rPr>
          <w:t>)</w:t>
        </w:r>
      </w:ins>
      <w:ins w:id="5915" w:author="Janusio" w:date="2018-03-10T13:54:28Z"/>
      <w:ins w:id="5916" w:author="Janusio" w:date="2018-03-10T13:54:28Z"/>
      <w:ins w:id="5917" w:author="Janusio" w:date="2018-03-10T13:54:28Z"/>
      <w:ins w:id="5918" w:author="Janusio" w:date="2018-03-10T13:54:28Z">
        <w:r>
          <w:rPr>
            <w:rFonts w:hint="eastAsia" w:ascii="Times New Roman" w:hAnsi="Times New Roman"/>
            <w:color w:val="auto"/>
            <w:position w:val="-4"/>
          </w:rPr>
          <w:object>
            <v:shape id="_x0000_i1463"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63" DrawAspect="Content" ObjectID="_1468075871" r:id="rId201">
              <o:LockedField>false</o:LockedField>
            </o:OLEObject>
          </w:object>
        </w:r>
      </w:ins>
      <w:ins w:id="5920" w:author="Janusio" w:date="2018-03-10T13:54:28Z"/>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ins w:id="5922" w:author="Janusio" w:date="2018-03-10T13:54:28Z"/>
          <w:rFonts w:hint="eastAsia" w:ascii="Times New Roman" w:hAnsi="Times New Roman"/>
          <w:color w:val="auto"/>
        </w:rPr>
        <w:pPrChange w:id="5921" w:author="Janusio" w:date="2018-03-10T13:55:15Z">
          <w:pPr>
            <w:keepNext w:val="0"/>
            <w:keepLines w:val="0"/>
            <w:pageBreakBefore w:val="0"/>
            <w:widowControl w:val="0"/>
            <w:kinsoku/>
            <w:wordWrap/>
            <w:overflowPunct/>
            <w:topLinePunct w:val="0"/>
            <w:autoSpaceDE/>
            <w:autoSpaceDN/>
            <w:bidi w:val="0"/>
            <w:adjustRightInd/>
            <w:snapToGrid/>
            <w:spacing w:beforeAutospacing="0" w:afterAutospacing="0" w:line="312" w:lineRule="auto"/>
            <w:ind w:right="0" w:rightChars="0" w:firstLine="420"/>
            <w:textAlignment w:val="auto"/>
          </w:pPr>
        </w:pPrChange>
      </w:pPr>
      <w:ins w:id="5923" w:author="Janusio" w:date="2018-03-10T13:54:28Z">
        <w:r>
          <w:rPr>
            <w:rFonts w:hint="eastAsia" w:ascii="Times New Roman" w:hAnsi="Times New Roman"/>
            <w:color w:val="auto"/>
          </w:rPr>
          <w:t>MeasureBoot</w:t>
        </w:r>
      </w:ins>
      <w:ins w:id="5924" w:author="Janusio" w:date="2018-03-10T13:54:28Z">
        <w:r>
          <w:rPr>
            <w:rFonts w:hint="eastAsia" w:ascii="Times New Roman" w:hAnsi="Times New Roman"/>
            <w:color w:val="auto"/>
            <w:vertAlign w:val="subscript"/>
          </w:rPr>
          <w:t>DRTM</w:t>
        </w:r>
      </w:ins>
      <w:ins w:id="5925" w:author="Janusio" w:date="2018-03-10T13:54:28Z">
        <w:r>
          <w:rPr>
            <w:rFonts w:hint="eastAsia" w:ascii="Times New Roman" w:hAnsi="Times New Roman"/>
            <w:color w:val="auto"/>
          </w:rPr>
          <w:t>(</w:t>
        </w:r>
      </w:ins>
      <w:ins w:id="5926" w:author="Janusio" w:date="2018-03-10T13:54:28Z">
        <w:r>
          <w:rPr>
            <w:rFonts w:hint="eastAsia" w:ascii="Times New Roman" w:hAnsi="Times New Roman"/>
            <w:i/>
            <w:iCs/>
            <w:color w:val="auto"/>
          </w:rPr>
          <w:t>m</w:t>
        </w:r>
      </w:ins>
      <w:ins w:id="5927" w:author="Janusio" w:date="2018-03-10T13:54:28Z">
        <w:r>
          <w:rPr>
            <w:rFonts w:hint="eastAsia" w:ascii="Times New Roman" w:hAnsi="Times New Roman"/>
            <w:color w:val="auto"/>
          </w:rPr>
          <w:t>,</w:t>
        </w:r>
      </w:ins>
      <w:ins w:id="5928" w:author="Janusio" w:date="2018-03-10T13:54:28Z">
        <w:r>
          <w:rPr>
            <w:rFonts w:hint="eastAsia" w:ascii="Times New Roman" w:hAnsi="Times New Roman"/>
            <w:i/>
            <w:iCs/>
            <w:color w:val="auto"/>
          </w:rPr>
          <w:t>t</w:t>
        </w:r>
      </w:ins>
      <w:ins w:id="5929" w:author="Janusio" w:date="2018-03-10T13:54:28Z">
        <w:r>
          <w:rPr>
            <w:rFonts w:hint="eastAsia" w:ascii="Times New Roman" w:hAnsi="Times New Roman"/>
            <w:color w:val="auto"/>
          </w:rPr>
          <w:t xml:space="preserve">)    </w:t>
        </w:r>
      </w:ins>
      <w:ins w:id="5930" w:author="Janusio" w:date="2018-03-10T13:54:28Z">
        <w:r>
          <w:rPr>
            <w:rFonts w:hint="eastAsia"/>
            <w:color w:val="auto"/>
            <w:lang w:val="en-US" w:eastAsia="zh-CN"/>
          </w:rPr>
          <w:t xml:space="preserve">              </w:t>
        </w:r>
      </w:ins>
      <w:ins w:id="5931" w:author="Janusio" w:date="2018-03-10T14:04:12Z">
        <w:r>
          <w:rPr>
            <w:rFonts w:hint="eastAsia"/>
            <w:color w:val="auto"/>
            <w:lang w:val="en-US" w:eastAsia="zh-CN"/>
          </w:rPr>
          <w:t xml:space="preserve">      </w:t>
        </w:r>
      </w:ins>
      <w:ins w:id="5932" w:author="Janusio" w:date="2018-03-10T14:04:13Z">
        <w:r>
          <w:rPr>
            <w:rFonts w:hint="eastAsia"/>
            <w:color w:val="auto"/>
            <w:lang w:val="en-US" w:eastAsia="zh-CN"/>
          </w:rPr>
          <w:t xml:space="preserve">   </w:t>
        </w:r>
      </w:ins>
      <w:ins w:id="5933" w:author="Janusio" w:date="2018-03-10T14:04:15Z">
        <w:r>
          <w:rPr>
            <w:rFonts w:hint="eastAsia"/>
            <w:color w:val="auto"/>
            <w:lang w:val="en-US" w:eastAsia="zh-CN"/>
          </w:rPr>
          <w:t xml:space="preserve"> </w:t>
        </w:r>
      </w:ins>
      <w:ins w:id="5934" w:author="Janusio" w:date="2018-03-10T13:54:28Z">
        <w:r>
          <w:rPr>
            <w:rFonts w:hint="eastAsia"/>
            <w:color w:val="auto"/>
            <w:lang w:val="en-US" w:eastAsia="zh-CN"/>
          </w:rPr>
          <w:t xml:space="preserve">    </w:t>
        </w:r>
      </w:ins>
      <w:ins w:id="5935" w:author="Janusio" w:date="2018-03-10T13:54:28Z">
        <w:r>
          <w:rPr>
            <w:rFonts w:hint="eastAsia" w:ascii="Times New Roman" w:hAnsi="Times New Roman"/>
            <w:color w:val="auto"/>
          </w:rPr>
          <w:t xml:space="preserve">  </w:t>
        </w:r>
      </w:ins>
      <w:ins w:id="5936" w:author="Janusio" w:date="2018-03-10T13:54:28Z">
        <w:r>
          <w:rPr>
            <w:rFonts w:hint="eastAsia" w:ascii="Times New Roman" w:hAnsi="Times New Roman"/>
            <w:bCs/>
            <w:color w:val="auto"/>
          </w:rPr>
          <w:t>(</w:t>
        </w:r>
      </w:ins>
      <w:ins w:id="5937" w:author="Janusio" w:date="2018-03-10T13:54:28Z">
        <w:r>
          <w:rPr>
            <w:rFonts w:hint="eastAsia" w:ascii="Times New Roman" w:hAnsi="Times New Roman"/>
            <w:b/>
            <w:bCs/>
            <w:color w:val="auto"/>
          </w:rPr>
          <w:t>17</w:t>
        </w:r>
      </w:ins>
      <w:ins w:id="5938" w:author="Janusio" w:date="2018-03-10T13:54:28Z">
        <w:r>
          <w:rPr>
            <w:rFonts w:hint="eastAsia" w:ascii="Times New Roman" w:hAnsi="Times New Roman"/>
            <w:bCs/>
            <w:color w:val="auto"/>
          </w:rPr>
          <w:t>)</w:t>
        </w:r>
      </w:ins>
    </w:p>
    <w:p>
      <w:pPr>
        <w:tabs>
          <w:tab w:val="left" w:pos="360"/>
        </w:tabs>
        <w:spacing w:before="120" w:after="120"/>
        <w:ind w:firstLine="420"/>
        <w:rPr>
          <w:ins w:id="5940" w:author="Janusio" w:date="2018-03-10T13:18:44Z"/>
          <w:rFonts w:hint="eastAsia"/>
        </w:rPr>
        <w:pPrChange w:id="5939" w:author="Janusio" w:date="2018-03-10T14:04:19Z">
          <w:pPr>
            <w:pStyle w:val="38"/>
            <w:spacing w:before="120" w:after="120"/>
          </w:pPr>
        </w:pPrChange>
      </w:pPr>
      <w:ins w:id="5941" w:author="Janusio" w:date="2018-03-10T13:54:28Z">
        <w:r>
          <w:rPr>
            <w:rFonts w:hint="eastAsia"/>
            <w:color w:val="auto"/>
          </w:rPr>
          <w:t>证明过程类似</w:t>
        </w:r>
      </w:ins>
      <w:ins w:id="5942" w:author="Janusio" w:date="2018-03-10T13:54:28Z">
        <w:r>
          <w:rPr>
            <w:rFonts w:ascii="Times New Roman" w:hAnsi="Times New Roman"/>
            <w:color w:val="auto"/>
          </w:rPr>
          <w:t>m</w:t>
        </w:r>
      </w:ins>
      <w:ins w:id="5943" w:author="Janusio" w:date="2018-03-10T13:54:28Z">
        <w:r>
          <w:rPr>
            <w:rFonts w:hint="eastAsia"/>
            <w:color w:val="auto"/>
          </w:rPr>
          <w:t>的信任链远程验证的证明，在此不再叙述。</w:t>
        </w:r>
      </w:ins>
    </w:p>
    <w:p>
      <w:pPr>
        <w:rPr>
          <w:del w:id="5945" w:author="Janusio" w:date="2018-03-10T13:54:18Z"/>
          <w:rFonts w:hint="eastAsia"/>
          <w:lang w:val="en-US" w:eastAsia="zh-CN"/>
        </w:rPr>
        <w:pPrChange w:id="5944" w:author="Janusio" w:date="2018-03-10T13:18:14Z">
          <w:pPr/>
        </w:pPrChange>
      </w:pPr>
    </w:p>
    <w:p>
      <w:pPr>
        <w:pStyle w:val="27"/>
        <w:spacing w:line="360" w:lineRule="auto"/>
        <w:ind w:firstLine="420" w:firstLineChars="0"/>
        <w:rPr>
          <w:del w:id="5946" w:author="Janusio" w:date="2018-03-10T13:15:16Z"/>
          <w:rFonts w:hint="eastAsia" w:ascii="Times New Roman" w:hAnsi="Times New Roman"/>
          <w:szCs w:val="24"/>
        </w:rPr>
      </w:pPr>
      <w:del w:id="5947" w:author="Janusio" w:date="2018-03-10T13:15:16Z">
        <w:r>
          <w:rPr>
            <w:rFonts w:hint="eastAsia" w:ascii="Times New Roman" w:hAnsi="Times New Roman"/>
            <w:b/>
            <w:bCs/>
            <w:szCs w:val="24"/>
          </w:rPr>
          <w:delText>定义1</w:delText>
        </w:r>
      </w:del>
      <w:del w:id="5948" w:author="Janusio" w:date="2018-03-10T13:15:16Z">
        <w:r>
          <w:rPr>
            <w:rFonts w:hint="eastAsia" w:ascii="Times New Roman" w:hAnsi="Times New Roman"/>
            <w:szCs w:val="24"/>
          </w:rPr>
          <w:delTex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delText>
        </w:r>
      </w:del>
    </w:p>
    <w:p>
      <w:pPr>
        <w:pStyle w:val="27"/>
        <w:spacing w:line="360" w:lineRule="auto"/>
        <w:ind w:firstLine="420" w:firstLineChars="0"/>
        <w:rPr>
          <w:del w:id="5949" w:author="Janusio" w:date="2018-03-10T13:15:16Z"/>
          <w:rFonts w:hint="eastAsia" w:ascii="Times New Roman" w:hAnsi="Times New Roman"/>
          <w:szCs w:val="24"/>
        </w:rPr>
      </w:pPr>
      <w:del w:id="5950" w:author="Janusio" w:date="2018-03-10T13:15:16Z">
        <w:r>
          <w:rPr>
            <w:rFonts w:hint="eastAsia" w:ascii="Times New Roman" w:hAnsi="Times New Roman"/>
            <w:szCs w:val="24"/>
          </w:rPr>
          <w:delText>对于 TVP 的主机 M，根据其类型进一步细化为 M:={m, vm}，其中，m:={VMM,   Dom0 Kernel, TJP}，特指底层的VMM、Dom0 Kernel和可信衔接点TJP，它们是 TVP 的TCB。vm:={vm1, … , vmn}，表示虚拟化平台上层的用户虚拟机vm 集合。</w:delText>
        </w:r>
      </w:del>
    </w:p>
    <w:p>
      <w:pPr>
        <w:pStyle w:val="27"/>
        <w:spacing w:line="360" w:lineRule="auto"/>
        <w:ind w:firstLine="420" w:firstLineChars="0"/>
        <w:rPr>
          <w:del w:id="5951" w:author="Janusio" w:date="2018-03-10T13:15:16Z"/>
          <w:rFonts w:hint="eastAsia" w:ascii="Times New Roman" w:hAnsi="Times New Roman"/>
          <w:szCs w:val="24"/>
        </w:rPr>
      </w:pPr>
      <w:del w:id="5952" w:author="Janusio" w:date="2018-03-10T13:15:16Z">
        <w:r>
          <w:rPr>
            <w:rFonts w:hint="eastAsia" w:ascii="Times New Roman" w:hAnsi="Times New Roman"/>
            <w:szCs w:val="24"/>
          </w:rPr>
          <w:delText>相似地，TVP的信任根也进一步分类为RT:={TPM, vRT}={TPM, (TJP, vTPM)}，其中，TPM 是</w:delText>
        </w:r>
      </w:del>
      <w:del w:id="5953" w:author="Janusio" w:date="2018-03-10T13:15:16Z">
        <w:r>
          <w:rPr>
            <w:rFonts w:hint="eastAsia" w:ascii="Times New Roman" w:hAnsi="Times New Roman"/>
            <w:szCs w:val="24"/>
            <w:lang w:val="en-US" w:eastAsia="zh-CN"/>
          </w:rPr>
          <w:delText>底层的</w:delText>
        </w:r>
      </w:del>
      <w:del w:id="5954" w:author="Janusio" w:date="2018-03-10T13:15:16Z">
        <w:r>
          <w:rPr>
            <w:rFonts w:hint="eastAsia" w:ascii="Times New Roman" w:hAnsi="Times New Roman"/>
            <w:szCs w:val="24"/>
          </w:rPr>
          <w:delText>硬件信任根，主要</w:delText>
        </w:r>
      </w:del>
      <w:del w:id="5955" w:author="Janusio" w:date="2018-03-10T13:15:16Z">
        <w:r>
          <w:rPr>
            <w:rFonts w:hint="eastAsia" w:ascii="Times New Roman" w:hAnsi="Times New Roman"/>
            <w:szCs w:val="24"/>
            <w:lang w:val="en-US" w:eastAsia="zh-CN"/>
          </w:rPr>
          <w:delText>通过可信计算技术</w:delText>
        </w:r>
      </w:del>
      <w:del w:id="5956" w:author="Janusio" w:date="2018-03-10T13:15:16Z">
        <w:r>
          <w:rPr>
            <w:rFonts w:hint="eastAsia" w:ascii="Times New Roman" w:hAnsi="Times New Roman"/>
            <w:szCs w:val="24"/>
          </w:rPr>
          <w:delText>为物理平台提供信任保障，它拥有</w:delText>
        </w:r>
      </w:del>
      <w:del w:id="5957" w:author="Janusio" w:date="2018-03-10T13:15:16Z">
        <w:r>
          <w:rPr>
            <w:rFonts w:hint="eastAsia" w:ascii="Times New Roman" w:hAnsi="Times New Roman"/>
            <w:szCs w:val="24"/>
            <w:lang w:val="en-US" w:eastAsia="zh-CN"/>
          </w:rPr>
          <w:delText>可信平台的</w:delText>
        </w:r>
      </w:del>
      <w:del w:id="5958" w:author="Janusio" w:date="2018-03-10T13:15:16Z">
        <w:r>
          <w:rPr>
            <w:rFonts w:hint="eastAsia" w:ascii="Times New Roman" w:hAnsi="Times New Roman"/>
            <w:szCs w:val="24"/>
          </w:rPr>
          <w:delText>非易失存储</w:delText>
        </w:r>
      </w:del>
      <w:del w:id="5959" w:author="Janusio" w:date="2018-03-10T13:15:16Z">
        <w:r>
          <w:rPr>
            <w:rFonts w:hint="eastAsia" w:ascii="Times New Roman" w:hAnsi="Times New Roman"/>
            <w:szCs w:val="24"/>
            <w:lang w:val="en-US" w:eastAsia="zh-CN"/>
          </w:rPr>
          <w:delText>、</w:delText>
        </w:r>
      </w:del>
      <w:del w:id="5960" w:author="Janusio" w:date="2018-03-10T13:15:16Z">
        <w:r>
          <w:rPr>
            <w:rFonts w:hint="eastAsia" w:ascii="Times New Roman" w:hAnsi="Times New Roman"/>
            <w:szCs w:val="24"/>
          </w:rPr>
          <w:delText>密钥存储等固有特性；vRT包含</w:delText>
        </w:r>
      </w:del>
      <w:del w:id="5961" w:author="Janusio" w:date="2018-03-10T13:15:16Z">
        <w:r>
          <w:rPr>
            <w:rFonts w:hint="eastAsia" w:ascii="Times New Roman" w:hAnsi="Times New Roman"/>
            <w:szCs w:val="24"/>
            <w:lang w:val="en-US" w:eastAsia="zh-CN"/>
          </w:rPr>
          <w:delText>可信衔接点</w:delText>
        </w:r>
      </w:del>
      <w:del w:id="5962" w:author="Janusio" w:date="2018-03-10T13:15:16Z">
        <w:r>
          <w:rPr>
            <w:rFonts w:hint="eastAsia" w:ascii="Times New Roman" w:hAnsi="Times New Roman"/>
            <w:szCs w:val="24"/>
          </w:rPr>
          <w:delText>TJP和vTPM，在功能实现上可表现为</w:delText>
        </w:r>
      </w:del>
      <w:del w:id="5963" w:author="Janusio" w:date="2018-03-10T13:15:16Z">
        <w:r>
          <w:rPr>
            <w:rFonts w:hint="eastAsia" w:ascii="Times New Roman" w:hAnsi="Times New Roman"/>
            <w:szCs w:val="24"/>
            <w:lang w:val="en-US" w:eastAsia="zh-CN"/>
          </w:rPr>
          <w:delText>主机</w:delText>
        </w:r>
      </w:del>
      <w:del w:id="5964" w:author="Janusio" w:date="2018-03-10T13:15:16Z">
        <w:r>
          <w:rPr>
            <w:rFonts w:hint="eastAsia" w:ascii="Times New Roman" w:hAnsi="Times New Roman"/>
            <w:szCs w:val="24"/>
          </w:rPr>
          <w:delText>m中内核组件或</w:delText>
        </w:r>
      </w:del>
      <w:del w:id="5965" w:author="Janusio" w:date="2018-03-10T13:15:16Z">
        <w:r>
          <w:rPr>
            <w:rFonts w:hint="eastAsia" w:ascii="Times New Roman" w:hAnsi="Times New Roman"/>
            <w:szCs w:val="24"/>
            <w:lang w:val="en-US" w:eastAsia="zh-CN"/>
          </w:rPr>
          <w:delText>部分</w:delText>
        </w:r>
      </w:del>
      <w:del w:id="5966" w:author="Janusio" w:date="2018-03-10T13:15:16Z">
        <w:r>
          <w:rPr>
            <w:rFonts w:hint="eastAsia" w:ascii="Times New Roman" w:hAnsi="Times New Roman"/>
            <w:szCs w:val="24"/>
          </w:rPr>
          <w:delText>独立的可信组件，</w:delText>
        </w:r>
      </w:del>
      <w:del w:id="5967" w:author="Janusio" w:date="2018-03-10T13:15:16Z">
        <w:r>
          <w:rPr>
            <w:rFonts w:hint="eastAsia" w:ascii="Times New Roman" w:hAnsi="Times New Roman"/>
            <w:szCs w:val="24"/>
            <w:lang w:val="en-US" w:eastAsia="zh-CN"/>
          </w:rPr>
          <w:delText>本文</w:delText>
        </w:r>
      </w:del>
      <w:del w:id="5968" w:author="Janusio" w:date="2018-03-10T13:15:16Z">
        <w:r>
          <w:rPr>
            <w:rFonts w:hint="eastAsia" w:ascii="Times New Roman" w:hAnsi="Times New Roman"/>
            <w:szCs w:val="24"/>
          </w:rPr>
          <w:delText>将</w:delText>
        </w:r>
      </w:del>
      <w:del w:id="5969" w:author="Janusio" w:date="2018-03-10T13:15:16Z">
        <w:r>
          <w:rPr>
            <w:rFonts w:hint="eastAsia" w:ascii="Times New Roman" w:hAnsi="Times New Roman"/>
            <w:szCs w:val="24"/>
            <w:lang w:val="en-US" w:eastAsia="zh-CN"/>
          </w:rPr>
          <w:delText>vRT</w:delText>
        </w:r>
      </w:del>
      <w:del w:id="5970" w:author="Janusio" w:date="2018-03-10T13:15:16Z">
        <w:r>
          <w:rPr>
            <w:rFonts w:hint="eastAsia" w:ascii="Times New Roman" w:hAnsi="Times New Roman"/>
            <w:szCs w:val="24"/>
          </w:rPr>
          <w:delText>抽象为一个独立</w:delText>
        </w:r>
      </w:del>
      <w:del w:id="5971" w:author="Janusio" w:date="2018-03-10T13:15:16Z">
        <w:r>
          <w:rPr>
            <w:rFonts w:hint="eastAsia" w:ascii="Times New Roman" w:hAnsi="Times New Roman"/>
            <w:szCs w:val="24"/>
            <w:lang w:val="en-US" w:eastAsia="zh-CN"/>
          </w:rPr>
          <w:delText>的可信</w:delText>
        </w:r>
      </w:del>
      <w:del w:id="5972" w:author="Janusio" w:date="2018-03-10T13:15:16Z">
        <w:r>
          <w:rPr>
            <w:rFonts w:hint="eastAsia" w:ascii="Times New Roman" w:hAnsi="Times New Roman"/>
            <w:szCs w:val="24"/>
          </w:rPr>
          <w:delText>功能组件，通过特定的映射关系与硬件信任根TPM关联</w:delText>
        </w:r>
      </w:del>
      <w:del w:id="5973" w:author="Janusio" w:date="2018-03-10T13:15:16Z">
        <w:r>
          <w:rPr>
            <w:rFonts w:hint="eastAsia" w:ascii="Times New Roman" w:hAnsi="Times New Roman"/>
            <w:szCs w:val="24"/>
            <w:lang w:eastAsia="zh-CN"/>
          </w:rPr>
          <w:delText>，</w:delText>
        </w:r>
      </w:del>
      <w:del w:id="5974" w:author="Janusio" w:date="2018-03-10T13:15:16Z">
        <w:r>
          <w:rPr>
            <w:rFonts w:hint="eastAsia" w:ascii="Times New Roman" w:hAnsi="Times New Roman"/>
            <w:szCs w:val="24"/>
          </w:rPr>
          <w:delText>以确保其</w:delText>
        </w:r>
      </w:del>
      <w:del w:id="5975" w:author="Janusio" w:date="2018-03-10T13:15:16Z">
        <w:r>
          <w:rPr>
            <w:rFonts w:hint="eastAsia" w:ascii="Times New Roman" w:hAnsi="Times New Roman"/>
            <w:szCs w:val="24"/>
            <w:lang w:val="en-US" w:eastAsia="zh-CN"/>
          </w:rPr>
          <w:delText>vRT的</w:delText>
        </w:r>
      </w:del>
      <w:del w:id="5976" w:author="Janusio" w:date="2018-03-10T13:15:16Z">
        <w:r>
          <w:rPr>
            <w:rFonts w:hint="eastAsia" w:ascii="Times New Roman" w:hAnsi="Times New Roman"/>
            <w:szCs w:val="24"/>
          </w:rPr>
          <w:delText>可信性。其中vTPM是软件形式的TPM，具有TPM的安全功能；TJP 是可信衔接点，TJP的可信依赖于物理TPM，用来衔接底层的虚拟化平台m和顶层的虚拟机vm。</w:delText>
        </w:r>
      </w:del>
    </w:p>
    <w:p>
      <w:pPr>
        <w:pStyle w:val="27"/>
        <w:spacing w:line="360" w:lineRule="auto"/>
        <w:ind w:firstLine="420" w:firstLineChars="0"/>
        <w:rPr>
          <w:del w:id="5977" w:author="Janusio" w:date="2018-03-10T13:15:16Z"/>
          <w:rFonts w:hint="eastAsia" w:ascii="Times New Roman" w:hAnsi="Times New Roman"/>
          <w:szCs w:val="24"/>
        </w:rPr>
      </w:pPr>
      <w:del w:id="5978" w:author="Janusio" w:date="2018-03-10T13:15:16Z">
        <w:r>
          <w:rPr>
            <w:rFonts w:hint="eastAsia" w:ascii="Times New Roman" w:hAnsi="Times New Roman"/>
            <w:szCs w:val="24"/>
          </w:rPr>
          <w:delText>因此，TVP 从功能角度可定义为：</w:delText>
        </w:r>
      </w:del>
    </w:p>
    <w:p>
      <w:pPr>
        <w:pStyle w:val="27"/>
        <w:spacing w:line="360" w:lineRule="auto"/>
        <w:ind w:firstLine="420" w:firstLineChars="0"/>
        <w:rPr>
          <w:del w:id="5979" w:author="Janusio" w:date="2018-03-10T13:15:16Z"/>
          <w:rFonts w:hint="eastAsia" w:ascii="Times New Roman" w:hAnsi="Times New Roman"/>
          <w:szCs w:val="24"/>
        </w:rPr>
      </w:pPr>
      <w:del w:id="5980" w:author="Janusio" w:date="2018-03-10T13:15:16Z">
        <w:r>
          <w:rPr>
            <w:rFonts w:hint="eastAsia" w:ascii="Times New Roman" w:hAnsi="Times New Roman"/>
            <w:szCs w:val="24"/>
          </w:rPr>
          <w:delText>TVP:= {(TPM, m), (vRT1, vm1), … , (vRTn, vmm)}</w:delText>
        </w:r>
      </w:del>
    </w:p>
    <w:p>
      <w:pPr>
        <w:pStyle w:val="27"/>
        <w:spacing w:line="360" w:lineRule="auto"/>
        <w:ind w:firstLine="420" w:firstLineChars="0"/>
        <w:rPr>
          <w:del w:id="5981" w:author="Janusio" w:date="2018-03-10T13:15:16Z"/>
          <w:rFonts w:hint="eastAsia" w:ascii="Times New Roman" w:hAnsi="Times New Roman"/>
          <w:szCs w:val="24"/>
        </w:rPr>
      </w:pPr>
      <w:del w:id="5982" w:author="Janusio" w:date="2018-03-10T13:15:16Z">
        <w:r>
          <w:rPr>
            <w:rFonts w:hint="eastAsia" w:ascii="Times New Roman" w:hAnsi="Times New Roman"/>
            <w:szCs w:val="24"/>
          </w:rPr>
          <w:delText>= { (TPM, (vmm, Dom0 Kernel, TJP) ), ((TJP, vTPM1), vm1), …,( (TJP, vTPMn), vmn) }</w:delText>
        </w:r>
      </w:del>
    </w:p>
    <w:p>
      <w:pPr>
        <w:pStyle w:val="27"/>
        <w:spacing w:line="360" w:lineRule="auto"/>
        <w:ind w:firstLine="420" w:firstLineChars="0"/>
        <w:rPr>
          <w:del w:id="5983" w:author="Janusio" w:date="2018-03-10T13:15:16Z"/>
          <w:rFonts w:hint="eastAsia" w:ascii="Times New Roman" w:hAnsi="Times New Roman"/>
          <w:szCs w:val="24"/>
        </w:rPr>
      </w:pPr>
      <w:del w:id="5984" w:author="Janusio" w:date="2018-03-10T13:15:16Z">
        <w:r>
          <w:rPr>
            <w:rFonts w:hint="eastAsia" w:ascii="Times New Roman" w:hAnsi="Times New Roman"/>
            <w:szCs w:val="24"/>
          </w:rPr>
          <w:delText xml:space="preserve">其中，m必须使用 TPM 来构建信任，而虚拟机vm则是利用TJP和其相应的vTPM来构建信任。 </w:delText>
        </w:r>
      </w:del>
    </w:p>
    <w:p>
      <w:pPr>
        <w:pStyle w:val="27"/>
        <w:spacing w:line="360" w:lineRule="auto"/>
        <w:ind w:firstLine="420" w:firstLineChars="0"/>
        <w:rPr>
          <w:del w:id="5985" w:author="Janusio" w:date="2018-03-10T13:15:16Z"/>
          <w:rFonts w:hint="eastAsia" w:ascii="Times New Roman" w:hAnsi="Times New Roman"/>
          <w:szCs w:val="24"/>
          <w:lang w:val="en-US" w:eastAsia="zh-CN"/>
        </w:rPr>
      </w:pPr>
      <w:del w:id="5986" w:author="Janusio" w:date="2018-03-10T13:15:16Z">
        <w:r>
          <w:rPr>
            <w:rFonts w:hint="eastAsia" w:ascii="Times New Roman" w:hAnsi="Times New Roman"/>
            <w:szCs w:val="24"/>
          </w:rPr>
          <w:delTex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delText>
        </w:r>
      </w:del>
      <w:del w:id="5987" w:author="Janusio" w:date="2018-03-10T13:15:16Z">
        <w:r>
          <w:rPr>
            <w:rFonts w:hint="eastAsia" w:ascii="Times New Roman" w:hAnsi="Times New Roman"/>
            <w:szCs w:val="24"/>
            <w:lang w:val="en-US" w:eastAsia="zh-CN"/>
          </w:rPr>
          <w:delText>3.</w:delText>
        </w:r>
      </w:del>
      <w:del w:id="5988" w:author="Janusio" w:date="2018-03-10T13:15:16Z">
        <w:r>
          <w:rPr>
            <w:rFonts w:hint="eastAsia" w:ascii="Times New Roman" w:hAnsi="Times New Roman"/>
            <w:szCs w:val="24"/>
          </w:rPr>
          <w:delText>1所示，其中vTPM管理组件可由VMM上的vTPM组件提供，比如目前存在与Xen上的vTPM Manager。</w:delText>
        </w:r>
      </w:del>
    </w:p>
    <w:p>
      <w:pPr>
        <w:pStyle w:val="27"/>
        <w:spacing w:line="360" w:lineRule="auto"/>
        <w:ind w:firstLine="420" w:firstLineChars="0"/>
        <w:jc w:val="center"/>
        <w:rPr>
          <w:del w:id="5989" w:author="Janusio" w:date="2018-03-10T13:15:16Z"/>
          <w:rFonts w:hint="eastAsia" w:ascii="Times New Roman" w:hAnsi="Times New Roman"/>
          <w:szCs w:val="24"/>
          <w:lang w:val="en-US" w:eastAsia="zh-CN"/>
        </w:rPr>
      </w:pPr>
      <w:del w:id="5990" w:author="Janusio" w:date="2018-03-10T13:15:16Z">
        <w:r>
          <w:rPr>
            <w:rFonts w:hint="eastAsia" w:ascii="Times New Roman" w:hAnsi="Times New Roman"/>
            <w:szCs w:val="24"/>
            <w:lang w:val="en-US" w:eastAsia="zh-CN"/>
          </w:rPr>
          <w:delText>表3.1 TJP功能组件来源</w:delText>
        </w:r>
      </w:del>
    </w:p>
    <w:tbl>
      <w:tblPr>
        <w:tblStyle w:val="25"/>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del w:id="5991" w:author="Janusio" w:date="2018-03-10T13:15:16Z"/>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5992" w:author="Janusio" w:date="2018-03-10T13:15:16Z"/>
                <w:rFonts w:hint="default" w:ascii="Times New Roman" w:hAnsi="Times New Roman" w:eastAsia="宋体" w:cs="Times New Roman"/>
                <w:szCs w:val="18"/>
                <w:vertAlign w:val="baseline"/>
                <w:lang w:val="en-US" w:eastAsia="zh-CN"/>
              </w:rPr>
            </w:pPr>
            <w:del w:id="5993" w:author="Janusio" w:date="2018-03-10T13:15:16Z">
              <w:r>
                <w:rPr>
                  <w:rFonts w:hint="default" w:ascii="Times New Roman" w:hAnsi="Times New Roman" w:cs="Times New Roman"/>
                  <w:szCs w:val="18"/>
                  <w:vertAlign w:val="baseline"/>
                  <w:lang w:val="en-US" w:eastAsia="zh-CN"/>
                </w:rPr>
                <w:delText>TJP</w:delText>
              </w:r>
            </w:del>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5994" w:author="Janusio" w:date="2018-03-10T13:15:16Z"/>
                <w:rFonts w:hint="default" w:ascii="Times New Roman" w:hAnsi="Times New Roman" w:eastAsia="宋体" w:cs="Times New Roman"/>
                <w:szCs w:val="18"/>
                <w:vertAlign w:val="baseline"/>
                <w:lang w:val="en-US" w:eastAsia="zh-CN"/>
              </w:rPr>
            </w:pPr>
            <w:del w:id="5995" w:author="Janusio" w:date="2018-03-10T13:15:16Z">
              <w:r>
                <w:rPr>
                  <w:rFonts w:hint="eastAsia" w:ascii="Times New Roman" w:hAnsi="Times New Roman" w:cs="Times New Roman"/>
                  <w:szCs w:val="18"/>
                  <w:vertAlign w:val="baseline"/>
                  <w:lang w:eastAsia="zh-CN"/>
                </w:rPr>
                <w:delText>主要组件</w:delText>
              </w:r>
            </w:del>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5996" w:author="Janusio" w:date="2018-03-10T13:15:16Z"/>
                <w:rFonts w:hint="eastAsia" w:ascii="Times New Roman" w:hAnsi="Times New Roman" w:cs="Times New Roman"/>
                <w:szCs w:val="18"/>
                <w:vertAlign w:val="baseline"/>
                <w:lang w:eastAsia="zh-CN"/>
              </w:rPr>
            </w:pPr>
            <w:del w:id="5997" w:author="Janusio" w:date="2018-03-10T13:15:16Z">
              <w:r>
                <w:rPr>
                  <w:rFonts w:hint="eastAsia" w:ascii="Times New Roman" w:hAnsi="Times New Roman" w:cs="Times New Roman"/>
                  <w:szCs w:val="18"/>
                  <w:vertAlign w:val="baseline"/>
                  <w:lang w:eastAsia="zh-CN"/>
                </w:rPr>
                <w:delText>主要功能组件来源</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del w:id="5998" w:author="Janusio" w:date="2018-03-10T13:15:16Z"/>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5999" w:author="Janusio" w:date="2018-03-10T13:15:16Z"/>
                <w:rFonts w:hint="default" w:ascii="Times New Roman" w:hAnsi="Times New Roman" w:cs="Times New Roman"/>
                <w:szCs w:val="18"/>
                <w:vertAlign w:val="baseline"/>
              </w:rPr>
            </w:pPr>
            <w:del w:id="6000" w:author="Janusio" w:date="2018-03-10T13:15:16Z">
              <w:r>
                <w:rPr>
                  <w:rFonts w:hint="default" w:ascii="Times New Roman" w:hAnsi="Times New Roman" w:cs="Times New Roman"/>
                  <w:szCs w:val="18"/>
                  <w:vertAlign w:val="baseline"/>
                  <w:lang w:val="en-US" w:eastAsia="zh-CN"/>
                </w:rPr>
                <w:delText xml:space="preserve">vTPM </w:delText>
              </w:r>
            </w:del>
            <w:del w:id="6001" w:author="Janusio" w:date="2018-03-10T13:15:16Z">
              <w:r>
                <w:rPr>
                  <w:rFonts w:hint="eastAsia" w:ascii="Times New Roman" w:hAnsi="Times New Roman" w:cs="Times New Roman"/>
                  <w:szCs w:val="18"/>
                  <w:vertAlign w:val="baseline"/>
                  <w:lang w:val="en-US" w:eastAsia="zh-CN"/>
                </w:rPr>
                <w:delText>B</w:delText>
              </w:r>
            </w:del>
            <w:del w:id="6002" w:author="Janusio" w:date="2018-03-10T13:15:16Z">
              <w:r>
                <w:rPr>
                  <w:rFonts w:hint="default" w:ascii="Times New Roman" w:hAnsi="Times New Roman" w:cs="Times New Roman"/>
                  <w:szCs w:val="18"/>
                  <w:vertAlign w:val="baseline"/>
                  <w:lang w:val="en-US" w:eastAsia="zh-CN"/>
                </w:rPr>
                <w:delText>uilder</w:delText>
              </w:r>
            </w:del>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03" w:author="Janusio" w:date="2018-03-10T13:15:16Z"/>
                <w:rFonts w:hint="eastAsia" w:ascii="Times New Roman" w:hAnsi="Times New Roman" w:eastAsia="宋体" w:cs="Times New Roman"/>
                <w:szCs w:val="18"/>
                <w:vertAlign w:val="baseline"/>
                <w:lang w:val="en-US" w:eastAsia="zh-CN"/>
              </w:rPr>
            </w:pPr>
            <w:del w:id="6004" w:author="Janusio" w:date="2018-03-10T13:15:16Z">
              <w:r>
                <w:rPr>
                  <w:rFonts w:hint="eastAsia" w:ascii="Times New Roman" w:hAnsi="Times New Roman" w:cs="Times New Roman"/>
                  <w:szCs w:val="18"/>
                  <w:vertAlign w:val="baseline"/>
                  <w:lang w:val="en-US" w:eastAsia="zh-CN"/>
                </w:rPr>
                <w:delText>vTPM启动组件</w:delText>
              </w:r>
            </w:del>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05" w:author="Janusio" w:date="2018-03-10T13:15:16Z"/>
                <w:rFonts w:hint="default" w:ascii="Times New Roman" w:hAnsi="Times New Roman" w:cs="Times New Roman"/>
                <w:szCs w:val="18"/>
                <w:vertAlign w:val="baseline"/>
                <w:lang w:val="en-US" w:eastAsia="zh-CN"/>
              </w:rPr>
            </w:pPr>
            <w:del w:id="6006" w:author="Janusio" w:date="2018-03-10T13:15:16Z">
              <w:r>
                <w:rPr>
                  <w:rFonts w:hint="default" w:ascii="Times New Roman" w:hAnsi="Times New Roman" w:cs="Times New Roman"/>
                  <w:szCs w:val="18"/>
                  <w:vertAlign w:val="baseline"/>
                  <w:lang w:val="en-US" w:eastAsia="zh-CN"/>
                </w:rPr>
                <w:delText>vTPM</w:delText>
              </w:r>
            </w:del>
            <w:del w:id="6007" w:author="Janusio" w:date="2018-03-10T13:15:16Z">
              <w:r>
                <w:rPr>
                  <w:rFonts w:hint="eastAsia" w:ascii="Times New Roman" w:hAnsi="Times New Roman" w:cs="Times New Roman"/>
                  <w:szCs w:val="18"/>
                  <w:vertAlign w:val="baseline"/>
                  <w:lang w:val="en-US" w:eastAsia="zh-CN"/>
                </w:rPr>
                <w:delText>管理组件</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del w:id="6008" w:author="Janusio" w:date="2018-03-10T13:15:16Z"/>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del w:id="6009" w:author="Janusio" w:date="2018-03-10T13:15:16Z"/>
                <w:rFonts w:hint="default" w:ascii="Times New Roman" w:hAnsi="Times New Roman" w:cs="Times New Roman"/>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10" w:author="Janusio" w:date="2018-03-10T13:15:16Z"/>
                <w:rFonts w:hint="eastAsia" w:ascii="Times New Roman" w:hAnsi="Times New Roman" w:eastAsia="宋体" w:cs="Times New Roman"/>
                <w:szCs w:val="18"/>
                <w:vertAlign w:val="baseline"/>
                <w:lang w:val="en-US" w:eastAsia="zh-CN"/>
              </w:rPr>
            </w:pPr>
            <w:del w:id="6011" w:author="Janusio" w:date="2018-03-10T13:15:16Z">
              <w:r>
                <w:rPr>
                  <w:rFonts w:hint="eastAsia" w:ascii="Times New Roman" w:hAnsi="Times New Roman" w:cs="Times New Roman"/>
                  <w:szCs w:val="18"/>
                  <w:vertAlign w:val="baseline"/>
                  <w:lang w:val="en-US" w:eastAsia="zh-CN"/>
                </w:rPr>
                <w:delText>vTPM配置文件</w:delText>
              </w:r>
            </w:del>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12" w:author="Janusio" w:date="2018-03-10T13:15:16Z"/>
                <w:rFonts w:hint="default" w:ascii="Times New Roman" w:hAnsi="Times New Roman" w:cs="Times New Roman"/>
                <w:szCs w:val="18"/>
                <w:vertAlign w:val="baseline"/>
                <w:lang w:val="en-US" w:eastAsia="zh-CN"/>
              </w:rPr>
            </w:pPr>
            <w:del w:id="6013" w:author="Janusio" w:date="2018-03-10T13:15:16Z">
              <w:r>
                <w:rPr>
                  <w:rFonts w:hint="eastAsia" w:ascii="Times New Roman" w:hAnsi="Times New Roman" w:cs="Times New Roman"/>
                  <w:szCs w:val="18"/>
                  <w:vertAlign w:val="baseline"/>
                  <w:lang w:val="en-US" w:eastAsia="zh-CN"/>
                </w:rPr>
                <w:delText>虚拟化平台</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del w:id="6014" w:author="Janusio" w:date="2018-03-10T13:15:16Z"/>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15" w:author="Janusio" w:date="2018-03-10T13:15:16Z"/>
                <w:rFonts w:hint="default" w:ascii="Times New Roman" w:hAnsi="Times New Roman" w:cs="Times New Roman"/>
                <w:color w:val="auto"/>
                <w:szCs w:val="18"/>
              </w:rPr>
            </w:pPr>
            <w:del w:id="6016" w:author="Janusio" w:date="2018-03-10T13:15:16Z">
              <w:r>
                <w:rPr>
                  <w:rFonts w:hint="default" w:ascii="Times New Roman" w:hAnsi="Times New Roman" w:cs="Times New Roman"/>
                  <w:color w:val="auto"/>
                  <w:szCs w:val="18"/>
                </w:rPr>
                <w:delText xml:space="preserve">vTPM-VM Binding </w:delText>
              </w:r>
            </w:del>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17" w:author="Janusio" w:date="2018-03-10T13:15:16Z"/>
                <w:rFonts w:hint="default" w:ascii="Times New Roman" w:hAnsi="Times New Roman" w:cs="Times New Roman"/>
                <w:szCs w:val="18"/>
                <w:vertAlign w:val="baseline"/>
                <w:lang w:val="en-US" w:eastAsia="zh-CN"/>
              </w:rPr>
            </w:pPr>
            <w:del w:id="6018" w:author="Janusio" w:date="2018-03-10T13:15:16Z">
              <w:r>
                <w:rPr>
                  <w:rFonts w:hint="default" w:ascii="Times New Roman" w:hAnsi="Times New Roman" w:cs="Times New Roman"/>
                  <w:szCs w:val="18"/>
                  <w:vertAlign w:val="baseline"/>
                  <w:lang w:val="en-US" w:eastAsia="zh-CN"/>
                </w:rPr>
                <w:delText>vTPM-VM</w:delText>
              </w:r>
            </w:del>
            <w:del w:id="6019" w:author="Janusio" w:date="2018-03-10T13:15:16Z">
              <w:r>
                <w:rPr>
                  <w:rFonts w:hint="eastAsia" w:ascii="Times New Roman" w:hAnsi="Times New Roman" w:cs="Times New Roman"/>
                  <w:szCs w:val="18"/>
                  <w:vertAlign w:val="baseline"/>
                  <w:lang w:val="en-US" w:eastAsia="zh-CN"/>
                </w:rPr>
                <w:delText>绑定</w:delText>
              </w:r>
            </w:del>
            <w:del w:id="6020" w:author="Janusio" w:date="2018-03-10T13:15:16Z">
              <w:r>
                <w:rPr>
                  <w:rFonts w:hint="default" w:ascii="Times New Roman" w:hAnsi="Times New Roman" w:cs="Times New Roman"/>
                  <w:szCs w:val="18"/>
                  <w:vertAlign w:val="baseline"/>
                  <w:lang w:val="en-US" w:eastAsia="zh-CN"/>
                </w:rPr>
                <w:delText>组件</w:delText>
              </w:r>
            </w:del>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21" w:author="Janusio" w:date="2018-03-10T13:15:16Z"/>
                <w:rFonts w:hint="default" w:ascii="Times New Roman" w:hAnsi="Times New Roman" w:cs="Times New Roman"/>
                <w:szCs w:val="18"/>
                <w:vertAlign w:val="baseline"/>
                <w:lang w:val="en-US" w:eastAsia="zh-CN"/>
              </w:rPr>
            </w:pPr>
            <w:del w:id="6022" w:author="Janusio" w:date="2018-03-10T13:15:16Z">
              <w:r>
                <w:rPr>
                  <w:rFonts w:hint="default" w:ascii="Times New Roman" w:hAnsi="Times New Roman" w:cs="Times New Roman"/>
                  <w:szCs w:val="18"/>
                  <w:vertAlign w:val="baseline"/>
                  <w:lang w:val="en-US" w:eastAsia="zh-CN"/>
                </w:rPr>
                <w:delText>vTPM</w:delText>
              </w:r>
            </w:del>
            <w:del w:id="6023" w:author="Janusio" w:date="2018-03-10T13:15:16Z">
              <w:r>
                <w:rPr>
                  <w:rFonts w:hint="eastAsia" w:ascii="Times New Roman" w:hAnsi="Times New Roman" w:cs="Times New Roman"/>
                  <w:szCs w:val="18"/>
                  <w:vertAlign w:val="baseline"/>
                  <w:lang w:val="en-US" w:eastAsia="zh-CN"/>
                </w:rPr>
                <w:delText>管理工具</w:delText>
              </w:r>
            </w:del>
            <w:del w:id="6024" w:author="Janusio" w:date="2018-03-10T13:15:16Z">
              <w:r>
                <w:rPr>
                  <w:rFonts w:hint="default" w:ascii="Times New Roman" w:hAnsi="Times New Roman" w:cs="Times New Roman"/>
                  <w:szCs w:val="18"/>
                  <w:vertAlign w:val="baseline"/>
                  <w:lang w:val="en-US" w:eastAsia="zh-CN"/>
                </w:rPr>
                <w:delText>、</w:delText>
              </w:r>
            </w:del>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25" w:author="Janusio" w:date="2018-03-10T13:15:16Z"/>
                <w:rFonts w:hint="default" w:ascii="Times New Roman" w:hAnsi="Times New Roman" w:cs="Times New Roman"/>
                <w:szCs w:val="18"/>
                <w:vertAlign w:val="baseline"/>
                <w:lang w:val="en-US" w:eastAsia="zh-CN"/>
              </w:rPr>
            </w:pPr>
            <w:del w:id="6026" w:author="Janusio" w:date="2018-03-10T13:15:16Z">
              <w:r>
                <w:rPr>
                  <w:rFonts w:hint="default" w:ascii="Times New Roman" w:hAnsi="Times New Roman" w:cs="Times New Roman"/>
                  <w:szCs w:val="18"/>
                  <w:vertAlign w:val="baseline"/>
                  <w:lang w:val="en-US" w:eastAsia="zh-CN"/>
                </w:rPr>
                <w:delText>VMM</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del w:id="6027" w:author="Janusio" w:date="2018-03-10T13:15:16Z"/>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28" w:author="Janusio" w:date="2018-03-10T13:15:16Z"/>
                <w:rFonts w:hint="default" w:ascii="Times New Roman" w:hAnsi="Times New Roman" w:cs="Times New Roman"/>
                <w:szCs w:val="18"/>
                <w:vertAlign w:val="baseline"/>
              </w:rPr>
            </w:pPr>
            <w:del w:id="6029" w:author="Janusio" w:date="2018-03-10T13:15:16Z">
              <w:r>
                <w:rPr>
                  <w:rFonts w:hint="default" w:ascii="Times New Roman" w:hAnsi="Times New Roman" w:cs="Times New Roman"/>
                  <w:color w:val="auto"/>
                  <w:szCs w:val="18"/>
                </w:rPr>
                <w:delText>VM Builder</w:delText>
              </w:r>
            </w:del>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30" w:author="Janusio" w:date="2018-03-10T13:15:16Z"/>
                <w:rFonts w:hint="eastAsia" w:ascii="Times New Roman" w:hAnsi="Times New Roman" w:eastAsia="宋体" w:cs="Times New Roman"/>
                <w:szCs w:val="18"/>
                <w:vertAlign w:val="baseline"/>
                <w:lang w:val="en-US" w:eastAsia="zh-CN"/>
              </w:rPr>
            </w:pPr>
            <w:del w:id="6031" w:author="Janusio" w:date="2018-03-10T13:15:16Z">
              <w:r>
                <w:rPr>
                  <w:rFonts w:hint="eastAsia" w:ascii="Times New Roman" w:hAnsi="Times New Roman" w:cs="Times New Roman"/>
                  <w:szCs w:val="18"/>
                  <w:vertAlign w:val="baseline"/>
                  <w:lang w:val="en-US" w:eastAsia="zh-CN"/>
                </w:rPr>
                <w:delText>VM启动组件</w:delText>
              </w:r>
            </w:del>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32" w:author="Janusio" w:date="2018-03-10T13:15:16Z"/>
                <w:rFonts w:hint="default" w:ascii="Times New Roman" w:hAnsi="Times New Roman" w:cs="Times New Roman"/>
                <w:szCs w:val="18"/>
                <w:vertAlign w:val="baseline"/>
                <w:lang w:val="en-US" w:eastAsia="zh-CN"/>
              </w:rPr>
            </w:pPr>
            <w:del w:id="6033" w:author="Janusio" w:date="2018-03-10T13:15:16Z">
              <w:r>
                <w:rPr>
                  <w:rFonts w:hint="default" w:ascii="Times New Roman" w:hAnsi="Times New Roman" w:cs="Times New Roman"/>
                  <w:szCs w:val="18"/>
                  <w:vertAlign w:val="baseline"/>
                  <w:lang w:val="en-US" w:eastAsia="zh-CN"/>
                </w:rPr>
                <w:delText>VMM</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del w:id="6034" w:author="Janusio" w:date="2018-03-10T13:15:16Z"/>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del w:id="6035" w:author="Janusio" w:date="2018-03-10T13:15:16Z"/>
                <w:rFonts w:hint="default" w:ascii="Times New Roman" w:hAnsi="Times New Roman" w:cs="Times New Roman"/>
                <w:color w:val="auto"/>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36" w:author="Janusio" w:date="2018-03-10T13:15:16Z"/>
                <w:rFonts w:hint="eastAsia" w:ascii="Times New Roman" w:hAnsi="Times New Roman" w:cs="Times New Roman"/>
                <w:szCs w:val="18"/>
                <w:vertAlign w:val="baseline"/>
                <w:lang w:val="en-US" w:eastAsia="zh-CN"/>
              </w:rPr>
            </w:pPr>
            <w:del w:id="6037" w:author="Janusio" w:date="2018-03-10T13:15:16Z">
              <w:r>
                <w:rPr>
                  <w:rFonts w:hint="eastAsia" w:ascii="Times New Roman" w:hAnsi="Times New Roman" w:cs="Times New Roman"/>
                  <w:szCs w:val="18"/>
                  <w:vertAlign w:val="baseline"/>
                  <w:lang w:val="en-US" w:eastAsia="zh-CN"/>
                </w:rPr>
                <w:delText>VM配置文件</w:delText>
              </w:r>
            </w:del>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del w:id="6038" w:author="Janusio" w:date="2018-03-10T13:15:16Z"/>
                <w:rFonts w:hint="default" w:ascii="Times New Roman" w:hAnsi="Times New Roman" w:cs="Times New Roman"/>
                <w:szCs w:val="18"/>
                <w:vertAlign w:val="baseline"/>
                <w:lang w:val="en-US" w:eastAsia="zh-CN"/>
              </w:rPr>
            </w:pPr>
            <w:del w:id="6039" w:author="Janusio" w:date="2018-03-10T13:15:16Z">
              <w:r>
                <w:rPr>
                  <w:rFonts w:hint="eastAsia" w:ascii="Times New Roman" w:hAnsi="Times New Roman" w:cs="Times New Roman"/>
                  <w:szCs w:val="18"/>
                  <w:vertAlign w:val="baseline"/>
                  <w:lang w:val="en-US" w:eastAsia="zh-CN"/>
                </w:rPr>
                <w:delText>虚拟化平台</w:delText>
              </w:r>
            </w:del>
          </w:p>
        </w:tc>
      </w:tr>
    </w:tbl>
    <w:p>
      <w:pPr>
        <w:pStyle w:val="3"/>
        <w:ind w:firstLine="0" w:firstLineChars="0"/>
        <w:rPr>
          <w:rFonts w:hint="eastAsia" w:ascii="Times New Roman" w:hAnsi="Times New Roman"/>
          <w:szCs w:val="24"/>
        </w:rPr>
      </w:pPr>
      <w:r>
        <w:rPr>
          <w:rFonts w:hint="eastAsia" w:ascii="Times New Roman" w:hAnsi="Times New Roman" w:eastAsia="黑体"/>
          <w:b/>
          <w:szCs w:val="28"/>
          <w:lang w:val="en-US" w:eastAsia="zh-CN"/>
        </w:rPr>
        <w:t>基于Xen的</w:t>
      </w:r>
      <w:ins w:id="6040" w:author="Janusio" w:date="2018-03-10T14:04:41Z">
        <w:r>
          <w:rPr>
            <w:rFonts w:hint="eastAsia" w:ascii="Times New Roman" w:hAnsi="Times New Roman"/>
            <w:szCs w:val="28"/>
            <w:rPrChange w:id="6041" w:author="Janusio" w:date="2018-03-10T14:04:41Z">
              <w:rPr>
                <w:rFonts w:hint="eastAsia"/>
              </w:rPr>
            </w:rPrChange>
          </w:rPr>
          <w:t>实例系统分析与讨论</w:t>
        </w:r>
      </w:ins>
      <w:del w:id="6043" w:author="Janusio" w:date="2018-03-10T14:04:41Z">
        <w:r>
          <w:rPr>
            <w:rFonts w:hint="eastAsia" w:ascii="Times New Roman" w:hAnsi="Times New Roman" w:eastAsia="黑体"/>
            <w:b/>
            <w:szCs w:val="28"/>
            <w:lang w:val="en-US" w:eastAsia="zh-CN"/>
          </w:rPr>
          <w:delText>TVP-QT实现</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045" w:author="Janusio" w:date="2018-03-10T14:05:45Z"/>
          <w:rFonts w:hint="eastAsia"/>
        </w:rPr>
        <w:pPrChange w:id="6044" w:author="Janusio" w:date="2018-03-10T14:06:44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046" w:author="Janusio" w:date="2018-03-10T14:05:45Z">
        <w:r>
          <w:rPr>
            <w:rFonts w:hint="eastAsia"/>
          </w:rPr>
          <w:t>为了在实际系统中检验TVP-QT及其信任链，课题组选择已经构建的实例系统进行分析。该实例系统基于 Xen半虚拟化平台，如图</w:t>
        </w:r>
      </w:ins>
      <w:ins w:id="6047" w:author="Janusio" w:date="2018-03-10T14:06:24Z">
        <w:r>
          <w:rPr>
            <w:rFonts w:hint="eastAsia"/>
            <w:lang w:val="en-US" w:eastAsia="zh-CN"/>
          </w:rPr>
          <w:t>3</w:t>
        </w:r>
      </w:ins>
      <w:ins w:id="6048" w:author="Janusio" w:date="2018-03-10T14:06:25Z">
        <w:r>
          <w:rPr>
            <w:rFonts w:hint="eastAsia"/>
            <w:lang w:val="en-US" w:eastAsia="zh-CN"/>
          </w:rPr>
          <w:t>.7</w:t>
        </w:r>
      </w:ins>
      <w:ins w:id="6049" w:author="Janusio" w:date="2018-03-10T14:05:45Z">
        <w:r>
          <w:rPr>
            <w:rFonts w:hint="eastAsia"/>
            <w:lang w:val="en-US" w:eastAsia="zh-CN"/>
          </w:rPr>
          <w:t>；</w:t>
        </w:r>
      </w:ins>
    </w:p>
    <w:p>
      <w:pPr>
        <w:numPr>
          <w:ilvl w:val="-1"/>
          <w:numId w:val="0"/>
        </w:numPr>
        <w:ind w:left="0" w:leftChars="0" w:firstLine="0" w:firstLineChars="0"/>
        <w:jc w:val="center"/>
        <w:rPr>
          <w:ins w:id="6051" w:author="Janusio" w:date="2018-03-10T14:05:59Z"/>
          <w:rFonts w:hint="default" w:ascii="Times New Roman" w:hAnsi="Times New Roman" w:eastAsia="黑体" w:cs="Times New Roman"/>
          <w:sz w:val="15"/>
          <w:szCs w:val="15"/>
        </w:rPr>
        <w:pPrChange w:id="6050" w:author="Janusio" w:date="2018-03-10T14:06:31Z">
          <w:pPr>
            <w:numPr>
              <w:ilvl w:val="0"/>
              <w:numId w:val="8"/>
            </w:numPr>
            <w:ind w:left="420" w:leftChars="0" w:hanging="420" w:firstLineChars="0"/>
            <w:jc w:val="center"/>
          </w:pPr>
        </w:pPrChange>
      </w:pPr>
      <w:ins w:id="6052" w:author="Janusio" w:date="2018-03-10T14:05:45Z">
        <w:r>
          <w:rPr>
            <w:rFonts w:ascii="Times New Roman" w:hAnsi="Times New Roman"/>
            <w:color w:val="auto"/>
            <w:sz w:val="15"/>
            <w:szCs w:val="15"/>
          </w:rPr>
          <w:object>
            <v:shape id="_x0000_i1464" o:spt="75" alt="" type="#_x0000_t75" style="height:115.15pt;width:192.15pt;" o:ole="t" filled="f" o:preferrelative="t" stroked="f" coordsize="21600,21600">
              <v:path/>
              <v:fill on="f" focussize="0,0"/>
              <v:stroke on="f"/>
              <v:imagedata r:id="rId203" o:title=""/>
              <o:lock v:ext="edit" aspectratio="t"/>
              <w10:wrap type="none"/>
              <w10:anchorlock/>
            </v:shape>
            <o:OLEObject Type="Embed" ProgID="Visio.Drawing.11" ShapeID="_x0000_i1464" DrawAspect="Content" ObjectID="_1468075872" r:id="rId202">
              <o:LockedField>false</o:LockedField>
            </o:OLEObject>
          </w:object>
        </w:r>
      </w:ins>
    </w:p>
    <w:p>
      <w:pPr>
        <w:numPr>
          <w:ilvl w:val="-1"/>
          <w:numId w:val="0"/>
        </w:numPr>
        <w:ind w:left="0" w:leftChars="0" w:firstLine="440" w:firstLineChars="200"/>
        <w:jc w:val="center"/>
        <w:rPr>
          <w:ins w:id="6055" w:author="Janusio" w:date="2018-03-10T14:05:45Z"/>
          <w:rFonts w:hint="default"/>
          <w:sz w:val="22"/>
          <w:szCs w:val="22"/>
          <w:rPrChange w:id="6056" w:author="Janusio" w:date="2018-03-10T14:06:19Z">
            <w:rPr>
              <w:ins w:id="6057" w:author="Janusio" w:date="2018-03-10T14:05:45Z"/>
              <w:rFonts w:hint="default"/>
            </w:rPr>
          </w:rPrChange>
        </w:rPr>
        <w:pPrChange w:id="6054" w:author="Janusio" w:date="2018-03-10T14:06:17Z">
          <w:pPr>
            <w:numPr>
              <w:ilvl w:val="0"/>
              <w:numId w:val="8"/>
            </w:numPr>
            <w:ind w:left="420" w:leftChars="0" w:hanging="420" w:firstLineChars="0"/>
            <w:jc w:val="center"/>
          </w:pPr>
        </w:pPrChange>
      </w:pPr>
      <w:ins w:id="6058" w:author="Janusio" w:date="2018-03-10T14:06:09Z">
        <w:r>
          <w:rPr>
            <w:rFonts w:hint="eastAsia"/>
            <w:sz w:val="22"/>
            <w:szCs w:val="22"/>
            <w:lang w:val="en-US" w:eastAsia="zh-CN"/>
            <w:rPrChange w:id="6059" w:author="Janusio" w:date="2018-03-10T14:06:19Z">
              <w:rPr>
                <w:rFonts w:hint="eastAsia"/>
                <w:lang w:val="en-US" w:eastAsia="zh-CN"/>
              </w:rPr>
            </w:rPrChange>
          </w:rPr>
          <w:t>图</w:t>
        </w:r>
      </w:ins>
      <w:ins w:id="6061" w:author="Janusio" w:date="2018-03-10T14:06:10Z">
        <w:r>
          <w:rPr>
            <w:rFonts w:hint="eastAsia"/>
            <w:sz w:val="22"/>
            <w:szCs w:val="22"/>
            <w:lang w:val="en-US" w:eastAsia="zh-CN"/>
            <w:rPrChange w:id="6062" w:author="Janusio" w:date="2018-03-10T14:06:19Z">
              <w:rPr>
                <w:rFonts w:hint="eastAsia"/>
                <w:lang w:val="en-US" w:eastAsia="zh-CN"/>
              </w:rPr>
            </w:rPrChange>
          </w:rPr>
          <w:t>3</w:t>
        </w:r>
      </w:ins>
      <w:ins w:id="6064" w:author="Janusio" w:date="2018-03-10T14:06:11Z">
        <w:r>
          <w:rPr>
            <w:rFonts w:hint="eastAsia"/>
            <w:sz w:val="22"/>
            <w:szCs w:val="22"/>
            <w:lang w:val="en-US" w:eastAsia="zh-CN"/>
            <w:rPrChange w:id="6065" w:author="Janusio" w:date="2018-03-10T14:06:19Z">
              <w:rPr>
                <w:rFonts w:hint="eastAsia"/>
                <w:lang w:val="en-US" w:eastAsia="zh-CN"/>
              </w:rPr>
            </w:rPrChange>
          </w:rPr>
          <w:t>.7</w:t>
        </w:r>
      </w:ins>
      <w:ins w:id="6067" w:author="Janusio" w:date="2018-03-10T14:06:13Z">
        <w:r>
          <w:rPr>
            <w:rFonts w:hint="eastAsia"/>
            <w:sz w:val="22"/>
            <w:szCs w:val="22"/>
            <w:lang w:val="en-US" w:eastAsia="zh-CN"/>
            <w:rPrChange w:id="6068" w:author="Janusio" w:date="2018-03-10T14:06:19Z">
              <w:rPr>
                <w:rFonts w:hint="eastAsia"/>
                <w:lang w:val="en-US" w:eastAsia="zh-CN"/>
              </w:rPr>
            </w:rPrChange>
          </w:rPr>
          <w:t xml:space="preserve"> </w:t>
        </w:r>
      </w:ins>
      <w:ins w:id="6070" w:author="Janusio" w:date="2018-03-10T14:05:45Z">
        <w:r>
          <w:rPr>
            <w:rFonts w:hint="eastAsia"/>
            <w:sz w:val="22"/>
            <w:szCs w:val="22"/>
            <w:rPrChange w:id="6071" w:author="Janusio" w:date="2018-03-10T14:06:19Z">
              <w:rPr>
                <w:rFonts w:hint="eastAsia"/>
              </w:rPr>
            </w:rPrChange>
          </w:rPr>
          <w:t>基于Xen的TVP-QT系统</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074" w:author="Janusio" w:date="2018-03-10T14:05:45Z"/>
        </w:rPr>
        <w:pPrChange w:id="6073" w:author="Janusio" w:date="2018-03-10T14:06:56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075" w:author="Janusio" w:date="2018-03-10T14:05:45Z">
        <w:r>
          <w:rPr>
            <w:rFonts w:hint="eastAsia"/>
          </w:rPr>
          <w:t>其中，</w:t>
        </w:r>
      </w:ins>
      <w:ins w:id="6076" w:author="Janusio" w:date="2018-03-10T14:05:45Z">
        <w:r>
          <w:rPr/>
          <w:t>vRT被分散在</w:t>
        </w:r>
      </w:ins>
      <w:ins w:id="6077" w:author="Janusio" w:date="2018-03-10T14:05:45Z">
        <w:r>
          <w:rPr>
            <w:rFonts w:hint="eastAsia"/>
          </w:rPr>
          <w:t>Dom0、vTPMmanager域和vTPM域。本节</w:t>
        </w:r>
      </w:ins>
      <w:ins w:id="6078" w:author="Janusio" w:date="2018-03-10T14:28:20Z">
        <w:r>
          <w:rPr>
            <w:rFonts w:hint="eastAsia"/>
            <w:lang w:eastAsia="zh-CN"/>
          </w:rPr>
          <w:t>本文</w:t>
        </w:r>
      </w:ins>
      <w:ins w:id="6079" w:author="Janusio" w:date="2018-03-10T14:05:45Z">
        <w:r>
          <w:rPr/>
          <w:t xml:space="preserve">根据第3节中对TVP-QT信任链的描述：第一层硬件TPM（CRTM）→第二层TCB（BIOS→OSLoader→VMM→Dom0 </w:t>
        </w:r>
      </w:ins>
      <w:ins w:id="6080" w:author="Janusio" w:date="2018-03-10T14:05:45Z">
        <w:r>
          <w:rPr>
            <w:rFonts w:hint="eastAsia"/>
          </w:rPr>
          <w:t>Kernel</w:t>
        </w:r>
      </w:ins>
      <w:ins w:id="6081" w:author="Janusio" w:date="2018-03-10T14:05:45Z">
        <w:r>
          <w:rPr/>
          <w:t>）→第三层可信衔接点（vTPM Builder→</w:t>
        </w:r>
      </w:ins>
      <w:ins w:id="6082" w:author="Janusio" w:date="2018-03-10T14:05:45Z">
        <w:r>
          <w:rPr>
            <w:rFonts w:hint="eastAsia"/>
          </w:rPr>
          <w:t>vTPM-VM</w:t>
        </w:r>
      </w:ins>
      <w:ins w:id="6083" w:author="Janusio" w:date="2018-03-10T14:05:45Z">
        <w:r>
          <w:rPr/>
          <w:t xml:space="preserve"> Binding→VM Builder）→第四层vTPM（vTPM实例）→第五层可信虚拟机（VBIOS→VOSLoader→VMOS→APP），将TVP-QT信任链分为三部分，第一部分就是虚拟化平台，包括TVP-QT信任链的第一层和第二层，第二部分是可信衔接点</w:t>
        </w:r>
      </w:ins>
      <w:ins w:id="6084" w:author="Janusio" w:date="2018-03-10T14:05:45Z">
        <w:r>
          <w:rPr>
            <w:rFonts w:hint="eastAsia"/>
          </w:rPr>
          <w:t>TJP，就是</w:t>
        </w:r>
      </w:ins>
      <w:ins w:id="6085" w:author="Janusio" w:date="2018-03-10T14:05:45Z">
        <w:r>
          <w:rPr/>
          <w:t>TVP-QT信任链的第三层，第三部分是用户虚拟机，就是TVP-QT信任链的第四层和第五层。接下来</w:t>
        </w:r>
      </w:ins>
      <w:ins w:id="6086" w:author="Janusio" w:date="2018-03-10T14:28:20Z">
        <w:r>
          <w:rPr>
            <w:rFonts w:hint="eastAsia"/>
            <w:lang w:eastAsia="zh-CN"/>
          </w:rPr>
          <w:t>本文</w:t>
        </w:r>
      </w:ins>
      <w:ins w:id="6087" w:author="Janusio" w:date="2018-03-10T14:05:45Z">
        <w:r>
          <w:rPr/>
          <w:t>结合</w:t>
        </w:r>
      </w:ins>
      <w:ins w:id="6088" w:author="Janusio" w:date="2018-03-10T14:05:45Z">
        <w:r>
          <w:rPr>
            <w:rFonts w:hint="eastAsia"/>
          </w:rPr>
          <w:t>Xen 4.4系统</w:t>
        </w:r>
      </w:ins>
      <w:ins w:id="6089" w:author="Janusio" w:date="2018-03-10T14:05:45Z">
        <w:r>
          <w:rPr/>
          <w:t>，对</w:t>
        </w:r>
      </w:ins>
      <w:ins w:id="6090" w:author="Janusio" w:date="2018-03-10T14:05:45Z">
        <w:r>
          <w:rPr>
            <w:rFonts w:hint="eastAsia"/>
          </w:rPr>
          <w:t>这</w:t>
        </w:r>
      </w:ins>
      <w:ins w:id="6091" w:author="Janusio" w:date="2018-03-10T14:05:45Z">
        <w:r>
          <w:rPr/>
          <w:t>三部分信任链进行实际的分析与讨论。</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093" w:author="Janusio" w:date="2018-03-10T14:05:45Z"/>
          <w:rFonts w:hint="eastAsia"/>
        </w:rPr>
        <w:pPrChange w:id="6092" w:author="Janusio" w:date="2018-03-10T14:06:56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094" w:author="Janusio" w:date="2018-03-10T14:05:45Z">
        <w:r>
          <w:rPr/>
          <w:t>对于第一部分</w:t>
        </w:r>
      </w:ins>
      <w:ins w:id="6095" w:author="Janusio" w:date="2018-03-10T14:05:45Z">
        <w:r>
          <w:rPr>
            <w:rFonts w:hint="eastAsia"/>
          </w:rPr>
          <w:t>，</w:t>
        </w:r>
      </w:ins>
      <w:ins w:id="6096" w:author="Janusio" w:date="2018-03-10T14:05:45Z">
        <w:r>
          <w:rPr/>
          <w:t>在Xen平台硬件加电启动之后，把CRTM作为整个</w:t>
        </w:r>
      </w:ins>
      <w:ins w:id="6097" w:author="Janusio" w:date="2018-03-10T14:05:45Z">
        <w:r>
          <w:rPr>
            <w:rFonts w:hint="eastAsia"/>
          </w:rPr>
          <w:t>信任</w:t>
        </w:r>
      </w:ins>
      <w:ins w:id="6098" w:author="Janusio" w:date="2018-03-10T14:05:45Z">
        <w:r>
          <w:rPr/>
          <w:t>链的起点，并由CRTM首先度量</w:t>
        </w:r>
      </w:ins>
      <w:ins w:id="6099" w:author="Janusio" w:date="2018-03-10T14:05:45Z">
        <w:r>
          <w:rPr>
            <w:rFonts w:hint="eastAsia"/>
          </w:rPr>
          <w:t>物理平台</w:t>
        </w:r>
      </w:ins>
      <w:ins w:id="6100" w:author="Janusio" w:date="2018-03-10T14:05:45Z">
        <w:r>
          <w:rPr/>
          <w:t>BIOS和其他有关BIOS的配置，然后BIOS获得系统的控制权并度量</w:t>
        </w:r>
      </w:ins>
      <w:ins w:id="6101" w:author="Janusio" w:date="2018-03-10T14:05:45Z">
        <w:r>
          <w:rPr>
            <w:rFonts w:hint="eastAsia"/>
          </w:rPr>
          <w:t>Xen的引导程序Grub</w:t>
        </w:r>
      </w:ins>
      <w:ins w:id="6102" w:author="Janusio" w:date="2018-03-10T14:05:45Z">
        <w:r>
          <w:rPr/>
          <w:t>，主要度量</w:t>
        </w:r>
      </w:ins>
      <w:ins w:id="6103" w:author="Janusio" w:date="2018-03-10T14:05:45Z">
        <w:r>
          <w:rPr>
            <w:rFonts w:hint="eastAsia"/>
          </w:rPr>
          <w:t>grub-xen(‍head.S, trampoline.S, x86_32.S)，Grub获得控制权后</w:t>
        </w:r>
      </w:ins>
      <w:ins w:id="6104" w:author="Janusio" w:date="2018-03-10T14:05:45Z">
        <w:r>
          <w:rPr/>
          <w:t>会根据</w:t>
        </w:r>
      </w:ins>
      <w:ins w:id="6105" w:author="Janusio" w:date="2018-03-10T14:05:45Z">
        <w:r>
          <w:rPr>
            <w:rFonts w:hint="eastAsia"/>
          </w:rPr>
          <w:t>Xen</w:t>
        </w:r>
      </w:ins>
      <w:ins w:id="6106" w:author="Janusio" w:date="2018-03-10T14:05:45Z">
        <w:r>
          <w:rPr/>
          <w:t>的镜像头信息</w:t>
        </w:r>
      </w:ins>
      <w:ins w:id="6107" w:author="Janusio" w:date="2018-03-10T14:05:45Z">
        <w:r>
          <w:rPr>
            <w:rFonts w:hint="eastAsia"/>
          </w:rPr>
          <w:t>获得入口地址Oxl0000</w:t>
        </w:r>
      </w:ins>
      <w:ins w:id="6108" w:author="Janusio" w:date="2018-03-10T14:05:45Z">
        <w:r>
          <w:rPr/>
          <w:t>后读入</w:t>
        </w:r>
      </w:ins>
      <w:ins w:id="6109" w:author="Janusio" w:date="2018-03-10T14:05:45Z">
        <w:r>
          <w:rPr>
            <w:rFonts w:hint="eastAsia"/>
          </w:rPr>
          <w:t>Xen</w:t>
        </w:r>
      </w:ins>
      <w:ins w:id="6110" w:author="Janusio" w:date="2018-03-10T14:05:45Z">
        <w:r>
          <w:rPr/>
          <w:t>的镜像，并对</w:t>
        </w:r>
      </w:ins>
      <w:ins w:id="6111" w:author="Janusio" w:date="2018-03-10T14:05:45Z">
        <w:r>
          <w:rPr>
            <w:rFonts w:hint="eastAsia"/>
          </w:rPr>
          <w:t>此镜像和__startxen()</w:t>
        </w:r>
      </w:ins>
      <w:ins w:id="6112" w:author="Janusio" w:date="2018-03-10T14:05:45Z">
        <w:r>
          <w:rPr/>
          <w:t>并进行度量，然后把控制权交给Xen，Xen获得信任之后对</w:t>
        </w:r>
      </w:ins>
      <w:ins w:id="6113" w:author="Janusio" w:date="2018-03-10T14:05:45Z">
        <w:r>
          <w:rPr>
            <w:rFonts w:hint="eastAsia"/>
          </w:rPr>
          <w:t>Dom0相关组件进行度量，包括construct_dom0()、_start_32_、start_Kernel和LinuxOS镜像等。然后把</w:t>
        </w:r>
      </w:ins>
      <w:ins w:id="6114" w:author="Janusio" w:date="2018-03-10T14:05:45Z">
        <w:r>
          <w:rPr/>
          <w:t>控制权交给</w:t>
        </w:r>
      </w:ins>
      <w:ins w:id="6115" w:author="Janusio" w:date="2018-03-10T14:05:45Z">
        <w:r>
          <w:rPr>
            <w:rFonts w:hint="eastAsia"/>
          </w:rPr>
          <w:t>Dom0。至此，第一部分可信引导结束</w:t>
        </w:r>
      </w:ins>
      <w:ins w:id="6116" w:author="Janusio" w:date="2018-03-10T14:05:45Z">
        <w:r>
          <w:rPr/>
          <w:t>。</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118" w:author="Janusio" w:date="2018-03-10T14:05:45Z"/>
          <w:rFonts w:hint="eastAsia"/>
        </w:rPr>
        <w:pPrChange w:id="6117" w:author="Janusio" w:date="2018-03-10T14:06:56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119" w:author="Janusio" w:date="2018-03-10T14:05:45Z">
        <w:r>
          <w:rPr>
            <w:rFonts w:hint="eastAsia"/>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w:t>
        </w:r>
        <w:bookmarkStart w:id="10" w:name="OLE_LINK4"/>
        <w:r>
          <w:rPr>
            <w:rFonts w:hint="eastAsia"/>
          </w:rPr>
          <w:t>vTPM-VM Binding</w:t>
        </w:r>
        <w:bookmarkEnd w:id="10"/>
        <w:r>
          <w:rPr>
            <w:rFonts w:hint="eastAsia"/>
          </w:rPr>
          <w:t>进行度量，包括Xen中xl、xenstore、vtpmd、tpm-xen、vtpm_manager_handle等针对vTPM-VM绑定的组件。随后vTPMBuilder把控制权交给vTPM-VM Binding，vTPM-VM Binding获得控制权后，对TJP的最后的组件</w:t>
        </w:r>
        <w:bookmarkStart w:id="11" w:name="OLE_LINK9"/>
        <w:r>
          <w:rPr>
            <w:rFonts w:hint="eastAsia"/>
          </w:rPr>
          <w:t>VM Builder</w:t>
        </w:r>
        <w:bookmarkEnd w:id="11"/>
        <w:r>
          <w:rPr>
            <w:rFonts w:hint="eastAsia"/>
          </w:rPr>
          <w:t>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121" w:author="Janusio" w:date="2018-03-10T14:05:45Z"/>
          <w:rFonts w:hint="eastAsia"/>
        </w:rPr>
        <w:pPrChange w:id="6120" w:author="Janusio" w:date="2018-03-10T14:06:56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122" w:author="Janusio" w:date="2018-03-10T14:05:45Z">
        <w:r>
          <w:rPr>
            <w:rFonts w:hint="eastAsia"/>
          </w:rPr>
          <w:t>对于第三部分，完成度量</w:t>
        </w:r>
        <w:bookmarkStart w:id="12" w:name="OLE_LINK2"/>
        <w:r>
          <w:rPr>
            <w:rFonts w:hint="eastAsia"/>
          </w:rPr>
          <w:t>VM Builder</w:t>
        </w:r>
        <w:bookmarkEnd w:id="12"/>
        <w:r>
          <w:rPr>
            <w:rFonts w:hint="eastAsia"/>
          </w:rPr>
          <w:t>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ins>
      <w:ins w:id="6123" w:author="Janusio" w:date="2018-03-10T14:28:20Z">
        <w:r>
          <w:rPr>
            <w:rFonts w:hint="eastAsia"/>
            <w:lang w:eastAsia="zh-CN"/>
          </w:rPr>
          <w:t>本文</w:t>
        </w:r>
      </w:ins>
      <w:ins w:id="6124" w:author="Janusio" w:date="2018-03-10T14:05:45Z">
        <w:r>
          <w:rPr>
            <w:rFonts w:hint="eastAsia"/>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126" w:author="Janusio" w:date="2018-03-10T14:05:45Z"/>
          <w:rFonts w:hint="eastAsia"/>
        </w:rPr>
        <w:pPrChange w:id="6125" w:author="Janusio" w:date="2018-03-10T14:06:56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127" w:author="Janusio" w:date="2018-03-10T14:05:45Z">
        <w:r>
          <w:rPr>
            <w:rFonts w:hint="eastAsia"/>
          </w:rPr>
          <w:t>以上述实例系统为例，</w:t>
        </w:r>
      </w:ins>
      <w:ins w:id="6128" w:author="Janusio" w:date="2018-03-10T14:28:20Z">
        <w:r>
          <w:rPr>
            <w:rFonts w:hint="eastAsia"/>
            <w:lang w:eastAsia="zh-CN"/>
          </w:rPr>
          <w:t>本文</w:t>
        </w:r>
      </w:ins>
      <w:ins w:id="6129" w:author="Janusio" w:date="2018-03-10T14:05:45Z">
        <w:r>
          <w:rPr>
            <w:rFonts w:hint="eastAsia"/>
          </w:rPr>
          <w:t>完整展示了本文建立的通用抽象模型。值得注意的是，本实例系统的信任链得以正确传递需要满足以下前提：</w:t>
        </w:r>
      </w:ins>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131" w:author="Janusio" w:date="2018-03-10T14:05:45Z"/>
        </w:rPr>
        <w:pPrChange w:id="6130" w:author="Janusio" w:date="2018-03-10T14:06:56Z">
          <w:pPr>
            <w:keepNext w:val="0"/>
            <w:keepLines w:val="0"/>
            <w:pageBreakBefore w:val="0"/>
            <w:widowControl w:val="0"/>
            <w:numPr>
              <w:ilvl w:val="0"/>
              <w:numId w:val="13"/>
            </w:numPr>
            <w:tabs>
              <w:tab w:val="left" w:pos="284"/>
              <w:tab w:val="left" w:pos="993"/>
            </w:tabs>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132" w:author="Janusio" w:date="2018-03-10T14:07:05Z">
        <w:r>
          <w:rPr>
            <w:rFonts w:hint="eastAsia"/>
            <w:lang w:eastAsia="zh-CN"/>
          </w:rPr>
          <w:t>（</w:t>
        </w:r>
      </w:ins>
      <w:ins w:id="6133" w:author="Janusio" w:date="2018-03-10T14:07:07Z">
        <w:r>
          <w:rPr>
            <w:rFonts w:hint="eastAsia"/>
            <w:lang w:val="en-US" w:eastAsia="zh-CN"/>
          </w:rPr>
          <w:t>1</w:t>
        </w:r>
      </w:ins>
      <w:ins w:id="6134" w:author="Janusio" w:date="2018-03-10T14:07:05Z">
        <w:r>
          <w:rPr>
            <w:rFonts w:hint="eastAsia"/>
            <w:lang w:eastAsia="zh-CN"/>
          </w:rPr>
          <w:t>）</w:t>
        </w:r>
      </w:ins>
      <w:ins w:id="6135" w:author="Janusio" w:date="2018-03-10T14:05:45Z">
        <w:r>
          <w:rPr>
            <w:rFonts w:hint="eastAsia"/>
          </w:rPr>
          <w:t>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ins>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6137" w:author="Janusio" w:date="2018-03-10T14:07:30Z"/>
          <w:rFonts w:hint="eastAsia"/>
        </w:rPr>
        <w:pPrChange w:id="6136" w:author="Janusio" w:date="2018-03-10T14:06:56Z">
          <w:pPr>
            <w:keepNext w:val="0"/>
            <w:keepLines w:val="0"/>
            <w:pageBreakBefore w:val="0"/>
            <w:widowControl w:val="0"/>
            <w:numPr>
              <w:ilvl w:val="0"/>
              <w:numId w:val="13"/>
            </w:numPr>
            <w:tabs>
              <w:tab w:val="left" w:pos="284"/>
              <w:tab w:val="left" w:pos="993"/>
            </w:tabs>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138" w:author="Janusio" w:date="2018-03-10T14:07:14Z">
        <w:r>
          <w:rPr>
            <w:rFonts w:hint="eastAsia"/>
            <w:lang w:eastAsia="zh-CN"/>
          </w:rPr>
          <w:t>（</w:t>
        </w:r>
      </w:ins>
      <w:ins w:id="6139" w:author="Janusio" w:date="2018-03-10T14:07:16Z">
        <w:r>
          <w:rPr>
            <w:rFonts w:hint="eastAsia"/>
            <w:lang w:val="en-US" w:eastAsia="zh-CN"/>
          </w:rPr>
          <w:t>2</w:t>
        </w:r>
      </w:ins>
      <w:ins w:id="6140" w:author="Janusio" w:date="2018-03-10T14:07:15Z">
        <w:r>
          <w:rPr>
            <w:rFonts w:hint="eastAsia"/>
            <w:lang w:eastAsia="zh-CN"/>
          </w:rPr>
          <w:t>）</w:t>
        </w:r>
      </w:ins>
      <w:ins w:id="6141" w:author="Janusio" w:date="2018-03-10T14:05:45Z">
        <w:r>
          <w:rPr>
            <w:rFonts w:hint="eastAsia"/>
          </w:rPr>
          <w:t>必须确保TJP中的</w:t>
        </w:r>
      </w:ins>
      <w:ins w:id="6142" w:author="Janusio" w:date="2018-03-10T14:05:45Z">
        <w:r>
          <w:rPr/>
          <w:t>vTPM Builder、</w:t>
        </w:r>
      </w:ins>
      <w:ins w:id="6143" w:author="Janusio" w:date="2018-03-10T14:05:45Z">
        <w:r>
          <w:rPr>
            <w:rFonts w:hint="eastAsia"/>
          </w:rPr>
          <w:t>vTPM-VM</w:t>
        </w:r>
      </w:ins>
      <w:ins w:id="6144" w:author="Janusio" w:date="2018-03-10T14:05:45Z">
        <w:r>
          <w:rPr/>
          <w:t xml:space="preserve"> Binding、VM Builder</w:t>
        </w:r>
      </w:ins>
      <w:ins w:id="6145" w:author="Janusio" w:date="2018-03-10T14:05:45Z">
        <w:r>
          <w:rPr>
            <w:rFonts w:hint="eastAsia"/>
          </w:rPr>
          <w:t>三个管理程序在启动时按顺序执行。尽管</w:t>
        </w:r>
      </w:ins>
      <w:ins w:id="6146" w:author="Janusio" w:date="2018-03-10T14:05:45Z">
        <w:r>
          <w:rPr/>
          <w:t>vTPM Builder</w:t>
        </w:r>
      </w:ins>
      <w:ins w:id="6147" w:author="Janusio" w:date="2018-03-10T14:05:45Z">
        <w:r>
          <w:rPr>
            <w:rFonts w:hint="eastAsia"/>
          </w:rPr>
          <w:t>、vTPM-VM</w:t>
        </w:r>
      </w:ins>
      <w:ins w:id="6148" w:author="Janusio" w:date="2018-03-10T14:05:45Z">
        <w:r>
          <w:rPr/>
          <w:t xml:space="preserve"> Binding</w:t>
        </w:r>
      </w:ins>
      <w:ins w:id="6149" w:author="Janusio" w:date="2018-03-10T14:05:45Z">
        <w:r>
          <w:rPr>
            <w:rFonts w:hint="eastAsia"/>
          </w:rPr>
          <w:t>和</w:t>
        </w:r>
      </w:ins>
      <w:ins w:id="6150" w:author="Janusio" w:date="2018-03-10T14:05:45Z">
        <w:r>
          <w:rPr/>
          <w:t>VM Builder是</w:t>
        </w:r>
      </w:ins>
      <w:ins w:id="6151" w:author="Janusio" w:date="2018-03-10T14:05:45Z">
        <w:r>
          <w:rPr>
            <w:rFonts w:hint="eastAsia"/>
          </w:rPr>
          <w:t>Dom0中的应用程序，但必须保证按顺序执行才能度量结果。</w:t>
        </w:r>
      </w:ins>
    </w:p>
    <w:p>
      <w:pPr>
        <w:pStyle w:val="3"/>
        <w:keepNext w:val="0"/>
        <w:keepLines w:val="0"/>
        <w:pageBreakBefore w:val="0"/>
        <w:widowControl w:val="0"/>
        <w:numPr>
          <w:ilvl w:val="0"/>
          <w:numId w:val="13"/>
          <w:ins w:id="6153" w:author="Janusio" w:date="2018-03-10T14:32:37Z"/>
        </w:numPr>
        <w:tabs>
          <w:tab w:val="left" w:pos="284"/>
          <w:tab w:val="left" w:pos="993"/>
          <w:tab w:val="clear" w:pos="420"/>
        </w:tabs>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rPr>
          <w:ins w:id="6154" w:author="Janusio" w:date="2018-03-10T14:05:45Z"/>
          <w:rFonts w:hint="eastAsia"/>
        </w:rPr>
        <w:pPrChange w:id="6152" w:author="Janusio" w:date="2018-03-10T14:32:37Z">
          <w:pPr>
            <w:keepNext w:val="0"/>
            <w:keepLines w:val="0"/>
            <w:pageBreakBefore w:val="0"/>
            <w:widowControl w:val="0"/>
            <w:numPr>
              <w:ilvl w:val="0"/>
              <w:numId w:val="13"/>
            </w:numPr>
            <w:tabs>
              <w:tab w:val="left" w:pos="284"/>
              <w:tab w:val="left" w:pos="993"/>
            </w:tabs>
            <w:kinsoku/>
            <w:wordWrap/>
            <w:overflowPunct/>
            <w:topLinePunct w:val="0"/>
            <w:autoSpaceDE/>
            <w:autoSpaceDN/>
            <w:bidi w:val="0"/>
            <w:adjustRightInd/>
            <w:snapToGrid/>
            <w:spacing w:line="312" w:lineRule="auto"/>
            <w:ind w:left="0" w:leftChars="0" w:right="0" w:rightChars="0" w:firstLine="420" w:firstLineChars="0"/>
            <w:jc w:val="both"/>
            <w:textAlignment w:val="auto"/>
            <w:outlineLvl w:val="9"/>
          </w:pPr>
        </w:pPrChange>
      </w:pPr>
      <w:ins w:id="6155" w:author="Janusio" w:date="2018-03-10T14:07:42Z">
        <w:r>
          <w:rPr>
            <w:rFonts w:hint="eastAsia"/>
          </w:rPr>
          <w:t>实验及结果分析</w:t>
        </w:r>
      </w:ins>
    </w:p>
    <w:p>
      <w:pPr>
        <w:rPr>
          <w:del w:id="6156" w:author="Janusio" w:date="2018-03-10T14:05:45Z"/>
          <w:rFonts w:hint="eastAsia" w:eastAsia="宋体"/>
          <w:lang w:val="en-US" w:eastAsia="zh-CN"/>
        </w:rPr>
      </w:pPr>
      <w:del w:id="6157" w:author="Janusio" w:date="2018-03-10T14:05:45Z">
        <w:r>
          <w:rPr>
            <w:rFonts w:hint="eastAsia"/>
            <w:lang w:val="en-US" w:eastAsia="zh-CN"/>
          </w:rPr>
          <w:delText>本文基于Xen对TVP-QT进行了实现，具体的架构图如图3.2：</w:delText>
        </w:r>
      </w:del>
    </w:p>
    <w:p>
      <w:pPr>
        <w:pStyle w:val="27"/>
        <w:spacing w:line="360" w:lineRule="auto"/>
        <w:ind w:firstLine="420" w:firstLineChars="0"/>
        <w:jc w:val="center"/>
        <w:rPr>
          <w:del w:id="6158" w:author="Janusio" w:date="2018-03-10T14:05:45Z"/>
          <w:rFonts w:ascii="Times New Roman" w:hAnsi="Times New Roman"/>
          <w:color w:val="auto"/>
          <w:szCs w:val="15"/>
        </w:rPr>
      </w:pPr>
      <w:del w:id="6159" w:author="Janusio" w:date="2018-03-10T14:05:45Z"/>
      <w:del w:id="6160" w:author="Janusio" w:date="2018-03-10T14:05:45Z"/>
      <w:del w:id="6161" w:author="Janusio" w:date="2018-03-10T14:05:45Z"/>
      <w:del w:id="6162" w:author="Janusio" w:date="2018-03-10T14:05:45Z">
        <w:r>
          <w:rPr>
            <w:rFonts w:ascii="Times New Roman" w:hAnsi="Times New Roman"/>
            <w:color w:val="auto"/>
            <w:szCs w:val="15"/>
          </w:rPr>
          <w:object>
            <v:shape id="_x0000_i1029" o:spt="75" type="#_x0000_t75" style="height:115.15pt;width:192.15pt;" o:ole="t" filled="f" o:preferrelative="t" stroked="f" coordsize="21600,21600">
              <v:path/>
              <v:fill on="f" focussize="0,0"/>
              <v:stroke on="f"/>
              <v:imagedata r:id="rId203" o:title=""/>
              <o:lock v:ext="edit" aspectratio="t"/>
              <w10:wrap type="none"/>
              <w10:anchorlock/>
            </v:shape>
            <o:OLEObject Type="Embed" ProgID="Visio.Drawing.11" ShapeID="_x0000_i1029" DrawAspect="Content" ObjectID="_1468075873" r:id="rId204">
              <o:LockedField>false</o:LockedField>
            </o:OLEObject>
          </w:object>
        </w:r>
      </w:del>
      <w:del w:id="6164" w:author="Janusio" w:date="2018-03-10T14:05:45Z"/>
    </w:p>
    <w:p>
      <w:pPr>
        <w:jc w:val="center"/>
        <w:rPr>
          <w:del w:id="6165" w:author="Janusio" w:date="2018-03-10T14:05:45Z"/>
          <w:rFonts w:hint="eastAsia"/>
          <w:lang w:val="en-US" w:eastAsia="zh-CN"/>
        </w:rPr>
      </w:pPr>
      <w:del w:id="6166" w:author="Janusio" w:date="2018-03-10T14:05:45Z">
        <w:r>
          <w:rPr>
            <w:rFonts w:hint="eastAsia"/>
            <w:lang w:val="en-US" w:eastAsia="zh-CN"/>
          </w:rPr>
          <w:delText>图3.2 TVP-QT架构图</w:delText>
        </w:r>
      </w:del>
    </w:p>
    <w:p>
      <w:pPr>
        <w:pStyle w:val="4"/>
        <w:spacing w:line="360" w:lineRule="auto"/>
        <w:ind w:firstLine="0" w:firstLineChars="0"/>
        <w:rPr>
          <w:del w:id="6167" w:author="Janusio" w:date="2018-03-10T14:05:45Z"/>
          <w:rFonts w:hint="eastAsia" w:ascii="Times New Roman" w:hAnsi="Times New Roman" w:eastAsia="黑体"/>
          <w:b/>
          <w:szCs w:val="24"/>
        </w:rPr>
      </w:pPr>
      <w:del w:id="6168" w:author="Janusio" w:date="2018-03-10T14:05:45Z">
        <w:r>
          <w:rPr>
            <w:rFonts w:hint="eastAsia" w:ascii="Times New Roman" w:hAnsi="Times New Roman" w:eastAsia="黑体"/>
            <w:b/>
            <w:szCs w:val="24"/>
            <w:lang w:val="en-US" w:eastAsia="zh-CN"/>
          </w:rPr>
          <w:delText>工作程序</w:delText>
        </w:r>
      </w:del>
    </w:p>
    <w:p>
      <w:pPr>
        <w:pStyle w:val="27"/>
        <w:spacing w:line="360" w:lineRule="auto"/>
        <w:ind w:firstLine="420" w:firstLineChars="0"/>
        <w:rPr>
          <w:del w:id="6169" w:author="Janusio" w:date="2018-03-10T14:05:45Z"/>
          <w:rFonts w:hint="eastAsia" w:ascii="Times New Roman" w:hAnsi="Times New Roman"/>
          <w:szCs w:val="24"/>
          <w:lang w:val="en-US" w:eastAsia="zh-CN"/>
        </w:rPr>
      </w:pPr>
      <w:del w:id="6170" w:author="Janusio" w:date="2018-03-10T14:05:45Z">
        <w:r>
          <w:rPr>
            <w:rFonts w:hint="eastAsia" w:ascii="Times New Roman" w:hAnsi="Times New Roman"/>
            <w:szCs w:val="24"/>
            <w:lang w:val="en-US" w:eastAsia="zh-CN"/>
          </w:rPr>
          <w:delText>TVP-QT中的虚拟机为VMM全虚拟化或半虚拟化的DomainU，每个虚拟机都可以使用位于物理服务器上的TPM功能和服务。由vTPM Manager向每一个虚拟机分配和物理TPM有相同功能的虚拟TPM。在TVP-QT启动时，不仅系统引导或者程序启动时，都会对当前部分进行实时度量，并将度量值和预期的基准值进行对比，如果一致，则说明程序可信，继续系统引导或者程序启动。反之，则启动过程中出现组件数据被篡改，停止运行。</w:delText>
        </w:r>
      </w:del>
    </w:p>
    <w:p>
      <w:pPr>
        <w:pStyle w:val="4"/>
        <w:rPr>
          <w:del w:id="6171" w:author="Janusio" w:date="2018-03-10T14:05:45Z"/>
          <w:rFonts w:hint="eastAsia" w:ascii="Times New Roman" w:hAnsi="Times New Roman" w:eastAsia="黑体"/>
          <w:b/>
          <w:szCs w:val="24"/>
          <w:lang w:val="en-US" w:eastAsia="zh-CN"/>
        </w:rPr>
      </w:pPr>
      <w:del w:id="6172" w:author="Janusio" w:date="2018-03-10T14:05:45Z">
        <w:r>
          <w:rPr>
            <w:rFonts w:hint="eastAsia" w:ascii="Times New Roman" w:hAnsi="Times New Roman" w:eastAsia="黑体"/>
            <w:b/>
            <w:szCs w:val="24"/>
            <w:lang w:val="en-US" w:eastAsia="zh-CN"/>
          </w:rPr>
          <w:delText>可信衔接点实现</w:delText>
        </w:r>
      </w:del>
    </w:p>
    <w:p>
      <w:pPr>
        <w:pStyle w:val="27"/>
        <w:spacing w:line="360" w:lineRule="auto"/>
        <w:ind w:firstLine="420" w:firstLineChars="0"/>
        <w:rPr>
          <w:del w:id="6173" w:author="Janusio" w:date="2018-03-10T14:05:45Z"/>
          <w:rFonts w:hint="eastAsia" w:ascii="Times New Roman" w:hAnsi="Times New Roman"/>
          <w:szCs w:val="24"/>
          <w:lang w:val="en-US" w:eastAsia="zh-CN"/>
        </w:rPr>
      </w:pPr>
      <w:del w:id="6174" w:author="Janusio" w:date="2018-03-10T14:05:45Z">
        <w:r>
          <w:rPr>
            <w:rFonts w:hint="eastAsia" w:ascii="Times New Roman" w:hAnsi="Times New Roman"/>
            <w:szCs w:val="24"/>
            <w:lang w:val="en-US" w:eastAsia="zh-CN"/>
          </w:rPr>
          <w:delText>有本文3.1节的可信衔接点三个部分组件，基于Xen实现了具体的可信衔接点。</w:delText>
        </w:r>
      </w:del>
    </w:p>
    <w:p>
      <w:pPr>
        <w:pStyle w:val="27"/>
        <w:spacing w:line="360" w:lineRule="auto"/>
        <w:ind w:firstLine="420" w:firstLineChars="0"/>
        <w:rPr>
          <w:del w:id="6175" w:author="Janusio" w:date="2018-03-10T14:05:45Z"/>
          <w:rFonts w:hint="eastAsia" w:ascii="Times New Roman" w:hAnsi="Times New Roman"/>
          <w:szCs w:val="24"/>
          <w:lang w:val="en-US" w:eastAsia="zh-CN"/>
        </w:rPr>
      </w:pPr>
      <w:del w:id="6176" w:author="Janusio" w:date="2018-03-10T14:05:45Z">
        <w:r>
          <w:rPr>
            <w:rFonts w:hint="eastAsia" w:ascii="Times New Roman" w:hAnsi="Times New Roman"/>
            <w:szCs w:val="24"/>
            <w:lang w:val="en-US" w:eastAsia="zh-CN"/>
          </w:rPr>
          <w:delText>首先，在/etc/tjp下新增文件tjp-vm-vtpm.sh，该文件可以当系统启动时更新虚拟机的配置文件列表、vTPM配置文件列表到vm-vtpm-list文件中，并建立相应的链接；并对vTPM实例中的标识进行虚拟机进行映射，相应信息保存到vm-vtpm-list中。</w:delText>
        </w:r>
      </w:del>
    </w:p>
    <w:p>
      <w:pPr>
        <w:pStyle w:val="27"/>
        <w:spacing w:line="360" w:lineRule="auto"/>
        <w:ind w:firstLine="420" w:firstLineChars="0"/>
        <w:rPr>
          <w:del w:id="6177" w:author="Janusio" w:date="2018-03-10T14:05:45Z"/>
          <w:rFonts w:hint="eastAsia" w:ascii="Times New Roman" w:hAnsi="Times New Roman"/>
          <w:szCs w:val="24"/>
          <w:lang w:val="en-US" w:eastAsia="zh-CN"/>
        </w:rPr>
      </w:pPr>
      <w:del w:id="6178" w:author="Janusio" w:date="2018-03-10T14:05:45Z">
        <w:r>
          <w:rPr>
            <w:rFonts w:hint="eastAsia" w:ascii="Times New Roman" w:hAnsi="Times New Roman"/>
            <w:szCs w:val="24"/>
            <w:lang w:val="en-US" w:eastAsia="zh-CN"/>
          </w:rPr>
          <w:delText>其次，在/etc/tjp下增加tjp-update-vmhash.sh和tjp-update-vtpmhash.sh文件，利用Linux的定时执行命令cron分别定时更新新增虚拟机的hash值；</w:delText>
        </w:r>
      </w:del>
    </w:p>
    <w:p>
      <w:pPr>
        <w:pStyle w:val="27"/>
        <w:numPr>
          <w:ilvl w:val="0"/>
          <w:numId w:val="14"/>
        </w:numPr>
        <w:spacing w:line="360" w:lineRule="auto"/>
        <w:ind w:firstLine="420" w:firstLineChars="0"/>
        <w:rPr>
          <w:del w:id="6179" w:author="Janusio" w:date="2018-03-10T14:05:45Z"/>
          <w:rFonts w:hint="eastAsia" w:ascii="Times New Roman" w:hAnsi="Times New Roman"/>
          <w:szCs w:val="24"/>
          <w:lang w:val="en-US" w:eastAsia="zh-CN"/>
        </w:rPr>
      </w:pPr>
      <w:del w:id="6180" w:author="Janusio" w:date="2018-03-10T14:05:45Z">
        <w:r>
          <w:rPr>
            <w:rFonts w:hint="eastAsia" w:ascii="Times New Roman" w:hAnsi="Times New Roman"/>
            <w:szCs w:val="24"/>
            <w:lang w:val="en-US" w:eastAsia="zh-CN"/>
          </w:rPr>
          <w:delText>在/etc/tjp下增加tjp-xen-vm-vtpm-build-list文件，存储Xen中对vm和vtpm启动核心组件的列表。</w:delText>
        </w:r>
      </w:del>
    </w:p>
    <w:p>
      <w:pPr>
        <w:pStyle w:val="27"/>
        <w:numPr>
          <w:ilvl w:val="-1"/>
          <w:numId w:val="0"/>
        </w:numPr>
        <w:spacing w:line="360" w:lineRule="auto"/>
        <w:ind w:firstLine="420" w:firstLineChars="0"/>
        <w:rPr>
          <w:del w:id="6181" w:author="Janusio" w:date="2018-03-10T14:05:45Z"/>
          <w:rFonts w:hint="eastAsia" w:ascii="Times New Roman" w:hAnsi="Times New Roman"/>
          <w:szCs w:val="24"/>
          <w:lang w:val="en-US" w:eastAsia="zh-CN"/>
        </w:rPr>
      </w:pPr>
      <w:del w:id="6182" w:author="Janusio" w:date="2018-03-10T14:05:45Z">
        <w:r>
          <w:rPr>
            <w:rFonts w:hint="eastAsia" w:ascii="Times New Roman" w:hAnsi="Times New Roman"/>
            <w:szCs w:val="24"/>
            <w:lang w:val="en-US" w:eastAsia="zh-CN"/>
          </w:rPr>
          <w:delText>最后，在/etc/tjp下增加tjp-update-os-hash.sh文件，更新最新的官网针对不同版本的OS的hash值。</w:delText>
        </w:r>
      </w:del>
    </w:p>
    <w:p>
      <w:pPr>
        <w:pStyle w:val="4"/>
        <w:rPr>
          <w:del w:id="6183" w:author="Janusio" w:date="2018-03-10T14:05:45Z"/>
          <w:rFonts w:hint="eastAsia" w:ascii="Times New Roman" w:hAnsi="Times New Roman" w:eastAsia="黑体"/>
          <w:b/>
          <w:szCs w:val="24"/>
          <w:lang w:val="en-US" w:eastAsia="zh-CN"/>
        </w:rPr>
      </w:pPr>
      <w:del w:id="6184" w:author="Janusio" w:date="2018-03-10T14:05:45Z">
        <w:r>
          <w:rPr>
            <w:rFonts w:hint="eastAsia" w:ascii="Times New Roman" w:hAnsi="Times New Roman" w:eastAsia="黑体"/>
            <w:b/>
            <w:szCs w:val="24"/>
            <w:lang w:val="en-US" w:eastAsia="zh-CN"/>
          </w:rPr>
          <w:delText>vTPM Manager的实现</w:delText>
        </w:r>
      </w:del>
    </w:p>
    <w:p>
      <w:pPr>
        <w:pStyle w:val="27"/>
        <w:numPr>
          <w:ilvl w:val="-1"/>
          <w:numId w:val="0"/>
        </w:numPr>
        <w:spacing w:line="360" w:lineRule="auto"/>
        <w:ind w:firstLine="420" w:firstLineChars="0"/>
        <w:rPr>
          <w:del w:id="6185" w:author="Janusio" w:date="2018-03-10T14:05:45Z"/>
          <w:rFonts w:hint="eastAsia" w:ascii="Times New Roman" w:hAnsi="Times New Roman"/>
          <w:szCs w:val="24"/>
          <w:lang w:val="en-US" w:eastAsia="zh-CN"/>
        </w:rPr>
      </w:pPr>
      <w:del w:id="6186" w:author="Janusio" w:date="2018-03-10T14:05:45Z">
        <w:r>
          <w:rPr>
            <w:rFonts w:hint="eastAsia" w:ascii="Times New Roman" w:hAnsi="Times New Roman"/>
            <w:szCs w:val="24"/>
            <w:lang w:val="en-US" w:eastAsia="zh-CN"/>
          </w:rPr>
          <w:delText>vTPM Manager在最新的Xen系统中，作为一个轻量级的虚拟域而存在，必须在Domain0其中之后，所有vm启动之前启动。</w:delText>
        </w:r>
      </w:del>
    </w:p>
    <w:p>
      <w:pPr>
        <w:pStyle w:val="27"/>
        <w:numPr>
          <w:ilvl w:val="-1"/>
          <w:numId w:val="0"/>
        </w:numPr>
        <w:spacing w:line="360" w:lineRule="auto"/>
        <w:ind w:firstLine="420" w:firstLineChars="0"/>
        <w:rPr>
          <w:del w:id="6187" w:author="Janusio" w:date="2018-03-10T14:05:45Z"/>
          <w:rFonts w:hint="eastAsia" w:ascii="Times New Roman" w:hAnsi="Times New Roman"/>
          <w:szCs w:val="24"/>
          <w:lang w:val="en-US" w:eastAsia="zh-CN"/>
        </w:rPr>
      </w:pPr>
      <w:del w:id="6188" w:author="Janusio" w:date="2018-03-10T14:05:45Z">
        <w:r>
          <w:rPr>
            <w:rFonts w:hint="eastAsia" w:ascii="Times New Roman" w:hAnsi="Times New Roman"/>
            <w:szCs w:val="24"/>
            <w:lang w:val="en-US" w:eastAsia="zh-CN"/>
          </w:rPr>
          <w:delText>在/etc/tjp下新增轻量级域vtpmmgr的开机启动脚本vtpmmgr-run.sh，vtpmmgr配置文件如下：</w:delText>
        </w:r>
      </w:del>
    </w:p>
    <w:p>
      <w:pPr>
        <w:pStyle w:val="27"/>
        <w:numPr>
          <w:ilvl w:val="-1"/>
          <w:numId w:val="0"/>
        </w:numPr>
        <w:spacing w:line="360" w:lineRule="auto"/>
        <w:ind w:firstLine="420" w:firstLineChars="0"/>
        <w:rPr>
          <w:del w:id="6189" w:author="Janusio" w:date="2018-03-10T14:05:45Z"/>
          <w:rFonts w:hint="eastAsia" w:ascii="Times New Roman" w:hAnsi="Times New Roman"/>
          <w:szCs w:val="24"/>
          <w:lang w:val="en-US" w:eastAsia="zh-CN"/>
        </w:rPr>
      </w:pPr>
      <w:del w:id="6190" w:author="Janusio" w:date="2018-03-10T14:05:45Z">
        <w:r>
          <w:rPr>
            <w:rFonts w:hint="eastAsia" w:ascii="Times New Roman" w:hAnsi="Times New Roman"/>
            <w:szCs w:val="24"/>
            <w:lang w:val="en-US" w:eastAsia="zh-CN"/>
          </w:rPr>
          <w:delText>配置文件如下：</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191" w:author="Janusio" w:date="2018-03-10T14:05:45Z"/>
          <w:rFonts w:hint="eastAsia" w:ascii="Times New Roman" w:hAnsi="Times New Roman"/>
          <w:szCs w:val="24"/>
        </w:rPr>
      </w:pPr>
      <w:del w:id="6192" w:author="Janusio" w:date="2018-03-10T14:05:45Z">
        <w:r>
          <w:rPr>
            <w:rFonts w:hint="eastAsia" w:ascii="Times New Roman" w:hAnsi="Times New Roman"/>
            <w:szCs w:val="24"/>
          </w:rPr>
          <w:delText>vtpmmgr.cfg</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193" w:author="Janusio" w:date="2018-03-10T14:05:45Z"/>
          <w:rFonts w:hint="eastAsia" w:ascii="Times New Roman" w:hAnsi="Times New Roman"/>
          <w:szCs w:val="24"/>
        </w:rPr>
      </w:pPr>
      <w:del w:id="6194" w:author="Janusio" w:date="2018-03-10T14:05:45Z">
        <w:r>
          <w:rPr>
            <w:rFonts w:hint="eastAsia" w:ascii="Times New Roman" w:hAnsi="Times New Roman"/>
            <w:szCs w:val="24"/>
          </w:rPr>
          <w:delText>name="vtpmmgr"</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195" w:author="Janusio" w:date="2018-03-10T14:05:45Z"/>
          <w:rFonts w:hint="eastAsia" w:ascii="Times New Roman" w:hAnsi="Times New Roman"/>
          <w:szCs w:val="24"/>
        </w:rPr>
      </w:pPr>
      <w:del w:id="6196" w:author="Janusio" w:date="2018-03-10T14:05:45Z">
        <w:r>
          <w:rPr>
            <w:rFonts w:hint="eastAsia" w:ascii="Times New Roman" w:hAnsi="Times New Roman"/>
            <w:szCs w:val="24"/>
          </w:rPr>
          <w:delText>Kernel="/usr/lib/xen/boot/vtpmmgr-stubdom.gz"</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197" w:author="Janusio" w:date="2018-03-10T14:05:45Z"/>
          <w:rFonts w:hint="eastAsia" w:ascii="Times New Roman" w:hAnsi="Times New Roman"/>
          <w:szCs w:val="24"/>
        </w:rPr>
      </w:pPr>
      <w:del w:id="6198" w:author="Janusio" w:date="2018-03-10T14:05:45Z">
        <w:r>
          <w:rPr>
            <w:rFonts w:hint="eastAsia" w:ascii="Times New Roman" w:hAnsi="Times New Roman"/>
            <w:szCs w:val="24"/>
          </w:rPr>
          <w:delText>extra="tpmlocality=2"</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199" w:author="Janusio" w:date="2018-03-10T14:05:45Z"/>
          <w:rFonts w:hint="eastAsia" w:ascii="Times New Roman" w:hAnsi="Times New Roman"/>
          <w:szCs w:val="24"/>
        </w:rPr>
      </w:pPr>
      <w:del w:id="6200" w:author="Janusio" w:date="2018-03-10T14:05:45Z">
        <w:r>
          <w:rPr>
            <w:rFonts w:hint="eastAsia" w:ascii="Times New Roman" w:hAnsi="Times New Roman"/>
            <w:szCs w:val="24"/>
          </w:rPr>
          <w:delText>memory=8</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01" w:author="Janusio" w:date="2018-03-10T14:05:45Z"/>
          <w:rFonts w:hint="eastAsia" w:ascii="Times New Roman" w:hAnsi="Times New Roman"/>
          <w:szCs w:val="24"/>
        </w:rPr>
      </w:pPr>
      <w:del w:id="6202" w:author="Janusio" w:date="2018-03-10T14:05:45Z">
        <w:r>
          <w:rPr>
            <w:rFonts w:hint="eastAsia" w:ascii="Times New Roman" w:hAnsi="Times New Roman"/>
            <w:szCs w:val="24"/>
          </w:rPr>
          <w:delText>disk=["file:file://root/xen-images/vtpmmgr-stubdom.img,hda,w"]</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03" w:author="Janusio" w:date="2018-03-10T14:05:45Z"/>
          <w:rFonts w:hint="eastAsia" w:ascii="Times New Roman" w:hAnsi="Times New Roman"/>
          <w:szCs w:val="24"/>
        </w:rPr>
      </w:pPr>
      <w:del w:id="6204" w:author="Janusio" w:date="2018-03-10T14:05:45Z">
        <w:r>
          <w:rPr>
            <w:rFonts w:hint="eastAsia" w:ascii="Times New Roman" w:hAnsi="Times New Roman"/>
            <w:szCs w:val="24"/>
          </w:rPr>
          <w:delText>iomem=["fed42,1"]</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05" w:author="Janusio" w:date="2018-03-10T14:05:45Z"/>
          <w:rFonts w:hint="eastAsia" w:ascii="Times New Roman" w:hAnsi="Times New Roman"/>
          <w:szCs w:val="24"/>
        </w:rPr>
      </w:pPr>
      <w:del w:id="6206" w:author="Janusio" w:date="2018-03-10T14:05:45Z">
        <w:r>
          <w:rPr>
            <w:rFonts w:hint="eastAsia" w:ascii="Times New Roman" w:hAnsi="Times New Roman"/>
            <w:szCs w:val="24"/>
          </w:rPr>
          <w:delText>……</w:delText>
        </w:r>
      </w:del>
    </w:p>
    <w:p>
      <w:pPr>
        <w:pStyle w:val="3"/>
        <w:ind w:firstLine="0" w:firstLineChars="0"/>
        <w:rPr>
          <w:del w:id="6207" w:author="Janusio" w:date="2018-03-10T14:05:45Z"/>
          <w:rFonts w:hint="eastAsia" w:ascii="Times New Roman" w:hAnsi="Times New Roman" w:eastAsia="黑体"/>
          <w:b/>
          <w:szCs w:val="28"/>
          <w:lang w:val="en-US" w:eastAsia="zh-CN"/>
        </w:rPr>
      </w:pPr>
      <w:del w:id="6208" w:author="Janusio" w:date="2018-03-10T14:05:45Z">
        <w:r>
          <w:rPr>
            <w:rFonts w:hint="eastAsia" w:ascii="Times New Roman" w:hAnsi="Times New Roman" w:eastAsia="黑体"/>
            <w:b/>
            <w:szCs w:val="28"/>
            <w:lang w:val="en-US" w:eastAsia="zh-CN"/>
          </w:rPr>
          <w:delText>基于Xen的TVP-QT实验</w:delText>
        </w:r>
      </w:del>
    </w:p>
    <w:p>
      <w:pPr>
        <w:pStyle w:val="4"/>
        <w:spacing w:line="360" w:lineRule="auto"/>
        <w:ind w:firstLine="0" w:firstLineChars="0"/>
        <w:rPr>
          <w:del w:id="6209" w:author="Janusio" w:date="2018-03-10T14:05:45Z"/>
          <w:rFonts w:hint="eastAsia" w:ascii="Times New Roman" w:hAnsi="Times New Roman" w:eastAsia="黑体"/>
          <w:b/>
          <w:szCs w:val="24"/>
        </w:rPr>
      </w:pPr>
      <w:del w:id="6210" w:author="Janusio" w:date="2018-03-10T14:05:45Z">
        <w:r>
          <w:rPr>
            <w:rFonts w:hint="eastAsia" w:ascii="Times New Roman" w:hAnsi="Times New Roman" w:eastAsia="黑体"/>
            <w:b/>
            <w:szCs w:val="24"/>
            <w:lang w:val="en-US" w:eastAsia="zh-CN"/>
          </w:rPr>
          <w:delText>实验环境</w:delText>
        </w:r>
      </w:del>
    </w:p>
    <w:p>
      <w:pPr>
        <w:pStyle w:val="27"/>
        <w:spacing w:line="360" w:lineRule="auto"/>
        <w:ind w:firstLine="420" w:firstLineChars="0"/>
        <w:rPr>
          <w:del w:id="6211" w:author="Janusio" w:date="2018-03-10T14:05:45Z"/>
          <w:rFonts w:hint="eastAsia" w:ascii="Times New Roman" w:hAnsi="Times New Roman"/>
          <w:szCs w:val="24"/>
        </w:rPr>
      </w:pPr>
      <w:del w:id="6212" w:author="Janusio" w:date="2018-03-10T14:05:45Z">
        <w:r>
          <w:rPr>
            <w:rFonts w:hint="eastAsia" w:ascii="Times New Roman" w:hAnsi="Times New Roman"/>
            <w:szCs w:val="24"/>
            <w:lang w:val="en-US" w:eastAsia="zh-CN"/>
          </w:rPr>
          <w:delText>本文</w:delText>
        </w:r>
      </w:del>
      <w:del w:id="6213" w:author="Janusio" w:date="2018-03-10T14:05:45Z">
        <w:r>
          <w:rPr>
            <w:rFonts w:hint="eastAsia" w:ascii="Times New Roman" w:hAnsi="Times New Roman"/>
            <w:szCs w:val="24"/>
          </w:rPr>
          <w:delText>基于Xen实现了TVP-QT的原型系统，并进行仿真实现和结果分析，对TVP-QT信任链进行有效性验证和性能测试。下面对仿真实验的环境进行描述。</w:delText>
        </w:r>
      </w:del>
    </w:p>
    <w:p>
      <w:pPr>
        <w:pStyle w:val="27"/>
        <w:spacing w:line="360" w:lineRule="auto"/>
        <w:ind w:firstLine="420" w:firstLineChars="0"/>
        <w:rPr>
          <w:del w:id="6214" w:author="Janusio" w:date="2018-03-10T14:05:45Z"/>
          <w:rFonts w:hint="eastAsia" w:ascii="Times New Roman" w:hAnsi="Times New Roman"/>
          <w:szCs w:val="24"/>
        </w:rPr>
      </w:pPr>
      <w:del w:id="6215" w:author="Janusio" w:date="2018-03-10T14:05:45Z">
        <w:r>
          <w:rPr>
            <w:rFonts w:hint="eastAsia" w:ascii="Times New Roman" w:hAnsi="Times New Roman"/>
            <w:szCs w:val="24"/>
          </w:rPr>
          <w:delText>使用TPM-Emulator对TPM功能进行仿真模拟，实验的Xen VMM版本为Xen4.4.0[</w:delText>
        </w:r>
      </w:del>
      <w:del w:id="6216" w:author="Janusio" w:date="2018-03-10T14:05:45Z">
        <w:r>
          <w:rPr>
            <w:rFonts w:hint="eastAsia" w:ascii="Times New Roman" w:hAnsi="Times New Roman"/>
            <w:szCs w:val="24"/>
            <w:lang w:val="en-US" w:eastAsia="zh-CN"/>
          </w:rPr>
          <w:delText>40</w:delText>
        </w:r>
      </w:del>
      <w:del w:id="6217" w:author="Janusio" w:date="2018-03-10T14:05:45Z">
        <w:r>
          <w:rPr>
            <w:rFonts w:hint="eastAsia" w:ascii="Times New Roman" w:hAnsi="Times New Roman"/>
            <w:szCs w:val="24"/>
          </w:rPr>
          <w:delText>][</w:delText>
        </w:r>
      </w:del>
      <w:del w:id="6218" w:author="Janusio" w:date="2018-03-10T14:05:45Z">
        <w:r>
          <w:rPr>
            <w:rFonts w:hint="eastAsia" w:ascii="Times New Roman" w:hAnsi="Times New Roman"/>
            <w:szCs w:val="24"/>
            <w:lang w:val="en-US" w:eastAsia="zh-CN"/>
          </w:rPr>
          <w:delText>41</w:delText>
        </w:r>
      </w:del>
      <w:del w:id="6219" w:author="Janusio" w:date="2018-03-10T14:05:45Z">
        <w:r>
          <w:rPr>
            <w:rFonts w:hint="eastAsia" w:ascii="Times New Roman" w:hAnsi="Times New Roman"/>
            <w:szCs w:val="24"/>
          </w:rPr>
          <w:delText>]，实验物理平台的配置为Intel Core i3 @3.4GHz处理器，内存为8GB，物理存储为1T。Dom0采用Ubuntu LTS14.04，内核版本为Linux3.19.0，DomU使用类型为Ubuntu LTS14.04的半虚拟化虚拟机，内存为4GB，并且部署不同的应用作为仿真实验的测试对比。</w:delText>
        </w:r>
      </w:del>
    </w:p>
    <w:p>
      <w:pPr>
        <w:pStyle w:val="27"/>
        <w:spacing w:line="360" w:lineRule="auto"/>
        <w:ind w:firstLine="420" w:firstLineChars="0"/>
        <w:rPr>
          <w:del w:id="6220" w:author="Janusio" w:date="2018-03-10T14:05:45Z"/>
          <w:rFonts w:hint="eastAsia" w:ascii="Times New Roman" w:hAnsi="Times New Roman"/>
          <w:szCs w:val="24"/>
        </w:rPr>
      </w:pPr>
      <w:del w:id="6221" w:author="Janusio" w:date="2018-03-10T14:05:45Z">
        <w:r>
          <w:rPr>
            <w:rFonts w:hint="eastAsia" w:ascii="Times New Roman" w:hAnsi="Times New Roman"/>
            <w:szCs w:val="24"/>
          </w:rPr>
          <w:delText>下表为TVP-QT实验环境所用物理平台和DomU类型为Ubuntu的具体配置信息：</w:delText>
        </w:r>
      </w:del>
    </w:p>
    <w:p>
      <w:pPr>
        <w:pStyle w:val="27"/>
        <w:spacing w:line="360" w:lineRule="auto"/>
        <w:ind w:firstLine="420" w:firstLineChars="0"/>
        <w:jc w:val="center"/>
        <w:rPr>
          <w:del w:id="6222" w:author="Janusio" w:date="2018-03-10T14:05:45Z"/>
          <w:rFonts w:hint="eastAsia" w:ascii="Times New Roman" w:hAnsi="Times New Roman"/>
          <w:szCs w:val="24"/>
        </w:rPr>
      </w:pPr>
      <w:del w:id="6223" w:author="Janusio" w:date="2018-03-10T14:05:45Z">
        <w:r>
          <w:rPr>
            <w:rFonts w:hint="eastAsia" w:ascii="Times New Roman" w:hAnsi="Times New Roman"/>
            <w:szCs w:val="24"/>
            <w:lang w:val="en-US" w:eastAsia="zh-CN"/>
          </w:rPr>
          <w:delText xml:space="preserve">表3.2 </w:delText>
        </w:r>
      </w:del>
      <w:del w:id="6224" w:author="Janusio" w:date="2018-03-10T14:05:45Z">
        <w:r>
          <w:rPr>
            <w:rFonts w:hint="eastAsia" w:ascii="Times New Roman" w:hAnsi="Times New Roman"/>
            <w:szCs w:val="24"/>
          </w:rPr>
          <w:delText>物理平台(Dom0)和用户虚拟机(DomU-Ubuntu)配置</w:delText>
        </w:r>
      </w:del>
    </w:p>
    <w:tbl>
      <w:tblPr>
        <w:tblStyle w:val="24"/>
        <w:tblW w:w="82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853"/>
        <w:gridCol w:w="3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6225" w:author="Janusio" w:date="2018-03-10T14:05:45Z"/>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26" w:author="Janusio" w:date="2018-03-10T14:05:45Z"/>
                <w:rFonts w:hint="eastAsia" w:ascii="Times New Roman" w:hAnsi="Times New Roman"/>
                <w:color w:val="auto"/>
              </w:rPr>
            </w:pPr>
            <w:del w:id="6227" w:author="Janusio" w:date="2018-03-10T14:05:45Z">
              <w:r>
                <w:rPr>
                  <w:rFonts w:hint="eastAsia" w:ascii="Times New Roman" w:hAnsi="Times New Roman"/>
                  <w:color w:val="auto"/>
                </w:rPr>
                <w:delText>配置项</w:delText>
              </w:r>
            </w:del>
          </w:p>
        </w:tc>
        <w:tc>
          <w:tcPr>
            <w:tcW w:w="2853"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28" w:author="Janusio" w:date="2018-03-10T14:05:45Z"/>
                <w:rFonts w:hint="eastAsia" w:ascii="Times New Roman" w:hAnsi="Times New Roman"/>
                <w:color w:val="auto"/>
              </w:rPr>
            </w:pPr>
            <w:del w:id="6229" w:author="Janusio" w:date="2018-03-10T14:05:45Z">
              <w:r>
                <w:rPr>
                  <w:rFonts w:hint="eastAsia" w:ascii="Times New Roman" w:hAnsi="Times New Roman"/>
                  <w:color w:val="auto"/>
                </w:rPr>
                <w:delText>物理平台(Dom0特权域)</w:delText>
              </w:r>
            </w:del>
          </w:p>
        </w:tc>
        <w:tc>
          <w:tcPr>
            <w:tcW w:w="332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30" w:author="Janusio" w:date="2018-03-10T14:05:45Z"/>
                <w:rFonts w:hint="eastAsia" w:ascii="Times New Roman" w:hAnsi="Times New Roman"/>
                <w:color w:val="auto"/>
              </w:rPr>
            </w:pPr>
            <w:del w:id="6231" w:author="Janusio" w:date="2018-03-10T14:05:45Z">
              <w:r>
                <w:rPr>
                  <w:rFonts w:hint="eastAsia" w:ascii="Times New Roman" w:hAnsi="Times New Roman"/>
                  <w:color w:val="auto"/>
                </w:rPr>
                <w:delText>用户虚拟机(DomU-Ubuntu)</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6232" w:author="Janusio" w:date="2018-03-10T14:05:45Z"/>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33" w:author="Janusio" w:date="2018-03-10T14:05:45Z"/>
                <w:rFonts w:hint="eastAsia" w:ascii="Times New Roman" w:hAnsi="Times New Roman"/>
                <w:color w:val="auto"/>
              </w:rPr>
            </w:pPr>
            <w:del w:id="6234" w:author="Janusio" w:date="2018-03-10T14:05:45Z">
              <w:r>
                <w:rPr>
                  <w:rFonts w:hint="eastAsia" w:ascii="Times New Roman" w:hAnsi="Times New Roman"/>
                  <w:color w:val="auto"/>
                </w:rPr>
                <w:delText>CPU</w:delText>
              </w:r>
            </w:del>
          </w:p>
        </w:tc>
        <w:tc>
          <w:tcPr>
            <w:tcW w:w="2853"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35" w:author="Janusio" w:date="2018-03-10T14:05:45Z"/>
                <w:rFonts w:hint="eastAsia" w:ascii="Times New Roman" w:hAnsi="Times New Roman"/>
                <w:color w:val="auto"/>
              </w:rPr>
            </w:pPr>
            <w:del w:id="6236" w:author="Janusio" w:date="2018-03-10T14:05:45Z">
              <w:r>
                <w:rPr>
                  <w:rFonts w:ascii="Times New Roman" w:hAnsi="Times New Roman"/>
                  <w:color w:val="auto"/>
                </w:rPr>
                <w:delText>Intel Core i3 @3.4GHz</w:delText>
              </w:r>
            </w:del>
          </w:p>
        </w:tc>
        <w:tc>
          <w:tcPr>
            <w:tcW w:w="332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37" w:author="Janusio" w:date="2018-03-10T14:05:45Z"/>
                <w:rFonts w:hint="eastAsia" w:ascii="Times New Roman" w:hAnsi="Times New Roman"/>
                <w:color w:val="auto"/>
              </w:rPr>
            </w:pPr>
            <w:del w:id="6238" w:author="Janusio" w:date="2018-03-10T14:05:45Z">
              <w:r>
                <w:rPr>
                  <w:rFonts w:ascii="Times New Roman" w:hAnsi="Times New Roman"/>
                  <w:color w:val="auto"/>
                </w:rPr>
                <w:delText>Intel Core i3 @3.4GHz</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6239" w:author="Janusio" w:date="2018-03-10T14:05:45Z"/>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40" w:author="Janusio" w:date="2018-03-10T14:05:45Z"/>
                <w:rFonts w:hint="eastAsia" w:ascii="Times New Roman" w:hAnsi="Times New Roman"/>
                <w:color w:val="auto"/>
              </w:rPr>
            </w:pPr>
            <w:del w:id="6241" w:author="Janusio" w:date="2018-03-10T14:05:45Z">
              <w:r>
                <w:rPr>
                  <w:rFonts w:hint="eastAsia" w:ascii="Times New Roman" w:hAnsi="Times New Roman"/>
                  <w:color w:val="auto"/>
                </w:rPr>
                <w:delText>内核版本</w:delText>
              </w:r>
            </w:del>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42" w:author="Janusio" w:date="2018-03-10T14:05:45Z"/>
                <w:rFonts w:hint="eastAsia" w:ascii="Times New Roman" w:hAnsi="Times New Roman"/>
                <w:color w:val="auto"/>
              </w:rPr>
            </w:pPr>
            <w:del w:id="6243" w:author="Janusio" w:date="2018-03-10T14:05:45Z">
              <w:r>
                <w:rPr>
                  <w:rFonts w:ascii="Times New Roman" w:hAnsi="Times New Roman"/>
                  <w:color w:val="auto"/>
                </w:rPr>
                <w:delText>Linux3.19.0</w:delText>
              </w:r>
            </w:del>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44" w:author="Janusio" w:date="2018-03-10T14:05:45Z"/>
                <w:rFonts w:hint="eastAsia" w:ascii="Times New Roman" w:hAnsi="Times New Roman"/>
                <w:color w:val="auto"/>
              </w:rPr>
            </w:pPr>
            <w:del w:id="6245" w:author="Janusio" w:date="2018-03-10T14:05:45Z">
              <w:r>
                <w:rPr>
                  <w:rFonts w:ascii="Times New Roman" w:hAnsi="Times New Roman"/>
                  <w:color w:val="auto"/>
                </w:rPr>
                <w:delText>Linux3.19.0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6246" w:author="Janusio" w:date="2018-03-10T14:05:45Z"/>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47" w:author="Janusio" w:date="2018-03-10T14:05:45Z"/>
                <w:rFonts w:hint="eastAsia" w:ascii="Times New Roman" w:hAnsi="Times New Roman"/>
                <w:color w:val="auto"/>
              </w:rPr>
            </w:pPr>
            <w:del w:id="6248" w:author="Janusio" w:date="2018-03-10T14:05:45Z">
              <w:r>
                <w:rPr>
                  <w:rFonts w:hint="eastAsia" w:ascii="Times New Roman" w:hAnsi="Times New Roman"/>
                  <w:color w:val="auto"/>
                </w:rPr>
                <w:delText>内存</w:delText>
              </w:r>
            </w:del>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49" w:author="Janusio" w:date="2018-03-10T14:05:45Z"/>
                <w:rFonts w:hint="eastAsia" w:ascii="Times New Roman" w:hAnsi="Times New Roman"/>
                <w:color w:val="auto"/>
              </w:rPr>
            </w:pPr>
            <w:del w:id="6250" w:author="Janusio" w:date="2018-03-10T14:05:45Z">
              <w:r>
                <w:rPr>
                  <w:rFonts w:hint="eastAsia" w:ascii="Times New Roman" w:hAnsi="Times New Roman"/>
                  <w:color w:val="auto"/>
                </w:rPr>
                <w:delText>8G</w:delText>
              </w:r>
            </w:del>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51" w:author="Janusio" w:date="2018-03-10T14:05:45Z"/>
                <w:rFonts w:hint="eastAsia" w:ascii="Times New Roman" w:hAnsi="Times New Roman"/>
                <w:color w:val="auto"/>
              </w:rPr>
            </w:pPr>
            <w:del w:id="6252" w:author="Janusio" w:date="2018-03-10T14:05:45Z">
              <w:r>
                <w:rPr>
                  <w:rFonts w:hint="eastAsia" w:ascii="Times New Roman" w:hAnsi="Times New Roman"/>
                  <w:color w:val="auto"/>
                </w:rPr>
                <w:delText>4G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6253" w:author="Janusio" w:date="2018-03-10T14:05:45Z"/>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54" w:author="Janusio" w:date="2018-03-10T14:05:45Z"/>
                <w:rFonts w:hint="eastAsia" w:ascii="Times New Roman" w:hAnsi="Times New Roman"/>
                <w:color w:val="auto"/>
              </w:rPr>
            </w:pPr>
            <w:del w:id="6255" w:author="Janusio" w:date="2018-03-10T14:05:45Z">
              <w:r>
                <w:rPr>
                  <w:rFonts w:hint="eastAsia" w:ascii="Times New Roman" w:hAnsi="Times New Roman"/>
                  <w:color w:val="auto"/>
                </w:rPr>
                <w:delText>二级缓存</w:delText>
              </w:r>
            </w:del>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56" w:author="Janusio" w:date="2018-03-10T14:05:45Z"/>
                <w:rFonts w:hint="eastAsia" w:ascii="Times New Roman" w:hAnsi="Times New Roman"/>
                <w:color w:val="auto"/>
              </w:rPr>
            </w:pPr>
            <w:del w:id="6257" w:author="Janusio" w:date="2018-03-10T14:05:45Z">
              <w:r>
                <w:rPr>
                  <w:rFonts w:hint="eastAsia" w:ascii="Times New Roman" w:hAnsi="Times New Roman"/>
                  <w:color w:val="auto"/>
                </w:rPr>
                <w:delText>4M</w:delText>
              </w:r>
            </w:del>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58" w:author="Janusio" w:date="2018-03-10T14:05:45Z"/>
                <w:rFonts w:hint="eastAsia" w:ascii="Times New Roman" w:hAnsi="Times New Roman"/>
                <w:color w:val="auto"/>
              </w:rPr>
            </w:pPr>
            <w:del w:id="6259" w:author="Janusio" w:date="2018-03-10T14:05:45Z">
              <w:r>
                <w:rPr>
                  <w:rFonts w:hint="eastAsia" w:ascii="Times New Roman" w:hAnsi="Times New Roman"/>
                  <w:color w:val="auto"/>
                </w:rPr>
                <w:delText>4M</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6260" w:author="Janusio" w:date="2018-03-10T14:05:45Z"/>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61" w:author="Janusio" w:date="2018-03-10T14:05:45Z"/>
                <w:rFonts w:hint="eastAsia" w:ascii="Times New Roman" w:hAnsi="Times New Roman"/>
                <w:color w:val="auto"/>
              </w:rPr>
            </w:pPr>
            <w:del w:id="6262" w:author="Janusio" w:date="2018-03-10T14:05:45Z">
              <w:r>
                <w:rPr>
                  <w:rFonts w:hint="eastAsia" w:ascii="Times New Roman" w:hAnsi="Times New Roman"/>
                  <w:color w:val="auto"/>
                </w:rPr>
                <w:delText>硬盘容量</w:delText>
              </w:r>
            </w:del>
          </w:p>
        </w:tc>
        <w:tc>
          <w:tcPr>
            <w:tcW w:w="2853"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63" w:author="Janusio" w:date="2018-03-10T14:05:45Z"/>
                <w:rFonts w:hint="eastAsia" w:ascii="Times New Roman" w:hAnsi="Times New Roman"/>
                <w:color w:val="auto"/>
              </w:rPr>
            </w:pPr>
            <w:del w:id="6264" w:author="Janusio" w:date="2018-03-10T14:05:45Z">
              <w:r>
                <w:rPr>
                  <w:rFonts w:hint="eastAsia" w:ascii="Times New Roman" w:hAnsi="Times New Roman"/>
                  <w:color w:val="auto"/>
                </w:rPr>
                <w:delText>1T</w:delText>
              </w:r>
            </w:del>
          </w:p>
        </w:tc>
        <w:tc>
          <w:tcPr>
            <w:tcW w:w="332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6265" w:author="Janusio" w:date="2018-03-10T14:05:45Z"/>
                <w:rFonts w:hint="eastAsia" w:ascii="Times New Roman" w:hAnsi="Times New Roman"/>
                <w:color w:val="auto"/>
              </w:rPr>
            </w:pPr>
            <w:del w:id="6266" w:author="Janusio" w:date="2018-03-10T14:05:45Z">
              <w:r>
                <w:rPr>
                  <w:rFonts w:hint="eastAsia" w:ascii="Times New Roman" w:hAnsi="Times New Roman"/>
                  <w:color w:val="auto"/>
                </w:rPr>
                <w:delText>30G</w:delText>
              </w:r>
            </w:del>
          </w:p>
        </w:tc>
      </w:tr>
    </w:tbl>
    <w:p>
      <w:pPr>
        <w:pStyle w:val="27"/>
        <w:spacing w:line="360" w:lineRule="auto"/>
        <w:ind w:firstLine="420" w:firstLineChars="0"/>
        <w:rPr>
          <w:del w:id="6267" w:author="Janusio" w:date="2018-03-10T14:05:45Z"/>
          <w:rFonts w:hint="eastAsia" w:ascii="Times New Roman" w:hAnsi="Times New Roman"/>
          <w:szCs w:val="24"/>
        </w:rPr>
      </w:pPr>
      <w:del w:id="6268" w:author="Janusio" w:date="2018-03-10T14:05:45Z">
        <w:r>
          <w:rPr>
            <w:rFonts w:hint="eastAsia" w:ascii="Times New Roman" w:hAnsi="Times New Roman"/>
            <w:szCs w:val="24"/>
          </w:rPr>
          <w:delText>以下表示在Dom0上创建DomU类型为Ubuntu LTS14.04的配置文件部分参数，以及实验所需vTPMManager域以及vTPM实例域的配置参数。</w:delText>
        </w:r>
      </w:del>
    </w:p>
    <w:p>
      <w:pPr>
        <w:pStyle w:val="27"/>
        <w:spacing w:line="360" w:lineRule="auto"/>
        <w:ind w:firstLine="420" w:firstLineChars="0"/>
        <w:rPr>
          <w:del w:id="6269" w:author="Janusio" w:date="2018-03-10T14:05:45Z"/>
          <w:rFonts w:hint="eastAsia" w:ascii="Times New Roman" w:hAnsi="Times New Roman"/>
          <w:szCs w:val="24"/>
        </w:rPr>
      </w:pPr>
      <w:del w:id="6270" w:author="Janusio" w:date="2018-03-10T14:05:45Z">
        <w:r>
          <w:rPr>
            <w:rFonts w:hint="eastAsia" w:ascii="Times New Roman" w:hAnsi="Times New Roman"/>
            <w:szCs w:val="24"/>
            <w:lang w:val="en-US" w:eastAsia="zh-CN"/>
          </w:rPr>
          <w:delText>如下为</w:delText>
        </w:r>
      </w:del>
      <w:del w:id="6271" w:author="Janusio" w:date="2018-03-10T14:05:45Z">
        <w:r>
          <w:rPr>
            <w:rFonts w:hint="eastAsia" w:ascii="Times New Roman" w:hAnsi="Times New Roman"/>
            <w:szCs w:val="24"/>
          </w:rPr>
          <w:delText>类型为Ubuntu的用户虚拟机配置：</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72" w:author="Janusio" w:date="2018-03-10T14:05:45Z"/>
          <w:rFonts w:hint="eastAsia" w:ascii="Times New Roman" w:hAnsi="Times New Roman"/>
          <w:szCs w:val="24"/>
        </w:rPr>
      </w:pPr>
      <w:del w:id="6273" w:author="Janusio" w:date="2018-03-10T14:05:45Z">
        <w:r>
          <w:rPr>
            <w:rFonts w:hint="eastAsia" w:ascii="Times New Roman" w:hAnsi="Times New Roman"/>
            <w:szCs w:val="24"/>
          </w:rPr>
          <w:delText>UbuntuTest1.cfg</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74" w:author="Janusio" w:date="2018-03-10T14:05:45Z"/>
          <w:rFonts w:hint="eastAsia" w:ascii="Times New Roman" w:hAnsi="Times New Roman"/>
          <w:szCs w:val="24"/>
        </w:rPr>
      </w:pPr>
      <w:del w:id="6275" w:author="Janusio" w:date="2018-03-10T14:05:45Z">
        <w:r>
          <w:rPr>
            <w:rFonts w:hint="eastAsia" w:ascii="Times New Roman" w:hAnsi="Times New Roman"/>
            <w:szCs w:val="24"/>
          </w:rPr>
          <w:delText>Kernel = "/boot/vmlinuz-3.19.0-25-generic"</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76" w:author="Janusio" w:date="2018-03-10T14:05:45Z"/>
          <w:rFonts w:hint="eastAsia" w:ascii="Times New Roman" w:hAnsi="Times New Roman"/>
          <w:szCs w:val="24"/>
        </w:rPr>
      </w:pPr>
      <w:del w:id="6277" w:author="Janusio" w:date="2018-03-10T14:05:45Z">
        <w:r>
          <w:rPr>
            <w:rFonts w:hint="eastAsia" w:ascii="Times New Roman" w:hAnsi="Times New Roman"/>
            <w:szCs w:val="24"/>
          </w:rPr>
          <w:delText>ramdisk = "/root/xen-image/UbuntuTest1.img"</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78" w:author="Janusio" w:date="2018-03-10T14:05:45Z"/>
          <w:rFonts w:hint="eastAsia" w:ascii="Times New Roman" w:hAnsi="Times New Roman"/>
          <w:szCs w:val="24"/>
        </w:rPr>
      </w:pPr>
      <w:del w:id="6279" w:author="Janusio" w:date="2018-03-10T14:05:45Z">
        <w:r>
          <w:rPr>
            <w:rFonts w:hint="eastAsia" w:ascii="Times New Roman" w:hAnsi="Times New Roman"/>
            <w:szCs w:val="24"/>
          </w:rPr>
          <w:delText>name = "UbuntuTest1"</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80" w:author="Janusio" w:date="2018-03-10T14:05:45Z"/>
          <w:rFonts w:hint="eastAsia" w:ascii="Times New Roman" w:hAnsi="Times New Roman"/>
          <w:szCs w:val="24"/>
        </w:rPr>
      </w:pPr>
      <w:del w:id="6281" w:author="Janusio" w:date="2018-03-10T14:05:45Z">
        <w:r>
          <w:rPr>
            <w:rFonts w:hint="eastAsia" w:ascii="Times New Roman" w:hAnsi="Times New Roman"/>
            <w:szCs w:val="24"/>
          </w:rPr>
          <w:delText>memory = "4096"</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82" w:author="Janusio" w:date="2018-03-10T14:05:45Z"/>
          <w:rFonts w:hint="eastAsia" w:ascii="Times New Roman" w:hAnsi="Times New Roman"/>
          <w:szCs w:val="24"/>
        </w:rPr>
      </w:pPr>
      <w:del w:id="6283" w:author="Janusio" w:date="2018-03-10T14:05:45Z">
        <w:r>
          <w:rPr>
            <w:rFonts w:hint="eastAsia" w:ascii="Times New Roman" w:hAnsi="Times New Roman"/>
            <w:szCs w:val="24"/>
          </w:rPr>
          <w:delText>disk = [ 'file:/root/xen-image/UbuntuTest1.img,sda1,w' ]</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84" w:author="Janusio" w:date="2018-03-10T14:05:45Z"/>
          <w:rFonts w:hint="eastAsia" w:ascii="Times New Roman" w:hAnsi="Times New Roman"/>
          <w:szCs w:val="24"/>
        </w:rPr>
      </w:pPr>
      <w:del w:id="6285" w:author="Janusio" w:date="2018-03-10T14:05:45Z">
        <w:r>
          <w:rPr>
            <w:rFonts w:hint="eastAsia" w:ascii="Times New Roman" w:hAnsi="Times New Roman"/>
            <w:szCs w:val="24"/>
          </w:rPr>
          <w:delText>vtpm=["backend=vtpm-UbuntuTest1"]</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86" w:author="Janusio" w:date="2018-03-10T14:05:45Z"/>
          <w:rFonts w:hint="eastAsia" w:ascii="Times New Roman" w:hAnsi="Times New Roman"/>
          <w:szCs w:val="24"/>
        </w:rPr>
      </w:pPr>
      <w:del w:id="6287" w:author="Janusio" w:date="2018-03-10T14:05:45Z">
        <w:r>
          <w:rPr>
            <w:rFonts w:hint="eastAsia" w:ascii="Times New Roman" w:hAnsi="Times New Roman"/>
            <w:szCs w:val="24"/>
          </w:rPr>
          <w:delText>.……</w:delText>
        </w:r>
      </w:del>
    </w:p>
    <w:p>
      <w:pPr>
        <w:pStyle w:val="27"/>
        <w:spacing w:line="360" w:lineRule="auto"/>
        <w:ind w:firstLine="420" w:firstLineChars="0"/>
        <w:rPr>
          <w:del w:id="6288" w:author="Janusio" w:date="2018-03-10T14:05:45Z"/>
          <w:rFonts w:hint="eastAsia" w:ascii="Times New Roman" w:hAnsi="Times New Roman"/>
          <w:szCs w:val="24"/>
          <w:lang w:eastAsia="zh-CN"/>
        </w:rPr>
      </w:pPr>
      <w:del w:id="6289" w:author="Janusio" w:date="2018-03-10T14:05:45Z">
        <w:r>
          <w:rPr>
            <w:rFonts w:hint="eastAsia" w:ascii="Times New Roman" w:hAnsi="Times New Roman"/>
            <w:szCs w:val="24"/>
            <w:lang w:val="en-US" w:eastAsia="zh-CN"/>
          </w:rPr>
          <w:delText>如下</w:delText>
        </w:r>
      </w:del>
      <w:del w:id="6290" w:author="Janusio" w:date="2018-03-10T14:05:45Z">
        <w:r>
          <w:rPr>
            <w:rFonts w:hint="eastAsia" w:ascii="Times New Roman" w:hAnsi="Times New Roman"/>
            <w:szCs w:val="24"/>
          </w:rPr>
          <w:delText>为UbuntuTest1对应的vTPM实例配置文件</w:delText>
        </w:r>
      </w:del>
      <w:del w:id="6291" w:author="Janusio" w:date="2018-03-10T14:05:45Z">
        <w:r>
          <w:rPr>
            <w:rFonts w:hint="eastAsia" w:ascii="Times New Roman" w:hAnsi="Times New Roman"/>
            <w:szCs w:val="24"/>
            <w:lang w:eastAsia="zh-CN"/>
          </w:rPr>
          <w:delText>：</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92" w:author="Janusio" w:date="2018-03-10T14:05:45Z"/>
          <w:rFonts w:hint="eastAsia" w:ascii="Times New Roman" w:hAnsi="Times New Roman"/>
          <w:szCs w:val="24"/>
        </w:rPr>
      </w:pPr>
      <w:del w:id="6293" w:author="Janusio" w:date="2018-03-10T14:05:45Z">
        <w:r>
          <w:rPr>
            <w:rFonts w:hint="eastAsia" w:ascii="Times New Roman" w:hAnsi="Times New Roman"/>
            <w:szCs w:val="24"/>
          </w:rPr>
          <w:delText>vtpm-UbuntuTest1.cfg</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94" w:author="Janusio" w:date="2018-03-10T14:05:45Z"/>
          <w:rFonts w:hint="eastAsia" w:ascii="Times New Roman" w:hAnsi="Times New Roman"/>
          <w:szCs w:val="24"/>
        </w:rPr>
      </w:pPr>
      <w:del w:id="6295" w:author="Janusio" w:date="2018-03-10T14:05:45Z">
        <w:r>
          <w:rPr>
            <w:rFonts w:hint="eastAsia" w:ascii="Times New Roman" w:hAnsi="Times New Roman"/>
            <w:szCs w:val="24"/>
          </w:rPr>
          <w:delText>name="vtpm-UbuntuTest1"</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96" w:author="Janusio" w:date="2018-03-10T14:05:45Z"/>
          <w:rFonts w:hint="eastAsia" w:ascii="Times New Roman" w:hAnsi="Times New Roman"/>
          <w:szCs w:val="24"/>
        </w:rPr>
      </w:pPr>
      <w:del w:id="6297" w:author="Janusio" w:date="2018-03-10T14:05:45Z">
        <w:r>
          <w:rPr>
            <w:rFonts w:hint="eastAsia" w:ascii="Times New Roman" w:hAnsi="Times New Roman"/>
            <w:szCs w:val="24"/>
          </w:rPr>
          <w:delText>Kernel="/usr/lib/xen/boot/vtpm-stubdom.gz"</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298" w:author="Janusio" w:date="2018-03-10T14:05:45Z"/>
          <w:rFonts w:hint="eastAsia" w:ascii="Times New Roman" w:hAnsi="Times New Roman"/>
          <w:szCs w:val="24"/>
        </w:rPr>
      </w:pPr>
      <w:del w:id="6299" w:author="Janusio" w:date="2018-03-10T14:05:45Z">
        <w:r>
          <w:rPr>
            <w:rFonts w:hint="eastAsia" w:ascii="Times New Roman" w:hAnsi="Times New Roman"/>
            <w:szCs w:val="24"/>
          </w:rPr>
          <w:delText>extra="loglevel=debug"</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300" w:author="Janusio" w:date="2018-03-10T14:05:45Z"/>
          <w:rFonts w:hint="eastAsia" w:ascii="Times New Roman" w:hAnsi="Times New Roman"/>
          <w:szCs w:val="24"/>
        </w:rPr>
      </w:pPr>
      <w:del w:id="6301" w:author="Janusio" w:date="2018-03-10T14:05:45Z">
        <w:r>
          <w:rPr>
            <w:rFonts w:hint="eastAsia" w:ascii="Times New Roman" w:hAnsi="Times New Roman"/>
            <w:szCs w:val="24"/>
          </w:rPr>
          <w:delText>memory=8</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302" w:author="Janusio" w:date="2018-03-10T14:05:45Z"/>
          <w:rFonts w:hint="eastAsia" w:ascii="Times New Roman" w:hAnsi="Times New Roman"/>
          <w:szCs w:val="24"/>
        </w:rPr>
      </w:pPr>
      <w:del w:id="6303" w:author="Janusio" w:date="2018-03-10T14:05:45Z">
        <w:r>
          <w:rPr>
            <w:rFonts w:hint="eastAsia" w:ascii="Times New Roman" w:hAnsi="Times New Roman"/>
            <w:szCs w:val="24"/>
          </w:rPr>
          <w:delText>disk=["file://root/xen-images/vtpm-UbuntuTest1.img,sda1,w"]</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304" w:author="Janusio" w:date="2018-03-10T14:05:45Z"/>
          <w:rFonts w:hint="eastAsia" w:ascii="Times New Roman" w:hAnsi="Times New Roman"/>
          <w:szCs w:val="24"/>
        </w:rPr>
      </w:pPr>
      <w:del w:id="6305" w:author="Janusio" w:date="2018-03-10T14:05:45Z">
        <w:r>
          <w:rPr>
            <w:rFonts w:hint="eastAsia" w:ascii="Times New Roman" w:hAnsi="Times New Roman"/>
            <w:szCs w:val="24"/>
          </w:rPr>
          <w:delText>vtpm=["backend=vtpmmgr,uuid=ac0a5b9e-cbe2-4c07-b43b-1d69e46fb839"]</w:delText>
        </w:r>
      </w:del>
    </w:p>
    <w:p>
      <w:pPr>
        <w:pStyle w:val="27"/>
        <w:pBdr>
          <w:top w:val="single" w:color="auto" w:sz="4" w:space="0"/>
          <w:left w:val="single" w:color="auto" w:sz="4" w:space="0"/>
          <w:bottom w:val="single" w:color="auto" w:sz="4" w:space="0"/>
          <w:right w:val="single" w:color="auto" w:sz="4" w:space="0"/>
        </w:pBdr>
        <w:spacing w:line="360" w:lineRule="auto"/>
        <w:ind w:firstLine="420" w:firstLineChars="0"/>
        <w:rPr>
          <w:del w:id="6306" w:author="Janusio" w:date="2018-03-10T14:05:45Z"/>
          <w:rFonts w:hint="eastAsia" w:ascii="Times New Roman" w:hAnsi="Times New Roman"/>
          <w:szCs w:val="24"/>
        </w:rPr>
      </w:pPr>
      <w:del w:id="6307" w:author="Janusio" w:date="2018-03-10T14:05:45Z">
        <w:r>
          <w:rPr>
            <w:rFonts w:hint="eastAsia" w:ascii="Times New Roman" w:hAnsi="Times New Roman"/>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ins w:id="6309" w:author="Janusio" w:date="2018-03-10T14:08:27Z"/>
        </w:rPr>
        <w:pPrChange w:id="6308" w:author="Janusio" w:date="2018-03-10T14:08:41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pPr>
        </w:pPrChange>
      </w:pPr>
      <w:ins w:id="6310" w:author="Janusio" w:date="2018-03-10T14:28:11Z">
        <w:r>
          <w:rPr>
            <w:rFonts w:hint="eastAsia"/>
            <w:lang w:val="en-US" w:eastAsia="zh-CN"/>
          </w:rPr>
          <w:t>本文</w:t>
        </w:r>
      </w:ins>
      <w:ins w:id="6311" w:author="Janusio" w:date="2018-03-10T14:08:27Z">
        <w:r>
          <w:rPr/>
          <w:t>基于Xen实现了TVP-QT的原型系统，并进行仿真实现和结果分析，对TVP-QT信任链进行有效性验证</w:t>
        </w:r>
      </w:ins>
      <w:ins w:id="6312" w:author="Janusio" w:date="2018-03-10T14:08:27Z">
        <w:r>
          <w:rPr>
            <w:rFonts w:hint="eastAsia"/>
          </w:rPr>
          <w:t>和性能测试</w:t>
        </w:r>
      </w:ins>
      <w:ins w:id="6313" w:author="Janusio" w:date="2018-03-10T14:08:27Z">
        <w:r>
          <w:rPr/>
          <w:t>。下面对仿真实验的环境进行描述。</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ins w:id="6315" w:author="Janusio" w:date="2018-03-10T14:08:27Z"/>
          <w:rFonts w:ascii="Times New Roman" w:hAnsi="Times New Roman"/>
          <w:color w:val="auto"/>
        </w:rPr>
        <w:pPrChange w:id="6314" w:author="Janusio" w:date="2018-03-10T14:08:41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textAlignment w:val="auto"/>
            <w:outlineLvl w:val="9"/>
          </w:pPr>
        </w:pPrChange>
      </w:pPr>
      <w:ins w:id="6316" w:author="Janusio" w:date="2018-03-10T14:08:27Z">
        <w:r>
          <w:rPr/>
          <w:t>使用TPM-Emulator对TPM功能进行仿真模拟，实验的Xen VMM版本为</w:t>
        </w:r>
      </w:ins>
      <w:ins w:id="6317" w:author="Janusio" w:date="2018-03-10T14:08:27Z">
        <w:r>
          <w:rPr>
            <w:rFonts w:ascii="Times New Roman" w:hAnsi="Times New Roman"/>
            <w:color w:val="auto"/>
          </w:rPr>
          <w:t>Xen4.4.0，实验物理平台的配置为Intel Core i3 @3.4GHz处理器，内存为</w:t>
        </w:r>
      </w:ins>
      <w:ins w:id="6318" w:author="Janusio" w:date="2018-03-10T14:08:27Z">
        <w:r>
          <w:rPr>
            <w:rFonts w:hint="eastAsia" w:ascii="Times New Roman" w:hAnsi="Times New Roman"/>
            <w:color w:val="auto"/>
          </w:rPr>
          <w:t>8</w:t>
        </w:r>
      </w:ins>
      <w:ins w:id="6319" w:author="Janusio" w:date="2018-03-10T14:08:27Z">
        <w:r>
          <w:rPr>
            <w:rFonts w:ascii="Times New Roman" w:hAnsi="Times New Roman"/>
            <w:color w:val="auto"/>
          </w:rPr>
          <w:t>GB，物理存储为1T。Dom0采用Ubuntu LTS14.04，内核版本为Linux3.19.0，DomU使用</w:t>
        </w:r>
      </w:ins>
      <w:ins w:id="6320" w:author="Janusio" w:date="2018-03-10T14:08:27Z">
        <w:r>
          <w:rPr>
            <w:rFonts w:hint="eastAsia" w:ascii="Times New Roman" w:hAnsi="Times New Roman"/>
            <w:color w:val="auto"/>
          </w:rPr>
          <w:t>类型</w:t>
        </w:r>
      </w:ins>
      <w:ins w:id="6321" w:author="Janusio" w:date="2018-03-10T14:08:27Z">
        <w:r>
          <w:rPr>
            <w:rFonts w:ascii="Times New Roman" w:hAnsi="Times New Roman"/>
            <w:color w:val="auto"/>
          </w:rPr>
          <w:t>为Ubuntu</w:t>
        </w:r>
      </w:ins>
      <w:ins w:id="6322" w:author="Janusio" w:date="2018-03-10T14:08:27Z">
        <w:r>
          <w:rPr>
            <w:rFonts w:hint="eastAsia" w:ascii="Times New Roman" w:hAnsi="Times New Roman"/>
            <w:color w:val="auto"/>
          </w:rPr>
          <w:t xml:space="preserve"> </w:t>
        </w:r>
      </w:ins>
      <w:ins w:id="6323" w:author="Janusio" w:date="2018-03-10T14:08:27Z">
        <w:r>
          <w:rPr>
            <w:rFonts w:ascii="Times New Roman" w:hAnsi="Times New Roman"/>
            <w:color w:val="auto"/>
          </w:rPr>
          <w:t>LTS14.0</w:t>
        </w:r>
      </w:ins>
      <w:ins w:id="6324" w:author="Janusio" w:date="2018-03-10T14:08:27Z">
        <w:r>
          <w:rPr>
            <w:rFonts w:hint="eastAsia" w:ascii="Times New Roman" w:hAnsi="Times New Roman"/>
            <w:color w:val="auto"/>
          </w:rPr>
          <w:t>4的</w:t>
        </w:r>
      </w:ins>
      <w:ins w:id="6325" w:author="Janusio" w:date="2018-03-10T14:08:27Z">
        <w:r>
          <w:rPr>
            <w:rFonts w:ascii="Times New Roman" w:hAnsi="Times New Roman"/>
            <w:color w:val="auto"/>
          </w:rPr>
          <w:t>半虚拟化虚拟机，内存为</w:t>
        </w:r>
      </w:ins>
      <w:ins w:id="6326" w:author="Janusio" w:date="2018-03-10T14:08:27Z">
        <w:r>
          <w:rPr>
            <w:rFonts w:hint="eastAsia" w:ascii="Times New Roman" w:hAnsi="Times New Roman"/>
            <w:color w:val="auto"/>
          </w:rPr>
          <w:t>4</w:t>
        </w:r>
      </w:ins>
      <w:ins w:id="6327" w:author="Janusio" w:date="2018-03-10T14:08:27Z">
        <w:r>
          <w:rPr>
            <w:rFonts w:ascii="Times New Roman" w:hAnsi="Times New Roman"/>
            <w:color w:val="auto"/>
          </w:rPr>
          <w:t>GB，并且部署不同的应用作为仿真实验的测试对比。</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328" w:author="Janusio" w:date="2018-03-10T14:30:12Z"/>
          <w:rFonts w:hint="eastAsia" w:ascii="Times New Roman" w:hAnsi="Times New Roman"/>
          <w:color w:val="auto"/>
        </w:rPr>
      </w:pPr>
      <w:ins w:id="6329" w:author="Janusio" w:date="2018-03-10T14:08:27Z">
        <w:r>
          <w:rPr>
            <w:rFonts w:hint="eastAsia" w:ascii="Times New Roman" w:hAnsi="Times New Roman"/>
            <w:color w:val="auto"/>
          </w:rPr>
          <w:t>下表为TVP-QT实验环境所用物理平台和DomU类型为Ubuntu的具体配置信息：</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ins w:id="6331" w:author="Janusio" w:date="2018-03-10T14:29:06Z"/>
          <w:rFonts w:hint="eastAsia" w:ascii="Times New Roman" w:hAnsi="Times New Roman"/>
          <w:color w:val="auto"/>
        </w:rPr>
        <w:pPrChange w:id="6330" w:author="Janusio" w:date="2018-03-10T14:30:32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360" w:firstLineChars="200"/>
            <w:textAlignment w:val="auto"/>
            <w:outlineLvl w:val="9"/>
          </w:pPr>
        </w:pPrChange>
      </w:pPr>
      <w:ins w:id="6332" w:author="Janusio" w:date="2018-03-10T14:30:18Z">
        <w:r>
          <w:rPr>
            <w:rFonts w:hint="eastAsia"/>
            <w:sz w:val="22"/>
            <w:szCs w:val="22"/>
            <w:lang w:val="en-US" w:eastAsia="zh-CN"/>
            <w:rPrChange w:id="6333" w:author="Janusio" w:date="2018-03-10T14:30:27Z">
              <w:rPr>
                <w:rFonts w:hint="eastAsia"/>
                <w:lang w:val="en-US" w:eastAsia="zh-CN"/>
              </w:rPr>
            </w:rPrChange>
          </w:rPr>
          <w:t>表</w:t>
        </w:r>
      </w:ins>
      <w:ins w:id="6335" w:author="Janusio" w:date="2018-03-10T14:30:19Z">
        <w:r>
          <w:rPr>
            <w:rFonts w:hint="eastAsia"/>
            <w:sz w:val="22"/>
            <w:szCs w:val="22"/>
            <w:lang w:val="en-US" w:eastAsia="zh-CN"/>
            <w:rPrChange w:id="6336" w:author="Janusio" w:date="2018-03-10T14:30:27Z">
              <w:rPr>
                <w:rFonts w:hint="eastAsia"/>
                <w:lang w:val="en-US" w:eastAsia="zh-CN"/>
              </w:rPr>
            </w:rPrChange>
          </w:rPr>
          <w:t>3</w:t>
        </w:r>
      </w:ins>
      <w:ins w:id="6338" w:author="Janusio" w:date="2018-03-10T14:30:20Z">
        <w:r>
          <w:rPr>
            <w:rFonts w:hint="eastAsia"/>
            <w:sz w:val="22"/>
            <w:szCs w:val="22"/>
            <w:lang w:val="en-US" w:eastAsia="zh-CN"/>
            <w:rPrChange w:id="6339" w:author="Janusio" w:date="2018-03-10T14:30:27Z">
              <w:rPr>
                <w:rFonts w:hint="eastAsia"/>
                <w:lang w:val="en-US" w:eastAsia="zh-CN"/>
              </w:rPr>
            </w:rPrChange>
          </w:rPr>
          <w:t>.2</w:t>
        </w:r>
      </w:ins>
      <w:ins w:id="6341" w:author="Janusio" w:date="2018-03-10T14:30:21Z">
        <w:r>
          <w:rPr>
            <w:rFonts w:hint="eastAsia"/>
            <w:sz w:val="22"/>
            <w:szCs w:val="22"/>
            <w:lang w:val="en-US" w:eastAsia="zh-CN"/>
            <w:rPrChange w:id="6342" w:author="Janusio" w:date="2018-03-10T14:30:27Z">
              <w:rPr>
                <w:rFonts w:hint="eastAsia"/>
                <w:lang w:val="en-US" w:eastAsia="zh-CN"/>
              </w:rPr>
            </w:rPrChange>
          </w:rPr>
          <w:t xml:space="preserve"> </w:t>
        </w:r>
      </w:ins>
      <w:ins w:id="6344" w:author="Janusio" w:date="2018-03-10T14:30:13Z">
        <w:r>
          <w:rPr>
            <w:rFonts w:hint="default"/>
            <w:sz w:val="22"/>
            <w:szCs w:val="22"/>
            <w:rPrChange w:id="6345" w:author="Janusio" w:date="2018-03-10T14:30:27Z">
              <w:rPr>
                <w:rFonts w:hint="default"/>
              </w:rPr>
            </w:rPrChange>
          </w:rPr>
          <w:t>物理平台(Dom0)和用户虚拟机(DomU-Ubuntu)配置</w:t>
        </w:r>
      </w:ins>
    </w:p>
    <w:tbl>
      <w:tblPr>
        <w:tblStyle w:val="24"/>
        <w:tblW w:w="74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6347" w:author="Janusio" w:date="2018-03-10T14:30:03Z">
          <w:tblPr>
            <w:tblStyle w:val="24"/>
            <w:tblpPr w:leftFromText="180" w:rightFromText="180" w:vertAnchor="text" w:horzAnchor="page" w:tblpX="730" w:tblpY="3006"/>
            <w:tblOverlap w:val="never"/>
            <w:tblW w:w="54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257"/>
        <w:gridCol w:w="2880"/>
        <w:gridCol w:w="3270"/>
        <w:tblGridChange w:id="6348">
          <w:tblGrid>
            <w:gridCol w:w="938"/>
            <w:gridCol w:w="2156"/>
            <w:gridCol w:w="2403"/>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350" w:author="Janusio" w:date="2018-03-10T14:30:0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349" w:author="Janusio" w:date="2018-03-10T14:29:16Z"/>
          <w:trPrChange w:id="6350" w:author="Janusio" w:date="2018-03-10T14:30:03Z">
            <w:trPr>
              <w:trHeight w:val="0" w:hRule="atLeast"/>
            </w:trPr>
          </w:trPrChange>
        </w:trPr>
        <w:tc>
          <w:tcPr>
            <w:tcW w:w="1257" w:type="dxa"/>
            <w:tcBorders>
              <w:top w:val="single" w:color="auto" w:sz="12" w:space="0"/>
              <w:left w:val="nil"/>
              <w:bottom w:val="single" w:color="auto" w:sz="4" w:space="0"/>
              <w:right w:val="nil"/>
            </w:tcBorders>
            <w:vAlign w:val="top"/>
            <w:tcPrChange w:id="6351" w:author="Janusio" w:date="2018-03-10T14:30:03Z">
              <w:tcPr>
                <w:tcW w:w="938" w:type="dxa"/>
                <w:tcBorders>
                  <w:top w:val="single" w:color="auto" w:sz="12" w:space="0"/>
                  <w:left w:val="nil"/>
                  <w:bottom w:val="single" w:color="auto" w:sz="4"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52" w:author="Janusio" w:date="2018-03-10T14:29:16Z"/>
                <w:rFonts w:hint="eastAsia" w:ascii="Times New Roman" w:hAnsi="Times New Roman"/>
                <w:color w:val="auto"/>
              </w:rPr>
            </w:pPr>
            <w:ins w:id="6353" w:author="Janusio" w:date="2018-03-10T14:29:16Z">
              <w:r>
                <w:rPr>
                  <w:rFonts w:hint="eastAsia" w:ascii="Times New Roman" w:hAnsi="Times New Roman"/>
                  <w:color w:val="auto"/>
                </w:rPr>
                <w:t>配置项</w:t>
              </w:r>
            </w:ins>
          </w:p>
        </w:tc>
        <w:tc>
          <w:tcPr>
            <w:tcW w:w="2880" w:type="dxa"/>
            <w:tcBorders>
              <w:top w:val="single" w:color="auto" w:sz="12" w:space="0"/>
              <w:left w:val="nil"/>
              <w:bottom w:val="single" w:color="auto" w:sz="4" w:space="0"/>
              <w:right w:val="nil"/>
            </w:tcBorders>
            <w:vAlign w:val="top"/>
            <w:tcPrChange w:id="6354" w:author="Janusio" w:date="2018-03-10T14:30:03Z">
              <w:tcPr>
                <w:tcW w:w="2156" w:type="dxa"/>
                <w:tcBorders>
                  <w:top w:val="single" w:color="auto" w:sz="12" w:space="0"/>
                  <w:left w:val="nil"/>
                  <w:bottom w:val="single" w:color="auto" w:sz="4"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55" w:author="Janusio" w:date="2018-03-10T14:29:16Z"/>
                <w:rFonts w:hint="eastAsia" w:ascii="Times New Roman" w:hAnsi="Times New Roman"/>
                <w:color w:val="auto"/>
              </w:rPr>
            </w:pPr>
            <w:ins w:id="6356" w:author="Janusio" w:date="2018-03-10T14:29:16Z">
              <w:r>
                <w:rPr>
                  <w:rFonts w:hint="eastAsia" w:ascii="Times New Roman" w:hAnsi="Times New Roman"/>
                  <w:color w:val="auto"/>
                </w:rPr>
                <w:t>物理平台(Dom0特权域)</w:t>
              </w:r>
            </w:ins>
          </w:p>
        </w:tc>
        <w:tc>
          <w:tcPr>
            <w:tcW w:w="3270" w:type="dxa"/>
            <w:tcBorders>
              <w:top w:val="single" w:color="auto" w:sz="12" w:space="0"/>
              <w:left w:val="nil"/>
              <w:bottom w:val="single" w:color="auto" w:sz="4" w:space="0"/>
              <w:right w:val="nil"/>
            </w:tcBorders>
            <w:vAlign w:val="top"/>
            <w:tcPrChange w:id="6357" w:author="Janusio" w:date="2018-03-10T14:30:03Z">
              <w:tcPr>
                <w:tcW w:w="2403" w:type="dxa"/>
                <w:tcBorders>
                  <w:top w:val="single" w:color="auto" w:sz="12" w:space="0"/>
                  <w:left w:val="nil"/>
                  <w:bottom w:val="single" w:color="auto" w:sz="4"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58" w:author="Janusio" w:date="2018-03-10T14:29:16Z"/>
                <w:rFonts w:hint="eastAsia" w:ascii="Times New Roman" w:hAnsi="Times New Roman"/>
                <w:color w:val="auto"/>
              </w:rPr>
            </w:pPr>
            <w:ins w:id="6359" w:author="Janusio" w:date="2018-03-10T14:29:16Z">
              <w:r>
                <w:rPr>
                  <w:rFonts w:hint="eastAsia" w:ascii="Times New Roman" w:hAnsi="Times New Roman"/>
                  <w:color w:val="auto"/>
                </w:rPr>
                <w:t>用户虚拟机(DomU-Ubuntu)</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361" w:author="Janusio" w:date="2018-03-10T14:30:0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360" w:author="Janusio" w:date="2018-03-10T14:29:16Z"/>
          <w:trPrChange w:id="6361" w:author="Janusio" w:date="2018-03-10T14:30:03Z">
            <w:trPr>
              <w:trHeight w:val="0" w:hRule="atLeast"/>
            </w:trPr>
          </w:trPrChange>
        </w:trPr>
        <w:tc>
          <w:tcPr>
            <w:tcW w:w="1257" w:type="dxa"/>
            <w:tcBorders>
              <w:top w:val="single" w:color="auto" w:sz="4" w:space="0"/>
              <w:left w:val="nil"/>
              <w:bottom w:val="nil"/>
              <w:right w:val="nil"/>
            </w:tcBorders>
            <w:vAlign w:val="top"/>
            <w:tcPrChange w:id="6362" w:author="Janusio" w:date="2018-03-10T14:30:03Z">
              <w:tcPr>
                <w:tcW w:w="938" w:type="dxa"/>
                <w:tcBorders>
                  <w:top w:val="single" w:color="auto" w:sz="4"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63" w:author="Janusio" w:date="2018-03-10T14:29:16Z"/>
                <w:rFonts w:hint="eastAsia" w:ascii="Times New Roman" w:hAnsi="Times New Roman"/>
                <w:color w:val="auto"/>
              </w:rPr>
            </w:pPr>
            <w:ins w:id="6364" w:author="Janusio" w:date="2018-03-10T14:29:16Z">
              <w:r>
                <w:rPr>
                  <w:rFonts w:hint="eastAsia" w:ascii="Times New Roman" w:hAnsi="Times New Roman"/>
                  <w:color w:val="auto"/>
                </w:rPr>
                <w:t>CPU</w:t>
              </w:r>
            </w:ins>
          </w:p>
        </w:tc>
        <w:tc>
          <w:tcPr>
            <w:tcW w:w="2880" w:type="dxa"/>
            <w:tcBorders>
              <w:top w:val="single" w:color="auto" w:sz="4" w:space="0"/>
              <w:left w:val="nil"/>
              <w:bottom w:val="nil"/>
              <w:right w:val="nil"/>
            </w:tcBorders>
            <w:vAlign w:val="top"/>
            <w:tcPrChange w:id="6365" w:author="Janusio" w:date="2018-03-10T14:30:03Z">
              <w:tcPr>
                <w:tcW w:w="2156" w:type="dxa"/>
                <w:tcBorders>
                  <w:top w:val="single" w:color="auto" w:sz="4"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66" w:author="Janusio" w:date="2018-03-10T14:29:16Z"/>
                <w:rFonts w:hint="eastAsia" w:ascii="Times New Roman" w:hAnsi="Times New Roman"/>
                <w:color w:val="auto"/>
              </w:rPr>
            </w:pPr>
            <w:ins w:id="6367" w:author="Janusio" w:date="2018-03-10T14:29:16Z">
              <w:r>
                <w:rPr>
                  <w:rFonts w:ascii="Times New Roman" w:hAnsi="Times New Roman"/>
                  <w:color w:val="auto"/>
                </w:rPr>
                <w:t>Intel Core i3 @3.4GHz</w:t>
              </w:r>
            </w:ins>
          </w:p>
        </w:tc>
        <w:tc>
          <w:tcPr>
            <w:tcW w:w="3270" w:type="dxa"/>
            <w:tcBorders>
              <w:top w:val="single" w:color="auto" w:sz="4" w:space="0"/>
              <w:left w:val="nil"/>
              <w:bottom w:val="nil"/>
              <w:right w:val="nil"/>
            </w:tcBorders>
            <w:vAlign w:val="top"/>
            <w:tcPrChange w:id="6368" w:author="Janusio" w:date="2018-03-10T14:30:03Z">
              <w:tcPr>
                <w:tcW w:w="2403" w:type="dxa"/>
                <w:tcBorders>
                  <w:top w:val="single" w:color="auto" w:sz="4"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69" w:author="Janusio" w:date="2018-03-10T14:29:16Z"/>
                <w:rFonts w:hint="eastAsia" w:ascii="Times New Roman" w:hAnsi="Times New Roman"/>
                <w:color w:val="auto"/>
              </w:rPr>
            </w:pPr>
            <w:ins w:id="6370" w:author="Janusio" w:date="2018-03-10T14:29:16Z">
              <w:r>
                <w:rPr>
                  <w:rFonts w:ascii="Times New Roman" w:hAnsi="Times New Roman"/>
                  <w:color w:val="auto"/>
                </w:rPr>
                <w:t>Intel Core i3 @3.4GHz</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372" w:author="Janusio" w:date="2018-03-10T14:30:0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371" w:author="Janusio" w:date="2018-03-10T14:29:16Z"/>
          <w:trPrChange w:id="6372" w:author="Janusio" w:date="2018-03-10T14:30:03Z">
            <w:trPr>
              <w:trHeight w:val="0" w:hRule="atLeast"/>
            </w:trPr>
          </w:trPrChange>
        </w:trPr>
        <w:tc>
          <w:tcPr>
            <w:tcW w:w="1257" w:type="dxa"/>
            <w:tcBorders>
              <w:top w:val="nil"/>
              <w:left w:val="nil"/>
              <w:bottom w:val="nil"/>
              <w:right w:val="nil"/>
            </w:tcBorders>
            <w:vAlign w:val="top"/>
            <w:tcPrChange w:id="6373" w:author="Janusio" w:date="2018-03-10T14:30:03Z">
              <w:tcPr>
                <w:tcW w:w="938"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74" w:author="Janusio" w:date="2018-03-10T14:29:16Z"/>
                <w:rFonts w:hint="eastAsia" w:ascii="Times New Roman" w:hAnsi="Times New Roman"/>
                <w:color w:val="auto"/>
              </w:rPr>
            </w:pPr>
            <w:ins w:id="6375" w:author="Janusio" w:date="2018-03-10T14:29:16Z">
              <w:r>
                <w:rPr>
                  <w:rFonts w:hint="eastAsia" w:ascii="Times New Roman" w:hAnsi="Times New Roman"/>
                  <w:color w:val="auto"/>
                </w:rPr>
                <w:t>内核版本</w:t>
              </w:r>
            </w:ins>
          </w:p>
        </w:tc>
        <w:tc>
          <w:tcPr>
            <w:tcW w:w="2880" w:type="dxa"/>
            <w:tcBorders>
              <w:top w:val="nil"/>
              <w:left w:val="nil"/>
              <w:bottom w:val="nil"/>
              <w:right w:val="nil"/>
            </w:tcBorders>
            <w:vAlign w:val="top"/>
            <w:tcPrChange w:id="6376" w:author="Janusio" w:date="2018-03-10T14:30:03Z">
              <w:tcPr>
                <w:tcW w:w="2156"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77" w:author="Janusio" w:date="2018-03-10T14:29:16Z"/>
                <w:rFonts w:hint="eastAsia" w:ascii="Times New Roman" w:hAnsi="Times New Roman"/>
                <w:color w:val="auto"/>
              </w:rPr>
            </w:pPr>
            <w:ins w:id="6378" w:author="Janusio" w:date="2018-03-10T14:29:16Z">
              <w:r>
                <w:rPr>
                  <w:rFonts w:ascii="Times New Roman" w:hAnsi="Times New Roman"/>
                  <w:color w:val="auto"/>
                </w:rPr>
                <w:t>Linux3.19.0</w:t>
              </w:r>
            </w:ins>
          </w:p>
        </w:tc>
        <w:tc>
          <w:tcPr>
            <w:tcW w:w="3270" w:type="dxa"/>
            <w:tcBorders>
              <w:top w:val="nil"/>
              <w:left w:val="nil"/>
              <w:bottom w:val="nil"/>
              <w:right w:val="nil"/>
            </w:tcBorders>
            <w:vAlign w:val="top"/>
            <w:tcPrChange w:id="6379" w:author="Janusio" w:date="2018-03-10T14:30:03Z">
              <w:tcPr>
                <w:tcW w:w="2403"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80" w:author="Janusio" w:date="2018-03-10T14:29:16Z"/>
                <w:rFonts w:hint="eastAsia" w:ascii="Times New Roman" w:hAnsi="Times New Roman"/>
                <w:color w:val="auto"/>
              </w:rPr>
            </w:pPr>
            <w:ins w:id="6381" w:author="Janusio" w:date="2018-03-10T14:29:16Z">
              <w:r>
                <w:rPr>
                  <w:rFonts w:ascii="Times New Roman" w:hAnsi="Times New Roman"/>
                  <w:color w:val="auto"/>
                </w:rPr>
                <w:t>Linux3.19.0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383" w:author="Janusio" w:date="2018-03-10T14:30:0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382" w:author="Janusio" w:date="2018-03-10T14:29:16Z"/>
          <w:trPrChange w:id="6383" w:author="Janusio" w:date="2018-03-10T14:30:03Z">
            <w:trPr>
              <w:trHeight w:val="0" w:hRule="atLeast"/>
            </w:trPr>
          </w:trPrChange>
        </w:trPr>
        <w:tc>
          <w:tcPr>
            <w:tcW w:w="1257" w:type="dxa"/>
            <w:tcBorders>
              <w:top w:val="nil"/>
              <w:left w:val="nil"/>
              <w:bottom w:val="nil"/>
              <w:right w:val="nil"/>
            </w:tcBorders>
            <w:vAlign w:val="top"/>
            <w:tcPrChange w:id="6384" w:author="Janusio" w:date="2018-03-10T14:30:03Z">
              <w:tcPr>
                <w:tcW w:w="938"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85" w:author="Janusio" w:date="2018-03-10T14:29:16Z"/>
                <w:rFonts w:hint="eastAsia" w:ascii="Times New Roman" w:hAnsi="Times New Roman"/>
                <w:color w:val="auto"/>
              </w:rPr>
            </w:pPr>
            <w:ins w:id="6386" w:author="Janusio" w:date="2018-03-10T14:29:16Z">
              <w:r>
                <w:rPr>
                  <w:rFonts w:hint="eastAsia" w:ascii="Times New Roman" w:hAnsi="Times New Roman"/>
                  <w:color w:val="auto"/>
                </w:rPr>
                <w:t>内存</w:t>
              </w:r>
            </w:ins>
          </w:p>
        </w:tc>
        <w:tc>
          <w:tcPr>
            <w:tcW w:w="2880" w:type="dxa"/>
            <w:tcBorders>
              <w:top w:val="nil"/>
              <w:left w:val="nil"/>
              <w:bottom w:val="nil"/>
              <w:right w:val="nil"/>
            </w:tcBorders>
            <w:vAlign w:val="top"/>
            <w:tcPrChange w:id="6387" w:author="Janusio" w:date="2018-03-10T14:30:03Z">
              <w:tcPr>
                <w:tcW w:w="2156"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88" w:author="Janusio" w:date="2018-03-10T14:29:16Z"/>
                <w:rFonts w:hint="eastAsia" w:ascii="Times New Roman" w:hAnsi="Times New Roman"/>
                <w:color w:val="auto"/>
              </w:rPr>
            </w:pPr>
            <w:ins w:id="6389" w:author="Janusio" w:date="2018-03-10T14:29:16Z">
              <w:r>
                <w:rPr>
                  <w:rFonts w:hint="eastAsia" w:ascii="Times New Roman" w:hAnsi="Times New Roman"/>
                  <w:color w:val="auto"/>
                </w:rPr>
                <w:t>8G</w:t>
              </w:r>
            </w:ins>
          </w:p>
        </w:tc>
        <w:tc>
          <w:tcPr>
            <w:tcW w:w="3270" w:type="dxa"/>
            <w:tcBorders>
              <w:top w:val="nil"/>
              <w:left w:val="nil"/>
              <w:bottom w:val="nil"/>
              <w:right w:val="nil"/>
            </w:tcBorders>
            <w:vAlign w:val="top"/>
            <w:tcPrChange w:id="6390" w:author="Janusio" w:date="2018-03-10T14:30:03Z">
              <w:tcPr>
                <w:tcW w:w="2403"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91" w:author="Janusio" w:date="2018-03-10T14:29:16Z"/>
                <w:rFonts w:hint="eastAsia" w:ascii="Times New Roman" w:hAnsi="Times New Roman"/>
                <w:color w:val="auto"/>
              </w:rPr>
            </w:pPr>
            <w:ins w:id="6392" w:author="Janusio" w:date="2018-03-10T14:29:16Z">
              <w:r>
                <w:rPr>
                  <w:rFonts w:hint="eastAsia" w:ascii="Times New Roman" w:hAnsi="Times New Roman"/>
                  <w:color w:val="auto"/>
                </w:rPr>
                <w:t>4G</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394" w:author="Janusio" w:date="2018-03-10T14:30:0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393" w:author="Janusio" w:date="2018-03-10T14:29:16Z"/>
          <w:trPrChange w:id="6394" w:author="Janusio" w:date="2018-03-10T14:30:03Z">
            <w:trPr>
              <w:trHeight w:val="0" w:hRule="atLeast"/>
            </w:trPr>
          </w:trPrChange>
        </w:trPr>
        <w:tc>
          <w:tcPr>
            <w:tcW w:w="1257" w:type="dxa"/>
            <w:tcBorders>
              <w:top w:val="nil"/>
              <w:left w:val="nil"/>
              <w:bottom w:val="nil"/>
              <w:right w:val="nil"/>
            </w:tcBorders>
            <w:vAlign w:val="top"/>
            <w:tcPrChange w:id="6395" w:author="Janusio" w:date="2018-03-10T14:30:03Z">
              <w:tcPr>
                <w:tcW w:w="938"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96" w:author="Janusio" w:date="2018-03-10T14:29:16Z"/>
                <w:rFonts w:hint="eastAsia" w:ascii="Times New Roman" w:hAnsi="Times New Roman"/>
                <w:color w:val="auto"/>
              </w:rPr>
            </w:pPr>
            <w:ins w:id="6397" w:author="Janusio" w:date="2018-03-10T14:29:16Z">
              <w:r>
                <w:rPr>
                  <w:rFonts w:hint="eastAsia" w:ascii="Times New Roman" w:hAnsi="Times New Roman"/>
                  <w:color w:val="auto"/>
                </w:rPr>
                <w:t>二级缓存</w:t>
              </w:r>
            </w:ins>
          </w:p>
        </w:tc>
        <w:tc>
          <w:tcPr>
            <w:tcW w:w="2880" w:type="dxa"/>
            <w:tcBorders>
              <w:top w:val="nil"/>
              <w:left w:val="nil"/>
              <w:bottom w:val="nil"/>
              <w:right w:val="nil"/>
            </w:tcBorders>
            <w:vAlign w:val="top"/>
            <w:tcPrChange w:id="6398" w:author="Janusio" w:date="2018-03-10T14:30:03Z">
              <w:tcPr>
                <w:tcW w:w="2156"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399" w:author="Janusio" w:date="2018-03-10T14:29:16Z"/>
                <w:rFonts w:hint="eastAsia" w:ascii="Times New Roman" w:hAnsi="Times New Roman"/>
                <w:color w:val="auto"/>
              </w:rPr>
            </w:pPr>
            <w:ins w:id="6400" w:author="Janusio" w:date="2018-03-10T14:29:16Z">
              <w:r>
                <w:rPr>
                  <w:rFonts w:hint="eastAsia" w:ascii="Times New Roman" w:hAnsi="Times New Roman"/>
                  <w:color w:val="auto"/>
                </w:rPr>
                <w:t>4M</w:t>
              </w:r>
            </w:ins>
          </w:p>
        </w:tc>
        <w:tc>
          <w:tcPr>
            <w:tcW w:w="3270" w:type="dxa"/>
            <w:tcBorders>
              <w:top w:val="nil"/>
              <w:left w:val="nil"/>
              <w:bottom w:val="nil"/>
              <w:right w:val="nil"/>
            </w:tcBorders>
            <w:vAlign w:val="top"/>
            <w:tcPrChange w:id="6401" w:author="Janusio" w:date="2018-03-10T14:30:03Z">
              <w:tcPr>
                <w:tcW w:w="2403"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402" w:author="Janusio" w:date="2018-03-10T14:29:16Z"/>
                <w:rFonts w:hint="eastAsia" w:ascii="Times New Roman" w:hAnsi="Times New Roman"/>
                <w:color w:val="auto"/>
              </w:rPr>
            </w:pPr>
            <w:ins w:id="6403" w:author="Janusio" w:date="2018-03-10T14:29:16Z">
              <w:r>
                <w:rPr>
                  <w:rFonts w:hint="eastAsia" w:ascii="Times New Roman" w:hAnsi="Times New Roman"/>
                  <w:color w:val="auto"/>
                </w:rPr>
                <w:t>4M</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405" w:author="Janusio" w:date="2018-03-10T14:30:0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404" w:author="Janusio" w:date="2018-03-10T14:29:16Z"/>
          <w:trPrChange w:id="6405" w:author="Janusio" w:date="2018-03-10T14:30:03Z">
            <w:trPr>
              <w:trHeight w:val="0" w:hRule="atLeast"/>
            </w:trPr>
          </w:trPrChange>
        </w:trPr>
        <w:tc>
          <w:tcPr>
            <w:tcW w:w="1257" w:type="dxa"/>
            <w:tcBorders>
              <w:top w:val="nil"/>
              <w:left w:val="nil"/>
              <w:bottom w:val="single" w:color="auto" w:sz="12" w:space="0"/>
              <w:right w:val="nil"/>
            </w:tcBorders>
            <w:vAlign w:val="top"/>
            <w:tcPrChange w:id="6406" w:author="Janusio" w:date="2018-03-10T14:30:03Z">
              <w:tcPr>
                <w:tcW w:w="938" w:type="dxa"/>
                <w:tcBorders>
                  <w:top w:val="nil"/>
                  <w:left w:val="nil"/>
                  <w:bottom w:val="single" w:color="auto" w:sz="12"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407" w:author="Janusio" w:date="2018-03-10T14:29:16Z"/>
                <w:rFonts w:hint="eastAsia" w:ascii="Times New Roman" w:hAnsi="Times New Roman"/>
                <w:color w:val="auto"/>
              </w:rPr>
            </w:pPr>
            <w:ins w:id="6408" w:author="Janusio" w:date="2018-03-10T14:29:16Z">
              <w:r>
                <w:rPr>
                  <w:rFonts w:hint="eastAsia" w:ascii="Times New Roman" w:hAnsi="Times New Roman"/>
                  <w:color w:val="auto"/>
                </w:rPr>
                <w:t>硬盘容量</w:t>
              </w:r>
            </w:ins>
          </w:p>
        </w:tc>
        <w:tc>
          <w:tcPr>
            <w:tcW w:w="2880" w:type="dxa"/>
            <w:tcBorders>
              <w:top w:val="nil"/>
              <w:left w:val="nil"/>
              <w:bottom w:val="single" w:color="auto" w:sz="12" w:space="0"/>
              <w:right w:val="nil"/>
            </w:tcBorders>
            <w:vAlign w:val="top"/>
            <w:tcPrChange w:id="6409" w:author="Janusio" w:date="2018-03-10T14:30:03Z">
              <w:tcPr>
                <w:tcW w:w="2156" w:type="dxa"/>
                <w:tcBorders>
                  <w:top w:val="nil"/>
                  <w:left w:val="nil"/>
                  <w:bottom w:val="single" w:color="auto" w:sz="12"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410" w:author="Janusio" w:date="2018-03-10T14:29:16Z"/>
                <w:rFonts w:hint="eastAsia" w:ascii="Times New Roman" w:hAnsi="Times New Roman"/>
                <w:color w:val="auto"/>
              </w:rPr>
            </w:pPr>
            <w:ins w:id="6411" w:author="Janusio" w:date="2018-03-10T14:29:16Z">
              <w:r>
                <w:rPr>
                  <w:rFonts w:hint="eastAsia" w:ascii="Times New Roman" w:hAnsi="Times New Roman"/>
                  <w:color w:val="auto"/>
                </w:rPr>
                <w:t>1T</w:t>
              </w:r>
            </w:ins>
          </w:p>
        </w:tc>
        <w:tc>
          <w:tcPr>
            <w:tcW w:w="3270" w:type="dxa"/>
            <w:tcBorders>
              <w:top w:val="nil"/>
              <w:left w:val="nil"/>
              <w:bottom w:val="single" w:color="auto" w:sz="12" w:space="0"/>
              <w:right w:val="nil"/>
            </w:tcBorders>
            <w:vAlign w:val="top"/>
            <w:tcPrChange w:id="6412" w:author="Janusio" w:date="2018-03-10T14:30:03Z">
              <w:tcPr>
                <w:tcW w:w="2403" w:type="dxa"/>
                <w:tcBorders>
                  <w:top w:val="nil"/>
                  <w:left w:val="nil"/>
                  <w:bottom w:val="single" w:color="auto" w:sz="12"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413" w:author="Janusio" w:date="2018-03-10T14:29:16Z"/>
                <w:rFonts w:hint="eastAsia" w:ascii="Times New Roman" w:hAnsi="Times New Roman"/>
                <w:color w:val="auto"/>
              </w:rPr>
            </w:pPr>
            <w:ins w:id="6414" w:author="Janusio" w:date="2018-03-10T14:29:16Z">
              <w:r>
                <w:rPr>
                  <w:rFonts w:hint="eastAsia" w:ascii="Times New Roman" w:hAnsi="Times New Roman"/>
                  <w:color w:val="auto"/>
                </w:rPr>
                <w:t>30G</w:t>
              </w:r>
            </w:ins>
          </w:p>
        </w:tc>
      </w:tr>
    </w:tbl>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15" w:author="Janusio" w:date="2018-03-10T14:08:27Z"/>
          <w:rFonts w:ascii="Times New Roman" w:hAnsi="Times New Roman"/>
          <w:color w:val="auto"/>
        </w:rPr>
      </w:pPr>
      <w:ins w:id="6416" w:author="Janusio" w:date="2018-03-10T14:08:27Z">
        <w:r>
          <w:rPr>
            <w:rFonts w:ascii="Times New Roman" w:hAnsi="Times New Roman"/>
            <w:color w:val="auto"/>
          </w:rPr>
          <w:t>以下</w:t>
        </w:r>
      </w:ins>
      <w:ins w:id="6417" w:author="Janusio" w:date="2018-03-10T14:08:27Z">
        <w:r>
          <w:rPr>
            <w:rFonts w:hint="eastAsia" w:ascii="Times New Roman" w:hAnsi="Times New Roman"/>
            <w:color w:val="auto"/>
          </w:rPr>
          <w:t>图示表示在Dom0上创建</w:t>
        </w:r>
      </w:ins>
      <w:ins w:id="6418" w:author="Janusio" w:date="2018-03-10T14:08:27Z">
        <w:r>
          <w:rPr>
            <w:rFonts w:ascii="Times New Roman" w:hAnsi="Times New Roman"/>
            <w:color w:val="auto"/>
          </w:rPr>
          <w:t>DomU</w:t>
        </w:r>
      </w:ins>
      <w:ins w:id="6419" w:author="Janusio" w:date="2018-03-10T14:08:27Z">
        <w:r>
          <w:rPr>
            <w:rFonts w:hint="eastAsia" w:ascii="Times New Roman" w:hAnsi="Times New Roman"/>
            <w:color w:val="auto"/>
          </w:rPr>
          <w:t>类型</w:t>
        </w:r>
      </w:ins>
      <w:ins w:id="6420" w:author="Janusio" w:date="2018-03-10T14:08:27Z">
        <w:r>
          <w:rPr>
            <w:rFonts w:ascii="Times New Roman" w:hAnsi="Times New Roman"/>
            <w:color w:val="auto"/>
          </w:rPr>
          <w:t>为Ubuntu</w:t>
        </w:r>
      </w:ins>
      <w:ins w:id="6421" w:author="Janusio" w:date="2018-03-10T14:08:27Z">
        <w:r>
          <w:rPr>
            <w:rFonts w:hint="eastAsia" w:ascii="Times New Roman" w:hAnsi="Times New Roman"/>
            <w:color w:val="auto"/>
          </w:rPr>
          <w:t xml:space="preserve"> </w:t>
        </w:r>
      </w:ins>
      <w:ins w:id="6422" w:author="Janusio" w:date="2018-03-10T14:08:27Z">
        <w:r>
          <w:rPr>
            <w:rFonts w:ascii="Times New Roman" w:hAnsi="Times New Roman"/>
            <w:color w:val="auto"/>
          </w:rPr>
          <w:t>LTS14.04的配置文件部分参数，以及</w:t>
        </w:r>
      </w:ins>
      <w:ins w:id="6423" w:author="Janusio" w:date="2018-03-10T14:08:27Z">
        <w:r>
          <w:rPr>
            <w:rFonts w:hint="eastAsia" w:ascii="Times New Roman" w:hAnsi="Times New Roman"/>
            <w:color w:val="auto"/>
          </w:rPr>
          <w:t>实验所需vTPMManager域以及</w:t>
        </w:r>
      </w:ins>
      <w:ins w:id="6424" w:author="Janusio" w:date="2018-03-10T14:08:27Z">
        <w:r>
          <w:rPr>
            <w:rFonts w:ascii="Times New Roman" w:hAnsi="Times New Roman"/>
            <w:color w:val="auto"/>
          </w:rPr>
          <w:t>vTPM实例</w:t>
        </w:r>
      </w:ins>
      <w:ins w:id="6425" w:author="Janusio" w:date="2018-03-10T14:08:27Z">
        <w:r>
          <w:rPr>
            <w:rFonts w:hint="eastAsia" w:ascii="Times New Roman" w:hAnsi="Times New Roman"/>
            <w:color w:val="auto"/>
          </w:rPr>
          <w:t>域</w:t>
        </w:r>
      </w:ins>
      <w:ins w:id="6426" w:author="Janusio" w:date="2018-03-10T14:08:27Z">
        <w:r>
          <w:rPr>
            <w:rFonts w:ascii="Times New Roman" w:hAnsi="Times New Roman"/>
            <w:color w:val="auto"/>
          </w:rPr>
          <w:t>的配置参数。</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27" w:author="Janusio" w:date="2018-03-10T14:08:27Z"/>
          <w:rFonts w:hint="eastAsia" w:ascii="Times New Roman" w:hAnsi="Times New Roman"/>
          <w:b w:val="0"/>
          <w:bCs w:val="0"/>
          <w:color w:val="auto"/>
          <w:rPrChange w:id="6428" w:author="Janusio" w:date="2018-03-10T14:30:53Z">
            <w:rPr>
              <w:ins w:id="6429" w:author="Janusio" w:date="2018-03-10T14:08:27Z"/>
              <w:rFonts w:hint="eastAsia" w:ascii="Times New Roman" w:hAnsi="Times New Roman"/>
              <w:b/>
              <w:bCs/>
              <w:color w:val="auto"/>
            </w:rPr>
          </w:rPrChange>
        </w:rPr>
      </w:pPr>
      <w:ins w:id="6430" w:author="Janusio" w:date="2018-03-10T14:08:27Z">
        <w:r>
          <w:rPr>
            <w:rFonts w:hint="eastAsia" w:ascii="Times New Roman" w:hAnsi="Times New Roman"/>
            <w:b w:val="0"/>
            <w:bCs w:val="0"/>
            <w:color w:val="auto"/>
            <w:rPrChange w:id="6431" w:author="Janusio" w:date="2018-03-10T14:30:53Z">
              <w:rPr>
                <w:rFonts w:hint="eastAsia" w:ascii="Times New Roman" w:hAnsi="Times New Roman"/>
                <w:b/>
                <w:bCs/>
                <w:color w:val="auto"/>
              </w:rPr>
            </w:rPrChange>
          </w:rPr>
          <w:t>图</w:t>
        </w:r>
      </w:ins>
      <w:ins w:id="6433" w:author="Janusio" w:date="2018-03-10T14:30:46Z">
        <w:r>
          <w:rPr>
            <w:rFonts w:hint="eastAsia"/>
            <w:b w:val="0"/>
            <w:bCs w:val="0"/>
            <w:color w:val="auto"/>
            <w:lang w:val="en-US" w:eastAsia="zh-CN"/>
            <w:rPrChange w:id="6434" w:author="Janusio" w:date="2018-03-10T14:30:53Z">
              <w:rPr>
                <w:rFonts w:hint="eastAsia"/>
                <w:b/>
                <w:bCs/>
                <w:color w:val="auto"/>
                <w:lang w:val="en-US" w:eastAsia="zh-CN"/>
              </w:rPr>
            </w:rPrChange>
          </w:rPr>
          <w:t>3.8</w:t>
        </w:r>
      </w:ins>
      <w:ins w:id="6436" w:author="Janusio" w:date="2018-03-10T14:08:27Z">
        <w:r>
          <w:rPr>
            <w:rFonts w:hint="eastAsia" w:ascii="Times New Roman" w:hAnsi="Times New Roman"/>
            <w:b w:val="0"/>
            <w:bCs w:val="0"/>
            <w:color w:val="auto"/>
            <w:rPrChange w:id="6437" w:author="Janusio" w:date="2018-03-10T14:30:53Z">
              <w:rPr>
                <w:rFonts w:hint="eastAsia" w:ascii="Times New Roman" w:hAnsi="Times New Roman"/>
                <w:b/>
                <w:bCs/>
                <w:color w:val="auto"/>
              </w:rPr>
            </w:rPrChange>
          </w:rPr>
          <w:t>为类型为Ubuntu的用户虚拟机配置：</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39" w:author="Janusio" w:date="2018-03-10T14:08:27Z"/>
          <w:rFonts w:ascii="Times New Roman" w:hAnsi="Times New Roman"/>
          <w:b w:val="0"/>
          <w:bCs w:val="0"/>
          <w:color w:val="auto"/>
          <w:rPrChange w:id="6440" w:author="Janusio" w:date="2018-03-10T14:30:58Z">
            <w:rPr>
              <w:ins w:id="6441" w:author="Janusio" w:date="2018-03-10T14:08:27Z"/>
              <w:rFonts w:ascii="Times New Roman" w:hAnsi="Times New Roman"/>
              <w:b/>
              <w:bCs/>
              <w:color w:val="auto"/>
            </w:rPr>
          </w:rPrChange>
        </w:rPr>
      </w:pPr>
      <w:ins w:id="6442" w:author="Janusio" w:date="2018-03-10T14:08:27Z">
        <w:r>
          <w:rPr>
            <w:rFonts w:ascii="Times New Roman" w:hAnsi="Times New Roman"/>
            <w:b w:val="0"/>
            <w:bCs w:val="0"/>
            <w:color w:val="auto"/>
            <w:rPrChange w:id="6443" w:author="Janusio" w:date="2018-03-10T14:30:58Z">
              <w:rPr>
                <w:rFonts w:ascii="Times New Roman" w:hAnsi="Times New Roman"/>
                <w:b/>
                <w:bCs/>
                <w:color w:val="auto"/>
              </w:rPr>
            </w:rPrChange>
          </w:rPr>
          <w:t>UbuntuTest1.cfg</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45" w:author="Janusio" w:date="2018-03-10T14:08:27Z"/>
          <w:rFonts w:ascii="Times New Roman" w:hAnsi="Times New Roman"/>
          <w:color w:val="auto"/>
        </w:rPr>
      </w:pPr>
      <w:ins w:id="6446" w:author="Janusio" w:date="2018-03-10T14:08:27Z">
        <w:r>
          <w:rPr>
            <w:rFonts w:hint="eastAsia" w:ascii="Times New Roman" w:hAnsi="Times New Roman"/>
            <w:color w:val="auto"/>
          </w:rPr>
          <w:t>Kernel</w:t>
        </w:r>
      </w:ins>
      <w:ins w:id="6447" w:author="Janusio" w:date="2018-03-10T14:08:27Z">
        <w:r>
          <w:rPr>
            <w:rFonts w:ascii="Times New Roman" w:hAnsi="Times New Roman"/>
            <w:color w:val="auto"/>
          </w:rPr>
          <w:t xml:space="preserve"> = "/boot/vmlinuz-3.19.0-25-generic"</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48" w:author="Janusio" w:date="2018-03-10T14:08:27Z"/>
          <w:rFonts w:ascii="Times New Roman" w:hAnsi="Times New Roman"/>
          <w:color w:val="auto"/>
        </w:rPr>
      </w:pPr>
      <w:ins w:id="6449" w:author="Janusio" w:date="2018-03-10T14:08:27Z">
        <w:r>
          <w:rPr>
            <w:rFonts w:ascii="Times New Roman" w:hAnsi="Times New Roman"/>
            <w:color w:val="auto"/>
          </w:rPr>
          <w:t>ramdisk = "/root/xen-image/UbuntuTest1.img"</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50" w:author="Janusio" w:date="2018-03-10T14:08:27Z"/>
          <w:rFonts w:ascii="Times New Roman" w:hAnsi="Times New Roman"/>
          <w:color w:val="auto"/>
        </w:rPr>
      </w:pPr>
      <w:ins w:id="6451" w:author="Janusio" w:date="2018-03-10T14:08:27Z">
        <w:r>
          <w:rPr>
            <w:rFonts w:ascii="Times New Roman" w:hAnsi="Times New Roman"/>
            <w:color w:val="auto"/>
          </w:rPr>
          <w:t>name = "UbuntuTest1"</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52" w:author="Janusio" w:date="2018-03-10T14:08:27Z"/>
          <w:rFonts w:ascii="Times New Roman" w:hAnsi="Times New Roman"/>
          <w:color w:val="auto"/>
        </w:rPr>
      </w:pPr>
      <w:ins w:id="6453" w:author="Janusio" w:date="2018-03-10T14:08:27Z">
        <w:r>
          <w:rPr>
            <w:rFonts w:ascii="Times New Roman" w:hAnsi="Times New Roman"/>
            <w:color w:val="auto"/>
          </w:rPr>
          <w:t>memory = "</w:t>
        </w:r>
      </w:ins>
      <w:ins w:id="6454" w:author="Janusio" w:date="2018-03-10T14:08:27Z">
        <w:r>
          <w:rPr>
            <w:rFonts w:hint="eastAsia" w:ascii="Times New Roman" w:hAnsi="Times New Roman"/>
            <w:color w:val="auto"/>
          </w:rPr>
          <w:t>4096</w:t>
        </w:r>
      </w:ins>
      <w:ins w:id="6455" w:author="Janusio" w:date="2018-03-10T14:08:27Z">
        <w:r>
          <w:rPr>
            <w:rFonts w:ascii="Times New Roman" w:hAnsi="Times New Roman"/>
            <w:color w:val="auto"/>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56" w:author="Janusio" w:date="2018-03-10T14:08:27Z"/>
          <w:rFonts w:ascii="Times New Roman" w:hAnsi="Times New Roman"/>
          <w:color w:val="auto"/>
        </w:rPr>
      </w:pPr>
      <w:ins w:id="6457" w:author="Janusio" w:date="2018-03-10T14:08:27Z">
        <w:r>
          <w:rPr>
            <w:rFonts w:ascii="Times New Roman" w:hAnsi="Times New Roman"/>
            <w:color w:val="auto"/>
          </w:rPr>
          <w:t>disk = [ 'file:/root/xen-image/UbuntuTest1.img</w:t>
        </w:r>
      </w:ins>
      <w:ins w:id="6458" w:author="Janusio" w:date="2018-03-10T14:08:27Z">
        <w:r>
          <w:rPr>
            <w:rFonts w:hint="eastAsia" w:ascii="Times New Roman" w:hAnsi="Times New Roman"/>
            <w:color w:val="auto"/>
          </w:rPr>
          <w:t>,</w:t>
        </w:r>
      </w:ins>
      <w:ins w:id="6459" w:author="Janusio" w:date="2018-03-10T14:08:27Z">
        <w:r>
          <w:rPr>
            <w:rFonts w:ascii="Times New Roman" w:hAnsi="Times New Roman"/>
            <w:color w:val="auto"/>
          </w:rPr>
          <w:t>sda1</w:t>
        </w:r>
      </w:ins>
      <w:ins w:id="6460" w:author="Janusio" w:date="2018-03-10T14:08:27Z">
        <w:r>
          <w:rPr>
            <w:rFonts w:hint="eastAsia" w:ascii="Times New Roman" w:hAnsi="Times New Roman"/>
            <w:color w:val="auto"/>
          </w:rPr>
          <w:t>,</w:t>
        </w:r>
      </w:ins>
      <w:ins w:id="6461" w:author="Janusio" w:date="2018-03-10T14:08:27Z">
        <w:r>
          <w:rPr>
            <w:rFonts w:ascii="Times New Roman" w:hAnsi="Times New Roman"/>
            <w:color w:val="auto"/>
          </w:rPr>
          <w:t>w' ]</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62" w:author="Janusio" w:date="2018-03-10T14:08:27Z"/>
          <w:rFonts w:ascii="Times New Roman" w:hAnsi="Times New Roman"/>
          <w:color w:val="auto"/>
        </w:rPr>
      </w:pPr>
      <w:ins w:id="6463" w:author="Janusio" w:date="2018-03-10T14:08:27Z">
        <w:r>
          <w:rPr>
            <w:rFonts w:ascii="Times New Roman" w:hAnsi="Times New Roman"/>
            <w:color w:val="auto"/>
          </w:rPr>
          <w:t>vtpm=["backend=vtpm-UbuntuTest1"]</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464" w:author="Janusio" w:date="2018-03-10T14:08:27Z"/>
          <w:rFonts w:ascii="Times New Roman" w:hAnsi="Times New Roman"/>
          <w:color w:val="auto"/>
        </w:rPr>
      </w:pPr>
      <w:ins w:id="6465" w:author="Janusio" w:date="2018-03-10T14:08:27Z">
        <w:r>
          <w:rPr>
            <w:rFonts w:ascii="Times New Roman" w:hAnsi="Times New Roman"/>
            <w:color w:val="auto"/>
          </w:rPr>
          <w:t>.</w:t>
        </w:r>
      </w:ins>
      <w:ins w:id="6466" w:author="Janusio" w:date="2018-03-10T14:08:27Z">
        <w:r>
          <w:rPr>
            <w:rFonts w:hint="eastAsia" w:ascii="Times New Roman" w:hAnsi="Times New Roman"/>
            <w:color w:val="auto"/>
          </w:rPr>
          <w:t>……</w:t>
        </w:r>
      </w:ins>
    </w:p>
    <w:p>
      <w:pPr>
        <w:numPr>
          <w:ilvl w:val="-1"/>
          <w:numId w:val="0"/>
        </w:numPr>
        <w:ind w:left="0" w:leftChars="0" w:firstLine="440" w:firstLineChars="200"/>
        <w:jc w:val="center"/>
        <w:rPr>
          <w:ins w:id="6468" w:author="Janusio" w:date="2018-03-10T14:08:27Z"/>
          <w:rFonts w:hint="default"/>
          <w:sz w:val="22"/>
          <w:szCs w:val="22"/>
          <w:rPrChange w:id="6469" w:author="Janusio" w:date="2018-03-10T14:31:10Z">
            <w:rPr>
              <w:ins w:id="6470" w:author="Janusio" w:date="2018-03-10T14:08:27Z"/>
              <w:rFonts w:hint="default"/>
            </w:rPr>
          </w:rPrChange>
        </w:rPr>
        <w:pPrChange w:id="6467" w:author="Janusio" w:date="2018-03-10T14:31:12Z">
          <w:pPr>
            <w:numPr>
              <w:ilvl w:val="0"/>
              <w:numId w:val="8"/>
            </w:numPr>
            <w:ind w:left="420" w:leftChars="0" w:hanging="420" w:firstLineChars="0"/>
            <w:jc w:val="center"/>
          </w:pPr>
        </w:pPrChange>
      </w:pPr>
      <w:ins w:id="6471" w:author="Janusio" w:date="2018-03-10T14:31:03Z">
        <w:r>
          <w:rPr>
            <w:rFonts w:hint="eastAsia"/>
            <w:sz w:val="22"/>
            <w:szCs w:val="22"/>
            <w:rPrChange w:id="6472" w:author="Janusio" w:date="2018-03-10T14:31:10Z">
              <w:rPr>
                <w:rFonts w:hint="eastAsia"/>
              </w:rPr>
            </w:rPrChange>
          </w:rPr>
          <w:t>图</w:t>
        </w:r>
      </w:ins>
      <w:ins w:id="6474" w:author="Janusio" w:date="2018-03-10T14:31:03Z">
        <w:r>
          <w:rPr>
            <w:rFonts w:hint="eastAsia"/>
            <w:sz w:val="22"/>
            <w:szCs w:val="22"/>
            <w:lang w:val="en-US" w:eastAsia="zh-CN"/>
            <w:rPrChange w:id="6475" w:author="Janusio" w:date="2018-03-10T14:31:10Z">
              <w:rPr>
                <w:rFonts w:hint="eastAsia"/>
                <w:lang w:val="en-US" w:eastAsia="zh-CN"/>
              </w:rPr>
            </w:rPrChange>
          </w:rPr>
          <w:t>3.8</w:t>
        </w:r>
      </w:ins>
      <w:ins w:id="6477" w:author="Janusio" w:date="2018-03-10T14:31:06Z">
        <w:r>
          <w:rPr>
            <w:rFonts w:hint="eastAsia"/>
            <w:sz w:val="22"/>
            <w:szCs w:val="22"/>
            <w:lang w:val="en-US" w:eastAsia="zh-CN"/>
            <w:rPrChange w:id="6478" w:author="Janusio" w:date="2018-03-10T14:31:10Z">
              <w:rPr>
                <w:rFonts w:hint="eastAsia"/>
                <w:lang w:val="en-US" w:eastAsia="zh-CN"/>
              </w:rPr>
            </w:rPrChange>
          </w:rPr>
          <w:t xml:space="preserve"> </w:t>
        </w:r>
      </w:ins>
      <w:ins w:id="6480" w:author="Janusio" w:date="2018-03-10T14:31:14Z">
        <w:r>
          <w:rPr>
            <w:rFonts w:hint="eastAsia"/>
            <w:sz w:val="22"/>
            <w:szCs w:val="22"/>
            <w:lang w:val="en-US" w:eastAsia="zh-CN"/>
          </w:rPr>
          <w:t xml:space="preserve"> </w:t>
        </w:r>
      </w:ins>
      <w:ins w:id="6481" w:author="Janusio" w:date="2018-03-10T14:08:27Z">
        <w:r>
          <w:rPr>
            <w:rFonts w:hint="eastAsia"/>
            <w:sz w:val="22"/>
            <w:szCs w:val="22"/>
            <w:rPrChange w:id="6482" w:author="Janusio" w:date="2018-03-10T14:31:10Z">
              <w:rPr>
                <w:rFonts w:hint="eastAsia"/>
              </w:rPr>
            </w:rPrChange>
          </w:rPr>
          <w:t>DomU-Ubuntu配置部分参数</w:t>
        </w:r>
      </w:ins>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ins w:id="6484" w:author="Janusio" w:date="2018-03-10T14:08:27Z"/>
          <w:rFonts w:hint="eastAsia"/>
          <w:b w:val="0"/>
          <w:bCs w:val="0"/>
          <w:color w:val="auto"/>
          <w:lang w:eastAsia="zh-CN"/>
          <w:rPrChange w:id="6485" w:author="Janusio" w:date="2018-03-10T14:31:18Z">
            <w:rPr>
              <w:ins w:id="6486" w:author="Janusio" w:date="2018-03-10T14:08:27Z"/>
              <w:rFonts w:hint="eastAsia"/>
              <w:b/>
              <w:bCs/>
              <w:color w:val="auto"/>
              <w:lang w:eastAsia="zh-CN"/>
            </w:rPr>
          </w:rPrChange>
        </w:rPr>
      </w:pPr>
      <w:ins w:id="6487" w:author="Janusio" w:date="2018-03-10T14:08:27Z">
        <w:r>
          <w:rPr>
            <w:rFonts w:hint="eastAsia" w:ascii="Times New Roman" w:hAnsi="Times New Roman"/>
            <w:b w:val="0"/>
            <w:bCs w:val="0"/>
            <w:color w:val="auto"/>
            <w:rPrChange w:id="6488" w:author="Janusio" w:date="2018-03-10T14:31:18Z">
              <w:rPr>
                <w:rFonts w:hint="eastAsia" w:ascii="Times New Roman" w:hAnsi="Times New Roman"/>
                <w:b/>
                <w:bCs/>
                <w:color w:val="auto"/>
              </w:rPr>
            </w:rPrChange>
          </w:rPr>
          <w:t>图</w:t>
        </w:r>
      </w:ins>
      <w:ins w:id="6490" w:author="Janusio" w:date="2018-03-10T14:31:26Z">
        <w:r>
          <w:rPr>
            <w:rFonts w:hint="eastAsia"/>
            <w:b w:val="0"/>
            <w:bCs w:val="0"/>
            <w:color w:val="auto"/>
            <w:lang w:val="en-US" w:eastAsia="zh-CN"/>
          </w:rPr>
          <w:t>3.9</w:t>
        </w:r>
      </w:ins>
      <w:ins w:id="6491" w:author="Janusio" w:date="2018-03-10T14:31:28Z">
        <w:r>
          <w:rPr>
            <w:rFonts w:hint="eastAsia"/>
            <w:b w:val="0"/>
            <w:bCs w:val="0"/>
            <w:color w:val="auto"/>
            <w:lang w:val="en-US" w:eastAsia="zh-CN"/>
          </w:rPr>
          <w:t xml:space="preserve"> </w:t>
        </w:r>
      </w:ins>
      <w:ins w:id="6492" w:author="Janusio" w:date="2018-03-10T14:08:27Z">
        <w:r>
          <w:rPr>
            <w:rFonts w:hint="eastAsia" w:ascii="Times New Roman" w:hAnsi="Times New Roman"/>
            <w:b w:val="0"/>
            <w:bCs w:val="0"/>
            <w:color w:val="auto"/>
            <w:rPrChange w:id="6493" w:author="Janusio" w:date="2018-03-10T14:31:18Z">
              <w:rPr>
                <w:rFonts w:hint="eastAsia" w:ascii="Times New Roman" w:hAnsi="Times New Roman"/>
                <w:b/>
                <w:bCs/>
                <w:color w:val="auto"/>
              </w:rPr>
            </w:rPrChange>
          </w:rPr>
          <w:t>为</w:t>
        </w:r>
      </w:ins>
      <w:ins w:id="6495" w:author="Janusio" w:date="2018-03-10T14:08:27Z">
        <w:r>
          <w:rPr>
            <w:rFonts w:ascii="Times New Roman" w:hAnsi="Times New Roman"/>
            <w:b w:val="0"/>
            <w:bCs w:val="0"/>
            <w:color w:val="auto"/>
            <w:rPrChange w:id="6496" w:author="Janusio" w:date="2018-03-10T14:31:18Z">
              <w:rPr>
                <w:rFonts w:ascii="Times New Roman" w:hAnsi="Times New Roman"/>
                <w:b/>
                <w:bCs/>
                <w:color w:val="auto"/>
              </w:rPr>
            </w:rPrChange>
          </w:rPr>
          <w:t>UbuntuTest1对</w:t>
        </w:r>
      </w:ins>
      <w:ins w:id="6498" w:author="Janusio" w:date="2018-03-10T14:08:27Z">
        <w:r>
          <w:rPr>
            <w:rFonts w:hint="eastAsia" w:ascii="Times New Roman" w:hAnsi="Times New Roman"/>
            <w:b w:val="0"/>
            <w:bCs w:val="0"/>
            <w:color w:val="auto"/>
            <w:rPrChange w:id="6499" w:author="Janusio" w:date="2018-03-10T14:31:18Z">
              <w:rPr>
                <w:rFonts w:hint="eastAsia" w:ascii="Times New Roman" w:hAnsi="Times New Roman"/>
                <w:b/>
                <w:bCs/>
                <w:color w:val="auto"/>
              </w:rPr>
            </w:rPrChange>
          </w:rPr>
          <w:t>应</w:t>
        </w:r>
      </w:ins>
      <w:ins w:id="6501" w:author="Janusio" w:date="2018-03-10T14:08:27Z">
        <w:r>
          <w:rPr>
            <w:rFonts w:ascii="Times New Roman" w:hAnsi="Times New Roman"/>
            <w:b w:val="0"/>
            <w:bCs w:val="0"/>
            <w:color w:val="auto"/>
            <w:rPrChange w:id="6502" w:author="Janusio" w:date="2018-03-10T14:31:18Z">
              <w:rPr>
                <w:rFonts w:ascii="Times New Roman" w:hAnsi="Times New Roman"/>
                <w:b/>
                <w:bCs/>
                <w:color w:val="auto"/>
              </w:rPr>
            </w:rPrChange>
          </w:rPr>
          <w:t>的vTPM实例配置文件</w:t>
        </w:r>
      </w:ins>
      <w:ins w:id="6504" w:author="Janusio" w:date="2018-03-10T14:08:27Z">
        <w:r>
          <w:rPr>
            <w:rFonts w:hint="eastAsia"/>
            <w:b w:val="0"/>
            <w:bCs w:val="0"/>
            <w:color w:val="auto"/>
            <w:lang w:eastAsia="zh-CN"/>
            <w:rPrChange w:id="6505" w:author="Janusio" w:date="2018-03-10T14:31:18Z">
              <w:rPr>
                <w:rFonts w:hint="eastAsia"/>
                <w:b/>
                <w:bCs/>
                <w:color w:val="auto"/>
                <w:lang w:eastAsia="zh-CN"/>
              </w:rPr>
            </w:rPrChange>
          </w:rPr>
          <w:t>：</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07" w:author="Janusio" w:date="2018-03-10T14:08:27Z"/>
          <w:rFonts w:ascii="Times New Roman" w:hAnsi="Times New Roman"/>
          <w:color w:val="auto"/>
        </w:rPr>
      </w:pPr>
      <w:ins w:id="6508" w:author="Janusio" w:date="2018-03-10T14:08:27Z">
        <w:r>
          <w:rPr>
            <w:rFonts w:ascii="Times New Roman" w:hAnsi="Times New Roman"/>
            <w:b w:val="0"/>
            <w:bCs w:val="0"/>
            <w:color w:val="auto"/>
            <w:rPrChange w:id="6509" w:author="Janusio" w:date="2018-03-10T14:31:18Z">
              <w:rPr>
                <w:rFonts w:ascii="Times New Roman" w:hAnsi="Times New Roman"/>
                <w:b/>
                <w:bCs/>
                <w:color w:val="auto"/>
              </w:rPr>
            </w:rPrChange>
          </w:rPr>
          <w:t>vtpm-UbuntuTest1.cfg</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11" w:author="Janusio" w:date="2018-03-10T14:08:27Z"/>
          <w:rFonts w:ascii="Times New Roman" w:hAnsi="Times New Roman"/>
          <w:color w:val="auto"/>
        </w:rPr>
      </w:pPr>
      <w:ins w:id="6512" w:author="Janusio" w:date="2018-03-10T14:08:27Z">
        <w:r>
          <w:rPr>
            <w:rFonts w:ascii="Times New Roman" w:hAnsi="Times New Roman"/>
            <w:color w:val="auto"/>
          </w:rPr>
          <w:t>name="vtpm-UbuntuTest1"</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13" w:author="Janusio" w:date="2018-03-10T14:08:27Z"/>
          <w:rFonts w:ascii="Times New Roman" w:hAnsi="Times New Roman"/>
          <w:color w:val="auto"/>
        </w:rPr>
      </w:pPr>
      <w:ins w:id="6514" w:author="Janusio" w:date="2018-03-10T14:08:27Z">
        <w:r>
          <w:rPr>
            <w:rFonts w:hint="eastAsia" w:ascii="Times New Roman" w:hAnsi="Times New Roman"/>
            <w:color w:val="auto"/>
          </w:rPr>
          <w:t>Kernel</w:t>
        </w:r>
      </w:ins>
      <w:ins w:id="6515" w:author="Janusio" w:date="2018-03-10T14:08:27Z">
        <w:r>
          <w:rPr>
            <w:rFonts w:ascii="Times New Roman" w:hAnsi="Times New Roman"/>
            <w:color w:val="auto"/>
          </w:rPr>
          <w:t>="/usr/lib/xen/boot/vtpm-stubdom.gz"</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16" w:author="Janusio" w:date="2018-03-10T14:08:27Z"/>
          <w:rFonts w:ascii="Times New Roman" w:hAnsi="Times New Roman"/>
          <w:color w:val="auto"/>
        </w:rPr>
      </w:pPr>
      <w:ins w:id="6517" w:author="Janusio" w:date="2018-03-10T14:08:27Z">
        <w:r>
          <w:rPr>
            <w:rFonts w:ascii="Times New Roman" w:hAnsi="Times New Roman"/>
            <w:color w:val="auto"/>
          </w:rPr>
          <w:t>extra="loglevel=debug"</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18" w:author="Janusio" w:date="2018-03-10T14:08:27Z"/>
          <w:rFonts w:ascii="Times New Roman" w:hAnsi="Times New Roman"/>
          <w:color w:val="auto"/>
        </w:rPr>
      </w:pPr>
      <w:ins w:id="6519" w:author="Janusio" w:date="2018-03-10T14:08:27Z">
        <w:r>
          <w:rPr>
            <w:rFonts w:ascii="Times New Roman" w:hAnsi="Times New Roman"/>
            <w:color w:val="auto"/>
          </w:rPr>
          <w:t>memory=8</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20" w:author="Janusio" w:date="2018-03-10T14:08:27Z"/>
          <w:rFonts w:ascii="Times New Roman" w:hAnsi="Times New Roman"/>
          <w:color w:val="auto"/>
        </w:rPr>
      </w:pPr>
      <w:ins w:id="6521" w:author="Janusio" w:date="2018-03-10T14:08:27Z">
        <w:r>
          <w:rPr>
            <w:rFonts w:ascii="Times New Roman" w:hAnsi="Times New Roman"/>
            <w:color w:val="auto"/>
          </w:rPr>
          <w:t>disk=["file://root/xen-images/vtpm-UbuntuTest1.img</w:t>
        </w:r>
      </w:ins>
      <w:ins w:id="6522" w:author="Janusio" w:date="2018-03-10T14:08:27Z">
        <w:r>
          <w:rPr>
            <w:rFonts w:hint="eastAsia" w:ascii="Times New Roman" w:hAnsi="Times New Roman"/>
            <w:color w:val="auto"/>
          </w:rPr>
          <w:t>,</w:t>
        </w:r>
      </w:ins>
      <w:ins w:id="6523" w:author="Janusio" w:date="2018-03-10T14:08:27Z">
        <w:r>
          <w:rPr>
            <w:rFonts w:ascii="Times New Roman" w:hAnsi="Times New Roman"/>
            <w:color w:val="auto"/>
          </w:rPr>
          <w:t>sda1</w:t>
        </w:r>
      </w:ins>
      <w:ins w:id="6524" w:author="Janusio" w:date="2018-03-10T14:08:27Z">
        <w:r>
          <w:rPr>
            <w:rFonts w:hint="eastAsia" w:ascii="Times New Roman" w:hAnsi="Times New Roman"/>
            <w:color w:val="auto"/>
          </w:rPr>
          <w:t>,</w:t>
        </w:r>
      </w:ins>
      <w:ins w:id="6525" w:author="Janusio" w:date="2018-03-10T14:08:27Z">
        <w:r>
          <w:rPr>
            <w:rFonts w:ascii="Times New Roman" w:hAnsi="Times New Roman"/>
            <w:color w:val="auto"/>
          </w:rPr>
          <w:t>w"]</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26" w:author="Janusio" w:date="2018-03-10T14:08:27Z"/>
          <w:rFonts w:ascii="Times New Roman" w:hAnsi="Times New Roman"/>
          <w:color w:val="auto"/>
        </w:rPr>
      </w:pPr>
      <w:ins w:id="6527" w:author="Janusio" w:date="2018-03-10T14:08:27Z">
        <w:r>
          <w:rPr>
            <w:rFonts w:ascii="Times New Roman" w:hAnsi="Times New Roman"/>
            <w:color w:val="auto"/>
          </w:rPr>
          <w:t>vtpm=["backend=vtpmmgr</w:t>
        </w:r>
      </w:ins>
      <w:ins w:id="6528" w:author="Janusio" w:date="2018-03-10T14:08:27Z">
        <w:r>
          <w:rPr>
            <w:rFonts w:hint="eastAsia" w:ascii="Times New Roman" w:hAnsi="Times New Roman"/>
            <w:color w:val="auto"/>
          </w:rPr>
          <w:t>,</w:t>
        </w:r>
      </w:ins>
      <w:ins w:id="6529" w:author="Janusio" w:date="2018-03-10T14:08:27Z">
        <w:r>
          <w:rPr>
            <w:rFonts w:ascii="Times New Roman" w:hAnsi="Times New Roman"/>
            <w:color w:val="auto"/>
          </w:rPr>
          <w:t>uuid=ac0a5b9e-cbe2-4c07-b43b-1d69e46fb839"]</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30" w:author="Janusio" w:date="2018-03-10T14:08:27Z"/>
          <w:rFonts w:ascii="Times New Roman" w:hAnsi="Times New Roman"/>
          <w:color w:val="auto"/>
        </w:rPr>
      </w:pPr>
      <w:ins w:id="6531" w:author="Janusio" w:date="2018-03-10T14:08:27Z">
        <w:r>
          <w:rPr>
            <w:rFonts w:ascii="Times New Roman" w:hAnsi="Times New Roman"/>
            <w:color w:val="auto"/>
          </w:rPr>
          <w:t>.</w:t>
        </w:r>
      </w:ins>
      <w:ins w:id="6532" w:author="Janusio" w:date="2018-03-10T14:08:27Z">
        <w:r>
          <w:rPr>
            <w:rFonts w:hint="eastAsia" w:ascii="Times New Roman" w:hAnsi="Times New Roman"/>
            <w:color w:val="auto"/>
          </w:rPr>
          <w:t>……</w:t>
        </w:r>
      </w:ins>
    </w:p>
    <w:p>
      <w:pPr>
        <w:numPr>
          <w:ilvl w:val="-1"/>
          <w:numId w:val="0"/>
        </w:numPr>
        <w:ind w:left="0" w:leftChars="0" w:firstLine="440" w:firstLineChars="200"/>
        <w:jc w:val="center"/>
        <w:rPr>
          <w:ins w:id="6534" w:author="Janusio" w:date="2018-03-10T14:08:27Z"/>
          <w:rFonts w:hint="default"/>
          <w:sz w:val="22"/>
          <w:szCs w:val="22"/>
          <w:rPrChange w:id="6535" w:author="Janusio" w:date="2018-03-10T14:31:40Z">
            <w:rPr>
              <w:ins w:id="6536" w:author="Janusio" w:date="2018-03-10T14:08:27Z"/>
              <w:rFonts w:hint="default"/>
            </w:rPr>
          </w:rPrChange>
        </w:rPr>
        <w:pPrChange w:id="6533" w:author="Janusio" w:date="2018-03-10T14:31:38Z">
          <w:pPr>
            <w:numPr>
              <w:ilvl w:val="0"/>
              <w:numId w:val="8"/>
            </w:numPr>
            <w:ind w:left="420" w:leftChars="0" w:hanging="420" w:firstLineChars="0"/>
            <w:jc w:val="center"/>
          </w:pPr>
        </w:pPrChange>
      </w:pPr>
      <w:ins w:id="6537" w:author="Janusio" w:date="2018-03-10T14:31:35Z">
        <w:r>
          <w:rPr>
            <w:rFonts w:hint="eastAsia"/>
            <w:sz w:val="22"/>
            <w:szCs w:val="22"/>
            <w:rPrChange w:id="6538" w:author="Janusio" w:date="2018-03-10T14:31:40Z">
              <w:rPr>
                <w:rFonts w:hint="eastAsia"/>
              </w:rPr>
            </w:rPrChange>
          </w:rPr>
          <w:t>图</w:t>
        </w:r>
      </w:ins>
      <w:ins w:id="6540" w:author="Janusio" w:date="2018-03-10T14:31:35Z">
        <w:r>
          <w:rPr>
            <w:rFonts w:hint="eastAsia"/>
            <w:sz w:val="22"/>
            <w:szCs w:val="22"/>
            <w:lang w:val="en-US" w:eastAsia="zh-CN"/>
            <w:rPrChange w:id="6541" w:author="Janusio" w:date="2018-03-10T14:31:40Z">
              <w:rPr>
                <w:rFonts w:hint="eastAsia"/>
                <w:lang w:val="en-US" w:eastAsia="zh-CN"/>
              </w:rPr>
            </w:rPrChange>
          </w:rPr>
          <w:t>3.9</w:t>
        </w:r>
      </w:ins>
      <w:ins w:id="6543" w:author="Janusio" w:date="2018-03-10T14:08:27Z">
        <w:r>
          <w:rPr>
            <w:rFonts w:hint="eastAsia"/>
            <w:sz w:val="22"/>
            <w:szCs w:val="22"/>
            <w:lang w:val="en-US" w:eastAsia="zh-CN"/>
            <w:rPrChange w:id="6544" w:author="Janusio" w:date="2018-03-10T14:31:40Z">
              <w:rPr>
                <w:rFonts w:hint="eastAsia"/>
                <w:lang w:val="en-US" w:eastAsia="zh-CN"/>
              </w:rPr>
            </w:rPrChange>
          </w:rPr>
          <w:t xml:space="preserve"> </w:t>
        </w:r>
      </w:ins>
      <w:ins w:id="6546" w:author="Janusio" w:date="2018-03-10T14:08:27Z">
        <w:r>
          <w:rPr>
            <w:rFonts w:hint="eastAsia"/>
            <w:sz w:val="22"/>
            <w:szCs w:val="22"/>
            <w:rPrChange w:id="6547" w:author="Janusio" w:date="2018-03-10T14:31:40Z">
              <w:rPr>
                <w:rFonts w:hint="eastAsia"/>
              </w:rPr>
            </w:rPrChange>
          </w:rPr>
          <w:t>Ubuntu vTPM实例配置部分参数</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49" w:author="Janusio" w:date="2018-03-10T14:08:27Z"/>
          <w:rFonts w:hint="eastAsia"/>
          <w:b w:val="0"/>
          <w:bCs w:val="0"/>
          <w:color w:val="auto"/>
          <w:lang w:eastAsia="zh-CN"/>
          <w:rPrChange w:id="6550" w:author="Janusio" w:date="2018-03-10T14:31:48Z">
            <w:rPr>
              <w:ins w:id="6551" w:author="Janusio" w:date="2018-03-10T14:08:27Z"/>
              <w:rFonts w:hint="eastAsia"/>
              <w:b/>
              <w:bCs/>
              <w:color w:val="auto"/>
              <w:lang w:eastAsia="zh-CN"/>
            </w:rPr>
          </w:rPrChange>
        </w:rPr>
      </w:pPr>
      <w:ins w:id="6552" w:author="Janusio" w:date="2018-03-10T14:08:27Z">
        <w:r>
          <w:rPr>
            <w:rFonts w:hint="eastAsia" w:ascii="Times New Roman" w:hAnsi="Times New Roman"/>
            <w:b w:val="0"/>
            <w:bCs w:val="0"/>
            <w:color w:val="auto"/>
            <w:rPrChange w:id="6553" w:author="Janusio" w:date="2018-03-10T14:31:48Z">
              <w:rPr>
                <w:rFonts w:hint="eastAsia" w:ascii="Times New Roman" w:hAnsi="Times New Roman"/>
                <w:b/>
                <w:bCs/>
                <w:color w:val="auto"/>
              </w:rPr>
            </w:rPrChange>
          </w:rPr>
          <w:t>图</w:t>
        </w:r>
      </w:ins>
      <w:ins w:id="6555" w:author="Janusio" w:date="2018-03-10T14:31:52Z">
        <w:r>
          <w:rPr>
            <w:rFonts w:hint="eastAsia"/>
            <w:b w:val="0"/>
            <w:bCs w:val="0"/>
            <w:color w:val="auto"/>
            <w:lang w:eastAsia="zh-CN"/>
          </w:rPr>
          <w:t>3</w:t>
        </w:r>
      </w:ins>
      <w:ins w:id="6556" w:author="Janusio" w:date="2018-03-10T14:31:52Z">
        <w:r>
          <w:rPr>
            <w:rFonts w:hint="eastAsia"/>
            <w:b w:val="0"/>
            <w:bCs w:val="0"/>
            <w:color w:val="auto"/>
            <w:lang w:val="en-US" w:eastAsia="zh-CN"/>
          </w:rPr>
          <w:t>.10</w:t>
        </w:r>
      </w:ins>
      <w:ins w:id="6557" w:author="Janusio" w:date="2018-03-10T14:08:27Z">
        <w:r>
          <w:rPr>
            <w:rFonts w:hint="eastAsia" w:ascii="Times New Roman" w:hAnsi="Times New Roman"/>
            <w:b w:val="0"/>
            <w:bCs w:val="0"/>
            <w:color w:val="auto"/>
            <w:rPrChange w:id="6558" w:author="Janusio" w:date="2018-03-10T14:31:48Z">
              <w:rPr>
                <w:rFonts w:hint="eastAsia" w:ascii="Times New Roman" w:hAnsi="Times New Roman"/>
                <w:b/>
                <w:bCs/>
                <w:color w:val="auto"/>
              </w:rPr>
            </w:rPrChange>
          </w:rPr>
          <w:t>为vTPMManager域配置文件</w:t>
        </w:r>
      </w:ins>
      <w:ins w:id="6560" w:author="Janusio" w:date="2018-03-10T14:08:27Z">
        <w:r>
          <w:rPr>
            <w:rFonts w:hint="eastAsia"/>
            <w:b w:val="0"/>
            <w:bCs w:val="0"/>
            <w:color w:val="auto"/>
            <w:lang w:eastAsia="zh-CN"/>
            <w:rPrChange w:id="6561" w:author="Janusio" w:date="2018-03-10T14:31:48Z">
              <w:rPr>
                <w:rFonts w:hint="eastAsia"/>
                <w:b/>
                <w:bCs/>
                <w:color w:val="auto"/>
                <w:lang w:eastAsia="zh-CN"/>
              </w:rPr>
            </w:rPrChange>
          </w:rPr>
          <w:t>：</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63" w:author="Janusio" w:date="2018-03-10T14:08:27Z"/>
          <w:rFonts w:hint="eastAsia" w:ascii="Times New Roman" w:hAnsi="Times New Roman"/>
          <w:color w:val="auto"/>
        </w:rPr>
      </w:pPr>
      <w:ins w:id="6564" w:author="Janusio" w:date="2018-03-10T14:08:27Z">
        <w:r>
          <w:rPr>
            <w:rFonts w:hint="eastAsia" w:ascii="Times New Roman" w:hAnsi="Times New Roman"/>
            <w:b w:val="0"/>
            <w:bCs w:val="0"/>
            <w:color w:val="auto"/>
            <w:rPrChange w:id="6565" w:author="Janusio" w:date="2018-03-10T14:31:48Z">
              <w:rPr>
                <w:rFonts w:hint="eastAsia" w:ascii="Times New Roman" w:hAnsi="Times New Roman"/>
                <w:b/>
                <w:bCs/>
                <w:color w:val="auto"/>
              </w:rPr>
            </w:rPrChange>
          </w:rPr>
          <w:t>vtpmmgr.cfg</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67" w:author="Janusio" w:date="2018-03-10T14:08:27Z"/>
          <w:rFonts w:hint="eastAsia" w:ascii="Times New Roman" w:hAnsi="Times New Roman"/>
          <w:color w:val="auto"/>
        </w:rPr>
      </w:pPr>
      <w:ins w:id="6568" w:author="Janusio" w:date="2018-03-10T14:08:27Z">
        <w:r>
          <w:rPr>
            <w:rFonts w:hint="eastAsia" w:ascii="Times New Roman" w:hAnsi="Times New Roman"/>
            <w:color w:val="auto"/>
          </w:rPr>
          <w:t>name="vtpmmgr"</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69" w:author="Janusio" w:date="2018-03-10T14:08:27Z"/>
          <w:rFonts w:hint="eastAsia" w:ascii="Times New Roman" w:hAnsi="Times New Roman"/>
          <w:color w:val="auto"/>
        </w:rPr>
      </w:pPr>
      <w:ins w:id="6570" w:author="Janusio" w:date="2018-03-10T14:08:27Z">
        <w:r>
          <w:rPr>
            <w:rFonts w:hint="eastAsia" w:ascii="Times New Roman" w:hAnsi="Times New Roman"/>
            <w:color w:val="auto"/>
          </w:rPr>
          <w:t>Kernel="/usr/lib/xen/boot/vtpmmgr-stubdom.gz"</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71" w:author="Janusio" w:date="2018-03-10T14:08:27Z"/>
          <w:rFonts w:hint="eastAsia" w:ascii="Times New Roman" w:hAnsi="Times New Roman"/>
          <w:color w:val="auto"/>
        </w:rPr>
      </w:pPr>
      <w:ins w:id="6572" w:author="Janusio" w:date="2018-03-10T14:08:27Z">
        <w:r>
          <w:rPr>
            <w:rFonts w:hint="eastAsia" w:ascii="Times New Roman" w:hAnsi="Times New Roman"/>
            <w:color w:val="auto"/>
          </w:rPr>
          <w:t>extra="tpmlocality=2"</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73" w:author="Janusio" w:date="2018-03-10T14:08:27Z"/>
          <w:rFonts w:hint="eastAsia" w:ascii="Times New Roman" w:hAnsi="Times New Roman"/>
          <w:color w:val="auto"/>
        </w:rPr>
      </w:pPr>
      <w:ins w:id="6574" w:author="Janusio" w:date="2018-03-10T14:08:27Z">
        <w:r>
          <w:rPr>
            <w:rFonts w:hint="eastAsia" w:ascii="Times New Roman" w:hAnsi="Times New Roman"/>
            <w:color w:val="auto"/>
          </w:rPr>
          <w:t>memory=8</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75" w:author="Janusio" w:date="2018-03-10T14:08:27Z"/>
          <w:rFonts w:hint="eastAsia" w:ascii="Times New Roman" w:hAnsi="Times New Roman"/>
          <w:color w:val="auto"/>
        </w:rPr>
      </w:pPr>
      <w:ins w:id="6576" w:author="Janusio" w:date="2018-03-10T14:08:27Z">
        <w:r>
          <w:rPr>
            <w:rFonts w:hint="eastAsia" w:ascii="Times New Roman" w:hAnsi="Times New Roman"/>
            <w:color w:val="auto"/>
          </w:rPr>
          <w:t>disk=["file:</w:t>
        </w:r>
      </w:ins>
      <w:ins w:id="6577" w:author="Janusio" w:date="2018-03-10T14:08:27Z">
        <w:r>
          <w:rPr>
            <w:rFonts w:ascii="Times New Roman" w:hAnsi="Times New Roman"/>
            <w:color w:val="auto"/>
          </w:rPr>
          <w:t>file://root/xen-images/</w:t>
        </w:r>
      </w:ins>
      <w:ins w:id="6578" w:author="Janusio" w:date="2018-03-10T14:08:27Z">
        <w:r>
          <w:rPr>
            <w:rFonts w:hint="eastAsia" w:ascii="Times New Roman" w:hAnsi="Times New Roman"/>
            <w:color w:val="auto"/>
          </w:rPr>
          <w:t>vtpmmgr-stubdom.img,hda,w"]</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79" w:author="Janusio" w:date="2018-03-10T14:08:27Z"/>
          <w:rFonts w:hint="eastAsia" w:ascii="Times New Roman" w:hAnsi="Times New Roman"/>
          <w:color w:val="auto"/>
        </w:rPr>
      </w:pPr>
      <w:ins w:id="6580" w:author="Janusio" w:date="2018-03-10T14:08:27Z">
        <w:r>
          <w:rPr>
            <w:rFonts w:hint="eastAsia" w:ascii="Times New Roman" w:hAnsi="Times New Roman"/>
            <w:color w:val="auto"/>
          </w:rPr>
          <w:t>iomem=["fed42,1"]</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581" w:author="Janusio" w:date="2018-03-10T14:08:27Z"/>
          <w:rFonts w:hint="eastAsia" w:ascii="Times New Roman" w:hAnsi="Times New Roman"/>
          <w:color w:val="auto"/>
        </w:rPr>
      </w:pPr>
      <w:ins w:id="6582" w:author="Janusio" w:date="2018-03-10T14:08:27Z">
        <w:r>
          <w:rPr>
            <w:rFonts w:hint="eastAsia" w:ascii="Times New Roman" w:hAnsi="Times New Roman"/>
            <w:color w:val="auto"/>
          </w:rPr>
          <w:t>……</w:t>
        </w:r>
      </w:ins>
    </w:p>
    <w:p>
      <w:pPr>
        <w:numPr>
          <w:ilvl w:val="-1"/>
          <w:numId w:val="0"/>
        </w:numPr>
        <w:ind w:left="0" w:leftChars="0" w:firstLine="440" w:firstLineChars="200"/>
        <w:jc w:val="center"/>
        <w:rPr>
          <w:ins w:id="6584" w:author="Janusio" w:date="2018-03-10T14:08:27Z"/>
          <w:rFonts w:hint="default"/>
          <w:sz w:val="22"/>
          <w:szCs w:val="22"/>
          <w:rPrChange w:id="6585" w:author="Janusio" w:date="2018-03-10T14:32:14Z">
            <w:rPr>
              <w:ins w:id="6586" w:author="Janusio" w:date="2018-03-10T14:08:27Z"/>
              <w:rFonts w:hint="default"/>
            </w:rPr>
          </w:rPrChange>
        </w:rPr>
        <w:pPrChange w:id="6583" w:author="Janusio" w:date="2018-03-10T14:32:15Z">
          <w:pPr>
            <w:numPr>
              <w:ilvl w:val="0"/>
              <w:numId w:val="8"/>
            </w:numPr>
            <w:ind w:left="420" w:leftChars="0" w:hanging="420" w:firstLineChars="0"/>
            <w:jc w:val="center"/>
          </w:pPr>
        </w:pPrChange>
      </w:pPr>
      <w:ins w:id="6587" w:author="Janusio" w:date="2018-03-10T14:32:06Z">
        <w:r>
          <w:rPr>
            <w:rFonts w:hint="eastAsia"/>
            <w:sz w:val="22"/>
            <w:szCs w:val="22"/>
            <w:rPrChange w:id="6588" w:author="Janusio" w:date="2018-03-10T14:32:14Z">
              <w:rPr>
                <w:rFonts w:hint="eastAsia"/>
              </w:rPr>
            </w:rPrChange>
          </w:rPr>
          <w:t>图</w:t>
        </w:r>
      </w:ins>
      <w:ins w:id="6590" w:author="Janusio" w:date="2018-03-10T14:32:06Z">
        <w:r>
          <w:rPr>
            <w:rFonts w:hint="eastAsia"/>
            <w:sz w:val="22"/>
            <w:szCs w:val="22"/>
            <w:lang w:eastAsia="zh-CN"/>
            <w:rPrChange w:id="6591" w:author="Janusio" w:date="2018-03-10T14:32:14Z">
              <w:rPr>
                <w:rFonts w:hint="eastAsia"/>
                <w:lang w:eastAsia="zh-CN"/>
              </w:rPr>
            </w:rPrChange>
          </w:rPr>
          <w:t>3</w:t>
        </w:r>
      </w:ins>
      <w:ins w:id="6593" w:author="Janusio" w:date="2018-03-10T14:32:06Z">
        <w:r>
          <w:rPr>
            <w:rFonts w:hint="eastAsia"/>
            <w:sz w:val="22"/>
            <w:szCs w:val="22"/>
            <w:lang w:val="en-US" w:eastAsia="zh-CN"/>
            <w:rPrChange w:id="6594" w:author="Janusio" w:date="2018-03-10T14:32:14Z">
              <w:rPr>
                <w:rFonts w:hint="eastAsia"/>
                <w:lang w:val="en-US" w:eastAsia="zh-CN"/>
              </w:rPr>
            </w:rPrChange>
          </w:rPr>
          <w:t>.10</w:t>
        </w:r>
      </w:ins>
      <w:ins w:id="6596" w:author="Janusio" w:date="2018-03-10T14:32:11Z">
        <w:r>
          <w:rPr>
            <w:rFonts w:hint="eastAsia"/>
            <w:sz w:val="22"/>
            <w:szCs w:val="22"/>
            <w:lang w:val="en-US" w:eastAsia="zh-CN"/>
            <w:rPrChange w:id="6597" w:author="Janusio" w:date="2018-03-10T14:32:14Z">
              <w:rPr>
                <w:rFonts w:hint="eastAsia"/>
                <w:lang w:val="en-US" w:eastAsia="zh-CN"/>
              </w:rPr>
            </w:rPrChange>
          </w:rPr>
          <w:t xml:space="preserve"> </w:t>
        </w:r>
      </w:ins>
      <w:ins w:id="6599" w:author="Janusio" w:date="2018-03-10T14:08:27Z">
        <w:r>
          <w:rPr>
            <w:rFonts w:hint="eastAsia"/>
            <w:sz w:val="22"/>
            <w:szCs w:val="22"/>
            <w:lang w:val="en-US" w:eastAsia="zh-CN"/>
            <w:rPrChange w:id="6600" w:author="Janusio" w:date="2018-03-10T14:32:14Z">
              <w:rPr>
                <w:rFonts w:hint="eastAsia"/>
                <w:lang w:val="en-US" w:eastAsia="zh-CN"/>
              </w:rPr>
            </w:rPrChange>
          </w:rPr>
          <w:t xml:space="preserve"> </w:t>
        </w:r>
      </w:ins>
      <w:ins w:id="6602" w:author="Janusio" w:date="2018-03-10T14:08:27Z">
        <w:r>
          <w:rPr>
            <w:rFonts w:hint="eastAsia"/>
            <w:sz w:val="22"/>
            <w:szCs w:val="22"/>
            <w:rPrChange w:id="6603" w:author="Janusio" w:date="2018-03-10T14:32:14Z">
              <w:rPr>
                <w:rFonts w:hint="eastAsia"/>
              </w:rPr>
            </w:rPrChange>
          </w:rPr>
          <w:t>vTPMManager配置文件部分参数</w:t>
        </w:r>
      </w:ins>
    </w:p>
    <w:p>
      <w:pPr>
        <w:pStyle w:val="4"/>
        <w:numPr>
          <w:ins w:id="6606" w:author="Janusio" w:date="2018-03-10T14:32:41Z"/>
        </w:numPr>
        <w:tabs>
          <w:tab w:val="left" w:pos="360"/>
          <w:tab w:val="clear" w:pos="420"/>
        </w:tabs>
        <w:spacing w:before="192" w:after="192"/>
        <w:rPr>
          <w:ins w:id="6607" w:author="Janusio" w:date="2018-03-10T14:08:27Z"/>
          <w:rFonts w:hint="eastAsia"/>
        </w:rPr>
        <w:pPrChange w:id="6605" w:author="Janusio" w:date="2018-03-10T14:32:41Z">
          <w:pPr>
            <w:pStyle w:val="37"/>
            <w:spacing w:before="192" w:after="192"/>
          </w:pPr>
        </w:pPrChange>
      </w:pPr>
      <w:ins w:id="6608" w:author="Janusio" w:date="2018-03-10T14:08:27Z">
        <w:r>
          <w:rPr>
            <w:rFonts w:hint="eastAsia"/>
            <w:lang w:val="en-US" w:eastAsia="zh-CN"/>
          </w:rPr>
          <w:t>TVP-QT信任链构建</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ins w:id="6609" w:author="Janusio" w:date="2018-03-10T14:08:27Z"/>
          <w:rFonts w:ascii="Times New Roman" w:hAnsi="Times New Roman"/>
          <w:color w:val="auto"/>
        </w:rPr>
      </w:pPr>
      <w:ins w:id="6610" w:author="Janusio" w:date="2018-03-10T14:08:27Z">
        <w:r>
          <w:rPr>
            <w:rFonts w:ascii="Times New Roman" w:hAnsi="Times New Roman"/>
            <w:color w:val="auto"/>
          </w:rPr>
          <w:t>TVP-QT信任链在此虚拟化平台进行有效性测试时，利用哈希函数对信任链各层次的构建模块、功能组件或文件进行哈希值存储。按照</w:t>
        </w:r>
      </w:ins>
      <w:ins w:id="6611" w:author="Janusio" w:date="2018-03-10T14:08:27Z">
        <w:r>
          <w:rPr>
            <w:rFonts w:hint="eastAsia" w:ascii="Times New Roman" w:hAnsi="Times New Roman"/>
            <w:color w:val="auto"/>
          </w:rPr>
          <w:t>TCG标准，</w:t>
        </w:r>
      </w:ins>
      <w:ins w:id="6612" w:author="Janusio" w:date="2018-03-10T14:08:27Z">
        <w:r>
          <w:rPr>
            <w:rFonts w:ascii="Times New Roman" w:hAnsi="Times New Roman"/>
            <w:color w:val="auto"/>
          </w:rPr>
          <w:t>采用迭代计算Hash值的方法对PCR进行扩展操作，将PCR的现值与新值相连，计算Hash值作为新的完整性度量值存储到PCR中，描述如下：</w:t>
        </w:r>
      </w:ins>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ins w:id="6613" w:author="Janusio" w:date="2018-03-10T14:08:27Z"/>
          <w:rFonts w:hint="eastAsia" w:ascii="Times New Roman" w:hAnsi="Times New Roman"/>
          <w:color w:val="auto"/>
        </w:rPr>
      </w:pPr>
      <w:ins w:id="6614" w:author="Janusio" w:date="2018-03-10T14:08:27Z">
        <w:r>
          <w:rPr>
            <w:rFonts w:ascii="Times New Roman" w:hAnsi="Times New Roman"/>
            <w:color w:val="auto"/>
          </w:rPr>
          <w:t>New PCR</w:t>
        </w:r>
      </w:ins>
      <w:ins w:id="6615" w:author="Janusio" w:date="2018-03-10T14:08:27Z">
        <w:r>
          <w:rPr>
            <w:rFonts w:ascii="Times New Roman" w:hAnsi="Times New Roman"/>
            <w:color w:val="auto"/>
            <w:vertAlign w:val="subscript"/>
          </w:rPr>
          <w:t>i</w:t>
        </w:r>
      </w:ins>
      <w:ins w:id="6616" w:author="Janusio" w:date="2018-03-10T14:08:27Z">
        <w:r>
          <w:rPr>
            <w:rFonts w:ascii="Times New Roman" w:hAnsi="Times New Roman"/>
            <w:color w:val="auto"/>
          </w:rPr>
          <w:t>=Hash</w:t>
        </w:r>
      </w:ins>
      <w:ins w:id="6617" w:author="Janusio" w:date="2018-03-10T14:08:27Z">
        <w:r>
          <w:rPr>
            <w:rFonts w:hint="eastAsia" w:ascii="Times New Roman" w:hAnsi="Times New Roman"/>
            <w:color w:val="auto"/>
          </w:rPr>
          <w:t>(</w:t>
        </w:r>
      </w:ins>
      <w:ins w:id="6618" w:author="Janusio" w:date="2018-03-10T14:08:27Z">
        <w:r>
          <w:rPr>
            <w:rFonts w:ascii="Times New Roman" w:hAnsi="Times New Roman"/>
            <w:color w:val="auto"/>
          </w:rPr>
          <w:t>Old PCR</w:t>
        </w:r>
      </w:ins>
      <w:ins w:id="6619" w:author="Janusio" w:date="2018-03-10T14:08:27Z">
        <w:r>
          <w:rPr>
            <w:rFonts w:ascii="Times New Roman" w:hAnsi="Times New Roman"/>
            <w:color w:val="auto"/>
            <w:vertAlign w:val="subscript"/>
          </w:rPr>
          <w:t>i</w:t>
        </w:r>
      </w:ins>
      <w:ins w:id="6620" w:author="Janusio" w:date="2018-03-10T14:08:27Z">
        <w:r>
          <w:rPr>
            <w:rFonts w:ascii="Times New Roman" w:hAnsi="Times New Roman"/>
            <w:color w:val="auto"/>
          </w:rPr>
          <w:t>||New Value</w:t>
        </w:r>
      </w:ins>
      <w:ins w:id="6621" w:author="Janusio" w:date="2018-03-10T14:08:27Z">
        <w:r>
          <w:rPr>
            <w:rFonts w:hint="eastAsia" w:ascii="Times New Roman" w:hAnsi="Times New Roman"/>
            <w:color w:val="auto"/>
          </w:rPr>
          <w:t>)</w:t>
        </w:r>
      </w:ins>
      <w:ins w:id="6622" w:author="Janusio" w:date="2018-03-10T14:08:27Z">
        <w:r>
          <w:rPr>
            <w:rFonts w:ascii="Times New Roman" w:hAnsi="Times New Roman"/>
            <w:color w:val="auto"/>
          </w:rPr>
          <w:t>，</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rPr>
          <w:ins w:id="6623" w:author="Janusio" w:date="2018-03-10T14:33:54Z"/>
          <w:rFonts w:hint="eastAsia" w:ascii="Times New Roman" w:hAnsi="Times New Roman"/>
          <w:color w:val="auto"/>
        </w:rPr>
      </w:pPr>
      <w:ins w:id="6624" w:author="Janusio" w:date="2018-03-10T14:08:27Z">
        <w:r>
          <w:rPr>
            <w:rFonts w:hint="eastAsia" w:ascii="Times New Roman" w:hAnsi="Times New Roman"/>
            <w:color w:val="auto"/>
          </w:rPr>
          <w:t>其中，</w:t>
        </w:r>
      </w:ins>
      <w:ins w:id="6625" w:author="Janusio" w:date="2018-03-10T14:08:27Z">
        <w:r>
          <w:rPr>
            <w:rFonts w:ascii="Times New Roman" w:hAnsi="Times New Roman"/>
            <w:color w:val="auto"/>
          </w:rPr>
          <w:t>Hash 函数选用</w:t>
        </w:r>
      </w:ins>
      <w:ins w:id="6626" w:author="Janusio" w:date="2018-03-10T14:08:27Z">
        <w:r>
          <w:rPr>
            <w:rFonts w:hint="eastAsia" w:ascii="Times New Roman" w:hAnsi="Times New Roman"/>
            <w:color w:val="auto"/>
          </w:rPr>
          <w:t>SHA-1，</w:t>
        </w:r>
      </w:ins>
      <w:ins w:id="6627" w:author="Janusio" w:date="2018-03-10T14:08:27Z">
        <w:r>
          <w:rPr>
            <w:rFonts w:ascii="Times New Roman" w:hAnsi="Times New Roman"/>
            <w:color w:val="auto"/>
          </w:rPr>
          <w:t>||表示连接符号。在实验中成功运行虚拟机UbuntuTest1。按照下表的顺序对PCR进行存储</w:t>
        </w:r>
      </w:ins>
      <w:ins w:id="6628" w:author="Janusio" w:date="2018-03-10T14:08:27Z">
        <w:r>
          <w:rPr>
            <w:rFonts w:hint="eastAsia" w:ascii="Times New Roman" w:hAnsi="Times New Roman"/>
            <w:color w:val="auto"/>
          </w:rPr>
          <w:t>。其中PCR[0]-[7]存储TVP-QT信任链第一层到第二层TCB的可信度量信息；PCR[8]-PCR[10]分别存储信任链中可信衔接点三个重要的组件的度量信息；PCR[11]-PCR[15]存储vTPM实例域和用户虚拟机信任链度量信息。具体的存储如表</w:t>
        </w:r>
      </w:ins>
      <w:ins w:id="6629" w:author="Janusio" w:date="2018-03-10T14:08:27Z">
        <w:r>
          <w:rPr>
            <w:rFonts w:hint="eastAsia"/>
            <w:color w:val="auto"/>
            <w:lang w:val="en-US" w:eastAsia="zh-CN"/>
          </w:rPr>
          <w:t>3</w:t>
        </w:r>
      </w:ins>
      <w:ins w:id="6630" w:author="Janusio" w:date="2018-03-10T14:33:00Z">
        <w:r>
          <w:rPr>
            <w:rFonts w:hint="eastAsia"/>
            <w:color w:val="auto"/>
            <w:lang w:val="en-US" w:eastAsia="zh-CN"/>
          </w:rPr>
          <w:t>.</w:t>
        </w:r>
      </w:ins>
      <w:ins w:id="6631" w:author="Janusio" w:date="2018-03-10T14:32:56Z">
        <w:r>
          <w:rPr>
            <w:rFonts w:hint="eastAsia"/>
            <w:color w:val="auto"/>
            <w:lang w:val="en-US" w:eastAsia="zh-CN"/>
          </w:rPr>
          <w:t>3</w:t>
        </w:r>
      </w:ins>
      <w:ins w:id="6632" w:author="Janusio" w:date="2018-03-10T14:08:27Z">
        <w:r>
          <w:rPr>
            <w:rFonts w:hint="eastAsia" w:ascii="Times New Roman" w:hAnsi="Times New Roman"/>
            <w:color w:val="auto"/>
          </w:rPr>
          <w:t>所示：</w:t>
        </w:r>
      </w:ins>
    </w:p>
    <w:p>
      <w:pPr>
        <w:numPr>
          <w:ilvl w:val="0"/>
          <w:numId w:val="15"/>
        </w:numPr>
        <w:ind w:left="420" w:leftChars="0" w:hanging="420" w:firstLineChars="0"/>
        <w:jc w:val="center"/>
        <w:rPr>
          <w:ins w:id="6634" w:author="Janusio" w:date="2018-03-10T14:33:58Z"/>
          <w:rFonts w:hint="eastAsia" w:ascii="Times New Roman" w:hAnsi="Times New Roman"/>
          <w:color w:val="auto"/>
          <w:sz w:val="22"/>
          <w:szCs w:val="22"/>
        </w:rPr>
        <w:pPrChange w:id="6633" w:author="Janusio" w:date="2018-03-10T14:33:22Z">
          <w:pPr>
            <w:pStyle w:val="35"/>
            <w:numPr>
              <w:ilvl w:val="0"/>
              <w:numId w:val="15"/>
            </w:numPr>
            <w:ind w:left="420" w:leftChars="0" w:hanging="420" w:firstLineChars="0"/>
          </w:pPr>
        </w:pPrChange>
      </w:pPr>
      <w:ins w:id="6635" w:author="Janusio" w:date="2018-03-10T14:33:58Z">
        <w:r>
          <w:rPr>
            <w:rFonts w:hint="eastAsia" w:ascii="Times New Roman" w:hAnsi="Times New Roman"/>
            <w:color w:val="auto"/>
            <w:sz w:val="22"/>
            <w:szCs w:val="22"/>
          </w:rPr>
          <w:br w:type="page"/>
        </w:r>
      </w:ins>
    </w:p>
    <w:p>
      <w:pPr>
        <w:numPr>
          <w:ilvl w:val="0"/>
          <w:numId w:val="15"/>
        </w:numPr>
        <w:ind w:left="420" w:leftChars="0" w:hanging="420" w:firstLineChars="0"/>
        <w:jc w:val="center"/>
        <w:rPr>
          <w:ins w:id="6637" w:author="Janusio" w:date="2018-03-10T14:08:27Z"/>
          <w:rFonts w:hint="default"/>
          <w:sz w:val="22"/>
          <w:szCs w:val="22"/>
          <w:rPrChange w:id="6638" w:author="Janusio" w:date="2018-03-10T14:33:21Z">
            <w:rPr>
              <w:ins w:id="6639" w:author="Janusio" w:date="2018-03-10T14:08:27Z"/>
              <w:rFonts w:hint="default"/>
            </w:rPr>
          </w:rPrChange>
        </w:rPr>
        <w:pPrChange w:id="6636" w:author="Janusio" w:date="2018-03-10T14:33:22Z">
          <w:pPr>
            <w:pStyle w:val="35"/>
            <w:numPr>
              <w:ilvl w:val="0"/>
              <w:numId w:val="15"/>
            </w:numPr>
            <w:ind w:left="420" w:leftChars="0" w:hanging="420" w:firstLineChars="0"/>
          </w:pPr>
        </w:pPrChange>
      </w:pPr>
      <w:ins w:id="6640" w:author="Janusio" w:date="2018-03-10T14:33:17Z">
        <w:r>
          <w:rPr>
            <w:rFonts w:hint="eastAsia" w:ascii="Times New Roman" w:hAnsi="Times New Roman"/>
            <w:color w:val="auto"/>
            <w:sz w:val="22"/>
            <w:szCs w:val="22"/>
            <w:rPrChange w:id="6641" w:author="Janusio" w:date="2018-03-10T14:33:21Z">
              <w:rPr>
                <w:rFonts w:hint="eastAsia" w:ascii="Times New Roman" w:hAnsi="Times New Roman"/>
                <w:color w:val="auto"/>
              </w:rPr>
            </w:rPrChange>
          </w:rPr>
          <w:t>表</w:t>
        </w:r>
      </w:ins>
      <w:ins w:id="6643" w:author="Janusio" w:date="2018-03-10T14:33:17Z">
        <w:r>
          <w:rPr>
            <w:rFonts w:hint="eastAsia"/>
            <w:color w:val="auto"/>
            <w:sz w:val="22"/>
            <w:szCs w:val="22"/>
            <w:lang w:val="en-US" w:eastAsia="zh-CN"/>
            <w:rPrChange w:id="6644" w:author="Janusio" w:date="2018-03-10T14:33:21Z">
              <w:rPr>
                <w:rFonts w:hint="eastAsia"/>
                <w:color w:val="auto"/>
                <w:lang w:val="en-US" w:eastAsia="zh-CN"/>
              </w:rPr>
            </w:rPrChange>
          </w:rPr>
          <w:t>3.3</w:t>
        </w:r>
      </w:ins>
      <w:ins w:id="6646" w:author="Janusio" w:date="2018-03-10T14:33:18Z">
        <w:r>
          <w:rPr>
            <w:rFonts w:hint="eastAsia"/>
            <w:color w:val="auto"/>
            <w:sz w:val="22"/>
            <w:szCs w:val="22"/>
            <w:lang w:val="en-US" w:eastAsia="zh-CN"/>
            <w:rPrChange w:id="6647" w:author="Janusio" w:date="2018-03-10T14:33:21Z">
              <w:rPr>
                <w:rFonts w:hint="eastAsia"/>
                <w:color w:val="auto"/>
                <w:lang w:val="en-US" w:eastAsia="zh-CN"/>
              </w:rPr>
            </w:rPrChange>
          </w:rPr>
          <w:t xml:space="preserve"> </w:t>
        </w:r>
      </w:ins>
      <w:ins w:id="6649" w:author="Janusio" w:date="2018-03-10T14:08:27Z">
        <w:r>
          <w:rPr>
            <w:rFonts w:hint="default"/>
            <w:sz w:val="22"/>
            <w:szCs w:val="22"/>
            <w:rPrChange w:id="6650" w:author="Janusio" w:date="2018-03-10T14:33:21Z">
              <w:rPr>
                <w:rFonts w:hint="default"/>
              </w:rPr>
            </w:rPrChange>
          </w:rPr>
          <w:t>仿真实验PCR存储简述</w:t>
        </w:r>
      </w:ins>
    </w:p>
    <w:tbl>
      <w:tblPr>
        <w:tblStyle w:val="24"/>
        <w:tblW w:w="73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6652" w:author="Janusio" w:date="2018-03-10T14:35:05Z">
          <w:tblPr>
            <w:tblStyle w:val="24"/>
            <w:tblpPr w:leftFromText="180" w:rightFromText="180" w:vertAnchor="text" w:horzAnchor="page" w:tblpX="1000" w:tblpY="7"/>
            <w:tblOverlap w:val="never"/>
            <w:tblW w:w="4817" w:type="dxa"/>
            <w:jc w:val="righ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432"/>
        <w:gridCol w:w="4551"/>
        <w:gridCol w:w="1359"/>
        <w:tblGridChange w:id="6653">
          <w:tblGrid>
            <w:gridCol w:w="867"/>
            <w:gridCol w:w="2824"/>
            <w:gridCol w:w="112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655"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654" w:author="Janusio" w:date="2018-03-10T14:08:27Z"/>
          <w:trPrChange w:id="6655" w:author="Janusio" w:date="2018-03-10T14:35:05Z">
            <w:trPr>
              <w:trHeight w:val="0" w:hRule="atLeast"/>
              <w:jc w:val="right"/>
            </w:trPr>
          </w:trPrChange>
        </w:trPr>
        <w:tc>
          <w:tcPr>
            <w:tcW w:w="1432" w:type="dxa"/>
            <w:tcBorders>
              <w:top w:val="single" w:color="auto" w:sz="12" w:space="0"/>
              <w:left w:val="nil"/>
              <w:bottom w:val="single" w:color="auto" w:sz="8" w:space="0"/>
              <w:right w:val="nil"/>
            </w:tcBorders>
            <w:vAlign w:val="top"/>
            <w:tcPrChange w:id="6656" w:author="Janusio" w:date="2018-03-10T14:35:05Z">
              <w:tcPr>
                <w:tcW w:w="867" w:type="dxa"/>
                <w:tcBorders>
                  <w:top w:val="single" w:color="auto" w:sz="12" w:space="0"/>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57" w:author="Janusio" w:date="2018-03-10T14:08:27Z"/>
                <w:rFonts w:ascii="Times New Roman" w:hAnsi="Times New Roman"/>
                <w:b/>
                <w:bCs/>
                <w:color w:val="auto"/>
              </w:rPr>
            </w:pPr>
            <w:ins w:id="6658" w:author="Janusio" w:date="2018-03-10T14:08:27Z">
              <w:r>
                <w:rPr>
                  <w:rFonts w:ascii="Times New Roman" w:hAnsi="Times New Roman"/>
                  <w:b/>
                  <w:bCs/>
                  <w:color w:val="auto"/>
                </w:rPr>
                <w:t>寄存器</w:t>
              </w:r>
            </w:ins>
          </w:p>
        </w:tc>
        <w:tc>
          <w:tcPr>
            <w:tcW w:w="4551" w:type="dxa"/>
            <w:tcBorders>
              <w:top w:val="single" w:color="auto" w:sz="12" w:space="0"/>
              <w:left w:val="nil"/>
              <w:bottom w:val="single" w:color="auto" w:sz="4" w:space="0"/>
              <w:right w:val="nil"/>
            </w:tcBorders>
            <w:vAlign w:val="top"/>
            <w:tcPrChange w:id="6659" w:author="Janusio" w:date="2018-03-10T14:35:05Z">
              <w:tcPr>
                <w:tcW w:w="2824" w:type="dxa"/>
                <w:tcBorders>
                  <w:top w:val="single" w:color="auto" w:sz="12" w:space="0"/>
                  <w:left w:val="nil"/>
                  <w:bottom w:val="single" w:color="auto" w:sz="4"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60" w:author="Janusio" w:date="2018-03-10T14:08:27Z"/>
                <w:rFonts w:ascii="Times New Roman" w:hAnsi="Times New Roman"/>
                <w:b/>
                <w:bCs/>
                <w:color w:val="auto"/>
              </w:rPr>
            </w:pPr>
            <w:ins w:id="6661" w:author="Janusio" w:date="2018-03-10T14:08:27Z">
              <w:r>
                <w:rPr>
                  <w:rFonts w:ascii="Times New Roman" w:hAnsi="Times New Roman"/>
                  <w:b/>
                  <w:bCs/>
                  <w:color w:val="auto"/>
                </w:rPr>
                <w:t>存储内容</w:t>
              </w:r>
            </w:ins>
          </w:p>
        </w:tc>
        <w:tc>
          <w:tcPr>
            <w:tcW w:w="1359" w:type="dxa"/>
            <w:tcBorders>
              <w:top w:val="single" w:color="auto" w:sz="12" w:space="0"/>
              <w:left w:val="nil"/>
              <w:bottom w:val="single" w:color="auto" w:sz="8" w:space="0"/>
              <w:right w:val="nil"/>
            </w:tcBorders>
            <w:vAlign w:val="top"/>
            <w:tcPrChange w:id="6662" w:author="Janusio" w:date="2018-03-10T14:35:05Z">
              <w:tcPr>
                <w:tcW w:w="1126" w:type="dxa"/>
                <w:tcBorders>
                  <w:top w:val="single" w:color="auto" w:sz="12" w:space="0"/>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63" w:author="Janusio" w:date="2018-03-10T14:08:27Z"/>
                <w:rFonts w:ascii="Times New Roman" w:hAnsi="Times New Roman"/>
                <w:b/>
                <w:bCs/>
                <w:color w:val="auto"/>
              </w:rPr>
            </w:pPr>
            <w:ins w:id="6664" w:author="Janusio" w:date="2018-03-10T14:08:27Z">
              <w:r>
                <w:rPr>
                  <w:rFonts w:ascii="Times New Roman" w:hAnsi="Times New Roman"/>
                  <w:b/>
                  <w:bCs/>
                  <w:color w:val="auto"/>
                </w:rPr>
                <w:t>功能层次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666"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665" w:author="Janusio" w:date="2018-03-10T14:08:27Z"/>
          <w:trPrChange w:id="6666" w:author="Janusio" w:date="2018-03-10T14:35:05Z">
            <w:trPr>
              <w:trHeight w:val="0" w:hRule="atLeast"/>
              <w:jc w:val="right"/>
            </w:trPr>
          </w:trPrChange>
        </w:trPr>
        <w:tc>
          <w:tcPr>
            <w:tcW w:w="1432" w:type="dxa"/>
            <w:vMerge w:val="restart"/>
            <w:tcBorders>
              <w:top w:val="single" w:color="auto" w:sz="8" w:space="0"/>
              <w:left w:val="nil"/>
              <w:right w:val="nil"/>
            </w:tcBorders>
            <w:vAlign w:val="top"/>
            <w:tcPrChange w:id="6667" w:author="Janusio" w:date="2018-03-10T14:35:05Z">
              <w:tcPr>
                <w:tcW w:w="867" w:type="dxa"/>
                <w:vMerge w:val="restart"/>
                <w:tcBorders>
                  <w:top w:val="single" w:color="auto" w:sz="8" w:space="0"/>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68" w:author="Janusio" w:date="2018-03-10T14:08:27Z"/>
                <w:rFonts w:ascii="Times New Roman" w:hAnsi="Times New Roman"/>
                <w:color w:val="auto"/>
                <w:sz w:val="18"/>
                <w:szCs w:val="18"/>
              </w:rPr>
            </w:pPr>
            <w:ins w:id="6669" w:author="Janusio" w:date="2018-03-10T14:08:27Z">
              <w:r>
                <w:rPr>
                  <w:rFonts w:ascii="Times New Roman" w:hAnsi="Times New Roman"/>
                  <w:color w:val="auto"/>
                  <w:sz w:val="18"/>
                  <w:szCs w:val="18"/>
                </w:rPr>
                <w:t>PCR[0]-PCR[7]</w:t>
              </w:r>
            </w:ins>
          </w:p>
        </w:tc>
        <w:tc>
          <w:tcPr>
            <w:tcW w:w="4551" w:type="dxa"/>
            <w:tcBorders>
              <w:top w:val="single" w:color="auto" w:sz="4" w:space="0"/>
              <w:left w:val="nil"/>
              <w:bottom w:val="nil"/>
              <w:right w:val="nil"/>
            </w:tcBorders>
            <w:vAlign w:val="top"/>
            <w:tcPrChange w:id="6670" w:author="Janusio" w:date="2018-03-10T14:35:05Z">
              <w:tcPr>
                <w:tcW w:w="2824" w:type="dxa"/>
                <w:tcBorders>
                  <w:top w:val="single" w:color="auto" w:sz="4"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71" w:author="Janusio" w:date="2018-03-10T14:08:27Z"/>
                <w:rFonts w:ascii="Times New Roman" w:hAnsi="Times New Roman"/>
                <w:color w:val="auto"/>
                <w:sz w:val="18"/>
                <w:szCs w:val="18"/>
              </w:rPr>
            </w:pPr>
            <w:ins w:id="6672" w:author="Janusio" w:date="2018-03-10T14:08:27Z">
              <w:r>
                <w:rPr>
                  <w:rFonts w:ascii="Times New Roman" w:hAnsi="Times New Roman"/>
                  <w:color w:val="auto"/>
                  <w:sz w:val="18"/>
                  <w:szCs w:val="18"/>
                </w:rPr>
                <w:t>BIOS代码</w:t>
              </w:r>
            </w:ins>
          </w:p>
        </w:tc>
        <w:tc>
          <w:tcPr>
            <w:tcW w:w="1359" w:type="dxa"/>
            <w:vMerge w:val="restart"/>
            <w:tcBorders>
              <w:top w:val="single" w:color="auto" w:sz="8" w:space="0"/>
              <w:left w:val="nil"/>
              <w:right w:val="nil"/>
            </w:tcBorders>
            <w:vAlign w:val="top"/>
            <w:tcPrChange w:id="6673" w:author="Janusio" w:date="2018-03-10T14:35:05Z">
              <w:tcPr>
                <w:tcW w:w="1126" w:type="dxa"/>
                <w:vMerge w:val="restart"/>
                <w:tcBorders>
                  <w:top w:val="single" w:color="auto" w:sz="8" w:space="0"/>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74" w:author="Janusio" w:date="2018-03-10T14:08:27Z"/>
                <w:rFonts w:ascii="Times New Roman" w:hAnsi="Times New Roman"/>
                <w:color w:val="auto"/>
                <w:sz w:val="18"/>
                <w:szCs w:val="18"/>
              </w:rPr>
            </w:pPr>
            <w:ins w:id="6675" w:author="Janusio" w:date="2018-03-10T14:08:27Z">
              <w:r>
                <w:rPr>
                  <w:rFonts w:ascii="Times New Roman" w:hAnsi="Times New Roman"/>
                  <w:color w:val="auto"/>
                  <w:sz w:val="18"/>
                  <w:szCs w:val="18"/>
                </w:rPr>
                <w:t>第一层：</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76" w:author="Janusio" w:date="2018-03-10T14:08:27Z"/>
                <w:rFonts w:ascii="Times New Roman" w:hAnsi="Times New Roman"/>
                <w:color w:val="auto"/>
                <w:sz w:val="18"/>
                <w:szCs w:val="18"/>
              </w:rPr>
            </w:pPr>
            <w:ins w:id="6677" w:author="Janusio" w:date="2018-03-10T14:08:27Z">
              <w:r>
                <w:rPr>
                  <w:rFonts w:ascii="Times New Roman" w:hAnsi="Times New Roman"/>
                  <w:color w:val="auto"/>
                  <w:sz w:val="18"/>
                  <w:szCs w:val="18"/>
                </w:rPr>
                <w:t>硬件TPM</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78" w:author="Janusio" w:date="2018-03-10T14:08:27Z"/>
                <w:rFonts w:ascii="Times New Roman" w:hAnsi="Times New Roman"/>
                <w:color w:val="auto"/>
                <w:sz w:val="18"/>
                <w:szCs w:val="18"/>
              </w:rPr>
            </w:pPr>
            <w:ins w:id="6679" w:author="Janusio" w:date="2018-03-10T14:08:27Z">
              <w:r>
                <w:rPr>
                  <w:rFonts w:ascii="Times New Roman" w:hAnsi="Times New Roman"/>
                  <w:color w:val="auto"/>
                  <w:sz w:val="18"/>
                  <w:szCs w:val="18"/>
                </w:rPr>
                <w:t>第二层：</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80" w:author="Janusio" w:date="2018-03-10T14:08:27Z"/>
                <w:rFonts w:ascii="Times New Roman" w:hAnsi="Times New Roman"/>
                <w:color w:val="auto"/>
                <w:sz w:val="18"/>
                <w:szCs w:val="18"/>
              </w:rPr>
            </w:pPr>
            <w:ins w:id="6681" w:author="Janusio" w:date="2018-03-10T14:08:27Z">
              <w:r>
                <w:rPr>
                  <w:rFonts w:ascii="Times New Roman" w:hAnsi="Times New Roman"/>
                  <w:color w:val="auto"/>
                  <w:sz w:val="18"/>
                  <w:szCs w:val="18"/>
                </w:rPr>
                <w:t>TCB</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683"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682" w:author="Janusio" w:date="2018-03-10T14:08:27Z"/>
          <w:trPrChange w:id="6683" w:author="Janusio" w:date="2018-03-10T14:35:05Z">
            <w:trPr>
              <w:trHeight w:val="0" w:hRule="atLeast"/>
              <w:jc w:val="right"/>
            </w:trPr>
          </w:trPrChange>
        </w:trPr>
        <w:tc>
          <w:tcPr>
            <w:tcW w:w="1432" w:type="dxa"/>
            <w:vMerge w:val="continue"/>
            <w:tcBorders>
              <w:left w:val="nil"/>
              <w:right w:val="nil"/>
            </w:tcBorders>
            <w:vAlign w:val="top"/>
            <w:tcPrChange w:id="6684" w:author="Janusio" w:date="2018-03-10T14:35:05Z">
              <w:tcPr>
                <w:tcW w:w="867"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685" w:author="Janusio" w:date="2018-03-10T14:08:27Z"/>
                <w:rFonts w:ascii="Times New Roman" w:hAnsi="Times New Roman"/>
                <w:color w:val="auto"/>
                <w:sz w:val="18"/>
                <w:szCs w:val="18"/>
              </w:rPr>
            </w:pPr>
          </w:p>
        </w:tc>
        <w:tc>
          <w:tcPr>
            <w:tcW w:w="4551" w:type="dxa"/>
            <w:tcBorders>
              <w:top w:val="nil"/>
              <w:left w:val="nil"/>
              <w:bottom w:val="nil"/>
              <w:right w:val="nil"/>
            </w:tcBorders>
            <w:vAlign w:val="top"/>
            <w:tcPrChange w:id="6686"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87" w:author="Janusio" w:date="2018-03-10T14:08:27Z"/>
                <w:rFonts w:ascii="Times New Roman" w:hAnsi="Times New Roman"/>
                <w:color w:val="auto"/>
                <w:sz w:val="18"/>
                <w:szCs w:val="18"/>
              </w:rPr>
            </w:pPr>
            <w:ins w:id="6688" w:author="Janusio" w:date="2018-03-10T14:08:27Z">
              <w:r>
                <w:rPr>
                  <w:rFonts w:ascii="Times New Roman" w:hAnsi="Times New Roman"/>
                  <w:color w:val="auto"/>
                  <w:sz w:val="18"/>
                  <w:szCs w:val="18"/>
                </w:rPr>
                <w:t>可信云平台配置信息</w:t>
              </w:r>
            </w:ins>
          </w:p>
        </w:tc>
        <w:tc>
          <w:tcPr>
            <w:tcW w:w="1359" w:type="dxa"/>
            <w:vMerge w:val="continue"/>
            <w:tcBorders>
              <w:left w:val="nil"/>
              <w:right w:val="nil"/>
            </w:tcBorders>
            <w:vAlign w:val="top"/>
            <w:tcPrChange w:id="6689"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690"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692"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691" w:author="Janusio" w:date="2018-03-10T14:08:27Z"/>
          <w:trPrChange w:id="6692" w:author="Janusio" w:date="2018-03-10T14:35:05Z">
            <w:trPr>
              <w:trHeight w:val="0" w:hRule="atLeast"/>
              <w:jc w:val="right"/>
            </w:trPr>
          </w:trPrChange>
        </w:trPr>
        <w:tc>
          <w:tcPr>
            <w:tcW w:w="1432" w:type="dxa"/>
            <w:vMerge w:val="continue"/>
            <w:tcBorders>
              <w:left w:val="nil"/>
              <w:right w:val="nil"/>
            </w:tcBorders>
            <w:vAlign w:val="top"/>
            <w:tcPrChange w:id="6693" w:author="Janusio" w:date="2018-03-10T14:35:05Z">
              <w:tcPr>
                <w:tcW w:w="867"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694" w:author="Janusio" w:date="2018-03-10T14:08:27Z"/>
                <w:rFonts w:ascii="Times New Roman" w:hAnsi="Times New Roman"/>
                <w:color w:val="auto"/>
                <w:sz w:val="18"/>
                <w:szCs w:val="18"/>
              </w:rPr>
            </w:pPr>
          </w:p>
        </w:tc>
        <w:tc>
          <w:tcPr>
            <w:tcW w:w="4551" w:type="dxa"/>
            <w:tcBorders>
              <w:top w:val="nil"/>
              <w:left w:val="nil"/>
              <w:bottom w:val="nil"/>
              <w:right w:val="nil"/>
            </w:tcBorders>
            <w:vAlign w:val="top"/>
            <w:tcPrChange w:id="6695"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96" w:author="Janusio" w:date="2018-03-10T14:08:27Z"/>
                <w:rFonts w:hint="eastAsia" w:ascii="Times New Roman" w:hAnsi="Times New Roman"/>
                <w:color w:val="auto"/>
                <w:sz w:val="18"/>
                <w:szCs w:val="18"/>
              </w:rPr>
            </w:pPr>
            <w:ins w:id="6697" w:author="Janusio" w:date="2018-03-10T14:08:27Z">
              <w:r>
                <w:rPr>
                  <w:rFonts w:hint="eastAsia" w:ascii="Times New Roman" w:hAnsi="Times New Roman"/>
                  <w:color w:val="auto"/>
                  <w:sz w:val="18"/>
                  <w:szCs w:val="18"/>
                </w:rPr>
                <w:t>Xen引导xen-grub</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698" w:author="Janusio" w:date="2018-03-10T14:08:27Z"/>
                <w:rFonts w:hint="eastAsia" w:ascii="Times New Roman" w:hAnsi="Times New Roman"/>
                <w:color w:val="auto"/>
                <w:sz w:val="18"/>
                <w:szCs w:val="18"/>
              </w:rPr>
            </w:pPr>
            <w:ins w:id="6699" w:author="Janusio" w:date="2018-03-10T14:08:27Z">
              <w:r>
                <w:rPr>
                  <w:rFonts w:hint="eastAsia" w:ascii="Times New Roman" w:hAnsi="Times New Roman"/>
                  <w:color w:val="auto"/>
                  <w:sz w:val="18"/>
                  <w:szCs w:val="18"/>
                </w:rPr>
                <w:t>(‍head.S,trampoline.S,x86_32.S等)</w:t>
              </w:r>
            </w:ins>
          </w:p>
        </w:tc>
        <w:tc>
          <w:tcPr>
            <w:tcW w:w="1359" w:type="dxa"/>
            <w:vMerge w:val="continue"/>
            <w:tcBorders>
              <w:left w:val="nil"/>
              <w:right w:val="nil"/>
            </w:tcBorders>
            <w:vAlign w:val="top"/>
            <w:tcPrChange w:id="6700"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01"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03"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02" w:author="Janusio" w:date="2018-03-10T14:08:27Z"/>
          <w:trPrChange w:id="6703" w:author="Janusio" w:date="2018-03-10T14:35:05Z">
            <w:trPr>
              <w:trHeight w:val="0" w:hRule="atLeast"/>
              <w:jc w:val="right"/>
            </w:trPr>
          </w:trPrChange>
        </w:trPr>
        <w:tc>
          <w:tcPr>
            <w:tcW w:w="1432" w:type="dxa"/>
            <w:vMerge w:val="continue"/>
            <w:tcBorders>
              <w:left w:val="nil"/>
              <w:right w:val="nil"/>
            </w:tcBorders>
            <w:vAlign w:val="top"/>
            <w:tcPrChange w:id="6704" w:author="Janusio" w:date="2018-03-10T14:35:05Z">
              <w:tcPr>
                <w:tcW w:w="867"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05" w:author="Janusio" w:date="2018-03-10T14:08:27Z"/>
                <w:rFonts w:ascii="Times New Roman" w:hAnsi="Times New Roman"/>
                <w:color w:val="auto"/>
                <w:sz w:val="18"/>
                <w:szCs w:val="18"/>
              </w:rPr>
            </w:pPr>
          </w:p>
        </w:tc>
        <w:tc>
          <w:tcPr>
            <w:tcW w:w="4551" w:type="dxa"/>
            <w:tcBorders>
              <w:top w:val="nil"/>
              <w:left w:val="nil"/>
              <w:bottom w:val="nil"/>
              <w:right w:val="nil"/>
            </w:tcBorders>
            <w:vAlign w:val="top"/>
            <w:tcPrChange w:id="6706"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07" w:author="Janusio" w:date="2018-03-10T14:08:27Z"/>
                <w:rFonts w:ascii="Times New Roman" w:hAnsi="Times New Roman"/>
                <w:color w:val="auto"/>
                <w:sz w:val="18"/>
                <w:szCs w:val="18"/>
              </w:rPr>
            </w:pPr>
            <w:ins w:id="6708" w:author="Janusio" w:date="2018-03-10T14:08:27Z">
              <w:r>
                <w:rPr>
                  <w:rFonts w:hint="eastAsia" w:ascii="Times New Roman" w:hAnsi="Times New Roman"/>
                  <w:color w:val="auto"/>
                  <w:sz w:val="18"/>
                  <w:szCs w:val="18"/>
                </w:rPr>
                <w:t xml:space="preserve">Xen </w:t>
              </w:r>
            </w:ins>
            <w:ins w:id="6709" w:author="Janusio" w:date="2018-03-10T14:08:27Z">
              <w:r>
                <w:rPr>
                  <w:rFonts w:ascii="Times New Roman" w:hAnsi="Times New Roman"/>
                  <w:color w:val="auto"/>
                  <w:sz w:val="18"/>
                  <w:szCs w:val="18"/>
                </w:rPr>
                <w:t>VMM内核代码</w:t>
              </w:r>
            </w:ins>
            <w:ins w:id="6710" w:author="Janusio" w:date="2018-03-10T14:08:27Z">
              <w:r>
                <w:rPr>
                  <w:rFonts w:hint="eastAsia" w:ascii="Times New Roman" w:hAnsi="Times New Roman"/>
                  <w:color w:val="auto"/>
                  <w:sz w:val="18"/>
                  <w:szCs w:val="18"/>
                </w:rPr>
                <w:t>(Xen Kernel)</w:t>
              </w:r>
            </w:ins>
          </w:p>
        </w:tc>
        <w:tc>
          <w:tcPr>
            <w:tcW w:w="1359" w:type="dxa"/>
            <w:vMerge w:val="continue"/>
            <w:tcBorders>
              <w:left w:val="nil"/>
              <w:right w:val="nil"/>
            </w:tcBorders>
            <w:vAlign w:val="top"/>
            <w:tcPrChange w:id="6711"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12"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14"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13" w:author="Janusio" w:date="2018-03-10T14:08:27Z"/>
          <w:trPrChange w:id="6714" w:author="Janusio" w:date="2018-03-10T14:35:05Z">
            <w:trPr>
              <w:trHeight w:val="0" w:hRule="atLeast"/>
              <w:jc w:val="right"/>
            </w:trPr>
          </w:trPrChange>
        </w:trPr>
        <w:tc>
          <w:tcPr>
            <w:tcW w:w="1432" w:type="dxa"/>
            <w:vMerge w:val="continue"/>
            <w:tcBorders>
              <w:left w:val="nil"/>
              <w:right w:val="nil"/>
            </w:tcBorders>
            <w:vAlign w:val="top"/>
            <w:tcPrChange w:id="6715" w:author="Janusio" w:date="2018-03-10T14:35:05Z">
              <w:tcPr>
                <w:tcW w:w="867"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16" w:author="Janusio" w:date="2018-03-10T14:08:27Z"/>
                <w:rFonts w:ascii="Times New Roman" w:hAnsi="Times New Roman"/>
                <w:color w:val="auto"/>
                <w:sz w:val="18"/>
                <w:szCs w:val="18"/>
              </w:rPr>
            </w:pPr>
          </w:p>
        </w:tc>
        <w:tc>
          <w:tcPr>
            <w:tcW w:w="4551" w:type="dxa"/>
            <w:tcBorders>
              <w:top w:val="nil"/>
              <w:left w:val="nil"/>
              <w:bottom w:val="nil"/>
              <w:right w:val="nil"/>
            </w:tcBorders>
            <w:vAlign w:val="top"/>
            <w:tcPrChange w:id="6717"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18" w:author="Janusio" w:date="2018-03-10T14:08:27Z"/>
                <w:rFonts w:ascii="Times New Roman" w:hAnsi="Times New Roman"/>
                <w:color w:val="auto"/>
                <w:sz w:val="18"/>
                <w:szCs w:val="18"/>
              </w:rPr>
            </w:pPr>
            <w:ins w:id="6719" w:author="Janusio" w:date="2018-03-10T14:08:27Z">
              <w:r>
                <w:rPr>
                  <w:rFonts w:ascii="Times New Roman" w:hAnsi="Times New Roman"/>
                  <w:color w:val="auto"/>
                  <w:sz w:val="18"/>
                  <w:szCs w:val="18"/>
                </w:rPr>
                <w:t>Dom0OS启动相关信息</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20" w:author="Janusio" w:date="2018-03-10T14:08:27Z"/>
                <w:rFonts w:ascii="Times New Roman" w:hAnsi="Times New Roman"/>
                <w:color w:val="auto"/>
                <w:sz w:val="18"/>
                <w:szCs w:val="18"/>
              </w:rPr>
            </w:pPr>
            <w:ins w:id="6721" w:author="Janusio" w:date="2018-03-10T14:08:27Z">
              <w:r>
                <w:rPr>
                  <w:rFonts w:hint="eastAsia" w:ascii="Times New Roman" w:hAnsi="Times New Roman"/>
                  <w:color w:val="auto"/>
                  <w:sz w:val="18"/>
                  <w:szCs w:val="18"/>
                </w:rPr>
                <w:t>(construct_dom0()､_start_32_､start_kerne等)</w:t>
              </w:r>
            </w:ins>
          </w:p>
        </w:tc>
        <w:tc>
          <w:tcPr>
            <w:tcW w:w="1359" w:type="dxa"/>
            <w:vMerge w:val="continue"/>
            <w:tcBorders>
              <w:left w:val="nil"/>
              <w:right w:val="nil"/>
            </w:tcBorders>
            <w:vAlign w:val="top"/>
            <w:tcPrChange w:id="6722"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23"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25"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24" w:author="Janusio" w:date="2018-03-10T14:08:27Z"/>
          <w:trPrChange w:id="6725" w:author="Janusio" w:date="2018-03-10T14:35:05Z">
            <w:trPr>
              <w:trHeight w:val="0" w:hRule="atLeast"/>
              <w:jc w:val="right"/>
            </w:trPr>
          </w:trPrChange>
        </w:trPr>
        <w:tc>
          <w:tcPr>
            <w:tcW w:w="1432" w:type="dxa"/>
            <w:vMerge w:val="continue"/>
            <w:tcBorders>
              <w:left w:val="nil"/>
              <w:bottom w:val="single" w:color="auto" w:sz="8" w:space="0"/>
              <w:right w:val="nil"/>
            </w:tcBorders>
            <w:vAlign w:val="top"/>
            <w:tcPrChange w:id="6726" w:author="Janusio" w:date="2018-03-10T14:35:05Z">
              <w:tcPr>
                <w:tcW w:w="867" w:type="dxa"/>
                <w:vMerge w:val="continue"/>
                <w:tcBorders>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27" w:author="Janusio" w:date="2018-03-10T14:08:27Z"/>
                <w:rFonts w:ascii="Times New Roman" w:hAnsi="Times New Roman"/>
                <w:color w:val="auto"/>
                <w:sz w:val="18"/>
                <w:szCs w:val="18"/>
              </w:rPr>
            </w:pPr>
          </w:p>
        </w:tc>
        <w:tc>
          <w:tcPr>
            <w:tcW w:w="4551" w:type="dxa"/>
            <w:tcBorders>
              <w:top w:val="nil"/>
              <w:left w:val="nil"/>
              <w:bottom w:val="single" w:color="auto" w:sz="4" w:space="0"/>
              <w:right w:val="nil"/>
            </w:tcBorders>
            <w:vAlign w:val="top"/>
            <w:tcPrChange w:id="6728" w:author="Janusio" w:date="2018-03-10T14:35:05Z">
              <w:tcPr>
                <w:tcW w:w="2824" w:type="dxa"/>
                <w:tcBorders>
                  <w:top w:val="nil"/>
                  <w:left w:val="nil"/>
                  <w:bottom w:val="single" w:color="auto" w:sz="4"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29" w:author="Janusio" w:date="2018-03-10T14:08:27Z"/>
                <w:rFonts w:ascii="Times New Roman" w:hAnsi="Times New Roman"/>
                <w:color w:val="auto"/>
                <w:sz w:val="18"/>
                <w:szCs w:val="18"/>
              </w:rPr>
            </w:pPr>
            <w:ins w:id="6730" w:author="Janusio" w:date="2018-03-10T14:08:27Z">
              <w:r>
                <w:rPr>
                  <w:rFonts w:ascii="Times New Roman" w:hAnsi="Times New Roman"/>
                  <w:color w:val="auto"/>
                  <w:sz w:val="18"/>
                  <w:szCs w:val="18"/>
                </w:rPr>
                <w:t>Dom0</w:t>
              </w:r>
            </w:ins>
            <w:ins w:id="6731" w:author="Janusio" w:date="2018-03-10T14:08:27Z">
              <w:r>
                <w:rPr>
                  <w:rFonts w:hint="eastAsia" w:ascii="Times New Roman" w:hAnsi="Times New Roman"/>
                  <w:color w:val="auto"/>
                  <w:sz w:val="18"/>
                  <w:szCs w:val="18"/>
                </w:rPr>
                <w:t xml:space="preserve"> </w:t>
              </w:r>
            </w:ins>
            <w:ins w:id="6732" w:author="Janusio" w:date="2018-03-10T14:08:27Z">
              <w:r>
                <w:rPr>
                  <w:rFonts w:ascii="Times New Roman" w:hAnsi="Times New Roman"/>
                  <w:color w:val="auto"/>
                  <w:sz w:val="18"/>
                  <w:szCs w:val="18"/>
                </w:rPr>
                <w:t xml:space="preserve">OS </w:t>
              </w:r>
            </w:ins>
            <w:ins w:id="6733" w:author="Janusio" w:date="2018-03-10T14:08:27Z">
              <w:r>
                <w:rPr>
                  <w:rFonts w:hint="eastAsia" w:ascii="Times New Roman" w:hAnsi="Times New Roman"/>
                  <w:color w:val="auto"/>
                  <w:sz w:val="18"/>
                  <w:szCs w:val="18"/>
                </w:rPr>
                <w:t>Kernel</w:t>
              </w:r>
            </w:ins>
          </w:p>
        </w:tc>
        <w:tc>
          <w:tcPr>
            <w:tcW w:w="1359" w:type="dxa"/>
            <w:vMerge w:val="continue"/>
            <w:tcBorders>
              <w:left w:val="nil"/>
              <w:bottom w:val="single" w:color="auto" w:sz="8" w:space="0"/>
              <w:right w:val="nil"/>
            </w:tcBorders>
            <w:vAlign w:val="top"/>
            <w:tcPrChange w:id="6734" w:author="Janusio" w:date="2018-03-10T14:35:05Z">
              <w:tcPr>
                <w:tcW w:w="1126" w:type="dxa"/>
                <w:vMerge w:val="continue"/>
                <w:tcBorders>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35"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37"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36" w:author="Janusio" w:date="2018-03-10T14:08:27Z"/>
          <w:trPrChange w:id="6737" w:author="Janusio" w:date="2018-03-10T14:35:05Z">
            <w:trPr>
              <w:trHeight w:val="0" w:hRule="atLeast"/>
              <w:jc w:val="right"/>
            </w:trPr>
          </w:trPrChange>
        </w:trPr>
        <w:tc>
          <w:tcPr>
            <w:tcW w:w="1432" w:type="dxa"/>
            <w:tcBorders>
              <w:top w:val="single" w:color="auto" w:sz="8" w:space="0"/>
              <w:left w:val="nil"/>
              <w:bottom w:val="nil"/>
              <w:right w:val="nil"/>
            </w:tcBorders>
            <w:vAlign w:val="top"/>
            <w:tcPrChange w:id="6738" w:author="Janusio" w:date="2018-03-10T14:35:05Z">
              <w:tcPr>
                <w:tcW w:w="867" w:type="dxa"/>
                <w:tcBorders>
                  <w:top w:val="single" w:color="auto" w:sz="8"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39" w:author="Janusio" w:date="2018-03-10T14:08:27Z"/>
                <w:rFonts w:ascii="Times New Roman" w:hAnsi="Times New Roman"/>
                <w:color w:val="auto"/>
                <w:sz w:val="18"/>
                <w:szCs w:val="18"/>
              </w:rPr>
            </w:pPr>
            <w:ins w:id="6740" w:author="Janusio" w:date="2018-03-10T14:08:27Z">
              <w:r>
                <w:rPr>
                  <w:rFonts w:ascii="Times New Roman" w:hAnsi="Times New Roman"/>
                  <w:color w:val="auto"/>
                  <w:sz w:val="18"/>
                  <w:szCs w:val="18"/>
                </w:rPr>
                <w:t>PCR[8]</w:t>
              </w:r>
            </w:ins>
          </w:p>
        </w:tc>
        <w:tc>
          <w:tcPr>
            <w:tcW w:w="4551" w:type="dxa"/>
            <w:tcBorders>
              <w:top w:val="single" w:color="auto" w:sz="4" w:space="0"/>
              <w:left w:val="nil"/>
              <w:bottom w:val="nil"/>
              <w:right w:val="nil"/>
            </w:tcBorders>
            <w:vAlign w:val="top"/>
            <w:tcPrChange w:id="6741" w:author="Janusio" w:date="2018-03-10T14:35:05Z">
              <w:tcPr>
                <w:tcW w:w="2824" w:type="dxa"/>
                <w:tcBorders>
                  <w:top w:val="single" w:color="auto" w:sz="4"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42" w:author="Janusio" w:date="2018-03-10T14:08:27Z"/>
                <w:rFonts w:ascii="Times New Roman" w:hAnsi="Times New Roman"/>
                <w:color w:val="auto"/>
                <w:sz w:val="18"/>
                <w:szCs w:val="18"/>
              </w:rPr>
            </w:pPr>
            <w:ins w:id="6743" w:author="Janusio" w:date="2018-03-10T14:08:27Z">
              <w:r>
                <w:rPr>
                  <w:rFonts w:ascii="Times New Roman" w:hAnsi="Times New Roman"/>
                  <w:color w:val="auto"/>
                  <w:sz w:val="18"/>
                  <w:szCs w:val="18"/>
                </w:rPr>
                <w:t>Min</w:t>
              </w:r>
            </w:ins>
            <w:ins w:id="6744" w:author="Janusio" w:date="2018-03-10T14:08:27Z">
              <w:r>
                <w:rPr>
                  <w:rFonts w:hint="eastAsia" w:ascii="Times New Roman" w:hAnsi="Times New Roman"/>
                  <w:color w:val="auto"/>
                  <w:sz w:val="18"/>
                  <w:szCs w:val="18"/>
                </w:rPr>
                <w:t>iOs 及</w:t>
              </w:r>
            </w:ins>
            <w:ins w:id="6745" w:author="Janusio" w:date="2018-03-10T14:08:27Z">
              <w:r>
                <w:rPr>
                  <w:rFonts w:ascii="Times New Roman" w:hAnsi="Times New Roman"/>
                  <w:color w:val="auto"/>
                  <w:sz w:val="18"/>
                  <w:szCs w:val="18"/>
                </w:rPr>
                <w:t>vTPM</w:t>
              </w:r>
            </w:ins>
            <w:ins w:id="6746" w:author="Janusio" w:date="2018-03-10T14:08:27Z">
              <w:r>
                <w:rPr>
                  <w:rFonts w:hint="eastAsia" w:ascii="Times New Roman" w:hAnsi="Times New Roman"/>
                  <w:color w:val="auto"/>
                  <w:sz w:val="18"/>
                  <w:szCs w:val="18"/>
                </w:rPr>
                <w:t>Manager配置文件(</w:t>
              </w:r>
            </w:ins>
            <w:ins w:id="6747" w:author="Janusio" w:date="2018-03-10T14:08:27Z">
              <w:r>
                <w:rPr>
                  <w:rFonts w:ascii="Times New Roman" w:hAnsi="Times New Roman"/>
                  <w:color w:val="auto"/>
                  <w:sz w:val="18"/>
                  <w:szCs w:val="18"/>
                </w:rPr>
                <w:t>vTPM Builder</w:t>
              </w:r>
            </w:ins>
            <w:ins w:id="6748" w:author="Janusio" w:date="2018-03-10T14:08:27Z">
              <w:r>
                <w:rPr>
                  <w:rFonts w:hint="eastAsia" w:ascii="Times New Roman" w:hAnsi="Times New Roman"/>
                  <w:color w:val="auto"/>
                  <w:sz w:val="18"/>
                  <w:szCs w:val="18"/>
                </w:rPr>
                <w:t>，.cfg、.img以及vtpm-common.sh、vtpm-impl.sh等组件)</w:t>
              </w:r>
            </w:ins>
          </w:p>
        </w:tc>
        <w:tc>
          <w:tcPr>
            <w:tcW w:w="1359" w:type="dxa"/>
            <w:vMerge w:val="restart"/>
            <w:tcBorders>
              <w:top w:val="single" w:color="auto" w:sz="8" w:space="0"/>
              <w:left w:val="nil"/>
              <w:right w:val="nil"/>
            </w:tcBorders>
            <w:vAlign w:val="top"/>
            <w:tcPrChange w:id="6749" w:author="Janusio" w:date="2018-03-10T14:35:05Z">
              <w:tcPr>
                <w:tcW w:w="1126" w:type="dxa"/>
                <w:vMerge w:val="restart"/>
                <w:tcBorders>
                  <w:top w:val="single" w:color="auto" w:sz="8" w:space="0"/>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50" w:author="Janusio" w:date="2018-03-10T14:08:27Z"/>
                <w:rFonts w:ascii="Times New Roman" w:hAnsi="Times New Roman"/>
                <w:color w:val="auto"/>
                <w:sz w:val="18"/>
                <w:szCs w:val="18"/>
              </w:rPr>
            </w:pPr>
            <w:ins w:id="6751" w:author="Janusio" w:date="2018-03-10T14:08:27Z">
              <w:r>
                <w:rPr>
                  <w:rFonts w:ascii="Times New Roman" w:hAnsi="Times New Roman"/>
                  <w:color w:val="auto"/>
                  <w:sz w:val="18"/>
                  <w:szCs w:val="18"/>
                </w:rPr>
                <w:t>第三层：</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52" w:author="Janusio" w:date="2018-03-10T14:08:27Z"/>
                <w:rFonts w:ascii="Times New Roman" w:hAnsi="Times New Roman"/>
                <w:color w:val="auto"/>
                <w:sz w:val="18"/>
                <w:szCs w:val="18"/>
              </w:rPr>
            </w:pPr>
            <w:ins w:id="6753" w:author="Janusio" w:date="2018-03-10T14:08:27Z">
              <w:r>
                <w:rPr>
                  <w:rFonts w:ascii="Times New Roman" w:hAnsi="Times New Roman"/>
                  <w:color w:val="auto"/>
                  <w:sz w:val="18"/>
                  <w:szCs w:val="18"/>
                </w:rPr>
                <w:t>可信衔接点</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54"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56"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55" w:author="Janusio" w:date="2018-03-10T14:08:27Z"/>
          <w:trPrChange w:id="6756" w:author="Janusio" w:date="2018-03-10T14:35:05Z">
            <w:trPr>
              <w:trHeight w:val="0" w:hRule="atLeast"/>
              <w:jc w:val="right"/>
            </w:trPr>
          </w:trPrChange>
        </w:trPr>
        <w:tc>
          <w:tcPr>
            <w:tcW w:w="1432" w:type="dxa"/>
            <w:tcBorders>
              <w:top w:val="nil"/>
              <w:left w:val="nil"/>
              <w:bottom w:val="nil"/>
              <w:right w:val="nil"/>
            </w:tcBorders>
            <w:vAlign w:val="top"/>
            <w:tcPrChange w:id="6757" w:author="Janusio" w:date="2018-03-10T14:35:05Z">
              <w:tcPr>
                <w:tcW w:w="867"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58" w:author="Janusio" w:date="2018-03-10T14:08:27Z"/>
                <w:rFonts w:ascii="Times New Roman" w:hAnsi="Times New Roman"/>
                <w:color w:val="auto"/>
                <w:sz w:val="18"/>
                <w:szCs w:val="18"/>
              </w:rPr>
            </w:pPr>
            <w:ins w:id="6759" w:author="Janusio" w:date="2018-03-10T14:08:27Z">
              <w:r>
                <w:rPr>
                  <w:rFonts w:ascii="Times New Roman" w:hAnsi="Times New Roman"/>
                  <w:color w:val="auto"/>
                  <w:sz w:val="18"/>
                  <w:szCs w:val="18"/>
                </w:rPr>
                <w:t>PCR[9]</w:t>
              </w:r>
            </w:ins>
          </w:p>
        </w:tc>
        <w:tc>
          <w:tcPr>
            <w:tcW w:w="4551" w:type="dxa"/>
            <w:tcBorders>
              <w:top w:val="nil"/>
              <w:left w:val="nil"/>
              <w:bottom w:val="nil"/>
              <w:right w:val="nil"/>
            </w:tcBorders>
            <w:vAlign w:val="top"/>
            <w:tcPrChange w:id="6760"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61" w:author="Janusio" w:date="2018-03-10T14:08:27Z"/>
                <w:rFonts w:ascii="Times New Roman" w:hAnsi="Times New Roman"/>
                <w:color w:val="auto"/>
                <w:sz w:val="18"/>
                <w:szCs w:val="18"/>
              </w:rPr>
            </w:pPr>
            <w:ins w:id="6762" w:author="Janusio" w:date="2018-03-10T14:08:27Z">
              <w:r>
                <w:rPr>
                  <w:rFonts w:ascii="Times New Roman" w:hAnsi="Times New Roman"/>
                  <w:color w:val="auto"/>
                  <w:sz w:val="18"/>
                  <w:szCs w:val="18"/>
                </w:rPr>
                <w:t>负责</w:t>
              </w:r>
            </w:ins>
            <w:ins w:id="6763" w:author="Janusio" w:date="2018-03-10T14:08:27Z">
              <w:r>
                <w:rPr>
                  <w:rFonts w:hint="eastAsia" w:ascii="Times New Roman" w:hAnsi="Times New Roman"/>
                  <w:color w:val="auto"/>
                  <w:sz w:val="18"/>
                  <w:szCs w:val="18"/>
                </w:rPr>
                <w:t>vTPM-VM</w:t>
              </w:r>
            </w:ins>
            <w:ins w:id="6764" w:author="Janusio" w:date="2018-03-10T14:08:27Z">
              <w:r>
                <w:rPr>
                  <w:rFonts w:ascii="Times New Roman" w:hAnsi="Times New Roman"/>
                  <w:color w:val="auto"/>
                  <w:sz w:val="18"/>
                  <w:szCs w:val="18"/>
                </w:rPr>
                <w:t>相关组件</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65" w:author="Janusio" w:date="2018-03-10T14:08:27Z"/>
                <w:rFonts w:ascii="Times New Roman" w:hAnsi="Times New Roman"/>
                <w:color w:val="auto"/>
                <w:sz w:val="18"/>
                <w:szCs w:val="18"/>
              </w:rPr>
            </w:pPr>
            <w:ins w:id="6766" w:author="Janusio" w:date="2018-03-10T14:08:27Z">
              <w:r>
                <w:rPr>
                  <w:rFonts w:hint="eastAsia" w:ascii="Times New Roman" w:hAnsi="Times New Roman"/>
                  <w:color w:val="auto"/>
                  <w:sz w:val="18"/>
                  <w:szCs w:val="18"/>
                </w:rPr>
                <w:t>(xl、xenstore、vtpmd、tpm-xen、vtpm_manager_handle等组件)</w:t>
              </w:r>
            </w:ins>
          </w:p>
        </w:tc>
        <w:tc>
          <w:tcPr>
            <w:tcW w:w="1359" w:type="dxa"/>
            <w:vMerge w:val="continue"/>
            <w:tcBorders>
              <w:left w:val="nil"/>
              <w:right w:val="nil"/>
            </w:tcBorders>
            <w:vAlign w:val="top"/>
            <w:tcPrChange w:id="6767"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68"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70"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69" w:author="Janusio" w:date="2018-03-10T14:08:27Z"/>
          <w:trPrChange w:id="6770" w:author="Janusio" w:date="2018-03-10T14:35:05Z">
            <w:trPr>
              <w:trHeight w:val="0" w:hRule="atLeast"/>
              <w:jc w:val="right"/>
            </w:trPr>
          </w:trPrChange>
        </w:trPr>
        <w:tc>
          <w:tcPr>
            <w:tcW w:w="1432" w:type="dxa"/>
            <w:tcBorders>
              <w:top w:val="nil"/>
              <w:left w:val="nil"/>
              <w:bottom w:val="single" w:color="auto" w:sz="8" w:space="0"/>
              <w:right w:val="nil"/>
            </w:tcBorders>
            <w:vAlign w:val="top"/>
            <w:tcPrChange w:id="6771" w:author="Janusio" w:date="2018-03-10T14:35:05Z">
              <w:tcPr>
                <w:tcW w:w="867" w:type="dxa"/>
                <w:tcBorders>
                  <w:top w:val="nil"/>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72" w:author="Janusio" w:date="2018-03-10T14:08:27Z"/>
                <w:rFonts w:ascii="Times New Roman" w:hAnsi="Times New Roman"/>
                <w:color w:val="auto"/>
                <w:sz w:val="18"/>
                <w:szCs w:val="18"/>
              </w:rPr>
            </w:pPr>
            <w:ins w:id="6773" w:author="Janusio" w:date="2018-03-10T14:08:27Z">
              <w:r>
                <w:rPr>
                  <w:rFonts w:ascii="Times New Roman" w:hAnsi="Times New Roman"/>
                  <w:color w:val="auto"/>
                  <w:sz w:val="18"/>
                  <w:szCs w:val="18"/>
                </w:rPr>
                <w:t>PCR[10]</w:t>
              </w:r>
            </w:ins>
          </w:p>
        </w:tc>
        <w:tc>
          <w:tcPr>
            <w:tcW w:w="4551" w:type="dxa"/>
            <w:tcBorders>
              <w:top w:val="nil"/>
              <w:left w:val="nil"/>
              <w:bottom w:val="single" w:color="auto" w:sz="8" w:space="0"/>
              <w:right w:val="nil"/>
            </w:tcBorders>
            <w:vAlign w:val="top"/>
            <w:tcPrChange w:id="6774" w:author="Janusio" w:date="2018-03-10T14:35:05Z">
              <w:tcPr>
                <w:tcW w:w="2824" w:type="dxa"/>
                <w:tcBorders>
                  <w:top w:val="nil"/>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75" w:author="Janusio" w:date="2018-03-10T14:08:27Z"/>
                <w:rFonts w:ascii="Times New Roman" w:hAnsi="Times New Roman"/>
                <w:color w:val="auto"/>
                <w:sz w:val="18"/>
                <w:szCs w:val="18"/>
              </w:rPr>
            </w:pPr>
            <w:ins w:id="6776" w:author="Janusio" w:date="2018-03-10T14:08:27Z">
              <w:r>
                <w:rPr>
                  <w:rFonts w:ascii="Times New Roman" w:hAnsi="Times New Roman"/>
                  <w:color w:val="auto"/>
                  <w:sz w:val="18"/>
                  <w:szCs w:val="18"/>
                </w:rPr>
                <w:t>VM配置文件</w:t>
              </w:r>
            </w:ins>
            <w:ins w:id="6777" w:author="Janusio" w:date="2018-03-10T14:08:27Z">
              <w:r>
                <w:rPr>
                  <w:rFonts w:hint="eastAsia" w:ascii="Times New Roman" w:hAnsi="Times New Roman"/>
                  <w:color w:val="auto"/>
                  <w:sz w:val="18"/>
                  <w:szCs w:val="18"/>
                </w:rPr>
                <w:t>(</w:t>
              </w:r>
            </w:ins>
            <w:ins w:id="6778" w:author="Janusio" w:date="2018-03-10T14:08:27Z">
              <w:r>
                <w:rPr>
                  <w:rFonts w:ascii="Times New Roman" w:hAnsi="Times New Roman"/>
                  <w:color w:val="auto"/>
                  <w:sz w:val="18"/>
                  <w:szCs w:val="18"/>
                </w:rPr>
                <w:t>VM Builder</w:t>
              </w:r>
            </w:ins>
            <w:ins w:id="6779" w:author="Janusio" w:date="2018-03-10T14:08:27Z">
              <w:r>
                <w:rPr>
                  <w:rFonts w:hint="eastAsia" w:ascii="Times New Roman" w:hAnsi="Times New Roman"/>
                  <w:color w:val="auto"/>
                  <w:sz w:val="18"/>
                  <w:szCs w:val="18"/>
                </w:rPr>
                <w:t>，xl、libxl以及.cfg、.img等组件)</w:t>
              </w:r>
            </w:ins>
          </w:p>
        </w:tc>
        <w:tc>
          <w:tcPr>
            <w:tcW w:w="1359" w:type="dxa"/>
            <w:vMerge w:val="continue"/>
            <w:tcBorders>
              <w:left w:val="nil"/>
              <w:bottom w:val="single" w:color="auto" w:sz="8" w:space="0"/>
              <w:right w:val="nil"/>
            </w:tcBorders>
            <w:vAlign w:val="top"/>
            <w:tcPrChange w:id="6780" w:author="Janusio" w:date="2018-03-10T14:35:05Z">
              <w:tcPr>
                <w:tcW w:w="1126" w:type="dxa"/>
                <w:vMerge w:val="continue"/>
                <w:tcBorders>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781"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783"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82" w:author="Janusio" w:date="2018-03-10T14:08:27Z"/>
          <w:trPrChange w:id="6783" w:author="Janusio" w:date="2018-03-10T14:35:05Z">
            <w:trPr>
              <w:trHeight w:val="0" w:hRule="atLeast"/>
              <w:jc w:val="right"/>
            </w:trPr>
          </w:trPrChange>
        </w:trPr>
        <w:tc>
          <w:tcPr>
            <w:tcW w:w="1432" w:type="dxa"/>
            <w:tcBorders>
              <w:top w:val="single" w:color="auto" w:sz="8" w:space="0"/>
              <w:left w:val="nil"/>
              <w:bottom w:val="single" w:color="auto" w:sz="8" w:space="0"/>
              <w:right w:val="nil"/>
            </w:tcBorders>
            <w:vAlign w:val="top"/>
            <w:tcPrChange w:id="6784" w:author="Janusio" w:date="2018-03-10T14:35:05Z">
              <w:tcPr>
                <w:tcW w:w="867" w:type="dxa"/>
                <w:tcBorders>
                  <w:top w:val="single" w:color="auto" w:sz="8" w:space="0"/>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85" w:author="Janusio" w:date="2018-03-10T14:08:27Z"/>
                <w:rFonts w:ascii="Times New Roman" w:hAnsi="Times New Roman"/>
                <w:color w:val="auto"/>
                <w:sz w:val="18"/>
                <w:szCs w:val="18"/>
              </w:rPr>
            </w:pPr>
            <w:ins w:id="6786" w:author="Janusio" w:date="2018-03-10T14:08:27Z">
              <w:r>
                <w:rPr>
                  <w:rFonts w:ascii="Times New Roman" w:hAnsi="Times New Roman"/>
                  <w:color w:val="auto"/>
                  <w:sz w:val="18"/>
                  <w:szCs w:val="18"/>
                </w:rPr>
                <w:t>PCR[11]</w:t>
              </w:r>
            </w:ins>
          </w:p>
        </w:tc>
        <w:tc>
          <w:tcPr>
            <w:tcW w:w="4551" w:type="dxa"/>
            <w:tcBorders>
              <w:top w:val="single" w:color="auto" w:sz="8" w:space="0"/>
              <w:left w:val="nil"/>
              <w:bottom w:val="single" w:color="auto" w:sz="8" w:space="0"/>
              <w:right w:val="nil"/>
            </w:tcBorders>
            <w:vAlign w:val="top"/>
            <w:tcPrChange w:id="6787" w:author="Janusio" w:date="2018-03-10T14:35:05Z">
              <w:tcPr>
                <w:tcW w:w="2824" w:type="dxa"/>
                <w:tcBorders>
                  <w:top w:val="single" w:color="auto" w:sz="8" w:space="0"/>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88" w:author="Janusio" w:date="2018-03-10T14:08:27Z"/>
                <w:rFonts w:ascii="Times New Roman" w:hAnsi="Times New Roman"/>
                <w:color w:val="auto"/>
                <w:sz w:val="18"/>
                <w:szCs w:val="18"/>
              </w:rPr>
            </w:pPr>
            <w:ins w:id="6789" w:author="Janusio" w:date="2018-03-10T14:08:27Z">
              <w:r>
                <w:rPr>
                  <w:rFonts w:ascii="Times New Roman" w:hAnsi="Times New Roman"/>
                  <w:color w:val="auto"/>
                  <w:sz w:val="18"/>
                  <w:szCs w:val="18"/>
                </w:rPr>
                <w:t>Min</w:t>
              </w:r>
            </w:ins>
            <w:ins w:id="6790" w:author="Janusio" w:date="2018-03-10T14:08:27Z">
              <w:r>
                <w:rPr>
                  <w:rFonts w:hint="eastAsia" w:ascii="Times New Roman" w:hAnsi="Times New Roman"/>
                  <w:color w:val="auto"/>
                  <w:sz w:val="18"/>
                  <w:szCs w:val="18"/>
                </w:rPr>
                <w:t>iOs 及</w:t>
              </w:r>
            </w:ins>
            <w:ins w:id="6791" w:author="Janusio" w:date="2018-03-10T14:08:27Z">
              <w:r>
                <w:rPr>
                  <w:rFonts w:ascii="Times New Roman" w:hAnsi="Times New Roman"/>
                  <w:color w:val="auto"/>
                  <w:sz w:val="18"/>
                  <w:szCs w:val="18"/>
                </w:rPr>
                <w:t>vTPM实例域（</w:t>
              </w:r>
            </w:ins>
            <w:ins w:id="6792" w:author="Janusio" w:date="2018-03-10T14:08:27Z">
              <w:r>
                <w:rPr>
                  <w:rFonts w:hint="eastAsia" w:ascii="Times New Roman" w:hAnsi="Times New Roman"/>
                  <w:color w:val="auto"/>
                  <w:sz w:val="18"/>
                  <w:szCs w:val="18"/>
                </w:rPr>
                <w:t>.cfg,.img,tpm instance等组件</w:t>
              </w:r>
            </w:ins>
            <w:ins w:id="6793" w:author="Janusio" w:date="2018-03-10T14:08:27Z">
              <w:r>
                <w:rPr>
                  <w:rFonts w:ascii="Times New Roman" w:hAnsi="Times New Roman"/>
                  <w:color w:val="auto"/>
                  <w:sz w:val="18"/>
                  <w:szCs w:val="18"/>
                </w:rPr>
                <w:t>）</w:t>
              </w:r>
            </w:ins>
          </w:p>
        </w:tc>
        <w:tc>
          <w:tcPr>
            <w:tcW w:w="1359" w:type="dxa"/>
            <w:tcBorders>
              <w:left w:val="nil"/>
              <w:bottom w:val="single" w:color="auto" w:sz="8" w:space="0"/>
              <w:right w:val="nil"/>
            </w:tcBorders>
            <w:vAlign w:val="top"/>
            <w:tcPrChange w:id="6794" w:author="Janusio" w:date="2018-03-10T14:35:05Z">
              <w:tcPr>
                <w:tcW w:w="1126" w:type="dxa"/>
                <w:tcBorders>
                  <w:left w:val="nil"/>
                  <w:bottom w:val="single" w:color="auto" w:sz="8"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95" w:author="Janusio" w:date="2018-03-10T14:08:27Z"/>
                <w:rFonts w:ascii="Times New Roman" w:hAnsi="Times New Roman"/>
                <w:color w:val="auto"/>
                <w:sz w:val="18"/>
                <w:szCs w:val="18"/>
              </w:rPr>
            </w:pPr>
            <w:ins w:id="6796" w:author="Janusio" w:date="2018-03-10T14:08:27Z">
              <w:r>
                <w:rPr>
                  <w:rFonts w:ascii="Times New Roman" w:hAnsi="Times New Roman"/>
                  <w:color w:val="auto"/>
                  <w:sz w:val="18"/>
                  <w:szCs w:val="18"/>
                </w:rPr>
                <w:t>第四层：</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797" w:author="Janusio" w:date="2018-03-10T14:08:27Z"/>
                <w:rFonts w:ascii="Times New Roman" w:hAnsi="Times New Roman"/>
                <w:color w:val="auto"/>
                <w:sz w:val="18"/>
                <w:szCs w:val="18"/>
              </w:rPr>
            </w:pPr>
            <w:ins w:id="6798" w:author="Janusio" w:date="2018-03-10T14:08:27Z">
              <w:r>
                <w:rPr>
                  <w:rFonts w:ascii="Times New Roman" w:hAnsi="Times New Roman"/>
                  <w:color w:val="auto"/>
                  <w:sz w:val="18"/>
                  <w:szCs w:val="18"/>
                </w:rPr>
                <w:t>vTPM</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800"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799" w:author="Janusio" w:date="2018-03-10T14:08:27Z"/>
          <w:trPrChange w:id="6800" w:author="Janusio" w:date="2018-03-10T14:35:05Z">
            <w:trPr>
              <w:trHeight w:val="0" w:hRule="atLeast"/>
              <w:jc w:val="right"/>
            </w:trPr>
          </w:trPrChange>
        </w:trPr>
        <w:tc>
          <w:tcPr>
            <w:tcW w:w="1432" w:type="dxa"/>
            <w:tcBorders>
              <w:top w:val="single" w:color="auto" w:sz="8" w:space="0"/>
              <w:left w:val="nil"/>
              <w:bottom w:val="nil"/>
              <w:right w:val="nil"/>
            </w:tcBorders>
            <w:vAlign w:val="top"/>
            <w:tcPrChange w:id="6801" w:author="Janusio" w:date="2018-03-10T14:35:05Z">
              <w:tcPr>
                <w:tcW w:w="867" w:type="dxa"/>
                <w:tcBorders>
                  <w:top w:val="single" w:color="auto" w:sz="8"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02" w:author="Janusio" w:date="2018-03-10T14:08:27Z"/>
                <w:rFonts w:ascii="Times New Roman" w:hAnsi="Times New Roman"/>
                <w:color w:val="auto"/>
                <w:sz w:val="18"/>
                <w:szCs w:val="18"/>
              </w:rPr>
            </w:pPr>
            <w:ins w:id="6803" w:author="Janusio" w:date="2018-03-10T14:08:27Z">
              <w:r>
                <w:rPr>
                  <w:rFonts w:ascii="Times New Roman" w:hAnsi="Times New Roman"/>
                  <w:color w:val="auto"/>
                  <w:sz w:val="18"/>
                  <w:szCs w:val="18"/>
                </w:rPr>
                <w:t>PCR[12]</w:t>
              </w:r>
            </w:ins>
          </w:p>
        </w:tc>
        <w:tc>
          <w:tcPr>
            <w:tcW w:w="4551" w:type="dxa"/>
            <w:tcBorders>
              <w:top w:val="single" w:color="auto" w:sz="8" w:space="0"/>
              <w:left w:val="nil"/>
              <w:bottom w:val="nil"/>
              <w:right w:val="nil"/>
            </w:tcBorders>
            <w:vAlign w:val="top"/>
            <w:tcPrChange w:id="6804" w:author="Janusio" w:date="2018-03-10T14:35:05Z">
              <w:tcPr>
                <w:tcW w:w="2824" w:type="dxa"/>
                <w:tcBorders>
                  <w:top w:val="single" w:color="auto" w:sz="8" w:space="0"/>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05" w:author="Janusio" w:date="2018-03-10T14:08:27Z"/>
                <w:rFonts w:hint="eastAsia" w:ascii="Times New Roman" w:hAnsi="Times New Roman"/>
                <w:color w:val="auto"/>
                <w:sz w:val="18"/>
                <w:szCs w:val="18"/>
              </w:rPr>
            </w:pPr>
            <w:ins w:id="6806" w:author="Janusio" w:date="2018-03-10T14:08:27Z">
              <w:r>
                <w:rPr>
                  <w:rFonts w:ascii="Times New Roman" w:hAnsi="Times New Roman"/>
                  <w:color w:val="auto"/>
                  <w:sz w:val="18"/>
                  <w:szCs w:val="18"/>
                </w:rPr>
                <w:t>VBIOS及其他虚拟BIOS配置信息</w:t>
              </w:r>
            </w:ins>
            <w:ins w:id="6807" w:author="Janusio" w:date="2018-03-10T14:08:27Z">
              <w:r>
                <w:rPr>
                  <w:rFonts w:hint="eastAsia" w:ascii="Times New Roman" w:hAnsi="Times New Roman"/>
                  <w:color w:val="auto"/>
                  <w:sz w:val="18"/>
                  <w:szCs w:val="18"/>
                </w:rPr>
                <w:t>(qemu-dm、qemu-xen、pc-bios等组件)</w:t>
              </w:r>
            </w:ins>
          </w:p>
        </w:tc>
        <w:tc>
          <w:tcPr>
            <w:tcW w:w="1359" w:type="dxa"/>
            <w:vMerge w:val="restart"/>
            <w:tcBorders>
              <w:top w:val="single" w:color="auto" w:sz="8" w:space="0"/>
              <w:left w:val="nil"/>
              <w:right w:val="nil"/>
            </w:tcBorders>
            <w:vAlign w:val="top"/>
            <w:tcPrChange w:id="6808" w:author="Janusio" w:date="2018-03-10T14:35:05Z">
              <w:tcPr>
                <w:tcW w:w="1126" w:type="dxa"/>
                <w:vMerge w:val="restart"/>
                <w:tcBorders>
                  <w:top w:val="single" w:color="auto" w:sz="8" w:space="0"/>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09" w:author="Janusio" w:date="2018-03-10T14:08:27Z"/>
                <w:rFonts w:ascii="Times New Roman" w:hAnsi="Times New Roman"/>
                <w:color w:val="auto"/>
                <w:sz w:val="18"/>
                <w:szCs w:val="18"/>
              </w:rPr>
            </w:pPr>
            <w:ins w:id="6810" w:author="Janusio" w:date="2018-03-10T14:08:27Z">
              <w:r>
                <w:rPr>
                  <w:rFonts w:ascii="Times New Roman" w:hAnsi="Times New Roman"/>
                  <w:color w:val="auto"/>
                  <w:sz w:val="18"/>
                  <w:szCs w:val="18"/>
                </w:rPr>
                <w:t>第五层：</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11" w:author="Janusio" w:date="2018-03-10T14:08:27Z"/>
                <w:rFonts w:ascii="Times New Roman" w:hAnsi="Times New Roman"/>
                <w:color w:val="auto"/>
                <w:sz w:val="18"/>
                <w:szCs w:val="18"/>
              </w:rPr>
            </w:pPr>
            <w:ins w:id="6812" w:author="Janusio" w:date="2018-03-10T14:08:27Z">
              <w:r>
                <w:rPr>
                  <w:rFonts w:ascii="Times New Roman" w:hAnsi="Times New Roman"/>
                  <w:color w:val="auto"/>
                  <w:sz w:val="18"/>
                  <w:szCs w:val="18"/>
                </w:rPr>
                <w:t>可信虚拟机部分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814"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813" w:author="Janusio" w:date="2018-03-10T14:08:27Z"/>
          <w:trPrChange w:id="6814" w:author="Janusio" w:date="2018-03-10T14:35:05Z">
            <w:trPr>
              <w:trHeight w:val="0" w:hRule="atLeast"/>
              <w:jc w:val="right"/>
            </w:trPr>
          </w:trPrChange>
        </w:trPr>
        <w:tc>
          <w:tcPr>
            <w:tcW w:w="1432" w:type="dxa"/>
            <w:tcBorders>
              <w:top w:val="nil"/>
              <w:left w:val="nil"/>
              <w:bottom w:val="nil"/>
              <w:right w:val="nil"/>
            </w:tcBorders>
            <w:vAlign w:val="top"/>
            <w:tcPrChange w:id="6815" w:author="Janusio" w:date="2018-03-10T14:35:05Z">
              <w:tcPr>
                <w:tcW w:w="867"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16" w:author="Janusio" w:date="2018-03-10T14:08:27Z"/>
                <w:rFonts w:ascii="Times New Roman" w:hAnsi="Times New Roman"/>
                <w:color w:val="auto"/>
                <w:sz w:val="18"/>
                <w:szCs w:val="18"/>
              </w:rPr>
            </w:pPr>
            <w:ins w:id="6817" w:author="Janusio" w:date="2018-03-10T14:08:27Z">
              <w:r>
                <w:rPr>
                  <w:rFonts w:ascii="Times New Roman" w:hAnsi="Times New Roman"/>
                  <w:color w:val="auto"/>
                  <w:sz w:val="18"/>
                  <w:szCs w:val="18"/>
                </w:rPr>
                <w:t>PCR[13]</w:t>
              </w:r>
            </w:ins>
          </w:p>
        </w:tc>
        <w:tc>
          <w:tcPr>
            <w:tcW w:w="4551" w:type="dxa"/>
            <w:tcBorders>
              <w:top w:val="nil"/>
              <w:left w:val="nil"/>
              <w:bottom w:val="nil"/>
              <w:right w:val="nil"/>
            </w:tcBorders>
            <w:vAlign w:val="top"/>
            <w:tcPrChange w:id="6818"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19" w:author="Janusio" w:date="2018-03-10T14:08:27Z"/>
                <w:rFonts w:ascii="Times New Roman" w:hAnsi="Times New Roman"/>
                <w:color w:val="auto"/>
                <w:sz w:val="18"/>
                <w:szCs w:val="18"/>
              </w:rPr>
            </w:pPr>
            <w:ins w:id="6820" w:author="Janusio" w:date="2018-03-10T14:08:27Z">
              <w:r>
                <w:rPr>
                  <w:rFonts w:ascii="Times New Roman" w:hAnsi="Times New Roman"/>
                  <w:color w:val="auto"/>
                  <w:sz w:val="18"/>
                  <w:szCs w:val="18"/>
                </w:rPr>
                <w:t>VOSLoader</w:t>
              </w:r>
            </w:ins>
            <w:ins w:id="6821" w:author="Janusio" w:date="2018-03-10T14:08:27Z">
              <w:r>
                <w:rPr>
                  <w:rFonts w:hint="eastAsia" w:ascii="Times New Roman" w:hAnsi="Times New Roman"/>
                  <w:color w:val="auto"/>
                  <w:sz w:val="18"/>
                  <w:szCs w:val="18"/>
                </w:rPr>
                <w:t>(</w:t>
              </w:r>
            </w:ins>
            <w:ins w:id="6822" w:author="Janusio" w:date="2018-03-10T14:08:27Z">
              <w:r>
                <w:rPr>
                  <w:rFonts w:ascii="Times New Roman" w:hAnsi="Times New Roman"/>
                  <w:color w:val="auto"/>
                  <w:sz w:val="18"/>
                  <w:szCs w:val="18"/>
                </w:rPr>
                <w:t>虚拟机启动引导文件</w:t>
              </w:r>
            </w:ins>
            <w:ins w:id="6823" w:author="Janusio" w:date="2018-03-10T14:08:27Z">
              <w:r>
                <w:rPr>
                  <w:rFonts w:hint="eastAsia" w:ascii="Times New Roman" w:hAnsi="Times New Roman"/>
                  <w:color w:val="auto"/>
                  <w:sz w:val="18"/>
                  <w:szCs w:val="18"/>
                </w:rPr>
                <w:t>)</w:t>
              </w:r>
            </w:ins>
            <w:ins w:id="6824" w:author="Janusio" w:date="2018-03-10T14:08:27Z">
              <w:r>
                <w:rPr>
                  <w:rFonts w:ascii="Times New Roman" w:hAnsi="Times New Roman"/>
                  <w:color w:val="auto"/>
                  <w:sz w:val="18"/>
                  <w:szCs w:val="18"/>
                </w:rPr>
                <w:t xml:space="preserve">，如Linux 系统的initrd和vmlinuz 文件。 </w:t>
              </w:r>
            </w:ins>
          </w:p>
        </w:tc>
        <w:tc>
          <w:tcPr>
            <w:tcW w:w="1359" w:type="dxa"/>
            <w:vMerge w:val="continue"/>
            <w:tcBorders>
              <w:left w:val="nil"/>
              <w:right w:val="nil"/>
            </w:tcBorders>
            <w:vAlign w:val="top"/>
            <w:tcPrChange w:id="6825"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826"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828"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827" w:author="Janusio" w:date="2018-03-10T14:08:27Z"/>
          <w:trPrChange w:id="6828" w:author="Janusio" w:date="2018-03-10T14:35:05Z">
            <w:trPr>
              <w:trHeight w:val="0" w:hRule="atLeast"/>
              <w:jc w:val="right"/>
            </w:trPr>
          </w:trPrChange>
        </w:trPr>
        <w:tc>
          <w:tcPr>
            <w:tcW w:w="1432" w:type="dxa"/>
            <w:tcBorders>
              <w:top w:val="nil"/>
              <w:left w:val="nil"/>
              <w:bottom w:val="nil"/>
              <w:right w:val="nil"/>
            </w:tcBorders>
            <w:vAlign w:val="top"/>
            <w:tcPrChange w:id="6829" w:author="Janusio" w:date="2018-03-10T14:35:05Z">
              <w:tcPr>
                <w:tcW w:w="867"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30" w:author="Janusio" w:date="2018-03-10T14:08:27Z"/>
                <w:rFonts w:ascii="Times New Roman" w:hAnsi="Times New Roman"/>
                <w:color w:val="auto"/>
                <w:sz w:val="18"/>
                <w:szCs w:val="18"/>
              </w:rPr>
            </w:pPr>
            <w:ins w:id="6831" w:author="Janusio" w:date="2018-03-10T14:08:27Z">
              <w:r>
                <w:rPr>
                  <w:rFonts w:ascii="Times New Roman" w:hAnsi="Times New Roman"/>
                  <w:color w:val="auto"/>
                  <w:sz w:val="18"/>
                  <w:szCs w:val="18"/>
                </w:rPr>
                <w:t>PCR[14]</w:t>
              </w:r>
            </w:ins>
          </w:p>
        </w:tc>
        <w:tc>
          <w:tcPr>
            <w:tcW w:w="4551" w:type="dxa"/>
            <w:tcBorders>
              <w:top w:val="nil"/>
              <w:left w:val="nil"/>
              <w:bottom w:val="nil"/>
              <w:right w:val="nil"/>
            </w:tcBorders>
            <w:vAlign w:val="top"/>
            <w:tcPrChange w:id="6832" w:author="Janusio" w:date="2018-03-10T14:35:05Z">
              <w:tcPr>
                <w:tcW w:w="2824" w:type="dxa"/>
                <w:tcBorders>
                  <w:top w:val="nil"/>
                  <w:left w:val="nil"/>
                  <w:bottom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33" w:author="Janusio" w:date="2018-03-10T14:08:27Z"/>
                <w:rFonts w:ascii="Times New Roman" w:hAnsi="Times New Roman"/>
                <w:color w:val="auto"/>
                <w:sz w:val="18"/>
                <w:szCs w:val="18"/>
              </w:rPr>
            </w:pPr>
            <w:ins w:id="6834" w:author="Janusio" w:date="2018-03-10T14:08:27Z">
              <w:r>
                <w:rPr>
                  <w:rFonts w:ascii="Times New Roman" w:hAnsi="Times New Roman"/>
                  <w:color w:val="auto"/>
                  <w:sz w:val="18"/>
                  <w:szCs w:val="18"/>
                </w:rPr>
                <w:t>VM启动的其他信息</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35" w:author="Janusio" w:date="2018-03-10T14:08:27Z"/>
                <w:rFonts w:ascii="Times New Roman" w:hAnsi="Times New Roman"/>
                <w:color w:val="auto"/>
                <w:sz w:val="18"/>
                <w:szCs w:val="18"/>
              </w:rPr>
            </w:pPr>
            <w:ins w:id="6836" w:author="Janusio" w:date="2018-03-10T14:08:27Z">
              <w:r>
                <w:rPr>
                  <w:rFonts w:hint="eastAsia" w:ascii="Times New Roman" w:hAnsi="Times New Roman"/>
                  <w:color w:val="auto"/>
                  <w:sz w:val="18"/>
                  <w:szCs w:val="18"/>
                </w:rPr>
                <w:t>(xen.h、start_info、qemu-io、qemu-img等组件)</w:t>
              </w:r>
            </w:ins>
          </w:p>
        </w:tc>
        <w:tc>
          <w:tcPr>
            <w:tcW w:w="1359" w:type="dxa"/>
            <w:vMerge w:val="continue"/>
            <w:tcBorders>
              <w:left w:val="nil"/>
              <w:right w:val="nil"/>
            </w:tcBorders>
            <w:vAlign w:val="top"/>
            <w:tcPrChange w:id="6837" w:author="Janusio" w:date="2018-03-10T14:35:05Z">
              <w:tcPr>
                <w:tcW w:w="1126" w:type="dxa"/>
                <w:vMerge w:val="continue"/>
                <w:tcBorders>
                  <w:left w:val="nil"/>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838" w:author="Janusio" w:date="2018-03-10T14:08:27Z"/>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6840" w:author="Janusio" w:date="2018-03-10T14:35:05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0" w:hRule="atLeast"/>
          <w:jc w:val="center"/>
          <w:ins w:id="6839" w:author="Janusio" w:date="2018-03-10T14:08:27Z"/>
          <w:trPrChange w:id="6840" w:author="Janusio" w:date="2018-03-10T14:35:05Z">
            <w:trPr>
              <w:trHeight w:val="0" w:hRule="atLeast"/>
              <w:jc w:val="right"/>
            </w:trPr>
          </w:trPrChange>
        </w:trPr>
        <w:tc>
          <w:tcPr>
            <w:tcW w:w="1432" w:type="dxa"/>
            <w:tcBorders>
              <w:top w:val="nil"/>
              <w:left w:val="nil"/>
              <w:bottom w:val="single" w:color="auto" w:sz="12" w:space="0"/>
              <w:right w:val="nil"/>
            </w:tcBorders>
            <w:vAlign w:val="top"/>
            <w:tcPrChange w:id="6841" w:author="Janusio" w:date="2018-03-10T14:35:05Z">
              <w:tcPr>
                <w:tcW w:w="867" w:type="dxa"/>
                <w:tcBorders>
                  <w:top w:val="nil"/>
                  <w:left w:val="nil"/>
                  <w:bottom w:val="single" w:color="auto" w:sz="12"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42" w:author="Janusio" w:date="2018-03-10T14:08:27Z"/>
                <w:rFonts w:ascii="Times New Roman" w:hAnsi="Times New Roman"/>
                <w:color w:val="auto"/>
                <w:sz w:val="18"/>
                <w:szCs w:val="18"/>
              </w:rPr>
            </w:pPr>
            <w:ins w:id="6843" w:author="Janusio" w:date="2018-03-10T14:08:27Z">
              <w:r>
                <w:rPr>
                  <w:rFonts w:ascii="Times New Roman" w:hAnsi="Times New Roman"/>
                  <w:color w:val="auto"/>
                  <w:sz w:val="18"/>
                  <w:szCs w:val="18"/>
                </w:rPr>
                <w:t>PCR[15]</w:t>
              </w:r>
            </w:ins>
          </w:p>
        </w:tc>
        <w:tc>
          <w:tcPr>
            <w:tcW w:w="4551" w:type="dxa"/>
            <w:tcBorders>
              <w:top w:val="nil"/>
              <w:left w:val="nil"/>
              <w:bottom w:val="single" w:color="auto" w:sz="12" w:space="0"/>
              <w:right w:val="nil"/>
            </w:tcBorders>
            <w:vAlign w:val="top"/>
            <w:tcPrChange w:id="6844" w:author="Janusio" w:date="2018-03-10T14:35:05Z">
              <w:tcPr>
                <w:tcW w:w="2824" w:type="dxa"/>
                <w:tcBorders>
                  <w:top w:val="nil"/>
                  <w:left w:val="nil"/>
                  <w:bottom w:val="single" w:color="auto" w:sz="12"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ins w:id="6845" w:author="Janusio" w:date="2018-03-10T14:08:27Z"/>
                <w:rFonts w:ascii="Times New Roman" w:hAnsi="Times New Roman"/>
                <w:color w:val="auto"/>
                <w:sz w:val="18"/>
                <w:szCs w:val="18"/>
              </w:rPr>
            </w:pPr>
            <w:ins w:id="6846" w:author="Janusio" w:date="2018-03-10T14:08:27Z">
              <w:r>
                <w:rPr>
                  <w:rFonts w:ascii="Times New Roman" w:hAnsi="Times New Roman"/>
                  <w:color w:val="auto"/>
                  <w:sz w:val="18"/>
                  <w:szCs w:val="18"/>
                </w:rPr>
                <w:t>VM中的应用程序</w:t>
              </w:r>
            </w:ins>
          </w:p>
        </w:tc>
        <w:tc>
          <w:tcPr>
            <w:tcW w:w="1359" w:type="dxa"/>
            <w:vMerge w:val="continue"/>
            <w:tcBorders>
              <w:left w:val="nil"/>
              <w:bottom w:val="single" w:color="auto" w:sz="12" w:space="0"/>
              <w:right w:val="nil"/>
            </w:tcBorders>
            <w:vAlign w:val="top"/>
            <w:tcPrChange w:id="6847" w:author="Janusio" w:date="2018-03-10T14:35:05Z">
              <w:tcPr>
                <w:tcW w:w="1126" w:type="dxa"/>
                <w:vMerge w:val="continue"/>
                <w:tcBorders>
                  <w:left w:val="nil"/>
                  <w:bottom w:val="single" w:color="auto" w:sz="12" w:space="0"/>
                  <w:right w:val="nil"/>
                </w:tcBorders>
                <w:vAlign w:val="top"/>
              </w:tcPr>
            </w:tcPrChange>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ins w:id="6848" w:author="Janusio" w:date="2018-03-10T14:08:27Z"/>
                <w:rFonts w:ascii="Times New Roman" w:hAnsi="Times New Roman"/>
                <w:color w:val="auto"/>
                <w:sz w:val="18"/>
                <w:szCs w:val="18"/>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ins w:id="6850" w:author="Janusio" w:date="2018-03-10T14:35:24Z"/>
        </w:rPr>
        <w:pPrChange w:id="6849" w:author="Janusio" w:date="2018-03-10T14:35:33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pPr>
        </w:pPrChange>
      </w:pPr>
      <w:ins w:id="6851" w:author="Janusio" w:date="2018-03-10T14:08:27Z">
        <w:r>
          <w:rPr/>
          <w:t>按照TVP-QT信任链顺序存储的信任链信息结果如</w:t>
        </w:r>
      </w:ins>
      <w:ins w:id="6852" w:author="Janusio" w:date="2018-03-10T14:08:27Z">
        <w:r>
          <w:rPr>
            <w:rFonts w:hint="eastAsia"/>
          </w:rPr>
          <w:t>图</w:t>
        </w:r>
      </w:ins>
      <w:ins w:id="6853" w:author="Janusio" w:date="2018-03-10T14:35:36Z">
        <w:r>
          <w:rPr>
            <w:rFonts w:hint="eastAsia"/>
            <w:lang w:val="en-US" w:eastAsia="zh-CN"/>
          </w:rPr>
          <w:t>3.</w:t>
        </w:r>
      </w:ins>
      <w:ins w:id="6854" w:author="Janusio" w:date="2018-03-10T14:35:37Z">
        <w:r>
          <w:rPr>
            <w:rFonts w:hint="eastAsia"/>
            <w:lang w:val="en-US" w:eastAsia="zh-CN"/>
          </w:rPr>
          <w:t>11</w:t>
        </w:r>
      </w:ins>
      <w:ins w:id="6855" w:author="Janusio" w:date="2018-03-10T14:08:27Z">
        <w:r>
          <w:rPr>
            <w:rFonts w:hint="eastAsia"/>
          </w:rPr>
          <w:t>所示</w:t>
        </w:r>
      </w:ins>
      <w:ins w:id="6856" w:author="Janusio" w:date="2018-03-10T14:08:27Z">
        <w:r>
          <w:rPr/>
          <w:t>。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ins>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center"/>
        <w:textAlignment w:val="auto"/>
        <w:outlineLvl w:val="9"/>
        <w:rPr>
          <w:ins w:id="6858" w:author="Janusio" w:date="2018-03-10T14:08:27Z"/>
          <w:rFonts w:ascii="Times New Roman" w:hAnsi="Times New Roman"/>
          <w:color w:val="auto"/>
        </w:rPr>
        <w:pPrChange w:id="6857" w:author="Janusio" w:date="2018-03-10T14:35:26Z">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pPr>
        </w:pPrChange>
      </w:pPr>
      <w:ins w:id="6859" w:author="Janusio" w:date="2018-03-10T14:35:21Z">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12" name="图片 6"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meitu(1)"/>
                      <pic:cNvPicPr>
                        <a:picLocks noChangeAspect="1"/>
                      </pic:cNvPicPr>
                    </pic:nvPicPr>
                    <pic:blipFill>
                      <a:blip r:embed="rId205"/>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ins>
    </w:p>
    <w:p>
      <w:pPr>
        <w:numPr>
          <w:ilvl w:val="-1"/>
          <w:numId w:val="0"/>
        </w:numPr>
        <w:ind w:left="0" w:leftChars="0" w:firstLine="440" w:firstLineChars="200"/>
        <w:jc w:val="center"/>
        <w:rPr>
          <w:ins w:id="6862" w:author="Janusio" w:date="2018-03-10T14:08:27Z"/>
          <w:rFonts w:hint="default"/>
          <w:sz w:val="22"/>
          <w:szCs w:val="22"/>
          <w:rPrChange w:id="6863" w:author="Janusio" w:date="2018-03-10T14:36:28Z">
            <w:rPr>
              <w:ins w:id="6864" w:author="Janusio" w:date="2018-03-10T14:08:27Z"/>
              <w:rFonts w:hint="default"/>
            </w:rPr>
          </w:rPrChange>
        </w:rPr>
        <w:pPrChange w:id="6861" w:author="Janusio" w:date="2018-03-10T14:36:26Z">
          <w:pPr>
            <w:numPr>
              <w:ilvl w:val="0"/>
              <w:numId w:val="8"/>
            </w:numPr>
            <w:ind w:left="420" w:leftChars="0" w:hanging="420" w:firstLineChars="0"/>
            <w:jc w:val="center"/>
          </w:pPr>
        </w:pPrChange>
      </w:pPr>
      <w:ins w:id="6865" w:author="Janusio" w:date="2018-03-10T14:36:19Z">
        <w:r>
          <w:rPr>
            <w:rFonts w:hint="eastAsia"/>
            <w:sz w:val="22"/>
            <w:szCs w:val="22"/>
            <w:lang w:val="en-US" w:eastAsia="zh-CN"/>
            <w:rPrChange w:id="6866" w:author="Janusio" w:date="2018-03-10T14:36:28Z">
              <w:rPr>
                <w:rFonts w:hint="eastAsia"/>
                <w:lang w:val="en-US" w:eastAsia="zh-CN"/>
              </w:rPr>
            </w:rPrChange>
          </w:rPr>
          <w:t>图</w:t>
        </w:r>
      </w:ins>
      <w:ins w:id="6868" w:author="Janusio" w:date="2018-03-10T14:36:13Z">
        <w:r>
          <w:rPr>
            <w:rFonts w:hint="eastAsia"/>
            <w:sz w:val="22"/>
            <w:szCs w:val="22"/>
            <w:lang w:val="en-US" w:eastAsia="zh-CN"/>
            <w:rPrChange w:id="6869" w:author="Janusio" w:date="2018-03-10T14:36:28Z">
              <w:rPr>
                <w:rFonts w:hint="eastAsia"/>
                <w:lang w:val="en-US" w:eastAsia="zh-CN"/>
              </w:rPr>
            </w:rPrChange>
          </w:rPr>
          <w:t>3.11</w:t>
        </w:r>
      </w:ins>
      <w:ins w:id="6871" w:author="Janusio" w:date="2018-03-10T14:08:27Z">
        <w:r>
          <w:rPr>
            <w:rFonts w:hint="eastAsia"/>
            <w:sz w:val="22"/>
            <w:szCs w:val="22"/>
            <w:lang w:val="en-US" w:eastAsia="zh-CN"/>
            <w:rPrChange w:id="6872" w:author="Janusio" w:date="2018-03-10T14:36:28Z">
              <w:rPr>
                <w:rFonts w:hint="eastAsia"/>
                <w:lang w:val="en-US" w:eastAsia="zh-CN"/>
              </w:rPr>
            </w:rPrChange>
          </w:rPr>
          <w:t xml:space="preserve"> </w:t>
        </w:r>
      </w:ins>
      <w:ins w:id="6874" w:author="Janusio" w:date="2018-03-10T14:08:27Z">
        <w:r>
          <w:rPr>
            <w:rFonts w:hint="eastAsia"/>
            <w:sz w:val="22"/>
            <w:szCs w:val="22"/>
            <w:rPrChange w:id="6875" w:author="Janusio" w:date="2018-03-10T14:36:28Z">
              <w:rPr>
                <w:rFonts w:hint="eastAsia"/>
              </w:rPr>
            </w:rPrChange>
          </w:rPr>
          <w:t>信任链PCR信息</w:t>
        </w:r>
      </w:ins>
    </w:p>
    <w:p>
      <w:pPr>
        <w:pStyle w:val="4"/>
        <w:numPr>
          <w:ins w:id="6878" w:author="Janusio" w:date="2018-03-10T14:36:40Z"/>
        </w:numPr>
        <w:tabs>
          <w:tab w:val="left" w:pos="360"/>
          <w:tab w:val="clear" w:pos="420"/>
        </w:tabs>
        <w:spacing w:before="192" w:after="192"/>
        <w:rPr>
          <w:ins w:id="6879" w:author="Janusio" w:date="2018-03-10T14:08:27Z"/>
          <w:rFonts w:hint="eastAsia"/>
        </w:rPr>
        <w:pPrChange w:id="6877" w:author="Janusio" w:date="2018-03-10T14:36:40Z">
          <w:pPr>
            <w:pStyle w:val="37"/>
            <w:spacing w:before="192" w:after="192"/>
          </w:pPr>
        </w:pPrChange>
      </w:pPr>
      <w:ins w:id="6880" w:author="Janusio" w:date="2018-03-10T14:08:27Z">
        <w:r>
          <w:rPr>
            <w:rFonts w:hint="eastAsia"/>
          </w:rPr>
          <w:t>TVP-QT性能测试及分析</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882" w:author="Janusio" w:date="2018-03-10T14:08:27Z"/>
          <w:rFonts w:hint="eastAsia"/>
        </w:rPr>
        <w:pPrChange w:id="6881"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883" w:author="Janusio" w:date="2018-03-10T14:08:27Z">
        <w:r>
          <w:rPr>
            <w:rFonts w:hint="eastAsia"/>
          </w:rPr>
          <w:t>与已有的TVP信任链模型相比，TVP-QT信任链模型增加了可信衔接点TJP。TJP包含的组件</w:t>
        </w:r>
      </w:ins>
      <w:ins w:id="6884" w:author="Janusio" w:date="2018-03-10T14:08:27Z">
        <w:r>
          <w:rPr/>
          <w:t>vTPM Builder、vTPM-VM Builder</w:t>
        </w:r>
      </w:ins>
      <w:ins w:id="6885" w:author="Janusio" w:date="2018-03-10T14:08:27Z">
        <w:r>
          <w:rPr>
            <w:rFonts w:hint="eastAsia"/>
          </w:rPr>
          <w:t xml:space="preserve"> </w:t>
        </w:r>
      </w:ins>
      <w:ins w:id="6886" w:author="Janusio" w:date="2018-03-10T14:08:27Z">
        <w:r>
          <w:rPr/>
          <w:t>和VM Builder无论作为</w:t>
        </w:r>
      </w:ins>
      <w:ins w:id="6887" w:author="Janusio" w:date="2018-03-10T14:08:27Z">
        <w:r>
          <w:rPr>
            <w:rFonts w:hint="eastAsia"/>
          </w:rPr>
          <w:t>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889" w:author="Janusio" w:date="2018-03-10T14:08:27Z"/>
          <w:rFonts w:hint="eastAsia"/>
        </w:rPr>
        <w:pPrChange w:id="6888"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890" w:author="Janusio" w:date="2018-03-10T14:08:27Z">
        <w:r>
          <w:rPr>
            <w:rFonts w:hint="eastAsia"/>
          </w:rPr>
          <w:t>为此</w:t>
        </w:r>
      </w:ins>
      <w:ins w:id="6891" w:author="Janusio" w:date="2018-03-10T14:28:20Z">
        <w:r>
          <w:rPr>
            <w:rFonts w:hint="eastAsia"/>
            <w:lang w:eastAsia="zh-CN"/>
          </w:rPr>
          <w:t>本文</w:t>
        </w:r>
      </w:ins>
      <w:ins w:id="6892" w:author="Janusio" w:date="2018-03-10T14:08:27Z">
        <w:r>
          <w:rPr>
            <w:rFonts w:hint="eastAsia"/>
          </w:rPr>
          <w:t>首先针对TVP-QT信任链构建过程中有关主机m的信任链构建进行性能测试和结果分析，并与传统的TVP架构（图</w:t>
        </w:r>
      </w:ins>
      <w:ins w:id="6893" w:author="Janusio" w:date="2018-03-10T14:37:12Z">
        <w:r>
          <w:rPr>
            <w:rFonts w:hint="eastAsia"/>
            <w:lang w:val="en-US" w:eastAsia="zh-CN"/>
          </w:rPr>
          <w:t>3.1</w:t>
        </w:r>
      </w:ins>
      <w:ins w:id="6894" w:author="Janusio" w:date="2018-03-10T14:08:27Z">
        <w:r>
          <w:rPr>
            <w:rFonts w:hint="eastAsia"/>
          </w:rPr>
          <w:t>所示）进行对比；然后针对TVP-QT信任链构建过程中有关vm的信任链构建进行性能测试和结果分析。值得注意的是，与传统的TVP信任链相比，vm信任链的构建过程仅仅多了对TJP的动态度量。</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896" w:author="Janusio" w:date="2018-03-10T14:08:27Z"/>
          <w:rFonts w:hint="eastAsia"/>
          <w:lang w:val="en-US" w:eastAsia="zh-CN"/>
        </w:rPr>
        <w:pPrChange w:id="6895"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897" w:author="Janusio" w:date="2018-03-10T14:08:27Z">
        <w:r>
          <w:rPr>
            <w:rFonts w:hint="eastAsia"/>
            <w:lang w:val="en-US" w:eastAsia="zh-CN"/>
          </w:rPr>
          <w:t>本节性能测试的实验环境采用表</w:t>
        </w:r>
      </w:ins>
      <w:ins w:id="6898" w:author="Janusio" w:date="2018-03-10T14:37:06Z">
        <w:r>
          <w:rPr>
            <w:rFonts w:hint="eastAsia"/>
            <w:lang w:val="en-US" w:eastAsia="zh-CN"/>
          </w:rPr>
          <w:t>3</w:t>
        </w:r>
      </w:ins>
      <w:ins w:id="6899" w:author="Janusio" w:date="2018-03-10T14:37:07Z">
        <w:r>
          <w:rPr>
            <w:rFonts w:hint="eastAsia"/>
            <w:lang w:val="en-US" w:eastAsia="zh-CN"/>
          </w:rPr>
          <w:t>.2</w:t>
        </w:r>
      </w:ins>
      <w:ins w:id="6900" w:author="Janusio" w:date="2018-03-10T14:08:27Z">
        <w:r>
          <w:rPr>
            <w:rFonts w:hint="eastAsia"/>
            <w:lang w:val="en-US" w:eastAsia="zh-CN"/>
          </w:rPr>
          <w:t>所描述的物理平台Dom0(Ubuntu LTS 14.04)和用户虚拟机DomU(Ubuntu LTS 14.04)，并且在Dom0和DomU分别安装一些常用软件来模拟云计算开发环境和云用户环境，比如Firefox[41]、</w:t>
        </w:r>
      </w:ins>
      <w:ins w:id="6901" w:author="Janusio" w:date="2018-03-10T14:08:27Z">
        <w:r>
          <w:rPr>
            <w:rFonts w:hint="eastAsia"/>
            <w:lang w:val="en-US" w:eastAsia="zh-CN"/>
          </w:rPr>
          <w:fldChar w:fldCharType="begin"/>
        </w:r>
      </w:ins>
      <w:ins w:id="6902" w:author="Janusio" w:date="2018-03-10T14:08:27Z">
        <w:r>
          <w:rPr>
            <w:rFonts w:hint="eastAsia"/>
            <w:lang w:val="en-US" w:eastAsia="zh-CN"/>
          </w:rPr>
          <w:instrText xml:space="preserve"> HYPERLINK "http://linux.wps.cn/" \t "https://linux.cn/_blank" </w:instrText>
        </w:r>
      </w:ins>
      <w:ins w:id="6903" w:author="Janusio" w:date="2018-03-10T14:08:27Z">
        <w:r>
          <w:rPr>
            <w:rFonts w:hint="eastAsia"/>
            <w:lang w:val="en-US" w:eastAsia="zh-CN"/>
          </w:rPr>
          <w:fldChar w:fldCharType="separate"/>
        </w:r>
      </w:ins>
      <w:ins w:id="6904" w:author="Janusio" w:date="2018-03-10T14:08:27Z">
        <w:r>
          <w:rPr>
            <w:rFonts w:hint="eastAsia"/>
            <w:lang w:val="en-US" w:eastAsia="zh-CN"/>
          </w:rPr>
          <w:t>WPS for Linux</w:t>
        </w:r>
      </w:ins>
      <w:ins w:id="6905" w:author="Janusio" w:date="2018-03-10T14:08:27Z">
        <w:r>
          <w:rPr>
            <w:rFonts w:hint="eastAsia"/>
            <w:lang w:val="en-US" w:eastAsia="zh-CN"/>
          </w:rPr>
          <w:fldChar w:fldCharType="end"/>
        </w:r>
      </w:ins>
      <w:ins w:id="6906" w:author="Janusio" w:date="2018-03-10T14:08:27Z">
        <w:r>
          <w:rPr>
            <w:rFonts w:hint="eastAsia"/>
            <w:lang w:val="en-US" w:eastAsia="zh-CN"/>
          </w:rPr>
          <w:t>[42]、Wine[43]、Eclipse[44]等。下面本文分别针对在TVP-QT和传统TVP下m、vm的信任链构建实验，对性能方面进行对比和分析。</w:t>
        </w:r>
      </w:ins>
    </w:p>
    <w:p>
      <w:pPr>
        <w:numPr>
          <w:ilvl w:val="2"/>
          <w:numId w:val="12"/>
        </w:numPr>
        <w:tabs>
          <w:tab w:val="left" w:pos="360"/>
          <w:tab w:val="left" w:pos="420"/>
        </w:tabs>
        <w:spacing w:before="120" w:after="120"/>
        <w:rPr>
          <w:ins w:id="6908" w:author="Janusio" w:date="2018-03-10T14:08:27Z"/>
          <w:rFonts w:hint="default"/>
        </w:rPr>
        <w:pPrChange w:id="6907" w:author="Janusio" w:date="2018-03-10T14:39:52Z">
          <w:pPr>
            <w:pStyle w:val="38"/>
            <w:numPr>
              <w:ilvl w:val="2"/>
              <w:numId w:val="12"/>
            </w:numPr>
            <w:tabs>
              <w:tab w:val="left" w:pos="420"/>
            </w:tabs>
            <w:spacing w:before="120" w:after="120"/>
          </w:pPr>
        </w:pPrChange>
      </w:pPr>
      <w:ins w:id="6909" w:author="Janusio" w:date="2018-03-10T14:37:20Z">
        <w:r>
          <w:rPr>
            <w:rFonts w:hint="eastAsia"/>
            <w:lang w:eastAsia="zh-CN"/>
          </w:rPr>
          <w:t>（</w:t>
        </w:r>
      </w:ins>
      <w:ins w:id="6910" w:author="Janusio" w:date="2018-03-10T14:37:25Z">
        <w:r>
          <w:rPr>
            <w:rFonts w:hint="eastAsia"/>
            <w:lang w:val="en-US" w:eastAsia="zh-CN"/>
          </w:rPr>
          <w:t>1</w:t>
        </w:r>
      </w:ins>
      <w:ins w:id="6911" w:author="Janusio" w:date="2018-03-10T14:37:20Z">
        <w:r>
          <w:rPr>
            <w:rFonts w:hint="eastAsia"/>
            <w:lang w:eastAsia="zh-CN"/>
          </w:rPr>
          <w:t>）</w:t>
        </w:r>
      </w:ins>
      <w:ins w:id="6912" w:author="Janusio" w:date="2018-03-10T14:08:27Z">
        <w:r>
          <w:rPr>
            <w:rFonts w:hint="default"/>
          </w:rPr>
          <w:t>信任链构建的性能分析</w:t>
        </w:r>
      </w:ins>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ins w:id="6914" w:author="Janusio" w:date="2018-03-10T14:08:27Z"/>
          <w:rFonts w:hint="eastAsia"/>
        </w:rPr>
        <w:pPrChange w:id="6913" w:author="Janusio" w:date="2018-03-10T14:39:52Z">
          <w:pPr>
            <w:pageBreakBefore w:val="0"/>
            <w:widowControl w:val="0"/>
            <w:kinsoku/>
            <w:wordWrap/>
            <w:overflowPunct/>
            <w:topLinePunct w:val="0"/>
            <w:autoSpaceDE/>
            <w:autoSpaceDN/>
            <w:bidi w:val="0"/>
            <w:adjustRightInd/>
            <w:snapToGrid/>
            <w:spacing w:line="312" w:lineRule="auto"/>
            <w:ind w:right="0" w:rightChars="0" w:firstLine="363" w:firstLineChars="202"/>
            <w:textAlignment w:val="auto"/>
          </w:pPr>
        </w:pPrChange>
      </w:pPr>
      <w:ins w:id="6915" w:author="Janusio" w:date="2018-03-10T14:08:27Z">
        <w:r>
          <w:rPr>
            <w:rFonts w:hint="eastAsia"/>
          </w:rPr>
          <w:t>传统TVP信任链中主机m的信任链构建过程为：</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917" w:author="Janusio" w:date="2018-03-10T14:08:27Z"/>
          <w:rFonts w:hint="eastAsia"/>
        </w:rPr>
        <w:pPrChange w:id="6916"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18" w:author="Janusio" w:date="2018-03-10T14:08:27Z">
        <w:r>
          <w:rPr/>
          <w:t>CRTM→BIOS→</w:t>
        </w:r>
      </w:ins>
      <w:ins w:id="6919" w:author="Janusio" w:date="2018-03-10T14:08:27Z">
        <w:r>
          <w:rPr>
            <w:rFonts w:hint="eastAsia"/>
          </w:rPr>
          <w:t>OS</w:t>
        </w:r>
      </w:ins>
      <w:ins w:id="6920" w:author="Janusio" w:date="2018-03-10T14:08:27Z">
        <w:r>
          <w:rPr/>
          <w:t xml:space="preserve">Loader→VMM→Dom0 </w:t>
        </w:r>
      </w:ins>
      <w:ins w:id="6921" w:author="Janusio" w:date="2018-03-10T14:08:27Z">
        <w:r>
          <w:rPr>
            <w:rFonts w:hint="eastAsia"/>
          </w:rPr>
          <w:t xml:space="preserve">OS Kernel </w:t>
        </w:r>
      </w:ins>
      <w:ins w:id="6922" w:author="Janusio" w:date="2018-03-10T14:08:27Z">
        <w:r>
          <w:rPr/>
          <w:t>→</w:t>
        </w:r>
      </w:ins>
      <w:ins w:id="6923" w:author="Janusio" w:date="2018-03-10T14:08:27Z">
        <w:r>
          <w:rPr>
            <w:rFonts w:hint="eastAsia"/>
          </w:rPr>
          <w:t>app；</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925" w:author="Janusio" w:date="2018-03-10T14:08:27Z"/>
          <w:rFonts w:hint="eastAsia"/>
        </w:rPr>
        <w:pPrChange w:id="6924"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26" w:author="Janusio" w:date="2018-03-10T14:08:27Z">
        <w:r>
          <w:rPr>
            <w:rFonts w:hint="eastAsia"/>
          </w:rPr>
          <w:t>TVP-QT中主机m的信任链构建过程：</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928" w:author="Janusio" w:date="2018-03-10T14:08:27Z"/>
          <w:rFonts w:hint="eastAsia"/>
        </w:rPr>
        <w:pPrChange w:id="6927"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29" w:author="Janusio" w:date="2018-03-10T14:08:27Z">
        <w:r>
          <w:rPr/>
          <w:t>CRTM→BIOS→</w:t>
        </w:r>
      </w:ins>
      <w:ins w:id="6930" w:author="Janusio" w:date="2018-03-10T14:08:27Z">
        <w:r>
          <w:rPr>
            <w:rFonts w:hint="eastAsia"/>
          </w:rPr>
          <w:t>OS</w:t>
        </w:r>
      </w:ins>
      <w:ins w:id="6931" w:author="Janusio" w:date="2018-03-10T14:08:27Z">
        <w:r>
          <w:rPr/>
          <w:t xml:space="preserve">Loader→VMM→Dom0 </w:t>
        </w:r>
      </w:ins>
      <w:ins w:id="6932" w:author="Janusio" w:date="2018-03-10T14:08:27Z">
        <w:r>
          <w:rPr>
            <w:rFonts w:hint="eastAsia"/>
          </w:rPr>
          <w:t>OS Kernel</w:t>
        </w:r>
      </w:ins>
      <w:ins w:id="6933" w:author="Janusio" w:date="2018-03-10T14:08:27Z">
        <w:r>
          <w:rPr/>
          <w:t xml:space="preserve"> →</w:t>
        </w:r>
      </w:ins>
      <w:ins w:id="6934" w:author="Janusio" w:date="2018-03-10T14:08:27Z">
        <w:r>
          <w:rPr>
            <w:rFonts w:hint="eastAsia"/>
          </w:rPr>
          <w:t xml:space="preserve">vTPM Builder </w:t>
        </w:r>
      </w:ins>
      <w:ins w:id="6935" w:author="Janusio" w:date="2018-03-10T14:08:27Z">
        <w:r>
          <w:rPr/>
          <w:t>→</w:t>
        </w:r>
      </w:ins>
      <w:ins w:id="6936" w:author="Janusio" w:date="2018-03-10T14:08:27Z">
        <w:r>
          <w:rPr>
            <w:rFonts w:hint="eastAsia"/>
          </w:rPr>
          <w:t>vTPM-VM Binding</w:t>
        </w:r>
      </w:ins>
      <w:ins w:id="6937" w:author="Janusio" w:date="2018-03-10T14:08:27Z">
        <w:r>
          <w:rPr/>
          <w:t>→</w:t>
        </w:r>
      </w:ins>
      <w:ins w:id="6938" w:author="Janusio" w:date="2018-03-10T14:08:27Z">
        <w:r>
          <w:rPr>
            <w:rFonts w:hint="eastAsia"/>
          </w:rPr>
          <w:t>VM Builder</w:t>
        </w:r>
      </w:ins>
      <w:ins w:id="6939" w:author="Janusio" w:date="2018-03-10T14:08:27Z">
        <w:r>
          <w:rPr/>
          <w:t>→</w:t>
        </w:r>
      </w:ins>
      <w:ins w:id="6940" w:author="Janusio" w:date="2018-03-10T14:08:27Z">
        <w:r>
          <w:rPr>
            <w:rFonts w:hint="eastAsia"/>
          </w:rPr>
          <w:t xml:space="preserve"> other_app</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942" w:author="Janusio" w:date="2018-03-10T14:37:49Z"/>
          <w:rFonts w:hint="eastAsia"/>
        </w:rPr>
        <w:pPrChange w:id="6941" w:author="Janusio" w:date="2018-03-10T14:39:5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43" w:author="Janusio" w:date="2018-03-10T14:28:20Z">
        <w:r>
          <w:rPr>
            <w:rFonts w:hint="eastAsia"/>
            <w:lang w:eastAsia="zh-CN"/>
          </w:rPr>
          <w:t>本文</w:t>
        </w:r>
      </w:ins>
      <w:ins w:id="6944" w:author="Janusio" w:date="2018-03-10T14:08:27Z">
        <w:r>
          <w:rPr>
            <w:rFonts w:hint="eastAsia"/>
          </w:rPr>
          <w:t>对以上两条信任链进行10次实验，并记录每次的完成时间。如图</w:t>
        </w:r>
      </w:ins>
      <w:ins w:id="6945" w:author="Janusio" w:date="2018-03-10T14:08:27Z">
        <w:r>
          <w:rPr>
            <w:rFonts w:hint="eastAsia"/>
            <w:lang w:val="en-US" w:eastAsia="zh-CN"/>
          </w:rPr>
          <w:t>3</w:t>
        </w:r>
      </w:ins>
      <w:ins w:id="6946" w:author="Janusio" w:date="2018-03-10T14:38:05Z">
        <w:r>
          <w:rPr>
            <w:rFonts w:hint="eastAsia"/>
            <w:lang w:val="en-US" w:eastAsia="zh-CN"/>
          </w:rPr>
          <w:t>.</w:t>
        </w:r>
      </w:ins>
      <w:ins w:id="6947" w:author="Janusio" w:date="2018-03-10T14:38:01Z">
        <w:r>
          <w:rPr>
            <w:rFonts w:hint="eastAsia"/>
            <w:lang w:val="en-US" w:eastAsia="zh-CN"/>
          </w:rPr>
          <w:t>12</w:t>
        </w:r>
      </w:ins>
      <w:ins w:id="6948" w:author="Janusio" w:date="2018-03-10T14:08:27Z">
        <w:r>
          <w:rPr>
            <w:rFonts w:hint="eastAsia"/>
          </w:rPr>
          <w:t>所示。</w:t>
        </w:r>
      </w:ins>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ins w:id="6950" w:author="Janusio" w:date="2018-03-10T14:38:22Z"/>
          <w:color w:val="auto"/>
        </w:rPr>
        <w:pPrChange w:id="6949" w:author="Janusio" w:date="2018-03-10T14:37:43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51" w:author="Janusio" w:date="2018-03-10T14:37:46Z">
        <w:r>
          <w:rPr>
            <w:color w:val="auto"/>
          </w:rPr>
          <w:drawing>
            <wp:inline distT="0" distB="0" distL="114300" distR="114300">
              <wp:extent cx="2031365" cy="1344295"/>
              <wp:effectExtent l="9525" t="9525" r="16510"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6"/>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ins>
    </w:p>
    <w:p>
      <w:pPr>
        <w:numPr>
          <w:ilvl w:val="-1"/>
          <w:numId w:val="0"/>
        </w:numPr>
        <w:ind w:left="0" w:leftChars="0" w:firstLine="440" w:firstLineChars="200"/>
        <w:jc w:val="center"/>
        <w:rPr>
          <w:ins w:id="6954" w:author="Janusio" w:date="2018-03-10T14:08:27Z"/>
          <w:rFonts w:hint="default"/>
          <w:sz w:val="22"/>
          <w:szCs w:val="22"/>
          <w:rPrChange w:id="6955" w:author="Janusio" w:date="2018-03-10T14:38:30Z">
            <w:rPr>
              <w:ins w:id="6956" w:author="Janusio" w:date="2018-03-10T14:08:27Z"/>
              <w:rFonts w:hint="default"/>
            </w:rPr>
          </w:rPrChange>
        </w:rPr>
        <w:pPrChange w:id="6953" w:author="Janusio" w:date="2018-03-10T14:38:28Z">
          <w:pPr>
            <w:numPr>
              <w:ilvl w:val="0"/>
              <w:numId w:val="8"/>
            </w:numPr>
            <w:ind w:left="420" w:leftChars="0" w:hanging="420" w:firstLineChars="0"/>
            <w:jc w:val="center"/>
          </w:pPr>
        </w:pPrChange>
      </w:pPr>
      <w:ins w:id="6957" w:author="Janusio" w:date="2018-03-10T14:38:19Z">
        <w:r>
          <w:rPr>
            <w:rFonts w:hint="eastAsia"/>
            <w:sz w:val="22"/>
            <w:szCs w:val="22"/>
            <w:rPrChange w:id="6958" w:author="Janusio" w:date="2018-03-10T14:38:30Z">
              <w:rPr>
                <w:rFonts w:hint="eastAsia"/>
              </w:rPr>
            </w:rPrChange>
          </w:rPr>
          <w:t>图</w:t>
        </w:r>
      </w:ins>
      <w:ins w:id="6960" w:author="Janusio" w:date="2018-03-10T14:38:19Z">
        <w:r>
          <w:rPr>
            <w:rFonts w:hint="eastAsia"/>
            <w:sz w:val="22"/>
            <w:szCs w:val="22"/>
            <w:lang w:val="en-US" w:eastAsia="zh-CN"/>
            <w:rPrChange w:id="6961" w:author="Janusio" w:date="2018-03-10T14:38:30Z">
              <w:rPr>
                <w:rFonts w:hint="eastAsia"/>
                <w:lang w:val="en-US" w:eastAsia="zh-CN"/>
              </w:rPr>
            </w:rPrChange>
          </w:rPr>
          <w:t>3.12</w:t>
        </w:r>
      </w:ins>
      <w:ins w:id="6963" w:author="Janusio" w:date="2018-03-10T14:38:25Z">
        <w:r>
          <w:rPr>
            <w:rFonts w:hint="eastAsia"/>
            <w:sz w:val="22"/>
            <w:szCs w:val="22"/>
            <w:lang w:val="en-US" w:eastAsia="zh-CN"/>
            <w:rPrChange w:id="6964" w:author="Janusio" w:date="2018-03-10T14:38:30Z">
              <w:rPr>
                <w:rFonts w:hint="eastAsia"/>
                <w:lang w:val="en-US" w:eastAsia="zh-CN"/>
              </w:rPr>
            </w:rPrChange>
          </w:rPr>
          <w:t xml:space="preserve"> </w:t>
        </w:r>
      </w:ins>
      <w:ins w:id="6966" w:author="Janusio" w:date="2018-03-10T14:08:27Z">
        <w:r>
          <w:rPr>
            <w:rFonts w:hint="eastAsia"/>
            <w:sz w:val="22"/>
            <w:szCs w:val="22"/>
            <w:lang w:val="en-US" w:eastAsia="zh-CN"/>
            <w:rPrChange w:id="6967" w:author="Janusio" w:date="2018-03-10T14:38:30Z">
              <w:rPr>
                <w:rFonts w:hint="eastAsia"/>
                <w:lang w:val="en-US" w:eastAsia="zh-CN"/>
              </w:rPr>
            </w:rPrChange>
          </w:rPr>
          <w:t xml:space="preserve"> </w:t>
        </w:r>
      </w:ins>
      <w:ins w:id="6969" w:author="Janusio" w:date="2018-03-10T14:08:27Z">
        <w:r>
          <w:rPr>
            <w:rFonts w:hint="eastAsia"/>
            <w:sz w:val="22"/>
            <w:szCs w:val="22"/>
            <w:rPrChange w:id="6970" w:author="Janusio" w:date="2018-03-10T14:38:30Z">
              <w:rPr>
                <w:rFonts w:hint="eastAsia"/>
              </w:rPr>
            </w:rPrChange>
          </w:rPr>
          <w:t>m</w:t>
        </w:r>
      </w:ins>
      <w:ins w:id="6972" w:author="Janusio" w:date="2018-03-10T14:08:27Z">
        <w:r>
          <w:rPr>
            <w:sz w:val="22"/>
            <w:szCs w:val="22"/>
            <w:rPrChange w:id="6973" w:author="Janusio" w:date="2018-03-10T14:38:30Z">
              <w:rPr/>
            </w:rPrChange>
          </w:rPr>
          <w:t>信任链</w:t>
        </w:r>
      </w:ins>
      <w:ins w:id="6975" w:author="Janusio" w:date="2018-03-10T14:08:27Z">
        <w:r>
          <w:rPr>
            <w:rFonts w:hint="eastAsia"/>
            <w:sz w:val="22"/>
            <w:szCs w:val="22"/>
            <w:rPrChange w:id="6976" w:author="Janusio" w:date="2018-03-10T14:38:30Z">
              <w:rPr>
                <w:rFonts w:hint="eastAsia"/>
              </w:rPr>
            </w:rPrChange>
          </w:rPr>
          <w:t>构建时间</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979" w:author="Janusio" w:date="2018-03-10T14:08:27Z"/>
          <w:rFonts w:hint="eastAsia"/>
        </w:rPr>
        <w:pPrChange w:id="6978" w:author="Janusio" w:date="2018-03-10T14:39:46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80" w:author="Janusio" w:date="2018-03-10T14:08:27Z">
        <w:r>
          <w:rPr>
            <w:rFonts w:hint="eastAsia"/>
          </w:rPr>
          <w:t>由图</w:t>
        </w:r>
      </w:ins>
      <w:ins w:id="6981" w:author="Janusio" w:date="2018-03-10T14:38:39Z">
        <w:r>
          <w:rPr>
            <w:rFonts w:hint="eastAsia"/>
            <w:lang w:val="en-US" w:eastAsia="zh-CN"/>
          </w:rPr>
          <w:t>3.12</w:t>
        </w:r>
      </w:ins>
      <w:ins w:id="6982" w:author="Janusio" w:date="2018-03-10T14:08:27Z">
        <w:r>
          <w:rPr>
            <w:rFonts w:hint="eastAsia"/>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ins>
    </w:p>
    <w:p>
      <w:pPr>
        <w:numPr>
          <w:ilvl w:val="2"/>
          <w:numId w:val="12"/>
        </w:numPr>
        <w:tabs>
          <w:tab w:val="left" w:pos="360"/>
          <w:tab w:val="left" w:pos="420"/>
        </w:tabs>
        <w:spacing w:before="120" w:after="120"/>
        <w:rPr>
          <w:ins w:id="6984" w:author="Janusio" w:date="2018-03-10T14:08:27Z"/>
          <w:rFonts w:hint="default"/>
        </w:rPr>
        <w:pPrChange w:id="6983" w:author="Janusio" w:date="2018-03-10T14:39:46Z">
          <w:pPr>
            <w:pStyle w:val="38"/>
            <w:numPr>
              <w:ilvl w:val="2"/>
              <w:numId w:val="12"/>
            </w:numPr>
            <w:tabs>
              <w:tab w:val="left" w:pos="420"/>
            </w:tabs>
            <w:spacing w:before="120" w:after="120"/>
          </w:pPr>
        </w:pPrChange>
      </w:pPr>
      <w:ins w:id="6985" w:author="Janusio" w:date="2018-03-10T14:38:46Z">
        <w:r>
          <w:rPr>
            <w:rFonts w:hint="eastAsia"/>
            <w:lang w:val="en-US" w:eastAsia="zh-CN"/>
          </w:rPr>
          <w:t>（2）</w:t>
        </w:r>
      </w:ins>
      <w:ins w:id="6986" w:author="Janusio" w:date="2018-03-10T14:08:27Z">
        <w:r>
          <w:rPr>
            <w:rFonts w:hint="eastAsia"/>
            <w:lang w:val="en-US" w:eastAsia="zh-CN"/>
          </w:rPr>
          <w:t xml:space="preserve"> </w:t>
        </w:r>
      </w:ins>
      <w:ins w:id="6987" w:author="Janusio" w:date="2018-03-10T14:08:27Z">
        <w:r>
          <w:rPr>
            <w:rFonts w:hint="default"/>
          </w:rPr>
          <w:t>vm信任链构建的性能分析</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6989" w:author="Janusio" w:date="2018-03-10T14:08:27Z"/>
          <w:rFonts w:hint="eastAsia"/>
        </w:rPr>
        <w:pPrChange w:id="6988" w:author="Janusio" w:date="2018-03-10T14:39:46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6990" w:author="Janusio" w:date="2018-03-10T14:08:27Z">
        <w:r>
          <w:rPr>
            <w:rFonts w:hint="eastAsia"/>
          </w:rPr>
          <w:t>传统TVP信任链中vm的信任链构建过程为:</w:t>
        </w:r>
      </w:ins>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ins w:id="6992" w:author="Janusio" w:date="2018-03-10T14:08:27Z"/>
          <w:rFonts w:hint="eastAsia"/>
        </w:rPr>
        <w:pPrChange w:id="6991" w:author="Janusio" w:date="2018-03-10T14:39:46Z">
          <w:pPr>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pPr>
        </w:pPrChange>
      </w:pPr>
      <w:ins w:id="6993" w:author="Janusio" w:date="2018-03-10T14:08:27Z">
        <w:r>
          <w:rPr>
            <w:rFonts w:hint="eastAsia"/>
          </w:rPr>
          <w:t>INIT</w:t>
        </w:r>
      </w:ins>
      <w:ins w:id="6994" w:author="Janusio" w:date="2018-03-10T14:08:27Z">
        <w:r>
          <w:rPr/>
          <w:t>→VBIOS→VOSLoader→VMOS→APP</w:t>
        </w:r>
      </w:ins>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ins w:id="6996" w:author="Janusio" w:date="2018-03-10T14:08:27Z"/>
          <w:rFonts w:hint="eastAsia"/>
        </w:rPr>
        <w:pPrChange w:id="6995" w:author="Janusio" w:date="2018-03-10T14:39:46Z">
          <w:pPr>
            <w:pageBreakBefore w:val="0"/>
            <w:widowControl w:val="0"/>
            <w:kinsoku/>
            <w:wordWrap/>
            <w:overflowPunct/>
            <w:topLinePunct w:val="0"/>
            <w:autoSpaceDE/>
            <w:autoSpaceDN/>
            <w:bidi w:val="0"/>
            <w:adjustRightInd/>
            <w:snapToGrid/>
            <w:spacing w:line="312" w:lineRule="auto"/>
            <w:ind w:right="0" w:rightChars="0" w:firstLine="360" w:firstLineChars="200"/>
            <w:textAlignment w:val="auto"/>
          </w:pPr>
        </w:pPrChange>
      </w:pPr>
      <w:ins w:id="6997" w:author="Janusio" w:date="2018-03-10T14:08:27Z">
        <w:r>
          <w:rPr>
            <w:rFonts w:hint="eastAsia"/>
          </w:rPr>
          <w:t>TVP-QT中主机vm的信任链构建过程：</w:t>
        </w:r>
      </w:ins>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ins w:id="6999" w:author="Janusio" w:date="2018-03-10T14:08:27Z"/>
          <w:rFonts w:hint="eastAsia"/>
        </w:rPr>
        <w:pPrChange w:id="6998" w:author="Janusio" w:date="2018-03-10T14:39:46Z">
          <w:pPr>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pPr>
        </w:pPrChange>
      </w:pPr>
      <w:ins w:id="7000" w:author="Janusio" w:date="2018-03-10T14:08:27Z">
        <w:r>
          <w:rPr>
            <w:rFonts w:hint="eastAsia"/>
          </w:rPr>
          <w:t>(TJP)TPM_Dynamic</w:t>
        </w:r>
      </w:ins>
      <w:ins w:id="7001" w:author="Janusio" w:date="2018-03-10T14:08:27Z">
        <w:r>
          <w:rPr/>
          <w:t>→</w:t>
        </w:r>
      </w:ins>
      <w:ins w:id="7002" w:author="Janusio" w:date="2018-03-10T14:08:27Z">
        <w:r>
          <w:rPr>
            <w:rFonts w:hint="eastAsia"/>
          </w:rPr>
          <w:t>vTPM</w:t>
        </w:r>
      </w:ins>
      <w:ins w:id="7003" w:author="Janusio" w:date="2018-03-10T14:08:27Z">
        <w:r>
          <w:rPr/>
          <w:t>→VBIOS→VOSLoader→VMOS→</w:t>
        </w:r>
      </w:ins>
      <w:ins w:id="7004" w:author="Janusio" w:date="2018-03-10T14:08:27Z">
        <w:r>
          <w:rPr>
            <w:rFonts w:hint="eastAsia"/>
          </w:rPr>
          <w:t>APP</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7006" w:author="Janusio" w:date="2018-03-10T14:39:12Z"/>
          <w:rFonts w:hint="eastAsia"/>
        </w:rPr>
        <w:pPrChange w:id="7005" w:author="Janusio" w:date="2018-03-10T14:39:46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7007" w:author="Janusio" w:date="2018-03-10T14:28:20Z">
        <w:r>
          <w:rPr>
            <w:rFonts w:hint="eastAsia"/>
            <w:lang w:eastAsia="zh-CN"/>
          </w:rPr>
          <w:t>本文</w:t>
        </w:r>
      </w:ins>
      <w:ins w:id="7008" w:author="Janusio" w:date="2018-03-10T14:08:27Z">
        <w:r>
          <w:rPr>
            <w:rFonts w:hint="eastAsia"/>
          </w:rPr>
          <w:t>对以上两条信任链进行10次，并记录每次的完成时间。如图</w:t>
        </w:r>
      </w:ins>
      <w:ins w:id="7009" w:author="Janusio" w:date="2018-03-10T14:39:03Z">
        <w:r>
          <w:rPr>
            <w:rFonts w:hint="eastAsia"/>
            <w:lang w:val="en-US" w:eastAsia="zh-CN"/>
          </w:rPr>
          <w:t>3</w:t>
        </w:r>
      </w:ins>
      <w:ins w:id="7010" w:author="Janusio" w:date="2018-03-10T14:39:04Z">
        <w:r>
          <w:rPr>
            <w:rFonts w:hint="eastAsia"/>
            <w:lang w:val="en-US" w:eastAsia="zh-CN"/>
          </w:rPr>
          <w:t>.13</w:t>
        </w:r>
      </w:ins>
      <w:ins w:id="7011" w:author="Janusio" w:date="2018-03-10T14:08:27Z">
        <w:r>
          <w:rPr>
            <w:rFonts w:hint="eastAsia"/>
          </w:rPr>
          <w:t>所示。</w:t>
        </w:r>
      </w:ins>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ins w:id="7013" w:author="Janusio" w:date="2018-03-10T14:08:27Z"/>
          <w:rFonts w:hint="eastAsia" w:ascii="Times New Roman" w:hAnsi="Times New Roman"/>
          <w:color w:val="auto"/>
        </w:rPr>
        <w:pPrChange w:id="7012" w:author="Janusio" w:date="2018-03-10T14:39:15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7014" w:author="Janusio" w:date="2018-03-10T14:39:13Z">
        <w:r>
          <w:rPr>
            <w:color w:val="auto"/>
          </w:rPr>
          <w:drawing>
            <wp:inline distT="0" distB="0" distL="114300" distR="114300">
              <wp:extent cx="2143760" cy="1343660"/>
              <wp:effectExtent l="9525" t="9525" r="1841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07"/>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ins>
    </w:p>
    <w:p>
      <w:pPr>
        <w:numPr>
          <w:ilvl w:val="-1"/>
          <w:numId w:val="0"/>
        </w:numPr>
        <w:ind w:left="0" w:leftChars="0" w:firstLine="440" w:firstLineChars="200"/>
        <w:jc w:val="center"/>
        <w:rPr>
          <w:ins w:id="7017" w:author="Janusio" w:date="2018-03-10T14:08:27Z"/>
          <w:rFonts w:hint="default"/>
          <w:sz w:val="22"/>
          <w:szCs w:val="22"/>
          <w:rPrChange w:id="7018" w:author="Janusio" w:date="2018-03-10T14:39:28Z">
            <w:rPr>
              <w:ins w:id="7019" w:author="Janusio" w:date="2018-03-10T14:08:27Z"/>
              <w:rFonts w:hint="default"/>
            </w:rPr>
          </w:rPrChange>
        </w:rPr>
        <w:pPrChange w:id="7016" w:author="Janusio" w:date="2018-03-10T14:39:27Z">
          <w:pPr>
            <w:numPr>
              <w:ilvl w:val="0"/>
              <w:numId w:val="8"/>
            </w:numPr>
            <w:ind w:left="420" w:leftChars="0" w:hanging="420" w:firstLineChars="0"/>
            <w:jc w:val="center"/>
          </w:pPr>
        </w:pPrChange>
      </w:pPr>
      <w:ins w:id="7020" w:author="Janusio" w:date="2018-03-10T14:39:23Z">
        <w:r>
          <w:rPr>
            <w:rFonts w:hint="eastAsia"/>
            <w:sz w:val="22"/>
            <w:szCs w:val="22"/>
            <w:rPrChange w:id="7021" w:author="Janusio" w:date="2018-03-10T14:39:28Z">
              <w:rPr>
                <w:rFonts w:hint="eastAsia"/>
              </w:rPr>
            </w:rPrChange>
          </w:rPr>
          <w:t>图</w:t>
        </w:r>
      </w:ins>
      <w:ins w:id="7023" w:author="Janusio" w:date="2018-03-10T14:39:23Z">
        <w:r>
          <w:rPr>
            <w:rFonts w:hint="eastAsia"/>
            <w:sz w:val="22"/>
            <w:szCs w:val="22"/>
            <w:lang w:val="en-US" w:eastAsia="zh-CN"/>
            <w:rPrChange w:id="7024" w:author="Janusio" w:date="2018-03-10T14:39:28Z">
              <w:rPr>
                <w:rFonts w:hint="eastAsia"/>
                <w:lang w:val="en-US" w:eastAsia="zh-CN"/>
              </w:rPr>
            </w:rPrChange>
          </w:rPr>
          <w:t>3.13</w:t>
        </w:r>
      </w:ins>
      <w:ins w:id="7026" w:author="Janusio" w:date="2018-03-10T14:39:24Z">
        <w:r>
          <w:rPr>
            <w:rFonts w:hint="eastAsia"/>
            <w:sz w:val="22"/>
            <w:szCs w:val="22"/>
            <w:lang w:val="en-US" w:eastAsia="zh-CN"/>
            <w:rPrChange w:id="7027" w:author="Janusio" w:date="2018-03-10T14:39:28Z">
              <w:rPr>
                <w:rFonts w:hint="eastAsia"/>
                <w:lang w:val="en-US" w:eastAsia="zh-CN"/>
              </w:rPr>
            </w:rPrChange>
          </w:rPr>
          <w:t xml:space="preserve"> </w:t>
        </w:r>
      </w:ins>
      <w:ins w:id="7029" w:author="Janusio" w:date="2018-03-10T14:08:27Z">
        <w:r>
          <w:rPr>
            <w:rFonts w:hint="eastAsia"/>
            <w:sz w:val="22"/>
            <w:szCs w:val="22"/>
            <w:rPrChange w:id="7030" w:author="Janusio" w:date="2018-03-10T14:39:28Z">
              <w:rPr>
                <w:rFonts w:hint="eastAsia"/>
              </w:rPr>
            </w:rPrChange>
          </w:rPr>
          <w:t>m</w:t>
        </w:r>
      </w:ins>
      <w:ins w:id="7032" w:author="Janusio" w:date="2018-03-10T14:08:27Z">
        <w:r>
          <w:rPr>
            <w:sz w:val="22"/>
            <w:szCs w:val="22"/>
            <w:rPrChange w:id="7033" w:author="Janusio" w:date="2018-03-10T14:39:28Z">
              <w:rPr/>
            </w:rPrChange>
          </w:rPr>
          <w:t>信任链</w:t>
        </w:r>
      </w:ins>
      <w:ins w:id="7035" w:author="Janusio" w:date="2018-03-10T14:08:27Z">
        <w:r>
          <w:rPr>
            <w:rFonts w:hint="eastAsia"/>
            <w:sz w:val="22"/>
            <w:szCs w:val="22"/>
            <w:rPrChange w:id="7036" w:author="Janusio" w:date="2018-03-10T14:39:28Z">
              <w:rPr>
                <w:rFonts w:hint="eastAsia"/>
              </w:rPr>
            </w:rPrChange>
          </w:rPr>
          <w:t>构建时间</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7039" w:author="Janusio" w:date="2018-03-10T14:08:27Z"/>
          <w:rFonts w:hint="eastAsia"/>
        </w:rPr>
        <w:pPrChange w:id="7038" w:author="Janusio" w:date="2018-03-10T14:39:4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7040" w:author="Janusio" w:date="2018-03-10T14:08:27Z">
        <w:r>
          <w:rPr>
            <w:rFonts w:hint="eastAsia"/>
          </w:rPr>
          <w:t>由图</w:t>
        </w:r>
      </w:ins>
      <w:ins w:id="7041" w:author="Janusio" w:date="2018-03-10T14:39:38Z">
        <w:r>
          <w:rPr>
            <w:rFonts w:hint="eastAsia"/>
            <w:lang w:val="en-US" w:eastAsia="zh-CN"/>
          </w:rPr>
          <w:t>3.13</w:t>
        </w:r>
      </w:ins>
      <w:ins w:id="7042" w:author="Janusio" w:date="2018-03-10T14:08:27Z">
        <w:r>
          <w:rPr>
            <w:rFonts w:hint="eastAsia"/>
          </w:rPr>
          <w:t>可知，TVP-QT相比传统TVP下对vm的信任链构建过程，也仅仅多了由TJP带来的额外开销，可以保证对vm可信度量后的正常启动。</w:t>
        </w:r>
      </w:ins>
    </w:p>
    <w:p>
      <w:pPr>
        <w:pageBreakBefore w:val="0"/>
        <w:widowControl w:val="0"/>
        <w:kinsoku/>
        <w:wordWrap/>
        <w:overflowPunct/>
        <w:topLinePunct w:val="0"/>
        <w:autoSpaceDE/>
        <w:autoSpaceDN/>
        <w:bidi w:val="0"/>
        <w:adjustRightInd/>
        <w:snapToGrid/>
        <w:spacing w:line="360" w:lineRule="auto"/>
        <w:ind w:right="0" w:rightChars="0" w:firstLine="480"/>
        <w:textAlignment w:val="auto"/>
        <w:rPr>
          <w:ins w:id="7044" w:author="Janusio" w:date="2018-03-10T14:08:27Z"/>
          <w:rFonts w:hint="eastAsia"/>
        </w:rPr>
        <w:pPrChange w:id="7043" w:author="Janusio" w:date="2018-03-10T14:39:42Z">
          <w:pPr>
            <w:pageBreakBefore w:val="0"/>
            <w:widowControl w:val="0"/>
            <w:kinsoku/>
            <w:wordWrap/>
            <w:overflowPunct/>
            <w:topLinePunct w:val="0"/>
            <w:autoSpaceDE/>
            <w:autoSpaceDN/>
            <w:bidi w:val="0"/>
            <w:adjustRightInd/>
            <w:snapToGrid/>
            <w:spacing w:line="312" w:lineRule="auto"/>
            <w:ind w:right="0" w:rightChars="0" w:firstLine="420"/>
            <w:textAlignment w:val="auto"/>
          </w:pPr>
        </w:pPrChange>
      </w:pPr>
      <w:ins w:id="7045" w:author="Janusio" w:date="2018-03-10T14:08:27Z">
        <w:r>
          <w:rPr>
            <w:rFonts w:hint="eastAsia"/>
          </w:rPr>
          <w:t>综上对TVP-QT与TVP信任链构建过程的对比实验来看，带有可信衔接点TJP的可信虚拟平台TVP-QT能够保证在对整个平台带来足够小的开销的情况下实现对平台的可信度量，保证了虚拟化环境的安全可信。</w:t>
        </w:r>
      </w:ins>
    </w:p>
    <w:p>
      <w:pPr>
        <w:pStyle w:val="4"/>
        <w:spacing w:line="360" w:lineRule="auto"/>
        <w:ind w:firstLine="0" w:firstLineChars="0"/>
        <w:rPr>
          <w:del w:id="7046" w:author="Janusio" w:date="2018-03-10T14:08:27Z"/>
          <w:rFonts w:hint="eastAsia" w:ascii="Times New Roman" w:hAnsi="Times New Roman" w:eastAsia="黑体"/>
          <w:b/>
          <w:szCs w:val="24"/>
        </w:rPr>
      </w:pPr>
      <w:del w:id="7047" w:author="Janusio" w:date="2018-03-10T14:08:27Z">
        <w:r>
          <w:rPr>
            <w:rFonts w:hint="eastAsia" w:ascii="Times New Roman" w:hAnsi="Times New Roman" w:eastAsia="黑体"/>
            <w:b/>
            <w:szCs w:val="24"/>
            <w:lang w:val="en-US" w:eastAsia="zh-CN"/>
          </w:rPr>
          <w:delText>功能实验</w:delText>
        </w:r>
      </w:del>
    </w:p>
    <w:p>
      <w:pPr>
        <w:pStyle w:val="27"/>
        <w:numPr>
          <w:ilvl w:val="0"/>
          <w:numId w:val="16"/>
        </w:numPr>
        <w:spacing w:line="360" w:lineRule="auto"/>
        <w:ind w:firstLine="420" w:firstLineChars="0"/>
        <w:rPr>
          <w:del w:id="7048" w:author="Janusio" w:date="2018-03-10T14:08:27Z"/>
          <w:rFonts w:hint="eastAsia" w:ascii="Times New Roman" w:hAnsi="Times New Roman"/>
          <w:szCs w:val="24"/>
          <w:lang w:val="en-US" w:eastAsia="zh-CN"/>
        </w:rPr>
      </w:pPr>
      <w:del w:id="7049" w:author="Janusio" w:date="2018-03-10T14:08:27Z">
        <w:r>
          <w:rPr>
            <w:rFonts w:hint="eastAsia" w:ascii="Times New Roman" w:hAnsi="Times New Roman"/>
            <w:szCs w:val="24"/>
            <w:lang w:val="en-US" w:eastAsia="zh-CN"/>
          </w:rPr>
          <w:delText>vTPM功能试验</w:delText>
        </w:r>
      </w:del>
    </w:p>
    <w:p>
      <w:pPr>
        <w:pStyle w:val="27"/>
        <w:numPr>
          <w:ilvl w:val="0"/>
          <w:numId w:val="0"/>
        </w:numPr>
        <w:spacing w:line="360" w:lineRule="auto"/>
        <w:ind w:firstLine="420" w:firstLineChars="0"/>
        <w:rPr>
          <w:del w:id="7050" w:author="Janusio" w:date="2018-03-10T14:08:27Z"/>
          <w:rFonts w:hint="eastAsia" w:ascii="Times New Roman" w:hAnsi="Times New Roman"/>
          <w:szCs w:val="24"/>
          <w:lang w:val="en-US" w:eastAsia="zh-CN"/>
        </w:rPr>
      </w:pPr>
      <w:del w:id="7051" w:author="Janusio" w:date="2018-03-10T14:08:27Z">
        <w:r>
          <w:rPr>
            <w:rFonts w:hint="eastAsia" w:ascii="Times New Roman" w:hAnsi="Times New Roman"/>
            <w:szCs w:val="24"/>
            <w:lang w:val="en-US" w:eastAsia="zh-CN"/>
          </w:rPr>
          <w:delText>本文为测试完全启动后的TVP-QT平台可以完成vTPM的功能，编写测试程序对数据进行SHA-1多次加密，从实验结果上看，TVP-QT可以实现vTPM的功能，不会受到其他程序的干扰。结果如图3.3：</w:delText>
        </w:r>
      </w:del>
    </w:p>
    <w:p>
      <w:pPr>
        <w:pStyle w:val="27"/>
        <w:numPr>
          <w:ilvl w:val="0"/>
          <w:numId w:val="16"/>
        </w:numPr>
        <w:spacing w:line="360" w:lineRule="auto"/>
        <w:ind w:firstLine="420" w:firstLineChars="0"/>
        <w:rPr>
          <w:del w:id="7052" w:author="Janusio" w:date="2018-03-10T14:08:27Z"/>
          <w:rFonts w:hint="eastAsia" w:ascii="Times New Roman" w:hAnsi="Times New Roman"/>
          <w:szCs w:val="24"/>
          <w:lang w:val="en-US" w:eastAsia="zh-CN"/>
        </w:rPr>
      </w:pPr>
      <w:del w:id="7053" w:author="Janusio" w:date="2018-03-10T14:08:27Z">
        <w:r>
          <w:rPr>
            <w:rFonts w:hint="eastAsia" w:ascii="Times New Roman" w:hAnsi="Times New Roman"/>
            <w:szCs w:val="24"/>
            <w:lang w:val="en-US" w:eastAsia="zh-CN"/>
          </w:rPr>
          <w:delText>可信衔接点</w:delText>
        </w:r>
      </w:del>
    </w:p>
    <w:p>
      <w:pPr>
        <w:pStyle w:val="27"/>
        <w:numPr>
          <w:ilvl w:val="-1"/>
          <w:numId w:val="0"/>
        </w:numPr>
        <w:spacing w:line="360" w:lineRule="auto"/>
        <w:ind w:firstLine="420" w:firstLineChars="0"/>
        <w:rPr>
          <w:del w:id="7054" w:author="Janusio" w:date="2018-03-10T14:08:27Z"/>
          <w:rFonts w:hint="eastAsia" w:ascii="Times New Roman" w:hAnsi="Times New Roman"/>
          <w:szCs w:val="24"/>
          <w:lang w:val="en-US" w:eastAsia="zh-CN"/>
        </w:rPr>
      </w:pPr>
      <w:del w:id="7055" w:author="Janusio" w:date="2018-03-10T14:08:27Z">
        <w:r>
          <w:rPr>
            <w:rFonts w:hint="eastAsia" w:ascii="Times New Roman" w:hAnsi="Times New Roman"/>
            <w:szCs w:val="24"/>
            <w:lang w:val="en-US" w:eastAsia="zh-CN"/>
          </w:rPr>
          <w:delText>本文为检验上节中的可信衔接点能够正确的产生虚拟机和vTPM的相关文件，在TVP-QT上增加不同的虚拟机其对应的vTPM实例，然后观察/etc/tjp下的文件列表。从实验结果上看，tjp下能够正确更新虚拟机及其vTPM实例相关信息。结果如图3.4和图3.5：</w:delText>
        </w:r>
      </w:del>
    </w:p>
    <w:p>
      <w:pPr>
        <w:pStyle w:val="4"/>
        <w:spacing w:line="360" w:lineRule="auto"/>
        <w:ind w:firstLine="0" w:firstLineChars="0"/>
        <w:rPr>
          <w:del w:id="7056" w:author="Janusio" w:date="2018-03-10T14:08:27Z"/>
          <w:rFonts w:hint="eastAsia" w:ascii="Times New Roman" w:hAnsi="Times New Roman" w:eastAsia="黑体"/>
          <w:b/>
          <w:szCs w:val="24"/>
        </w:rPr>
      </w:pPr>
      <w:del w:id="7057" w:author="Janusio" w:date="2018-03-10T14:08:27Z">
        <w:r>
          <w:rPr>
            <w:rFonts w:hint="eastAsia" w:ascii="Times New Roman" w:hAnsi="Times New Roman" w:eastAsia="黑体"/>
            <w:b/>
            <w:szCs w:val="24"/>
            <w:lang w:val="en-US" w:eastAsia="zh-CN"/>
          </w:rPr>
          <w:delText>性能实验</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del w:id="7058" w:author="Janusio" w:date="2018-03-10T14:08:27Z"/>
          <w:rFonts w:hint="eastAsia"/>
        </w:rPr>
      </w:pPr>
      <w:del w:id="7059" w:author="Janusio" w:date="2018-03-10T14:08:27Z">
        <w:r>
          <w:rPr>
            <w:rFonts w:hint="eastAsia"/>
          </w:rPr>
          <w:delText>在可信云环境下的信任链研究中，</w:delText>
        </w:r>
      </w:del>
      <w:del w:id="7060" w:author="Janusio" w:date="2018-03-10T14:08:27Z">
        <w:r>
          <w:rPr>
            <w:rFonts w:hint="eastAsia"/>
            <w:lang w:eastAsia="zh-CN"/>
          </w:rPr>
          <w:delText>TVP-QT</w:delText>
        </w:r>
      </w:del>
      <w:del w:id="7061" w:author="Janusio" w:date="2018-03-10T14:08:27Z">
        <w:r>
          <w:rPr>
            <w:rFonts w:hint="eastAsia"/>
          </w:rPr>
          <w:delText>中对恶意虚拟机进行可信度量时，会对系统的相关程序进行调用，从而让对系统产生额外的代价，比如在可信度量时，会对把度量模块的度量值以及哈希值存储在PCR中。本文针对</w:delText>
        </w:r>
      </w:del>
      <w:del w:id="7062" w:author="Janusio" w:date="2018-03-10T14:08:27Z">
        <w:r>
          <w:rPr>
            <w:rFonts w:hint="eastAsia"/>
            <w:lang w:eastAsia="zh-CN"/>
          </w:rPr>
          <w:delText>TVP-QT</w:delText>
        </w:r>
      </w:del>
      <w:del w:id="7063" w:author="Janusio" w:date="2018-03-10T14:08:27Z">
        <w:r>
          <w:rPr>
            <w:rFonts w:hint="eastAsia"/>
          </w:rPr>
          <w:delText>进行计算代价以及IO代价的测试。</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del w:id="7064" w:author="Janusio" w:date="2018-03-10T14:08:27Z"/>
          <w:rFonts w:hint="eastAsia"/>
          <w:b/>
          <w:bCs/>
          <w:lang w:val="en-US" w:eastAsia="zh-CN"/>
        </w:rPr>
      </w:pPr>
      <w:del w:id="7065" w:author="Janusio" w:date="2018-03-10T14:08:27Z">
        <w:r>
          <w:rPr>
            <w:rFonts w:hint="eastAsia"/>
            <w:b/>
            <w:bCs/>
            <w:lang w:eastAsia="zh-CN"/>
          </w:rPr>
          <w:delText>（</w:delText>
        </w:r>
      </w:del>
      <w:del w:id="7066" w:author="Janusio" w:date="2018-03-10T14:08:27Z">
        <w:r>
          <w:rPr>
            <w:rFonts w:hint="eastAsia"/>
            <w:b/>
            <w:bCs/>
            <w:lang w:val="en-US" w:eastAsia="zh-CN"/>
          </w:rPr>
          <w:delText>1</w:delText>
        </w:r>
      </w:del>
      <w:del w:id="7067" w:author="Janusio" w:date="2018-03-10T14:08:27Z">
        <w:r>
          <w:rPr>
            <w:rFonts w:hint="eastAsia"/>
            <w:b/>
            <w:bCs/>
            <w:lang w:eastAsia="zh-CN"/>
          </w:rPr>
          <w:delText>）</w:delText>
        </w:r>
      </w:del>
      <w:del w:id="7068" w:author="Janusio" w:date="2018-03-10T14:08:27Z">
        <w:r>
          <w:rPr>
            <w:rFonts w:hint="eastAsia"/>
            <w:b/>
            <w:bCs/>
            <w:lang w:val="en-US" w:eastAsia="zh-CN"/>
          </w:rPr>
          <w:delText>时间开销</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del w:id="7069" w:author="Janusio" w:date="2018-03-10T14:08:27Z"/>
          <w:rFonts w:hint="eastAsia"/>
        </w:rPr>
      </w:pPr>
      <w:del w:id="7070" w:author="Janusio" w:date="2018-03-10T14:08:27Z">
        <w:r>
          <w:rPr>
            <w:rFonts w:hint="eastAsia"/>
          </w:rPr>
          <w:delText>本文通过对几种常用命令测试模型，并得出它们的性能开销，如图11所示。本文选取的DomU系统为基于Xen的不同版本</w:delText>
        </w:r>
      </w:del>
      <w:del w:id="7071" w:author="Janusio" w:date="2018-03-10T14:08:27Z">
        <w:r>
          <w:rPr/>
          <w:delText>的</w:delText>
        </w:r>
      </w:del>
      <w:del w:id="7072" w:author="Janusio" w:date="2018-03-10T14:08:27Z">
        <w:r>
          <w:rPr>
            <w:rFonts w:hint="eastAsia"/>
          </w:rPr>
          <w:delText>虚拟化主机，UbuntuLTS14.04及Fedora20作为实验对象，对性能对计算性能进行测试。通过图</w:delText>
        </w:r>
      </w:del>
      <w:del w:id="7073" w:author="Janusio" w:date="2018-03-10T14:08:27Z">
        <w:r>
          <w:rPr>
            <w:rFonts w:hint="eastAsia"/>
            <w:lang w:val="en-US" w:eastAsia="zh-CN"/>
          </w:rPr>
          <w:delText>3.6</w:delText>
        </w:r>
      </w:del>
      <w:del w:id="7074" w:author="Janusio" w:date="2018-03-10T14:08:27Z">
        <w:r>
          <w:rPr>
            <w:rFonts w:hint="eastAsia"/>
          </w:rPr>
          <w:delText>可知，信任模型的引入对系统的应用程序的性能开销有了一定的影响，并且计算密集型作业和IO密集型作业对系统影响的开销各有不同。通过实验可知</w:delText>
        </w:r>
      </w:del>
      <w:del w:id="7075" w:author="Janusio" w:date="2018-03-10T14:08:27Z">
        <w:r>
          <w:rPr>
            <w:rFonts w:hint="eastAsia"/>
            <w:lang w:eastAsia="zh-CN"/>
          </w:rPr>
          <w:delText>TVP-QT</w:delText>
        </w:r>
      </w:del>
      <w:del w:id="7076" w:author="Janusio" w:date="2018-03-10T14:08:27Z">
        <w:r>
          <w:rPr>
            <w:rFonts w:hint="eastAsia"/>
          </w:rPr>
          <w:delText>的引入对可信云平台的代价开销比较小，对可信云平台的运行的影响不大。</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del w:id="7077" w:author="Janusio" w:date="2018-03-10T14:08:27Z"/>
          <w:rStyle w:val="22"/>
          <w:rFonts w:hint="eastAsia" w:eastAsia="宋体"/>
          <w:lang w:eastAsia="zh-CN"/>
        </w:rPr>
      </w:pPr>
      <w:del w:id="7078" w:author="Janusio" w:date="2018-03-10T14:08:27Z">
        <w:r>
          <w:rPr>
            <w:rStyle w:val="22"/>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208"/>
                      <a:stretch>
                        <a:fillRect/>
                      </a:stretch>
                    </pic:blipFill>
                    <pic:spPr>
                      <a:xfrm>
                        <a:off x="0" y="0"/>
                        <a:ext cx="3275965" cy="2171700"/>
                      </a:xfrm>
                      <a:prstGeom prst="rect">
                        <a:avLst/>
                      </a:prstGeom>
                      <a:noFill/>
                      <a:ln w="9525">
                        <a:noFill/>
                      </a:ln>
                    </pic:spPr>
                  </pic:pic>
                </a:graphicData>
              </a:graphic>
            </wp:inline>
          </w:drawing>
        </w:r>
      </w:del>
    </w:p>
    <w:p>
      <w:pPr>
        <w:spacing w:line="360" w:lineRule="auto"/>
        <w:ind w:firstLine="480"/>
        <w:jc w:val="center"/>
        <w:outlineLvl w:val="9"/>
        <w:rPr>
          <w:del w:id="7080" w:author="Janusio" w:date="2018-03-10T14:08:27Z"/>
          <w:rFonts w:hint="eastAsia"/>
          <w:szCs w:val="21"/>
        </w:rPr>
      </w:pPr>
      <w:del w:id="7081" w:author="Janusio" w:date="2018-03-10T14:08:27Z">
        <w:r>
          <w:rPr>
            <w:rFonts w:hint="eastAsia"/>
            <w:szCs w:val="21"/>
          </w:rPr>
          <w:delText>图</w:delText>
        </w:r>
      </w:del>
      <w:del w:id="7082" w:author="Janusio" w:date="2018-03-10T14:08:27Z">
        <w:r>
          <w:rPr>
            <w:rFonts w:hint="eastAsia"/>
            <w:szCs w:val="21"/>
            <w:lang w:val="en-US" w:eastAsia="zh-CN"/>
          </w:rPr>
          <w:delText>3.6</w:delText>
        </w:r>
      </w:del>
      <w:del w:id="7083" w:author="Janusio" w:date="2018-03-10T14:08:27Z">
        <w:r>
          <w:rPr>
            <w:rFonts w:hint="eastAsia"/>
            <w:szCs w:val="21"/>
          </w:rPr>
          <w:delText xml:space="preserve">  </w:delText>
        </w:r>
      </w:del>
      <w:del w:id="7084" w:author="Janusio" w:date="2018-03-10T14:08:27Z">
        <w:r>
          <w:rPr>
            <w:rFonts w:hint="eastAsia"/>
            <w:szCs w:val="21"/>
            <w:lang w:eastAsia="zh-CN"/>
          </w:rPr>
          <w:delText>TVP-QT</w:delText>
        </w:r>
      </w:del>
      <w:del w:id="7085" w:author="Janusio" w:date="2018-03-10T14:08:27Z">
        <w:r>
          <w:rPr>
            <w:rFonts w:hint="eastAsia"/>
            <w:szCs w:val="21"/>
          </w:rPr>
          <w:delText>对常用命令的计算代价</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del w:id="7086" w:author="Janusio" w:date="2018-03-10T14:08:27Z"/>
          <w:rStyle w:val="22"/>
          <w:rFonts w:hint="default"/>
        </w:rPr>
      </w:pPr>
      <w:del w:id="7087" w:author="Janusio" w:date="2018-03-10T14:08:27Z">
        <w:r>
          <w:rPr>
            <w:rFonts w:hint="eastAsia"/>
            <w:lang w:eastAsia="zh-CN"/>
          </w:rPr>
          <w:delText>（</w:delText>
        </w:r>
      </w:del>
      <w:del w:id="7088" w:author="Janusio" w:date="2018-03-10T14:08:27Z">
        <w:r>
          <w:rPr>
            <w:rFonts w:hint="eastAsia"/>
            <w:lang w:val="en-US" w:eastAsia="zh-CN"/>
          </w:rPr>
          <w:delText>2</w:delText>
        </w:r>
      </w:del>
      <w:del w:id="7089" w:author="Janusio" w:date="2018-03-10T14:08:27Z">
        <w:r>
          <w:rPr>
            <w:rFonts w:hint="eastAsia"/>
            <w:lang w:eastAsia="zh-CN"/>
          </w:rPr>
          <w:delText>）</w:delText>
        </w:r>
      </w:del>
      <w:del w:id="7090" w:author="Janusio" w:date="2018-03-10T14:08:27Z">
        <w:r>
          <w:rPr>
            <w:rStyle w:val="22"/>
            <w:rFonts w:hint="default"/>
          </w:rPr>
          <w:delText>IO代价</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del w:id="7091" w:author="Janusio" w:date="2018-03-10T14:08:27Z"/>
          <w:rFonts w:hint="eastAsia"/>
        </w:rPr>
      </w:pPr>
      <w:del w:id="7092" w:author="Janusio" w:date="2018-03-10T14:08:27Z">
        <w:r>
          <w:rPr>
            <w:rFonts w:hint="eastAsia"/>
          </w:rPr>
          <w:delText>本文使用在</w:delText>
        </w:r>
      </w:del>
      <w:del w:id="7093" w:author="Janusio" w:date="2018-03-10T14:08:27Z">
        <w:r>
          <w:rPr>
            <w:rFonts w:hint="eastAsia"/>
            <w:lang w:eastAsia="zh-CN"/>
          </w:rPr>
          <w:delText>TVP-QT</w:delText>
        </w:r>
      </w:del>
      <w:del w:id="7094" w:author="Janusio" w:date="2018-03-10T14:08:27Z">
        <w:r>
          <w:rPr>
            <w:rFonts w:hint="eastAsia"/>
          </w:rPr>
          <w:delText>分别建立DomU类型为Ubuntu14.04及Fedora20的VM，在平台进行文件写(Write)、重写(Rewrite)、读(Read)、重读(Reread)、随机写(Random Write)、随机读(Random Read)，采用IOzone测试系统吞吐率。</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del w:id="7095" w:author="Janusio" w:date="2018-03-10T14:08:27Z"/>
          <w:rFonts w:hint="eastAsia"/>
        </w:rPr>
      </w:pPr>
      <w:del w:id="7096" w:author="Janusio" w:date="2018-03-10T14:08:27Z">
        <w:r>
          <w:rPr>
            <w:rFonts w:hint="eastAsia"/>
          </w:rPr>
          <w:delText>如图</w:delText>
        </w:r>
      </w:del>
      <w:del w:id="7097" w:author="Janusio" w:date="2018-03-10T14:08:27Z">
        <w:r>
          <w:rPr>
            <w:rFonts w:hint="eastAsia"/>
            <w:lang w:val="en-US" w:eastAsia="zh-CN"/>
          </w:rPr>
          <w:delText>3.7</w:delText>
        </w:r>
      </w:del>
      <w:del w:id="7098" w:author="Janusio" w:date="2018-03-10T14:08:27Z">
        <w:r>
          <w:rPr>
            <w:rFonts w:hint="eastAsia"/>
          </w:rPr>
          <w:delText>、</w:delText>
        </w:r>
      </w:del>
      <w:del w:id="7099" w:author="Janusio" w:date="2018-03-10T14:08:27Z">
        <w:r>
          <w:rPr>
            <w:rFonts w:hint="eastAsia"/>
            <w:lang w:val="en-US" w:eastAsia="zh-CN"/>
          </w:rPr>
          <w:delText>3.8</w:delText>
        </w:r>
      </w:del>
      <w:del w:id="7100" w:author="Janusio" w:date="2018-03-10T14:08:27Z">
        <w:r>
          <w:rPr>
            <w:rFonts w:hint="eastAsia"/>
          </w:rPr>
          <w:delText>表示在</w:delText>
        </w:r>
      </w:del>
      <w:del w:id="7101" w:author="Janusio" w:date="2018-03-10T14:08:27Z">
        <w:r>
          <w:rPr>
            <w:rFonts w:hint="eastAsia"/>
            <w:lang w:eastAsia="zh-CN"/>
          </w:rPr>
          <w:delText>TVP-QT</w:delText>
        </w:r>
      </w:del>
      <w:del w:id="7102" w:author="Janusio" w:date="2018-03-10T14:08:27Z">
        <w:r>
          <w:rPr>
            <w:rFonts w:hint="eastAsia"/>
          </w:rPr>
          <w:delText>架构上，分别表示不运行用户虚拟机的Xen平台、运行Ubuntu虚拟机、运行Fedora虚拟机时，利用IOzone对数据块大小为128K，文件大小从128K增长到2G的随机写吞吐率变化曲线。由图</w:delText>
        </w:r>
      </w:del>
      <w:del w:id="7103" w:author="Janusio" w:date="2018-03-10T14:08:27Z">
        <w:r>
          <w:rPr>
            <w:rFonts w:hint="eastAsia"/>
            <w:lang w:val="en-US" w:eastAsia="zh-CN"/>
          </w:rPr>
          <w:delText>3.7</w:delText>
        </w:r>
      </w:del>
      <w:del w:id="7104" w:author="Janusio" w:date="2018-03-10T14:08:27Z">
        <w:r>
          <w:rPr>
            <w:rFonts w:hint="eastAsia"/>
          </w:rPr>
          <w:delText>、</w:delText>
        </w:r>
      </w:del>
      <w:del w:id="7105" w:author="Janusio" w:date="2018-03-10T14:08:27Z">
        <w:r>
          <w:rPr>
            <w:rFonts w:hint="eastAsia"/>
            <w:lang w:val="en-US" w:eastAsia="zh-CN"/>
          </w:rPr>
          <w:delText>3.8</w:delText>
        </w:r>
      </w:del>
      <w:del w:id="7106" w:author="Janusio" w:date="2018-03-10T14:08:27Z">
        <w:r>
          <w:rPr>
            <w:rFonts w:hint="eastAsia"/>
          </w:rPr>
          <w:delText>可以发现其吞吐率是基本一致的，特别是随着文件大小的增加，尤其当文件大小大于400M时，系统会阻塞新的写入操作，磁盘 I/O 逐渐成为系统 I/O 瓶颈。并且</w:delText>
        </w:r>
      </w:del>
      <w:del w:id="7107" w:author="Janusio" w:date="2018-03-10T14:08:27Z">
        <w:r>
          <w:rPr>
            <w:rFonts w:hint="eastAsia"/>
            <w:lang w:eastAsia="zh-CN"/>
          </w:rPr>
          <w:delText>TVP-QT</w:delText>
        </w:r>
      </w:del>
      <w:del w:id="7108" w:author="Janusio" w:date="2018-03-10T14:08:27Z">
        <w:r>
          <w:rPr>
            <w:rFonts w:hint="eastAsia"/>
          </w:rPr>
          <w:delText>在3种不同状态下的的吞吐率曲线几乎重合，</w:delText>
        </w:r>
      </w:del>
      <w:del w:id="7109" w:author="Janusio" w:date="2018-03-10T14:08:27Z">
        <w:r>
          <w:rPr>
            <w:rFonts w:hint="eastAsia"/>
            <w:lang w:eastAsia="zh-CN"/>
          </w:rPr>
          <w:delText>TVP-QT</w:delText>
        </w:r>
      </w:del>
      <w:del w:id="7110" w:author="Janusio" w:date="2018-03-10T14:08:27Z">
        <w:r>
          <w:rPr>
            <w:rFonts w:hint="eastAsia"/>
          </w:rPr>
          <w:delText>的引入对系统的影响较小。图</w:delText>
        </w:r>
      </w:del>
      <w:del w:id="7111" w:author="Janusio" w:date="2018-03-10T14:08:27Z">
        <w:r>
          <w:rPr>
            <w:rFonts w:hint="eastAsia"/>
            <w:lang w:val="en-US" w:eastAsia="zh-CN"/>
          </w:rPr>
          <w:delText>3.9</w:delText>
        </w:r>
      </w:del>
      <w:del w:id="7112" w:author="Janusio" w:date="2018-03-10T14:08:27Z">
        <w:r>
          <w:rPr>
            <w:rFonts w:hint="eastAsia"/>
          </w:rPr>
          <w:delText>为文件固定为64M块大小增长到16M时在IOzone重写下的吞吐率。</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del w:id="7113" w:author="Janusio" w:date="2018-03-10T14:08:27Z"/>
          <w:rFonts w:hint="eastAsia"/>
        </w:rPr>
      </w:pPr>
      <w:del w:id="7114" w:author="Janusio" w:date="2018-03-10T14:08:27Z">
        <w:r>
          <w:rPr>
            <w:rFonts w:hint="eastAsia"/>
          </w:rPr>
          <w:delText>从图</w:delText>
        </w:r>
      </w:del>
      <w:del w:id="7115" w:author="Janusio" w:date="2018-03-10T14:08:27Z">
        <w:r>
          <w:rPr>
            <w:rFonts w:hint="eastAsia"/>
            <w:lang w:val="en-US" w:eastAsia="zh-CN"/>
          </w:rPr>
          <w:delText>3.7</w:delText>
        </w:r>
      </w:del>
      <w:del w:id="7116" w:author="Janusio" w:date="2018-03-10T14:08:27Z">
        <w:r>
          <w:rPr>
            <w:rFonts w:hint="eastAsia"/>
          </w:rPr>
          <w:delText>、</w:delText>
        </w:r>
      </w:del>
      <w:del w:id="7117" w:author="Janusio" w:date="2018-03-10T14:08:27Z">
        <w:r>
          <w:rPr>
            <w:rFonts w:hint="eastAsia"/>
            <w:lang w:val="en-US" w:eastAsia="zh-CN"/>
          </w:rPr>
          <w:delText>3.8、3.9</w:delText>
        </w:r>
      </w:del>
      <w:del w:id="7118" w:author="Janusio" w:date="2018-03-10T14:08:27Z">
        <w:r>
          <w:rPr>
            <w:rFonts w:hint="eastAsia"/>
          </w:rPr>
          <w:delTex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delText>
        </w:r>
      </w:del>
      <w:del w:id="7119" w:author="Janusio" w:date="2018-03-10T14:08:27Z">
        <w:r>
          <w:rPr>
            <w:rFonts w:hint="eastAsia"/>
            <w:lang w:eastAsia="zh-CN"/>
          </w:rPr>
          <w:delText>TVP-QT</w:delText>
        </w:r>
      </w:del>
      <w:del w:id="7120" w:author="Janusio" w:date="2018-03-10T14:08:27Z">
        <w:r>
          <w:rPr>
            <w:rFonts w:hint="eastAsia"/>
          </w:rPr>
          <w:delText>-TC下重写写吐率曲线几乎一致。</w:delText>
        </w:r>
      </w:del>
    </w:p>
    <w:p>
      <w:pPr>
        <w:spacing w:line="360" w:lineRule="auto"/>
        <w:ind w:firstLine="480"/>
        <w:jc w:val="center"/>
        <w:outlineLvl w:val="9"/>
        <w:rPr>
          <w:del w:id="7121" w:author="Janusio" w:date="2018-03-10T14:08:27Z"/>
          <w:rStyle w:val="22"/>
          <w:rFonts w:hint="eastAsia"/>
          <w:szCs w:val="15"/>
        </w:rPr>
      </w:pPr>
      <w:del w:id="7122" w:author="Janusio" w:date="2018-03-10T14:08:27Z">
        <w:r>
          <w:rPr>
            <w:rStyle w:val="22"/>
            <w:rFonts w:hint="eastAsia"/>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209"/>
                      <a:stretch>
                        <a:fillRect/>
                      </a:stretch>
                    </pic:blipFill>
                    <pic:spPr>
                      <a:xfrm>
                        <a:off x="0" y="0"/>
                        <a:ext cx="3866515" cy="2495550"/>
                      </a:xfrm>
                      <a:prstGeom prst="rect">
                        <a:avLst/>
                      </a:prstGeom>
                      <a:noFill/>
                      <a:ln w="9525">
                        <a:noFill/>
                      </a:ln>
                    </pic:spPr>
                  </pic:pic>
                </a:graphicData>
              </a:graphic>
            </wp:inline>
          </w:drawing>
        </w:r>
      </w:del>
    </w:p>
    <w:p>
      <w:pPr>
        <w:spacing w:line="360" w:lineRule="auto"/>
        <w:ind w:firstLine="480"/>
        <w:jc w:val="center"/>
        <w:outlineLvl w:val="9"/>
        <w:rPr>
          <w:del w:id="7124" w:author="Janusio" w:date="2018-03-10T14:08:27Z"/>
          <w:rFonts w:hint="eastAsia"/>
          <w:szCs w:val="21"/>
        </w:rPr>
      </w:pPr>
      <w:del w:id="7125" w:author="Janusio" w:date="2018-03-10T14:08:27Z">
        <w:r>
          <w:rPr>
            <w:rFonts w:hint="eastAsia"/>
            <w:szCs w:val="21"/>
          </w:rPr>
          <w:delText>图</w:delText>
        </w:r>
      </w:del>
      <w:del w:id="7126" w:author="Janusio" w:date="2018-03-10T14:08:27Z">
        <w:r>
          <w:rPr>
            <w:rFonts w:hint="eastAsia"/>
            <w:szCs w:val="21"/>
            <w:lang w:val="en-US" w:eastAsia="zh-CN"/>
          </w:rPr>
          <w:delText>3.7</w:delText>
        </w:r>
      </w:del>
      <w:del w:id="7127" w:author="Janusio" w:date="2018-03-10T14:08:27Z">
        <w:r>
          <w:rPr>
            <w:rFonts w:hint="eastAsia"/>
            <w:szCs w:val="21"/>
          </w:rPr>
          <w:delText xml:space="preserve"> 不同状态下</w:delText>
        </w:r>
      </w:del>
      <w:del w:id="7128" w:author="Janusio" w:date="2018-03-10T14:08:27Z">
        <w:r>
          <w:rPr>
            <w:rFonts w:hint="eastAsia"/>
            <w:szCs w:val="21"/>
            <w:lang w:eastAsia="zh-CN"/>
          </w:rPr>
          <w:delText>TVP-QT</w:delText>
        </w:r>
      </w:del>
      <w:del w:id="7129" w:author="Janusio" w:date="2018-03-10T14:08:27Z">
        <w:r>
          <w:rPr>
            <w:rFonts w:hint="eastAsia"/>
            <w:szCs w:val="21"/>
          </w:rPr>
          <w:delText>吞吐率（kBytes/s）（IOzone随机写）</w:delText>
        </w:r>
      </w:del>
    </w:p>
    <w:p>
      <w:pPr>
        <w:spacing w:line="360" w:lineRule="auto"/>
        <w:ind w:firstLine="480"/>
        <w:jc w:val="center"/>
        <w:outlineLvl w:val="9"/>
        <w:rPr>
          <w:del w:id="7130" w:author="Janusio" w:date="2018-03-10T14:08:27Z"/>
          <w:rStyle w:val="22"/>
          <w:rFonts w:hint="eastAsia" w:eastAsia="宋体"/>
          <w:szCs w:val="15"/>
          <w:lang w:eastAsia="zh-CN"/>
        </w:rPr>
      </w:pPr>
      <w:del w:id="7131" w:author="Janusio" w:date="2018-03-10T14:08:27Z">
        <w:r>
          <w:rPr>
            <w:rStyle w:val="22"/>
            <w:rFonts w:hint="eastAsia" w:eastAsia="宋体"/>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10"/>
                      <a:stretch>
                        <a:fillRect/>
                      </a:stretch>
                    </pic:blipFill>
                    <pic:spPr>
                      <a:xfrm>
                        <a:off x="0" y="0"/>
                        <a:ext cx="3866515" cy="2362200"/>
                      </a:xfrm>
                      <a:prstGeom prst="rect">
                        <a:avLst/>
                      </a:prstGeom>
                      <a:noFill/>
                      <a:ln w="9525">
                        <a:noFill/>
                      </a:ln>
                    </pic:spPr>
                  </pic:pic>
                </a:graphicData>
              </a:graphic>
            </wp:inline>
          </w:drawing>
        </w:r>
      </w:del>
    </w:p>
    <w:p>
      <w:pPr>
        <w:spacing w:line="360" w:lineRule="auto"/>
        <w:ind w:firstLine="480"/>
        <w:jc w:val="center"/>
        <w:outlineLvl w:val="9"/>
        <w:rPr>
          <w:del w:id="7133" w:author="Janusio" w:date="2018-03-10T14:08:27Z"/>
          <w:rFonts w:hint="eastAsia"/>
          <w:szCs w:val="21"/>
        </w:rPr>
      </w:pPr>
      <w:del w:id="7134" w:author="Janusio" w:date="2018-03-10T14:08:27Z">
        <w:r>
          <w:rPr>
            <w:rFonts w:hint="eastAsia"/>
            <w:szCs w:val="21"/>
          </w:rPr>
          <w:delText>图</w:delText>
        </w:r>
      </w:del>
      <w:del w:id="7135" w:author="Janusio" w:date="2018-03-10T14:08:27Z">
        <w:r>
          <w:rPr>
            <w:rFonts w:hint="eastAsia"/>
            <w:szCs w:val="21"/>
            <w:lang w:val="en-US" w:eastAsia="zh-CN"/>
          </w:rPr>
          <w:delText>3.8</w:delText>
        </w:r>
      </w:del>
      <w:del w:id="7136" w:author="Janusio" w:date="2018-03-10T14:08:27Z">
        <w:r>
          <w:rPr>
            <w:rFonts w:hint="eastAsia"/>
            <w:szCs w:val="21"/>
          </w:rPr>
          <w:delText xml:space="preserve">  不同状态下</w:delText>
        </w:r>
      </w:del>
      <w:del w:id="7137" w:author="Janusio" w:date="2018-03-10T14:08:27Z">
        <w:r>
          <w:rPr>
            <w:rFonts w:hint="eastAsia"/>
            <w:szCs w:val="21"/>
            <w:lang w:eastAsia="zh-CN"/>
          </w:rPr>
          <w:delText>TVP-QT</w:delText>
        </w:r>
      </w:del>
      <w:del w:id="7138" w:author="Janusio" w:date="2018-03-10T14:08:27Z">
        <w:r>
          <w:rPr>
            <w:rFonts w:hint="eastAsia"/>
            <w:szCs w:val="21"/>
          </w:rPr>
          <w:delText>吞吐率（kBytes/s）（IOzone重写）</w:delText>
        </w:r>
      </w:del>
    </w:p>
    <w:p>
      <w:pPr>
        <w:spacing w:line="360" w:lineRule="auto"/>
        <w:ind w:firstLine="480"/>
        <w:jc w:val="center"/>
        <w:outlineLvl w:val="9"/>
        <w:rPr>
          <w:del w:id="7139" w:author="Janusio" w:date="2018-03-10T14:08:27Z"/>
          <w:rStyle w:val="22"/>
          <w:rFonts w:hint="eastAsia" w:eastAsia="宋体"/>
          <w:szCs w:val="15"/>
          <w:lang w:eastAsia="zh-CN"/>
        </w:rPr>
      </w:pPr>
      <w:del w:id="7140" w:author="Janusio" w:date="2018-03-10T14:08:27Z">
        <w:r>
          <w:rPr>
            <w:rStyle w:val="22"/>
            <w:rFonts w:hint="eastAsia" w:eastAsia="宋体"/>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11"/>
                      <a:stretch>
                        <a:fillRect/>
                      </a:stretch>
                    </pic:blipFill>
                    <pic:spPr>
                      <a:xfrm>
                        <a:off x="0" y="0"/>
                        <a:ext cx="3980815" cy="2209800"/>
                      </a:xfrm>
                      <a:prstGeom prst="rect">
                        <a:avLst/>
                      </a:prstGeom>
                      <a:noFill/>
                      <a:ln w="9525">
                        <a:noFill/>
                      </a:ln>
                    </pic:spPr>
                  </pic:pic>
                </a:graphicData>
              </a:graphic>
            </wp:inline>
          </w:drawing>
        </w:r>
      </w:del>
    </w:p>
    <w:p>
      <w:pPr>
        <w:jc w:val="center"/>
        <w:rPr>
          <w:del w:id="7142" w:author="Janusio" w:date="2018-03-10T14:08:27Z"/>
          <w:rFonts w:hint="eastAsia"/>
          <w:szCs w:val="21"/>
        </w:rPr>
      </w:pPr>
      <w:del w:id="7143" w:author="Janusio" w:date="2018-03-10T14:08:27Z">
        <w:r>
          <w:rPr>
            <w:rFonts w:hint="eastAsia"/>
            <w:szCs w:val="21"/>
          </w:rPr>
          <w:delText>图</w:delText>
        </w:r>
      </w:del>
      <w:del w:id="7144" w:author="Janusio" w:date="2018-03-10T14:08:27Z">
        <w:r>
          <w:rPr>
            <w:rFonts w:hint="eastAsia"/>
            <w:szCs w:val="21"/>
            <w:lang w:val="en-US" w:eastAsia="zh-CN"/>
          </w:rPr>
          <w:delText>3.8</w:delText>
        </w:r>
      </w:del>
      <w:del w:id="7145" w:author="Janusio" w:date="2018-03-10T14:08:27Z">
        <w:r>
          <w:rPr>
            <w:rFonts w:hint="eastAsia"/>
            <w:szCs w:val="21"/>
          </w:rPr>
          <w:delText xml:space="preserve">  文件固定为64M块大小增长到16M时吞吐率（kBytes/s）（IOzone重写）</w:delText>
        </w:r>
      </w:del>
    </w:p>
    <w:p>
      <w:pPr>
        <w:pStyle w:val="3"/>
        <w:ind w:firstLine="0" w:firstLineChars="0"/>
        <w:rPr>
          <w:rFonts w:hint="eastAsia" w:ascii="Times New Roman" w:hAnsi="Times New Roman" w:eastAsia="黑体"/>
          <w:b/>
          <w:szCs w:val="28"/>
          <w:lang w:val="en-US" w:eastAsia="zh-CN"/>
        </w:rPr>
      </w:pPr>
      <w:r>
        <w:rPr>
          <w:rFonts w:hint="eastAsia" w:ascii="Times New Roman" w:hAnsi="Times New Roman" w:eastAsia="黑体"/>
          <w:b/>
          <w:szCs w:val="28"/>
          <w:lang w:val="en-US" w:eastAsia="zh-CN"/>
        </w:rPr>
        <w:t>本章小结</w:t>
      </w:r>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27"/>
        <w:spacing w:line="360" w:lineRule="auto"/>
        <w:ind w:firstLine="420" w:firstLineChars="0"/>
        <w:rPr>
          <w:rFonts w:hint="eastAsia" w:ascii="Times New Roman" w:hAnsi="Times New Roman"/>
          <w:szCs w:val="24"/>
          <w:lang w:val="en-US" w:eastAsia="zh-CN"/>
        </w:rPr>
      </w:pPr>
      <w:r>
        <w:rPr>
          <w:rFonts w:hint="eastAsia" w:ascii="Times New Roman" w:hAnsi="Times New Roman"/>
          <w:szCs w:val="24"/>
          <w:lang w:val="en-US" w:eastAsia="zh-CN"/>
        </w:rPr>
        <w:br w:type="page"/>
      </w:r>
    </w:p>
    <w:p>
      <w:pPr>
        <w:pStyle w:val="2"/>
        <w:ind w:firstLine="0" w:firstLineChars="0"/>
        <w:rPr>
          <w:del w:id="7147" w:author="Janusio" w:date="2018-03-10T14:41:08Z"/>
          <w:rFonts w:hint="eastAsia"/>
        </w:rPr>
        <w:pPrChange w:id="7146" w:author="Janusio" w:date="2018-03-10T14:41:20Z">
          <w:pPr>
            <w:pStyle w:val="2"/>
            <w:ind w:firstLine="0" w:firstLineChars="0"/>
          </w:pPr>
        </w:pPrChange>
      </w:pPr>
      <w:del w:id="7148" w:author="Janusio" w:date="2018-03-10T14:41:08Z">
        <w:r>
          <w:rPr>
            <w:rFonts w:hint="eastAsia"/>
            <w:lang w:val="en-US" w:eastAsia="zh-CN"/>
          </w:rPr>
          <w:delText>具有瀑布特征的TVP-QT信任链模型</w:delText>
        </w:r>
      </w:del>
    </w:p>
    <w:p>
      <w:pPr>
        <w:pStyle w:val="3"/>
        <w:ind w:firstLine="0" w:firstLineChars="0"/>
        <w:rPr>
          <w:del w:id="7149" w:author="Janusio" w:date="2018-03-10T14:41:08Z"/>
          <w:rFonts w:hint="eastAsia" w:ascii="Times New Roman" w:hAnsi="Times New Roman" w:eastAsia="黑体"/>
          <w:b/>
          <w:szCs w:val="28"/>
          <w:lang w:val="en-US" w:eastAsia="zh-CN"/>
        </w:rPr>
      </w:pPr>
      <w:del w:id="7150" w:author="Janusio" w:date="2018-03-10T14:41:08Z">
        <w:r>
          <w:rPr>
            <w:rFonts w:hint="eastAsia" w:ascii="Times New Roman" w:hAnsi="Times New Roman" w:eastAsia="黑体"/>
            <w:b/>
            <w:szCs w:val="28"/>
            <w:lang w:val="en-US" w:eastAsia="zh-CN"/>
          </w:rPr>
          <w:delText>TVP-QT信任链分析</w:delText>
        </w:r>
      </w:del>
    </w:p>
    <w:p>
      <w:pPr>
        <w:pStyle w:val="4"/>
        <w:spacing w:line="360" w:lineRule="auto"/>
        <w:ind w:firstLine="0" w:firstLineChars="0"/>
        <w:rPr>
          <w:del w:id="7151" w:author="Janusio" w:date="2018-03-10T14:41:08Z"/>
          <w:rStyle w:val="31"/>
          <w:rFonts w:hint="eastAsia" w:ascii="Times New Roman" w:hAnsi="Times New Roman" w:eastAsia="黑体"/>
          <w:b/>
          <w:szCs w:val="24"/>
        </w:rPr>
      </w:pPr>
      <w:del w:id="7152" w:author="Janusio" w:date="2018-03-10T14:41:08Z">
        <w:r>
          <w:rPr>
            <w:rFonts w:hint="eastAsia" w:ascii="Times New Roman" w:hAnsi="Times New Roman" w:eastAsia="黑体"/>
            <w:b/>
            <w:szCs w:val="24"/>
            <w:lang w:val="en-US" w:eastAsia="zh-CN"/>
          </w:rPr>
          <w:delText>Linux启动分析</w:delText>
        </w:r>
      </w:del>
    </w:p>
    <w:p>
      <w:pPr>
        <w:ind w:firstLine="420" w:firstLineChars="0"/>
        <w:rPr>
          <w:del w:id="7153" w:author="Janusio" w:date="2018-03-10T14:41:08Z"/>
          <w:rFonts w:hint="eastAsia"/>
          <w:lang w:val="en-US" w:eastAsia="zh-CN"/>
        </w:rPr>
      </w:pPr>
      <w:del w:id="7154" w:author="Janusio" w:date="2018-03-10T14:41:08Z">
        <w:r>
          <w:rPr>
            <w:rFonts w:hint="eastAsia"/>
            <w:lang w:val="en-US" w:eastAsia="zh-CN"/>
          </w:rPr>
          <w:delText>由本文第2章对信任链的描述可知，针对操作系统进行完整性度量必须考虑到系统运行的所需组件，就必须清楚系统在启动过程的具体流程。因此本节首先针对Linux的启动过程进行分析。简单的Linux系统启动过程可由下图4.1所示：</w:delText>
        </w:r>
      </w:del>
    </w:p>
    <w:p>
      <w:pPr>
        <w:ind w:firstLine="420" w:firstLineChars="0"/>
        <w:jc w:val="center"/>
        <w:rPr>
          <w:del w:id="7155" w:author="Janusio" w:date="2018-03-10T14:41:08Z"/>
          <w:rFonts w:ascii="宋体" w:hAnsi="宋体" w:eastAsia="宋体" w:cs="宋体"/>
          <w:szCs w:val="24"/>
        </w:rPr>
      </w:pPr>
      <w:del w:id="7156" w:author="Janusio" w:date="2018-03-10T14:41:08Z">
        <w:r>
          <w:rPr>
            <w:rFonts w:ascii="宋体" w:hAnsi="宋体" w:eastAsia="宋体" w:cs="宋体"/>
            <w:szCs w:val="24"/>
          </w:rPr>
          <w:drawing>
            <wp:inline distT="0" distB="0" distL="114300" distR="114300">
              <wp:extent cx="2145030" cy="3179445"/>
              <wp:effectExtent l="0" t="0" r="7620" b="1905"/>
              <wp:docPr id="206" name="图片 150" descr="C:\Users\Janus\Desktop\图片4_副本.jpg图片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C:\Users\Janus\Desktop\图片4_副本.jpg图片4_副本"/>
                      <pic:cNvPicPr>
                        <a:picLocks noChangeAspect="1"/>
                      </pic:cNvPicPr>
                    </pic:nvPicPr>
                    <pic:blipFill>
                      <a:blip r:embed="rId212"/>
                      <a:srcRect/>
                      <a:stretch>
                        <a:fillRect/>
                      </a:stretch>
                    </pic:blipFill>
                    <pic:spPr>
                      <a:xfrm>
                        <a:off x="0" y="0"/>
                        <a:ext cx="2145030" cy="3179445"/>
                      </a:xfrm>
                      <a:prstGeom prst="rect">
                        <a:avLst/>
                      </a:prstGeom>
                      <a:noFill/>
                      <a:ln w="9525">
                        <a:noFill/>
                      </a:ln>
                    </pic:spPr>
                  </pic:pic>
                </a:graphicData>
              </a:graphic>
            </wp:inline>
          </w:drawing>
        </w:r>
      </w:del>
    </w:p>
    <w:p>
      <w:pPr>
        <w:ind w:firstLine="420" w:firstLineChars="0"/>
        <w:jc w:val="center"/>
        <w:rPr>
          <w:del w:id="7158" w:author="Janusio" w:date="2018-03-10T14:41:08Z"/>
          <w:rFonts w:hint="default" w:ascii="Times New Roman" w:hAnsi="Times New Roman" w:eastAsia="宋体" w:cs="Times New Roman"/>
          <w:szCs w:val="24"/>
          <w:lang w:val="en-US" w:eastAsia="zh-CN"/>
        </w:rPr>
      </w:pPr>
      <w:del w:id="7159" w:author="Janusio" w:date="2018-03-10T14:41:08Z">
        <w:r>
          <w:rPr>
            <w:rFonts w:hint="default" w:ascii="Times New Roman" w:hAnsi="Times New Roman" w:cs="Times New Roman"/>
            <w:szCs w:val="24"/>
            <w:lang w:val="en-US" w:eastAsia="zh-CN"/>
          </w:rPr>
          <w:delText>图4.1</w:delText>
        </w:r>
      </w:del>
      <w:del w:id="7160" w:author="Janusio" w:date="2018-03-10T14:41:08Z">
        <w:r>
          <w:rPr>
            <w:rFonts w:hint="eastAsia" w:cs="Times New Roman"/>
            <w:szCs w:val="24"/>
            <w:lang w:val="en-US" w:eastAsia="zh-CN"/>
          </w:rPr>
          <w:delText xml:space="preserve"> </w:delText>
        </w:r>
      </w:del>
      <w:del w:id="7161" w:author="Janusio" w:date="2018-03-10T14:41:08Z">
        <w:r>
          <w:rPr>
            <w:rFonts w:hint="default" w:ascii="Times New Roman" w:hAnsi="Times New Roman" w:cs="Times New Roman"/>
            <w:szCs w:val="24"/>
            <w:lang w:val="en-US" w:eastAsia="zh-CN"/>
          </w:rPr>
          <w:delText xml:space="preserve"> Linux简要启动过程</w:delText>
        </w:r>
      </w:del>
    </w:p>
    <w:p>
      <w:pPr>
        <w:ind w:firstLine="420" w:firstLineChars="0"/>
        <w:rPr>
          <w:del w:id="7162" w:author="Janusio" w:date="2018-03-10T14:41:08Z"/>
          <w:rFonts w:hint="eastAsia"/>
          <w:lang w:val="en-US" w:eastAsia="zh-CN"/>
        </w:rPr>
      </w:pPr>
      <w:del w:id="7163" w:author="Janusio" w:date="2018-03-10T14:41:08Z">
        <w:r>
          <w:rPr>
            <w:rFonts w:hint="eastAsia"/>
            <w:lang w:val="en-US" w:eastAsia="zh-CN"/>
          </w:rPr>
          <w:delText>从图中可以看出，Linux的启动过程可以大致分为硬件平台启动和操作系统引导两个阶段。每一个阶段都可以细分为不同的子阶段，其中，硬件平台启动阶段可以包含系统加电、BIOS自检（Basic Input / Output System, 基本输入输出系统）、主引导扇区MBR或者操作系统加载器（Boot/Grub）等。操作系统的引导阶段可以包括Boot或者Grub分析操作系统的引导扇区、初始化引导扇区、调用操作系统加载器（OSLoader）等。每个部分都对自身进行初始化工作，并在完成之后将控制权交给下一流程。</w:delText>
        </w:r>
      </w:del>
    </w:p>
    <w:p>
      <w:pPr>
        <w:ind w:firstLine="420" w:firstLineChars="0"/>
        <w:rPr>
          <w:del w:id="7164" w:author="Janusio" w:date="2018-03-10T14:41:08Z"/>
          <w:rFonts w:hint="eastAsia"/>
          <w:lang w:val="en-US" w:eastAsia="zh-CN"/>
        </w:rPr>
      </w:pPr>
      <w:del w:id="7165" w:author="Janusio" w:date="2018-03-10T14:41:08Z">
        <w:r>
          <w:rPr>
            <w:rFonts w:hint="eastAsia"/>
            <w:lang w:val="en-US" w:eastAsia="zh-CN"/>
          </w:rPr>
          <w:delText>下面本文将对具体的过程进行详细说明。</w:delText>
        </w:r>
      </w:del>
    </w:p>
    <w:p>
      <w:pPr>
        <w:numPr>
          <w:ilvl w:val="0"/>
          <w:numId w:val="17"/>
        </w:numPr>
        <w:ind w:firstLine="420" w:firstLineChars="0"/>
        <w:rPr>
          <w:del w:id="7166" w:author="Janusio" w:date="2018-03-10T14:41:08Z"/>
          <w:rFonts w:hint="eastAsia"/>
          <w:lang w:val="en-US" w:eastAsia="zh-CN"/>
        </w:rPr>
      </w:pPr>
      <w:del w:id="7167" w:author="Janusio" w:date="2018-03-10T14:41:08Z">
        <w:r>
          <w:rPr>
            <w:rFonts w:hint="eastAsia"/>
            <w:lang w:val="en-US" w:eastAsia="zh-CN"/>
          </w:rPr>
          <w:delText>BIOS自检</w:delText>
        </w:r>
      </w:del>
    </w:p>
    <w:p>
      <w:pPr>
        <w:numPr>
          <w:ilvl w:val="-1"/>
          <w:numId w:val="0"/>
        </w:numPr>
        <w:ind w:firstLine="420" w:firstLineChars="0"/>
        <w:rPr>
          <w:del w:id="7168" w:author="Janusio" w:date="2018-03-10T14:41:08Z"/>
          <w:rFonts w:hint="eastAsia"/>
          <w:szCs w:val="24"/>
          <w:lang w:val="en-US" w:eastAsia="zh-CN"/>
        </w:rPr>
      </w:pPr>
      <w:del w:id="7169" w:author="Janusio" w:date="2018-03-10T14:41:08Z">
        <w:r>
          <w:rPr>
            <w:rFonts w:hint="eastAsia"/>
            <w:lang w:val="en-US" w:eastAsia="zh-CN"/>
          </w:rPr>
          <w:delText>BIOS的入口指令是计算机CS段寄存器被CPU初始化为FFFFH周执行的CS:IP指令，之后对平台的硬件设备进行初始化和启动。其中BIOS的功能由POST码（Power-on self test）和Runtime服务两部分组成。POST码主要负责检测CPU、内存、显卡、IO设备是否可以正常工作，比如一旦发现计算机内存松动则BIOS阶段就会报出内存错误，计算机就会无法启动。之后POST码会被清楚，BIOS开始执行一段程序来枚举本地的设备列表并对其进行初始化。可以按照BIOS中设置的系统启动顺序来搜索系统启动的所需的驱动，比如硬盘、光盘等。如果选择以硬盘启动，则BIOS会读取位于硬盘</w:delText>
        </w:r>
      </w:del>
      <w:del w:id="7170" w:author="Janusio" w:date="2018-03-10T14:41:08Z">
        <w:r>
          <w:rPr>
            <w:rFonts w:hint="eastAsia" w:ascii="Times New Roman" w:hAnsi="Times New Roman"/>
            <w:szCs w:val="24"/>
          </w:rPr>
          <w:delText>0柱面、0磁头、1扇区</w:delText>
        </w:r>
      </w:del>
      <w:del w:id="7171" w:author="Janusio" w:date="2018-03-10T14:41:08Z">
        <w:r>
          <w:rPr>
            <w:rFonts w:hint="eastAsia"/>
            <w:szCs w:val="24"/>
            <w:lang w:val="en-US" w:eastAsia="zh-CN"/>
          </w:rPr>
          <w:delText>的第一个扇区MBR，并加载MBR的BootLoader到CS:IP=</w:delText>
        </w:r>
      </w:del>
      <w:del w:id="7172" w:author="Janusio" w:date="2018-03-10T14:41:08Z">
        <w:r>
          <w:rPr>
            <w:rFonts w:hint="eastAsia" w:ascii="Times New Roman" w:hAnsi="Times New Roman"/>
            <w:szCs w:val="24"/>
          </w:rPr>
          <w:delText>OOOOH:7COOH</w:delText>
        </w:r>
      </w:del>
      <w:del w:id="7173" w:author="Janusio" w:date="2018-03-10T14:41:08Z">
        <w:r>
          <w:rPr>
            <w:rFonts w:hint="eastAsia"/>
            <w:szCs w:val="24"/>
            <w:lang w:eastAsia="zh-CN"/>
          </w:rPr>
          <w:delText>。</w:delText>
        </w:r>
      </w:del>
      <w:del w:id="7174" w:author="Janusio" w:date="2018-03-10T14:41:08Z">
        <w:r>
          <w:rPr>
            <w:rFonts w:hint="eastAsia"/>
            <w:szCs w:val="24"/>
            <w:lang w:val="en-US" w:eastAsia="zh-CN"/>
          </w:rPr>
          <w:delText>然后将系统启动的控制器交个MBR。进行下一步的系统引导。</w:delText>
        </w:r>
      </w:del>
    </w:p>
    <w:p>
      <w:pPr>
        <w:numPr>
          <w:ilvl w:val="0"/>
          <w:numId w:val="17"/>
        </w:numPr>
        <w:ind w:firstLine="480" w:firstLineChars="200"/>
        <w:rPr>
          <w:del w:id="7175" w:author="Janusio" w:date="2018-03-10T14:41:08Z"/>
          <w:rFonts w:hint="eastAsia"/>
          <w:szCs w:val="24"/>
          <w:lang w:val="en-US" w:eastAsia="zh-CN"/>
        </w:rPr>
      </w:pPr>
      <w:del w:id="7176" w:author="Janusio" w:date="2018-03-10T14:41:08Z">
        <w:r>
          <w:rPr>
            <w:rFonts w:hint="eastAsia"/>
            <w:szCs w:val="24"/>
            <w:lang w:val="en-US" w:eastAsia="zh-CN"/>
          </w:rPr>
          <w:delText>MBR</w:delText>
        </w:r>
      </w:del>
    </w:p>
    <w:p>
      <w:pPr>
        <w:pStyle w:val="27"/>
        <w:spacing w:beforeLines="0" w:afterLines="0" w:line="360" w:lineRule="auto"/>
        <w:ind w:firstLine="420" w:firstLineChars="0"/>
        <w:rPr>
          <w:del w:id="7177" w:author="Janusio" w:date="2018-03-10T14:41:08Z"/>
          <w:rFonts w:hint="eastAsia" w:ascii="Times New Roman" w:hAnsi="Times New Roman"/>
          <w:szCs w:val="24"/>
          <w:lang w:val="en-US" w:eastAsia="zh-CN"/>
        </w:rPr>
      </w:pPr>
      <w:del w:id="7178" w:author="Janusio" w:date="2018-03-10T14:41:08Z">
        <w:r>
          <w:rPr>
            <w:rFonts w:hint="eastAsia" w:ascii="Times New Roman" w:hAnsi="Times New Roman"/>
            <w:szCs w:val="24"/>
          </w:rPr>
          <w:delText>BIOS把控制权转交给MBR</w:delText>
        </w:r>
      </w:del>
      <w:del w:id="7179" w:author="Janusio" w:date="2018-03-10T14:41:08Z">
        <w:r>
          <w:rPr>
            <w:rFonts w:hint="eastAsia" w:ascii="Times New Roman" w:hAnsi="Times New Roman"/>
            <w:szCs w:val="24"/>
            <w:lang w:val="en-US" w:eastAsia="zh-CN"/>
          </w:rPr>
          <w:delText>（Master Boot Record）</w:delText>
        </w:r>
      </w:del>
      <w:del w:id="7180" w:author="Janusio" w:date="2018-03-10T14:41:08Z">
        <w:r>
          <w:rPr>
            <w:rFonts w:hint="eastAsia" w:ascii="Times New Roman" w:hAnsi="Times New Roman"/>
            <w:szCs w:val="24"/>
            <w:lang w:eastAsia="zh-CN"/>
          </w:rPr>
          <w:delText>。</w:delText>
        </w:r>
      </w:del>
      <w:del w:id="7181" w:author="Janusio" w:date="2018-03-10T14:41:08Z">
        <w:r>
          <w:rPr>
            <w:rFonts w:hint="eastAsia" w:ascii="Times New Roman" w:hAnsi="Times New Roman"/>
            <w:szCs w:val="24"/>
            <w:lang w:val="en-US" w:eastAsia="zh-CN"/>
          </w:rPr>
          <w:delText>M</w:delText>
        </w:r>
      </w:del>
      <w:del w:id="7182" w:author="Janusio" w:date="2018-03-10T14:41:08Z">
        <w:r>
          <w:rPr>
            <w:rFonts w:hint="eastAsia" w:ascii="Times New Roman" w:hAnsi="Times New Roman"/>
            <w:szCs w:val="24"/>
          </w:rPr>
          <w:delText>BR将由三个部分组成，主引导程序(Bootloader)、 硬盘分区表DPT（Disk Partition table）和硬盘有效标志（55AA），</w:delText>
        </w:r>
      </w:del>
      <w:del w:id="7183" w:author="Janusio" w:date="2018-03-10T14:41:08Z">
        <w:r>
          <w:rPr>
            <w:rFonts w:hint="eastAsia" w:ascii="Times New Roman" w:hAnsi="Times New Roman"/>
            <w:szCs w:val="24"/>
            <w:lang w:val="en-US" w:eastAsia="zh-CN"/>
          </w:rPr>
          <w:delText>MBR将</w:delText>
        </w:r>
      </w:del>
      <w:del w:id="7184" w:author="Janusio" w:date="2018-03-10T14:41:08Z">
        <w:r>
          <w:rPr>
            <w:rFonts w:hint="eastAsia" w:ascii="Times New Roman" w:hAnsi="Times New Roman"/>
            <w:szCs w:val="24"/>
          </w:rPr>
          <w:delText>分析内部的DPT，</w:delText>
        </w:r>
      </w:del>
      <w:del w:id="7185" w:author="Janusio" w:date="2018-03-10T14:41:08Z">
        <w:r>
          <w:rPr>
            <w:rFonts w:hint="eastAsia" w:ascii="Times New Roman" w:hAnsi="Times New Roman"/>
            <w:szCs w:val="24"/>
            <w:lang w:val="en-US" w:eastAsia="zh-CN"/>
          </w:rPr>
          <w:delText>得到操作系统所在的磁盘分区和具体的引导扇区，然后将控制权交给引导扇区。</w:delText>
        </w:r>
      </w:del>
    </w:p>
    <w:p>
      <w:pPr>
        <w:pStyle w:val="27"/>
        <w:spacing w:beforeLines="0" w:afterLines="0" w:line="360" w:lineRule="auto"/>
        <w:ind w:firstLine="420" w:firstLineChars="0"/>
        <w:jc w:val="center"/>
        <w:rPr>
          <w:del w:id="7186" w:author="Janusio" w:date="2018-03-10T14:41:08Z"/>
          <w:rFonts w:ascii="宋体" w:hAnsi="宋体" w:eastAsia="宋体" w:cs="宋体"/>
          <w:szCs w:val="24"/>
        </w:rPr>
      </w:pPr>
      <w:del w:id="7187" w:author="Janusio" w:date="2018-03-10T14:41:08Z">
        <w:r>
          <w:rPr>
            <w:rFonts w:ascii="宋体" w:hAnsi="宋体" w:eastAsia="宋体" w:cs="宋体"/>
            <w:szCs w:val="24"/>
          </w:rPr>
          <w:drawing>
            <wp:inline distT="0" distB="0" distL="114300" distR="114300">
              <wp:extent cx="3401060" cy="2318385"/>
              <wp:effectExtent l="0" t="0" r="8890" b="5715"/>
              <wp:docPr id="209" name="图片 152" descr="C:\Users\Janus\Desktop\图片5_副本.jpg图片5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C:\Users\Janus\Desktop\图片5_副本.jpg图片5_副本"/>
                      <pic:cNvPicPr>
                        <a:picLocks noChangeAspect="1"/>
                      </pic:cNvPicPr>
                    </pic:nvPicPr>
                    <pic:blipFill>
                      <a:blip r:embed="rId213"/>
                      <a:srcRect/>
                      <a:stretch>
                        <a:fillRect/>
                      </a:stretch>
                    </pic:blipFill>
                    <pic:spPr>
                      <a:xfrm>
                        <a:off x="0" y="0"/>
                        <a:ext cx="3401060" cy="2318385"/>
                      </a:xfrm>
                      <a:prstGeom prst="rect">
                        <a:avLst/>
                      </a:prstGeom>
                      <a:noFill/>
                      <a:ln w="9525">
                        <a:noFill/>
                      </a:ln>
                    </pic:spPr>
                  </pic:pic>
                </a:graphicData>
              </a:graphic>
            </wp:inline>
          </w:drawing>
        </w:r>
      </w:del>
    </w:p>
    <w:p>
      <w:pPr>
        <w:pStyle w:val="27"/>
        <w:spacing w:beforeLines="0" w:afterLines="0" w:line="360" w:lineRule="auto"/>
        <w:ind w:firstLine="420" w:firstLineChars="0"/>
        <w:jc w:val="center"/>
        <w:rPr>
          <w:del w:id="7189" w:author="Janusio" w:date="2018-03-10T14:41:08Z"/>
          <w:rFonts w:hint="default" w:ascii="Times New Roman" w:hAnsi="Times New Roman" w:eastAsia="宋体" w:cs="Times New Roman"/>
          <w:szCs w:val="24"/>
          <w:lang w:val="en-US" w:eastAsia="zh-CN"/>
        </w:rPr>
      </w:pPr>
      <w:del w:id="7190" w:author="Janusio" w:date="2018-03-10T14:41:08Z">
        <w:r>
          <w:rPr>
            <w:rFonts w:hint="default" w:ascii="Times New Roman" w:hAnsi="Times New Roman" w:eastAsia="宋体" w:cs="Times New Roman"/>
            <w:szCs w:val="24"/>
            <w:lang w:val="en-US" w:eastAsia="zh-CN"/>
          </w:rPr>
          <w:delText>图4.2 MBR详细信息</w:delText>
        </w:r>
      </w:del>
    </w:p>
    <w:p>
      <w:pPr>
        <w:pStyle w:val="27"/>
        <w:numPr>
          <w:ilvl w:val="0"/>
          <w:numId w:val="17"/>
        </w:numPr>
        <w:spacing w:beforeLines="0" w:afterLines="0" w:line="360" w:lineRule="auto"/>
        <w:ind w:firstLine="420" w:firstLineChars="200"/>
        <w:rPr>
          <w:del w:id="7191" w:author="Janusio" w:date="2018-03-10T14:41:08Z"/>
          <w:rFonts w:hint="eastAsia" w:ascii="Times New Roman" w:hAnsi="Times New Roman"/>
          <w:szCs w:val="24"/>
          <w:lang w:val="en-US" w:eastAsia="zh-CN"/>
        </w:rPr>
      </w:pPr>
      <w:del w:id="7192" w:author="Janusio" w:date="2018-03-10T14:41:08Z">
        <w:r>
          <w:rPr>
            <w:rFonts w:hint="eastAsia" w:ascii="Times New Roman" w:hAnsi="Times New Roman"/>
            <w:szCs w:val="24"/>
            <w:lang w:val="en-US" w:eastAsia="zh-CN"/>
          </w:rPr>
          <w:delText>内核加载</w:delText>
        </w:r>
      </w:del>
    </w:p>
    <w:p>
      <w:pPr>
        <w:pStyle w:val="27"/>
        <w:numPr>
          <w:ilvl w:val="-1"/>
          <w:numId w:val="0"/>
        </w:numPr>
        <w:spacing w:beforeLines="0" w:afterLines="0" w:line="360" w:lineRule="auto"/>
        <w:ind w:firstLine="420" w:firstLineChars="0"/>
        <w:rPr>
          <w:del w:id="7193" w:author="Janusio" w:date="2018-03-10T14:41:08Z"/>
          <w:rFonts w:hint="eastAsia" w:ascii="Times New Roman" w:hAnsi="Times New Roman"/>
          <w:szCs w:val="24"/>
          <w:lang w:val="en-US" w:eastAsia="zh-CN"/>
        </w:rPr>
      </w:pPr>
      <w:del w:id="7194" w:author="Janusio" w:date="2018-03-10T14:41:08Z">
        <w:r>
          <w:rPr>
            <w:rFonts w:hint="eastAsia" w:ascii="Times New Roman" w:hAnsi="Times New Roman"/>
            <w:szCs w:val="24"/>
            <w:lang w:val="en-US" w:eastAsia="zh-CN"/>
          </w:rPr>
          <w:delText>引导扇区会解析grub的配置文件/boot/grub/grub.conf，然后将系统启动的控制权交给OSLoader，将内核镜像加载到内存中完成操作系统核心内容的加载。在汇编的角度上，引导扇区获得控制权时，Linux中的汇编程序</w:delText>
        </w:r>
      </w:del>
      <w:del w:id="7195" w:author="Janusio" w:date="2018-03-10T14:41:08Z">
        <w:r>
          <w:rPr>
            <w:rFonts w:hint="eastAsia" w:ascii="Times New Roman" w:hAnsi="Times New Roman"/>
            <w:szCs w:val="24"/>
          </w:rPr>
          <w:delText>bootsect.S</w:delText>
        </w:r>
      </w:del>
      <w:del w:id="7196" w:author="Janusio" w:date="2018-03-10T14:41:08Z">
        <w:r>
          <w:rPr>
            <w:rFonts w:hint="eastAsia" w:ascii="Times New Roman" w:hAnsi="Times New Roman"/>
            <w:szCs w:val="24"/>
            <w:lang w:val="en-US" w:eastAsia="zh-CN"/>
          </w:rPr>
          <w:delText>会自动生成一组二进制代码并存储在引导扇区。启动内核过程中，</w:delText>
        </w:r>
      </w:del>
      <w:del w:id="7197" w:author="Janusio" w:date="2018-03-10T14:41:08Z">
        <w:r>
          <w:rPr>
            <w:rFonts w:hint="eastAsia" w:ascii="Times New Roman" w:hAnsi="Times New Roman"/>
            <w:szCs w:val="24"/>
          </w:rPr>
          <w:delText>setup. S</w:delText>
        </w:r>
      </w:del>
      <w:del w:id="7198" w:author="Janusio" w:date="2018-03-10T14:41:08Z">
        <w:r>
          <w:rPr>
            <w:rFonts w:hint="eastAsia" w:ascii="Times New Roman" w:hAnsi="Times New Roman"/>
            <w:szCs w:val="24"/>
            <w:lang w:val="en-US" w:eastAsia="zh-CN"/>
          </w:rPr>
          <w:delText>会检查分配到内存的内核镜像代码是否正常，如果代码正确，则利用BIOS终端进行对内存信息、显示器、硬盘信息的读取。然后CPU进行保护模式。</w:delText>
        </w:r>
      </w:del>
    </w:p>
    <w:p>
      <w:pPr>
        <w:pStyle w:val="27"/>
        <w:spacing w:beforeLines="0" w:afterLines="0" w:line="360" w:lineRule="auto"/>
        <w:ind w:firstLine="420" w:firstLineChars="0"/>
        <w:rPr>
          <w:del w:id="7199" w:author="Janusio" w:date="2018-03-10T14:41:08Z"/>
          <w:rFonts w:hint="eastAsia" w:ascii="Times New Roman" w:hAnsi="Times New Roman"/>
          <w:szCs w:val="24"/>
          <w:lang w:val="en-US" w:eastAsia="zh-CN"/>
        </w:rPr>
      </w:pPr>
      <w:del w:id="7200" w:author="Janusio" w:date="2018-03-10T14:41:08Z">
        <w:r>
          <w:rPr>
            <w:rFonts w:hint="eastAsia" w:ascii="Times New Roman" w:hAnsi="Times New Roman"/>
            <w:szCs w:val="24"/>
            <w:lang w:val="en-US" w:eastAsia="zh-CN"/>
          </w:rPr>
          <w:delText>（4）系统启动</w:delText>
        </w:r>
      </w:del>
    </w:p>
    <w:p>
      <w:pPr>
        <w:pStyle w:val="27"/>
        <w:spacing w:beforeLines="0" w:afterLines="0" w:line="360" w:lineRule="auto"/>
        <w:ind w:firstLine="420" w:firstLineChars="0"/>
        <w:rPr>
          <w:del w:id="7201" w:author="Janusio" w:date="2018-03-10T14:41:08Z"/>
          <w:rFonts w:hint="eastAsia" w:ascii="Times New Roman" w:hAnsi="Times New Roman"/>
          <w:szCs w:val="24"/>
          <w:lang w:val="en-US" w:eastAsia="zh-CN"/>
        </w:rPr>
      </w:pPr>
      <w:del w:id="7202" w:author="Janusio" w:date="2018-03-10T14:41:08Z">
        <w:r>
          <w:rPr>
            <w:rFonts w:hint="eastAsia" w:ascii="Times New Roman" w:hAnsi="Times New Roman"/>
            <w:szCs w:val="24"/>
            <w:lang w:val="en-US" w:eastAsia="zh-CN"/>
          </w:rPr>
          <w:delText>内核加载完成后，会将计算机硬件和相关的驱动实现初始化操作，并读取initrd，完成加载驱动模块。随后执行根文件系统中的init进程，也就是系统启动的第一个进程。init进程是系统运行的第一个进程，其他进程可以通过fork该进程的方式启动。当init接管了系统的控制权先之后，它首先会去读取/etc/inittab文件来执行相应的系统初始化脚本(/etc/rc.d/rc.sysinit)进行系统初始化，如设置键盘、字体，装载模块，设置网络等。当/etc/rc.d/rc.sysinit执行完后，执行/etc/rc.d/rc脚本启动系统所需要的各种服务，系统就可以顺利工作。</w:delText>
        </w:r>
      </w:del>
    </w:p>
    <w:p>
      <w:pPr>
        <w:pStyle w:val="27"/>
        <w:numPr>
          <w:ilvl w:val="-1"/>
          <w:numId w:val="0"/>
        </w:numPr>
        <w:spacing w:beforeLines="0" w:afterLines="0" w:line="360" w:lineRule="auto"/>
        <w:ind w:firstLine="420" w:firstLineChars="0"/>
        <w:rPr>
          <w:del w:id="7203" w:author="Janusio" w:date="2018-03-10T14:41:08Z"/>
          <w:rFonts w:hint="eastAsia" w:ascii="Times New Roman" w:hAnsi="Times New Roman"/>
          <w:szCs w:val="24"/>
          <w:lang w:val="en-US" w:eastAsia="zh-CN"/>
        </w:rPr>
      </w:pPr>
      <w:del w:id="7204" w:author="Janusio" w:date="2018-03-10T14:41:08Z">
        <w:r>
          <w:rPr>
            <w:rFonts w:hint="eastAsia" w:ascii="Times New Roman" w:hAnsi="Times New Roman"/>
            <w:szCs w:val="24"/>
            <w:lang w:val="en-US" w:eastAsia="zh-CN"/>
          </w:rPr>
          <w:delText>（5）登录系统</w:delText>
        </w:r>
      </w:del>
    </w:p>
    <w:p>
      <w:pPr>
        <w:pStyle w:val="27"/>
        <w:spacing w:beforeLines="0" w:afterLines="0" w:line="360" w:lineRule="auto"/>
        <w:ind w:firstLine="420" w:firstLineChars="0"/>
        <w:rPr>
          <w:del w:id="7205" w:author="Janusio" w:date="2018-03-10T14:41:08Z"/>
          <w:rFonts w:hint="eastAsia" w:ascii="Times New Roman" w:hAnsi="Times New Roman"/>
          <w:szCs w:val="24"/>
          <w:lang w:val="en-US" w:eastAsia="zh-CN"/>
        </w:rPr>
      </w:pPr>
      <w:del w:id="7206" w:author="Janusio" w:date="2018-03-10T14:41:08Z">
        <w:r>
          <w:rPr>
            <w:rFonts w:hint="eastAsia" w:ascii="Times New Roman" w:hAnsi="Times New Roman"/>
            <w:szCs w:val="24"/>
            <w:lang w:val="en-US" w:eastAsia="zh-CN"/>
          </w:rPr>
          <w:delText>之后，由mingetty进行login操作。最后，当用户成功登录，在用户界面出现shell的时候，用户就可以使用操作系统了。Linux启动详细的流程如</w:delText>
        </w:r>
      </w:del>
      <w:del w:id="7207" w:author="Janusio" w:date="2018-03-10T14:41:08Z">
        <w:r>
          <w:rPr>
            <w:rFonts w:hint="default" w:ascii="Times New Roman" w:hAnsi="Times New Roman" w:eastAsia="宋体" w:cs="Times New Roman"/>
            <w:szCs w:val="24"/>
            <w:lang w:val="en-US" w:eastAsia="zh-CN"/>
          </w:rPr>
          <w:delText>图4.</w:delText>
        </w:r>
      </w:del>
      <w:del w:id="7208" w:author="Janusio" w:date="2018-03-10T14:41:08Z">
        <w:r>
          <w:rPr>
            <w:rFonts w:hint="eastAsia" w:ascii="Times New Roman" w:hAnsi="Times New Roman" w:eastAsia="宋体" w:cs="Times New Roman"/>
            <w:szCs w:val="24"/>
            <w:lang w:val="en-US" w:eastAsia="zh-CN"/>
          </w:rPr>
          <w:delText>3</w:delText>
        </w:r>
      </w:del>
      <w:del w:id="7209" w:author="Janusio" w:date="2018-03-10T14:41:08Z">
        <w:r>
          <w:rPr>
            <w:rFonts w:hint="eastAsia" w:ascii="Times New Roman" w:hAnsi="Times New Roman"/>
            <w:szCs w:val="24"/>
            <w:lang w:val="en-US" w:eastAsia="zh-CN"/>
          </w:rPr>
          <w:delText>所示。</w:delText>
        </w:r>
      </w:del>
    </w:p>
    <w:p>
      <w:pPr>
        <w:pStyle w:val="27"/>
        <w:ind w:firstLine="420" w:firstLineChars="0"/>
        <w:jc w:val="center"/>
        <w:rPr>
          <w:del w:id="7210" w:author="Janusio" w:date="2018-03-10T14:41:08Z"/>
          <w:rFonts w:ascii="宋体" w:hAnsi="宋体" w:eastAsia="宋体" w:cs="宋体"/>
          <w:szCs w:val="24"/>
        </w:rPr>
      </w:pPr>
      <w:del w:id="7211" w:author="Janusio" w:date="2018-03-10T14:41:08Z">
        <w:r>
          <w:rPr>
            <w:rFonts w:ascii="宋体" w:hAnsi="宋体" w:eastAsia="宋体" w:cs="宋体"/>
            <w:szCs w:val="24"/>
          </w:rPr>
          <w:drawing>
            <wp:inline distT="0" distB="0" distL="114300" distR="114300">
              <wp:extent cx="2306955" cy="3039745"/>
              <wp:effectExtent l="0" t="0" r="17145" b="8255"/>
              <wp:docPr id="208" name="图片 151" descr="C:\Users\Janus\Desktop\图片6.jpg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C:\Users\Janus\Desktop\图片6.jpg图片6"/>
                      <pic:cNvPicPr>
                        <a:picLocks noChangeAspect="1"/>
                      </pic:cNvPicPr>
                    </pic:nvPicPr>
                    <pic:blipFill>
                      <a:blip r:embed="rId214"/>
                      <a:srcRect/>
                      <a:stretch>
                        <a:fillRect/>
                      </a:stretch>
                    </pic:blipFill>
                    <pic:spPr>
                      <a:xfrm>
                        <a:off x="0" y="0"/>
                        <a:ext cx="2306955" cy="3039745"/>
                      </a:xfrm>
                      <a:prstGeom prst="rect">
                        <a:avLst/>
                      </a:prstGeom>
                      <a:noFill/>
                      <a:ln w="9525">
                        <a:noFill/>
                      </a:ln>
                    </pic:spPr>
                  </pic:pic>
                </a:graphicData>
              </a:graphic>
            </wp:inline>
          </w:drawing>
        </w:r>
      </w:del>
    </w:p>
    <w:p>
      <w:pPr>
        <w:pStyle w:val="27"/>
        <w:ind w:firstLine="420" w:firstLineChars="0"/>
        <w:jc w:val="center"/>
        <w:rPr>
          <w:del w:id="7213" w:author="Janusio" w:date="2018-03-10T14:41:08Z"/>
          <w:rFonts w:hint="eastAsia" w:ascii="Times New Roman" w:hAnsi="Times New Roman"/>
          <w:szCs w:val="24"/>
          <w:lang w:val="en-US" w:eastAsia="zh-CN"/>
        </w:rPr>
      </w:pPr>
      <w:del w:id="7214" w:author="Janusio" w:date="2018-03-10T14:41:08Z">
        <w:r>
          <w:rPr>
            <w:rFonts w:hint="default" w:ascii="Times New Roman" w:hAnsi="Times New Roman" w:eastAsia="宋体" w:cs="Times New Roman"/>
            <w:szCs w:val="24"/>
            <w:lang w:val="en-US" w:eastAsia="zh-CN"/>
          </w:rPr>
          <w:delText>图4.</w:delText>
        </w:r>
      </w:del>
      <w:del w:id="7215" w:author="Janusio" w:date="2018-03-10T14:41:08Z">
        <w:r>
          <w:rPr>
            <w:rFonts w:hint="eastAsia" w:ascii="Times New Roman" w:hAnsi="Times New Roman" w:eastAsia="宋体" w:cs="Times New Roman"/>
            <w:szCs w:val="24"/>
            <w:lang w:val="en-US" w:eastAsia="zh-CN"/>
          </w:rPr>
          <w:delText>3 Linux启动详细信息</w:delText>
        </w:r>
      </w:del>
    </w:p>
    <w:p>
      <w:pPr>
        <w:pStyle w:val="27"/>
        <w:ind w:firstLine="420" w:firstLineChars="0"/>
        <w:rPr>
          <w:del w:id="7216" w:author="Janusio" w:date="2018-03-10T14:41:08Z"/>
          <w:rFonts w:hint="eastAsia" w:ascii="Times New Roman" w:hAnsi="Times New Roman"/>
          <w:szCs w:val="24"/>
          <w:lang w:val="en-US" w:eastAsia="zh-CN"/>
        </w:rPr>
      </w:pPr>
    </w:p>
    <w:p>
      <w:pPr>
        <w:pStyle w:val="4"/>
        <w:ind w:left="0" w:leftChars="0" w:firstLine="0" w:firstLineChars="0"/>
        <w:rPr>
          <w:del w:id="7217" w:author="Janusio" w:date="2018-03-10T14:41:08Z"/>
          <w:rFonts w:hint="eastAsia" w:ascii="Times New Roman" w:hAnsi="Times New Roman" w:eastAsia="黑体"/>
          <w:b/>
          <w:szCs w:val="24"/>
        </w:rPr>
      </w:pPr>
      <w:del w:id="7218" w:author="Janusio" w:date="2018-03-10T14:41:08Z">
        <w:r>
          <w:rPr>
            <w:rFonts w:hint="eastAsia" w:ascii="Times New Roman" w:hAnsi="Times New Roman" w:eastAsia="黑体"/>
            <w:b/>
            <w:szCs w:val="24"/>
            <w:lang w:val="en-US" w:eastAsia="zh-CN"/>
          </w:rPr>
          <w:delText>Linux启动可信度量因素及内容分析</w:delText>
        </w:r>
      </w:del>
    </w:p>
    <w:p>
      <w:pPr>
        <w:spacing w:line="360" w:lineRule="auto"/>
        <w:ind w:firstLine="420" w:firstLineChars="0"/>
        <w:rPr>
          <w:del w:id="7219" w:author="Janusio" w:date="2018-03-10T14:41:08Z"/>
          <w:rFonts w:hint="eastAsia"/>
          <w:lang w:val="en-US" w:eastAsia="zh-CN"/>
        </w:rPr>
      </w:pPr>
      <w:del w:id="7220" w:author="Janusio" w:date="2018-03-10T14:41:08Z">
        <w:r>
          <w:rPr>
            <w:rFonts w:hint="eastAsia"/>
            <w:lang w:val="en-US" w:eastAsia="zh-CN"/>
          </w:rPr>
          <w:delText>可信虚拟平台上不仅仅有作为底层服务器的Linux主机，也存在着作为虚拟机的Linux操作系统，所以确定Linux启动时的可信度量因素和内容十分有必要。在分析了Linux启动的流程后，本文将对Linux启动过程中需要被完整性度量的因素和内容进行分析。</w:delText>
        </w:r>
      </w:del>
    </w:p>
    <w:p>
      <w:pPr>
        <w:spacing w:line="360" w:lineRule="auto"/>
        <w:ind w:firstLine="420" w:firstLineChars="0"/>
        <w:rPr>
          <w:del w:id="7221" w:author="Janusio" w:date="2018-03-10T14:41:08Z"/>
          <w:rFonts w:hint="eastAsia"/>
        </w:rPr>
      </w:pPr>
      <w:del w:id="7222" w:author="Janusio" w:date="2018-03-10T14:41:08Z">
        <w:r>
          <w:rPr>
            <w:rFonts w:hint="eastAsia"/>
            <w:lang w:eastAsia="zh-CN"/>
          </w:rPr>
          <w:delText>（</w:delText>
        </w:r>
      </w:del>
      <w:del w:id="7223" w:author="Janusio" w:date="2018-03-10T14:41:08Z">
        <w:r>
          <w:rPr>
            <w:rFonts w:hint="eastAsia"/>
            <w:lang w:val="en-US" w:eastAsia="zh-CN"/>
          </w:rPr>
          <w:delText>1</w:delText>
        </w:r>
      </w:del>
      <w:del w:id="7224" w:author="Janusio" w:date="2018-03-10T14:41:08Z">
        <w:r>
          <w:rPr>
            <w:rFonts w:hint="eastAsia"/>
            <w:lang w:eastAsia="zh-CN"/>
          </w:rPr>
          <w:delText>）</w:delText>
        </w:r>
      </w:del>
      <w:del w:id="7225" w:author="Janusio" w:date="2018-03-10T14:41:08Z">
        <w:r>
          <w:rPr>
            <w:rFonts w:hint="eastAsia"/>
            <w:lang w:val="en-US" w:eastAsia="zh-CN"/>
          </w:rPr>
          <w:delText>完整性度量因素</w:delText>
        </w:r>
      </w:del>
    </w:p>
    <w:p>
      <w:pPr>
        <w:spacing w:line="360" w:lineRule="auto"/>
        <w:ind w:firstLine="420" w:firstLineChars="0"/>
        <w:rPr>
          <w:del w:id="7226" w:author="Janusio" w:date="2018-03-10T14:41:08Z"/>
          <w:rFonts w:hint="eastAsia"/>
        </w:rPr>
      </w:pPr>
      <w:del w:id="7227" w:author="Janusio" w:date="2018-03-10T14:41:08Z">
        <w:r>
          <w:rPr>
            <w:rFonts w:hint="eastAsia"/>
          </w:rPr>
          <w:delText>单个组件的完整性</w:delText>
        </w:r>
      </w:del>
      <w:del w:id="7228" w:author="Janusio" w:date="2018-03-10T14:41:08Z">
        <w:r>
          <w:rPr>
            <w:rFonts w:hint="eastAsia"/>
            <w:lang w:eastAsia="zh-CN"/>
          </w:rPr>
          <w:delText>：</w:delText>
        </w:r>
      </w:del>
      <w:del w:id="7229" w:author="Janusio" w:date="2018-03-10T14:41:08Z">
        <w:r>
          <w:rPr>
            <w:rFonts w:hint="eastAsia"/>
          </w:rPr>
          <w:delText xml:space="preserve">其目的主要是防止组件被破坏、感染病毒、植入木马等。    </w:delText>
        </w:r>
      </w:del>
    </w:p>
    <w:p>
      <w:pPr>
        <w:spacing w:line="360" w:lineRule="auto"/>
        <w:ind w:firstLine="420" w:firstLineChars="0"/>
        <w:rPr>
          <w:del w:id="7230" w:author="Janusio" w:date="2018-03-10T14:41:08Z"/>
          <w:rFonts w:hint="eastAsia"/>
        </w:rPr>
      </w:pPr>
      <w:del w:id="7231" w:author="Janusio" w:date="2018-03-10T14:41:08Z">
        <w:r>
          <w:rPr>
            <w:rFonts w:hint="eastAsia"/>
          </w:rPr>
          <w:delText>过程所需组件的完整性</w:delText>
        </w:r>
      </w:del>
      <w:del w:id="7232" w:author="Janusio" w:date="2018-03-10T14:41:08Z">
        <w:r>
          <w:rPr>
            <w:rFonts w:hint="eastAsia"/>
            <w:lang w:eastAsia="zh-CN"/>
          </w:rPr>
          <w:delText>：</w:delText>
        </w:r>
      </w:del>
      <w:del w:id="7233" w:author="Janusio" w:date="2018-03-10T14:41:08Z">
        <w:r>
          <w:rPr>
            <w:rFonts w:hint="eastAsia"/>
          </w:rPr>
          <w:delTex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delText>
        </w:r>
      </w:del>
      <w:del w:id="7234" w:author="Janusio" w:date="2018-03-10T14:41:08Z">
        <w:r>
          <w:rPr>
            <w:rFonts w:hint="eastAsia"/>
            <w:lang w:val="en-US" w:eastAsia="zh-CN"/>
          </w:rPr>
          <w:delText>保证</w:delText>
        </w:r>
      </w:del>
      <w:del w:id="7235" w:author="Janusio" w:date="2018-03-10T14:41:08Z">
        <w:r>
          <w:rPr>
            <w:rFonts w:hint="eastAsia"/>
          </w:rPr>
          <w:delText>的。</w:delText>
        </w:r>
      </w:del>
    </w:p>
    <w:p>
      <w:pPr>
        <w:spacing w:line="360" w:lineRule="auto"/>
        <w:ind w:firstLine="420" w:firstLineChars="0"/>
        <w:rPr>
          <w:del w:id="7236" w:author="Janusio" w:date="2018-03-10T14:41:08Z"/>
          <w:rFonts w:hint="eastAsia"/>
        </w:rPr>
      </w:pPr>
      <w:del w:id="7237" w:author="Janusio" w:date="2018-03-10T14:41:08Z">
        <w:r>
          <w:rPr>
            <w:rFonts w:hint="eastAsia"/>
            <w:lang w:eastAsia="zh-CN"/>
          </w:rPr>
          <w:delText>（</w:delText>
        </w:r>
      </w:del>
      <w:del w:id="7238" w:author="Janusio" w:date="2018-03-10T14:41:08Z">
        <w:r>
          <w:rPr>
            <w:rFonts w:hint="eastAsia"/>
            <w:lang w:val="en-US" w:eastAsia="zh-CN"/>
          </w:rPr>
          <w:delText>2</w:delText>
        </w:r>
      </w:del>
      <w:del w:id="7239" w:author="Janusio" w:date="2018-03-10T14:41:08Z">
        <w:r>
          <w:rPr>
            <w:rFonts w:hint="eastAsia"/>
            <w:lang w:eastAsia="zh-CN"/>
          </w:rPr>
          <w:delText>）</w:delText>
        </w:r>
      </w:del>
      <w:del w:id="7240" w:author="Janusio" w:date="2018-03-10T14:41:08Z">
        <w:r>
          <w:rPr>
            <w:rFonts w:hint="eastAsia"/>
            <w:lang w:val="en-US" w:eastAsia="zh-CN"/>
          </w:rPr>
          <w:delText>完整性度量内容</w:delText>
        </w:r>
      </w:del>
    </w:p>
    <w:p>
      <w:pPr>
        <w:spacing w:line="360" w:lineRule="auto"/>
        <w:ind w:firstLine="420" w:firstLineChars="0"/>
        <w:rPr>
          <w:del w:id="7241" w:author="Janusio" w:date="2018-03-10T14:41:08Z"/>
          <w:rFonts w:hint="eastAsia"/>
        </w:rPr>
      </w:pPr>
      <w:del w:id="7242" w:author="Janusio" w:date="2018-03-10T14:41:08Z">
        <w:r>
          <w:rPr>
            <w:rFonts w:hint="eastAsia"/>
          </w:rPr>
          <w:delText xml:space="preserve"> 分析了Linux启动过程和对启动过程进行完整性度量需要考虑的因素的基础上，就可以确定Linux启动流程需要进行完整性度量的内容了。</w:delText>
        </w:r>
      </w:del>
    </w:p>
    <w:p>
      <w:pPr>
        <w:numPr>
          <w:ilvl w:val="0"/>
          <w:numId w:val="18"/>
        </w:numPr>
        <w:spacing w:line="360" w:lineRule="auto"/>
        <w:ind w:firstLine="420" w:firstLineChars="0"/>
        <w:rPr>
          <w:del w:id="7243" w:author="Janusio" w:date="2018-03-10T14:41:08Z"/>
          <w:rFonts w:hint="eastAsia"/>
        </w:rPr>
      </w:pPr>
      <w:del w:id="7244" w:author="Janusio" w:date="2018-03-10T14:41:08Z">
        <w:r>
          <w:rPr>
            <w:rFonts w:hint="eastAsia"/>
          </w:rPr>
          <w:delText>主引导扇区MBR。当BIOS自检完毕，在检</w:delText>
        </w:r>
      </w:del>
      <w:del w:id="7245" w:author="Janusio" w:date="2018-03-10T14:41:08Z">
        <w:r>
          <w:rPr>
            <w:rFonts w:hint="eastAsia"/>
            <w:lang w:val="en-US" w:eastAsia="zh-CN"/>
          </w:rPr>
          <w:delText>测</w:delText>
        </w:r>
      </w:del>
      <w:del w:id="7246" w:author="Janusio" w:date="2018-03-10T14:41:08Z">
        <w:r>
          <w:rPr>
            <w:rFonts w:hint="eastAsia"/>
          </w:rPr>
          <w:delText>和重置平台的其他硬件设备之后，将会把控制权转交给MBR。在MBR中有预启动代码和磁盘分区表等一系列重要信息，所以需要对其加以保护。</w:delText>
        </w:r>
      </w:del>
    </w:p>
    <w:p>
      <w:pPr>
        <w:numPr>
          <w:ilvl w:val="0"/>
          <w:numId w:val="0"/>
        </w:numPr>
        <w:spacing w:line="360" w:lineRule="auto"/>
        <w:ind w:firstLine="420" w:firstLineChars="0"/>
        <w:rPr>
          <w:del w:id="7247" w:author="Janusio" w:date="2018-03-10T14:41:08Z"/>
          <w:rFonts w:hint="eastAsia"/>
        </w:rPr>
      </w:pPr>
      <w:del w:id="7248" w:author="Janusio" w:date="2018-03-10T14:41:08Z">
        <w:r>
          <w:rPr>
            <w:rFonts w:hint="eastAsia"/>
          </w:rPr>
          <w:delText>Grub引导系统。stagel:stagel会被直接的写入MBR中，这样计算机设备在启动时一旦对硬件的安全性检测完毕以后就会将系统的控制权转到GRUB中。stage2也是必须具有的，通常它存放在某个文件系统中。stage2是Grub的核心，基本上所有的Grub功能都是由stage2实现的。stagel5是可选的，它介于stage1和stage2之间，当stagel不能够识别stage2所在的文件系统的时候，就会调用stagel-5来识别文件系统以便加载stage20</w:delText>
        </w:r>
      </w:del>
      <w:del w:id="7249" w:author="Janusio" w:date="2018-03-10T14:41:08Z">
        <w:r>
          <w:rPr>
            <w:rFonts w:hint="eastAsia"/>
            <w:lang w:eastAsia="zh-CN"/>
          </w:rPr>
          <w:delText>。</w:delText>
        </w:r>
      </w:del>
      <w:del w:id="7250" w:author="Janusio" w:date="2018-03-10T14:41:08Z">
        <w:r>
          <w:rPr>
            <w:rFonts w:hint="eastAsia"/>
          </w:rPr>
          <w:delText>因此，Grub的实际运行流程是stager</w:delText>
        </w:r>
      </w:del>
      <w:del w:id="7251" w:author="Janusio" w:date="2018-03-10T14:41:08Z">
        <w:r>
          <w:rPr>
            <w:rFonts w:hint="eastAsia"/>
            <w:lang w:val="en-US" w:eastAsia="zh-CN"/>
          </w:rPr>
          <w:delText>-1、</w:delText>
        </w:r>
      </w:del>
      <w:del w:id="7252" w:author="Janusio" w:date="2018-03-10T14:41:08Z">
        <w:r>
          <w:rPr>
            <w:rFonts w:hint="eastAsia"/>
          </w:rPr>
          <w:delText>stagel-5(optional)</w:delText>
        </w:r>
      </w:del>
      <w:del w:id="7253" w:author="Janusio" w:date="2018-03-10T14:41:08Z">
        <w:r>
          <w:rPr>
            <w:rFonts w:hint="eastAsia"/>
            <w:lang w:eastAsia="zh-CN"/>
          </w:rPr>
          <w:delText>、</w:delText>
        </w:r>
      </w:del>
      <w:del w:id="7254" w:author="Janusio" w:date="2018-03-10T14:41:08Z">
        <w:r>
          <w:rPr>
            <w:rFonts w:hint="eastAsia"/>
            <w:lang w:val="en-US" w:eastAsia="zh-CN"/>
          </w:rPr>
          <w:delText>s</w:delText>
        </w:r>
      </w:del>
      <w:del w:id="7255" w:author="Janusio" w:date="2018-03-10T14:41:08Z">
        <w:r>
          <w:rPr>
            <w:rFonts w:hint="eastAsia"/>
          </w:rPr>
          <w:delText>tage2这三部分都要度</w:delText>
        </w:r>
      </w:del>
      <w:del w:id="7256" w:author="Janusio" w:date="2018-03-10T14:41:08Z">
        <w:r>
          <w:rPr>
            <w:rFonts w:hint="eastAsia"/>
            <w:lang w:val="en-US" w:eastAsia="zh-CN"/>
          </w:rPr>
          <w:delText>量</w:delText>
        </w:r>
      </w:del>
      <w:del w:id="7257" w:author="Janusio" w:date="2018-03-10T14:41:08Z">
        <w:r>
          <w:rPr>
            <w:rFonts w:hint="eastAsia"/>
          </w:rPr>
          <w:delText xml:space="preserve">。    </w:delText>
        </w:r>
      </w:del>
    </w:p>
    <w:p>
      <w:pPr>
        <w:spacing w:line="360" w:lineRule="auto"/>
        <w:ind w:firstLine="420" w:firstLineChars="0"/>
        <w:rPr>
          <w:del w:id="7258" w:author="Janusio" w:date="2018-03-10T14:41:08Z"/>
          <w:rFonts w:hint="eastAsia"/>
          <w:lang w:eastAsia="zh-CN"/>
        </w:rPr>
      </w:pPr>
      <w:del w:id="7259" w:author="Janusio" w:date="2018-03-10T14:41:08Z">
        <w:r>
          <w:rPr>
            <w:rFonts w:hint="eastAsia"/>
          </w:rPr>
          <w:delText>操作系统内核。内核的引导流程至少应包括两个内核启动的关键文件:initrd和vmlinuz。initrd是Linux在系统引导过程中使用的一个临时根文件系统，用来临时把硬件引导到实际内核vmilnuz能够接管并继续引导</w:delText>
        </w:r>
      </w:del>
      <w:del w:id="7260" w:author="Janusio" w:date="2018-03-10T14:41:08Z">
        <w:r>
          <w:rPr>
            <w:rFonts w:hint="eastAsia"/>
            <w:lang w:eastAsia="zh-CN"/>
          </w:rPr>
          <w:delText>。initrd是一个过渡性质的处理过程。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delText>
        </w:r>
      </w:del>
    </w:p>
    <w:p>
      <w:pPr>
        <w:numPr>
          <w:ilvl w:val="0"/>
          <w:numId w:val="0"/>
        </w:numPr>
        <w:spacing w:line="360" w:lineRule="auto"/>
        <w:ind w:firstLine="420" w:firstLineChars="0"/>
        <w:rPr>
          <w:del w:id="7261" w:author="Janusio" w:date="2018-03-10T14:41:08Z"/>
          <w:rFonts w:hint="eastAsia"/>
          <w:lang w:eastAsia="zh-CN"/>
        </w:rPr>
      </w:pPr>
      <w:del w:id="7262" w:author="Janusio" w:date="2018-03-10T14:41:08Z">
        <w:r>
          <w:rPr>
            <w:rFonts w:hint="eastAsia"/>
            <w:lang w:eastAsia="zh-CN"/>
          </w:rPr>
          <w:delText>所有进程的起点init。它是系统中其它进程的起点，对于这一部分，除了要保证init文件本身的完整性以外，还要保证init所读取的一些配置文件(或脚本)的完整性，这包括//etc/inittab,/etc/rc.d/rc.sysinit和/etc/rc.d/rc等。</w:delText>
        </w:r>
      </w:del>
    </w:p>
    <w:p>
      <w:pPr>
        <w:numPr>
          <w:ilvl w:val="0"/>
          <w:numId w:val="0"/>
        </w:numPr>
        <w:spacing w:line="360" w:lineRule="auto"/>
        <w:ind w:firstLine="420" w:firstLineChars="0"/>
        <w:rPr>
          <w:del w:id="7263" w:author="Janusio" w:date="2018-03-10T14:41:08Z"/>
          <w:rFonts w:hint="eastAsia"/>
          <w:lang w:eastAsia="zh-CN"/>
        </w:rPr>
      </w:pPr>
      <w:del w:id="7264" w:author="Janusio" w:date="2018-03-10T14:41:08Z">
        <w:r>
          <w:rPr>
            <w:rFonts w:hint="eastAsia"/>
            <w:lang w:eastAsia="zh-CN"/>
          </w:rPr>
          <w:delText>mingetty。当init重新从rc返回获取控制权的时候，它将启动mingetty</w:delText>
        </w:r>
      </w:del>
      <w:del w:id="7265" w:author="Janusio" w:date="2018-03-10T14:41:08Z">
        <w:r>
          <w:rPr>
            <w:rFonts w:hint="eastAsia"/>
            <w:lang w:val="en-US" w:eastAsia="zh-CN"/>
          </w:rPr>
          <w:delText>进行</w:delText>
        </w:r>
      </w:del>
      <w:del w:id="7266" w:author="Janusio" w:date="2018-03-10T14:41:08Z">
        <w:r>
          <w:rPr>
            <w:rFonts w:hint="eastAsia"/>
            <w:lang w:eastAsia="zh-CN"/>
          </w:rPr>
          <w:delText>打开终端、设置模式、输出登录界面和提示、接收用户名的输入、以用户名为login参数、加载login程序。与此同时，与mingetty和login相关的登录配置文件的完整性也要得到保证，这包括/etc/nologin,/etc/securetty,/etc/passwd等。</w:delText>
        </w:r>
      </w:del>
    </w:p>
    <w:p>
      <w:pPr>
        <w:numPr>
          <w:ilvl w:val="0"/>
          <w:numId w:val="0"/>
        </w:numPr>
        <w:spacing w:line="360" w:lineRule="auto"/>
        <w:ind w:firstLine="420" w:firstLineChars="0"/>
        <w:rPr>
          <w:del w:id="7267" w:author="Janusio" w:date="2018-03-10T14:41:08Z"/>
          <w:rFonts w:hint="eastAsia"/>
          <w:lang w:eastAsia="zh-CN"/>
        </w:rPr>
      </w:pPr>
      <w:del w:id="7268" w:author="Janusio" w:date="2018-03-10T14:41:08Z">
        <w:r>
          <w:rPr>
            <w:rFonts w:hint="eastAsia"/>
            <w:lang w:eastAsia="zh-CN"/>
          </w:rPr>
          <w:delText>与启动流程相关的其他文件。当用户成功登录，出现shell的时候，Linux的启动就可以认为结束，用户就可以使用操作系统了。在Linux启动的整个过程中，可能还有其他一些与启动流程相关的文件，例如用户使用的shell文件、内核符号表/boot/System.map和一些启动配置文件等，这是由启动流程、系统配置和用户自己定义的。</w:delText>
        </w:r>
      </w:del>
    </w:p>
    <w:p>
      <w:pPr>
        <w:numPr>
          <w:ilvl w:val="0"/>
          <w:numId w:val="0"/>
        </w:numPr>
        <w:spacing w:line="360" w:lineRule="auto"/>
        <w:ind w:firstLine="420" w:firstLineChars="0"/>
        <w:rPr>
          <w:del w:id="7269" w:author="Janusio" w:date="2018-03-10T14:41:08Z"/>
          <w:rFonts w:hint="eastAsia"/>
        </w:rPr>
      </w:pPr>
      <w:del w:id="7270" w:author="Janusio" w:date="2018-03-10T14:41:08Z">
        <w:r>
          <w:rPr>
            <w:rFonts w:hint="eastAsia"/>
            <w:lang w:eastAsia="zh-CN"/>
          </w:rPr>
          <w:delTex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delText>
        </w:r>
      </w:del>
    </w:p>
    <w:p>
      <w:pPr>
        <w:pStyle w:val="4"/>
        <w:ind w:left="0" w:leftChars="0" w:firstLine="0" w:firstLineChars="0"/>
        <w:rPr>
          <w:del w:id="7271" w:author="Janusio" w:date="2018-03-10T14:41:08Z"/>
          <w:rFonts w:hint="eastAsia" w:ascii="Times New Roman" w:hAnsi="Times New Roman" w:eastAsia="黑体"/>
          <w:b/>
          <w:szCs w:val="24"/>
        </w:rPr>
      </w:pPr>
      <w:del w:id="7272" w:author="Janusio" w:date="2018-03-10T14:41:08Z">
        <w:r>
          <w:rPr>
            <w:rFonts w:hint="eastAsia" w:ascii="Times New Roman" w:hAnsi="Times New Roman" w:eastAsia="黑体"/>
            <w:b/>
            <w:szCs w:val="24"/>
            <w:lang w:val="en-US" w:eastAsia="zh-CN"/>
          </w:rPr>
          <w:delText>Linux虚拟机启动可信度量因素及内容分析</w:delText>
        </w:r>
      </w:del>
    </w:p>
    <w:p>
      <w:pPr>
        <w:pStyle w:val="27"/>
        <w:spacing w:line="360" w:lineRule="auto"/>
        <w:ind w:firstLine="420" w:firstLineChars="0"/>
        <w:rPr>
          <w:del w:id="7273" w:author="Janusio" w:date="2018-03-10T14:41:08Z"/>
          <w:rFonts w:hint="eastAsia" w:ascii="Times New Roman" w:hAnsi="Times New Roman"/>
          <w:szCs w:val="24"/>
          <w:lang w:val="en-US" w:eastAsia="zh-CN"/>
        </w:rPr>
      </w:pPr>
      <w:del w:id="7274" w:author="Janusio" w:date="2018-03-10T14:41:08Z">
        <w:r>
          <w:rPr>
            <w:rFonts w:hint="eastAsia" w:ascii="Times New Roman" w:hAnsi="Times New Roman"/>
            <w:szCs w:val="24"/>
            <w:lang w:val="en-US" w:eastAsia="zh-CN"/>
          </w:rPr>
          <w:delText>虚拟机作为被抽象出来的计算机机器，其启动过程中也需要具备真实机器中的启动顺序，不过其中的组件都是由VMM进行抽象和管理的，详细的过程类似真实的及其，本文对其中需要注意的部分进行说明，如下：</w:delText>
        </w:r>
      </w:del>
    </w:p>
    <w:p>
      <w:pPr>
        <w:pStyle w:val="27"/>
        <w:numPr>
          <w:ilvl w:val="0"/>
          <w:numId w:val="19"/>
        </w:numPr>
        <w:spacing w:line="360" w:lineRule="auto"/>
        <w:ind w:firstLine="420" w:firstLineChars="0"/>
        <w:rPr>
          <w:del w:id="7275" w:author="Janusio" w:date="2018-03-10T14:41:08Z"/>
          <w:rFonts w:hint="eastAsia" w:ascii="Times New Roman" w:hAnsi="Times New Roman"/>
          <w:szCs w:val="24"/>
          <w:lang w:val="en-US" w:eastAsia="zh-CN"/>
        </w:rPr>
      </w:pPr>
      <w:del w:id="7276" w:author="Janusio" w:date="2018-03-10T14:41:08Z">
        <w:r>
          <w:rPr>
            <w:rFonts w:hint="eastAsia" w:ascii="Times New Roman" w:hAnsi="Times New Roman"/>
            <w:szCs w:val="24"/>
            <w:lang w:val="en-US" w:eastAsia="zh-CN"/>
          </w:rPr>
          <w:delText>BIOS和bootLoader</w:delText>
        </w:r>
      </w:del>
    </w:p>
    <w:p>
      <w:pPr>
        <w:pStyle w:val="27"/>
        <w:numPr>
          <w:ilvl w:val="-1"/>
          <w:numId w:val="0"/>
        </w:numPr>
        <w:spacing w:line="360" w:lineRule="auto"/>
        <w:ind w:firstLine="420" w:firstLineChars="0"/>
        <w:rPr>
          <w:del w:id="7277" w:author="Janusio" w:date="2018-03-10T14:41:08Z"/>
          <w:rFonts w:hint="eastAsia" w:ascii="Times New Roman" w:hAnsi="Times New Roman"/>
          <w:szCs w:val="24"/>
          <w:lang w:val="en-US" w:eastAsia="zh-CN"/>
        </w:rPr>
      </w:pPr>
      <w:del w:id="7278" w:author="Janusio" w:date="2018-03-10T14:41:08Z">
        <w:r>
          <w:rPr>
            <w:rFonts w:hint="eastAsia" w:ascii="Times New Roman" w:hAnsi="Times New Roman"/>
            <w:szCs w:val="24"/>
            <w:lang w:val="en-US" w:eastAsia="zh-CN"/>
          </w:rPr>
          <w:delText>全虚拟化中的bootLoader模拟了BIOS，通过BIOS引导适用于支持完全虚拟化的虚拟机管理程序。在这种情况下，BIOS具有引导顺序优先级（软盘，硬盘，光驱，网络），确定从何处获取/查找引导映像。</w:delText>
        </w:r>
      </w:del>
    </w:p>
    <w:p>
      <w:pPr>
        <w:pStyle w:val="27"/>
        <w:numPr>
          <w:ilvl w:val="-1"/>
          <w:numId w:val="0"/>
        </w:numPr>
        <w:spacing w:line="360" w:lineRule="auto"/>
        <w:ind w:firstLine="420" w:firstLineChars="0"/>
        <w:rPr>
          <w:del w:id="7279" w:author="Janusio" w:date="2018-03-10T14:41:08Z"/>
          <w:rFonts w:hint="eastAsia" w:ascii="Times New Roman" w:hAnsi="Times New Roman"/>
          <w:szCs w:val="24"/>
          <w:lang w:val="en-US" w:eastAsia="zh-CN"/>
        </w:rPr>
      </w:pPr>
      <w:del w:id="7280" w:author="Janusio" w:date="2018-03-10T14:41:08Z">
        <w:r>
          <w:rPr>
            <w:rFonts w:hint="eastAsia" w:ascii="Times New Roman" w:hAnsi="Times New Roman"/>
            <w:szCs w:val="24"/>
            <w:lang w:val="en-US" w:eastAsia="zh-CN"/>
          </w:rPr>
          <w:delText>该引导方式的具体配置如下;</w:delText>
        </w:r>
      </w:del>
    </w:p>
    <w:p>
      <w:pPr>
        <w:pStyle w:val="27"/>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del w:id="7281" w:author="Janusio" w:date="2018-03-10T14:41:08Z"/>
          <w:rFonts w:hint="eastAsia" w:ascii="Times New Roman" w:hAnsi="Times New Roman"/>
          <w:szCs w:val="22"/>
          <w:lang w:val="en-US" w:eastAsia="zh-CN"/>
        </w:rPr>
      </w:pPr>
      <w:del w:id="7282" w:author="Janusio" w:date="2018-03-10T14:41:08Z">
        <w:r>
          <w:rPr>
            <w:rFonts w:hint="eastAsia" w:ascii="Times New Roman" w:hAnsi="Times New Roman"/>
            <w:szCs w:val="24"/>
            <w:lang w:val="en-US" w:eastAsia="zh-CN"/>
          </w:rPr>
          <w:delText xml:space="preserve">  </w:delText>
        </w:r>
      </w:del>
      <w:del w:id="7283" w:author="Janusio" w:date="2018-03-10T14:41:08Z">
        <w:r>
          <w:rPr>
            <w:rFonts w:hint="eastAsia" w:ascii="Times New Roman" w:hAnsi="Times New Roman"/>
            <w:szCs w:val="22"/>
            <w:lang w:val="en-US" w:eastAsia="zh-CN"/>
          </w:rPr>
          <w:delText>&lt;os&gt; </w:delText>
        </w:r>
      </w:del>
      <w:del w:id="7284" w:author="Janusio" w:date="2018-03-10T14:41:08Z">
        <w:r>
          <w:rPr>
            <w:rFonts w:hint="eastAsia" w:ascii="Times New Roman" w:hAnsi="Times New Roman"/>
            <w:szCs w:val="22"/>
            <w:lang w:val="en-US" w:eastAsia="zh-CN"/>
          </w:rPr>
          <w:br w:type="textWrapping"/>
        </w:r>
      </w:del>
      <w:del w:id="7285" w:author="Janusio" w:date="2018-03-10T14:41:08Z">
        <w:r>
          <w:rPr>
            <w:rFonts w:hint="eastAsia" w:ascii="Times New Roman" w:hAnsi="Times New Roman"/>
            <w:szCs w:val="22"/>
            <w:lang w:val="en-US" w:eastAsia="zh-CN"/>
          </w:rPr>
          <w:delText>    &lt;type&gt;hvm&lt;/type&gt; </w:delText>
        </w:r>
      </w:del>
      <w:del w:id="7286" w:author="Janusio" w:date="2018-03-10T14:41:08Z">
        <w:r>
          <w:rPr>
            <w:rFonts w:hint="eastAsia" w:ascii="Times New Roman" w:hAnsi="Times New Roman"/>
            <w:szCs w:val="22"/>
            <w:lang w:val="en-US" w:eastAsia="zh-CN"/>
          </w:rPr>
          <w:br w:type="textWrapping"/>
        </w:r>
      </w:del>
      <w:del w:id="7287" w:author="Janusio" w:date="2018-03-10T14:41:08Z">
        <w:r>
          <w:rPr>
            <w:rFonts w:hint="eastAsia" w:ascii="Times New Roman" w:hAnsi="Times New Roman"/>
            <w:szCs w:val="22"/>
            <w:lang w:val="en-US" w:eastAsia="zh-CN"/>
          </w:rPr>
          <w:delText>    &lt;loader&gt;/usr/lib/xen/boot/hvmloader&lt;/loader&gt; </w:delText>
        </w:r>
      </w:del>
      <w:del w:id="7288" w:author="Janusio" w:date="2018-03-10T14:41:08Z">
        <w:r>
          <w:rPr>
            <w:rFonts w:hint="eastAsia" w:ascii="Times New Roman" w:hAnsi="Times New Roman"/>
            <w:szCs w:val="22"/>
            <w:lang w:val="en-US" w:eastAsia="zh-CN"/>
          </w:rPr>
          <w:br w:type="textWrapping"/>
        </w:r>
      </w:del>
      <w:del w:id="7289" w:author="Janusio" w:date="2018-03-10T14:41:08Z">
        <w:r>
          <w:rPr>
            <w:rFonts w:hint="eastAsia" w:ascii="Times New Roman" w:hAnsi="Times New Roman"/>
            <w:szCs w:val="22"/>
            <w:lang w:val="en-US" w:eastAsia="zh-CN"/>
          </w:rPr>
          <w:delText>    &lt;boot dev='hd'/&gt; </w:delText>
        </w:r>
      </w:del>
      <w:del w:id="7290" w:author="Janusio" w:date="2018-03-10T14:41:08Z">
        <w:r>
          <w:rPr>
            <w:rFonts w:hint="eastAsia" w:ascii="Times New Roman" w:hAnsi="Times New Roman"/>
            <w:szCs w:val="22"/>
            <w:lang w:val="en-US" w:eastAsia="zh-CN"/>
          </w:rPr>
          <w:br w:type="textWrapping"/>
        </w:r>
      </w:del>
      <w:del w:id="7291" w:author="Janusio" w:date="2018-03-10T14:41:08Z">
        <w:r>
          <w:rPr>
            <w:rFonts w:hint="eastAsia" w:ascii="Times New Roman" w:hAnsi="Times New Roman"/>
            <w:szCs w:val="22"/>
            <w:lang w:val="en-US" w:eastAsia="zh-CN"/>
          </w:rPr>
          <w:delText>    &lt;boot dev='cdrom'/&gt; </w:delText>
        </w:r>
      </w:del>
      <w:del w:id="7292" w:author="Janusio" w:date="2018-03-10T14:41:08Z">
        <w:r>
          <w:rPr>
            <w:rFonts w:hint="eastAsia" w:ascii="Times New Roman" w:hAnsi="Times New Roman"/>
            <w:szCs w:val="22"/>
            <w:lang w:val="en-US" w:eastAsia="zh-CN"/>
          </w:rPr>
          <w:br w:type="textWrapping"/>
        </w:r>
      </w:del>
      <w:del w:id="7293" w:author="Janusio" w:date="2018-03-10T14:41:08Z">
        <w:r>
          <w:rPr>
            <w:rFonts w:hint="eastAsia" w:ascii="Times New Roman" w:hAnsi="Times New Roman"/>
            <w:szCs w:val="22"/>
            <w:lang w:val="en-US" w:eastAsia="zh-CN"/>
          </w:rPr>
          <w:delText>    &lt;bootmenu enable='yes'/&gt; </w:delText>
        </w:r>
      </w:del>
      <w:del w:id="7294" w:author="Janusio" w:date="2018-03-10T14:41:08Z">
        <w:r>
          <w:rPr>
            <w:rFonts w:hint="eastAsia" w:ascii="Times New Roman" w:hAnsi="Times New Roman"/>
            <w:szCs w:val="22"/>
            <w:lang w:val="en-US" w:eastAsia="zh-CN"/>
          </w:rPr>
          <w:br w:type="textWrapping"/>
        </w:r>
      </w:del>
      <w:del w:id="7295" w:author="Janusio" w:date="2018-03-10T14:41:08Z">
        <w:r>
          <w:rPr>
            <w:rFonts w:hint="eastAsia" w:ascii="Times New Roman" w:hAnsi="Times New Roman"/>
            <w:szCs w:val="22"/>
            <w:lang w:val="en-US" w:eastAsia="zh-CN"/>
          </w:rPr>
          <w:delText>    &lt;smbios mode='sysinfo'/&gt; </w:delText>
        </w:r>
      </w:del>
      <w:del w:id="7296" w:author="Janusio" w:date="2018-03-10T14:41:08Z">
        <w:r>
          <w:rPr>
            <w:rFonts w:hint="eastAsia" w:ascii="Times New Roman" w:hAnsi="Times New Roman"/>
            <w:szCs w:val="22"/>
            <w:lang w:val="en-US" w:eastAsia="zh-CN"/>
          </w:rPr>
          <w:br w:type="textWrapping"/>
        </w:r>
      </w:del>
      <w:del w:id="7297" w:author="Janusio" w:date="2018-03-10T14:41:08Z">
        <w:r>
          <w:rPr>
            <w:rFonts w:hint="eastAsia" w:ascii="Times New Roman" w:hAnsi="Times New Roman"/>
            <w:szCs w:val="22"/>
            <w:lang w:val="en-US" w:eastAsia="zh-CN"/>
          </w:rPr>
          <w:delText>  &lt;/os&gt; </w:delText>
        </w:r>
      </w:del>
      <w:del w:id="7298" w:author="Janusio" w:date="2018-03-10T14:41:08Z">
        <w:r>
          <w:rPr>
            <w:rFonts w:hint="eastAsia" w:ascii="Times New Roman" w:hAnsi="Times New Roman"/>
            <w:szCs w:val="22"/>
            <w:lang w:val="en-US" w:eastAsia="zh-CN"/>
          </w:rPr>
          <w:br w:type="textWrapping"/>
        </w:r>
      </w:del>
      <w:del w:id="7299" w:author="Janusio" w:date="2018-03-10T14:41:08Z">
        <w:r>
          <w:rPr>
            <w:rFonts w:hint="eastAsia" w:ascii="Times New Roman" w:hAnsi="Times New Roman"/>
            <w:szCs w:val="22"/>
            <w:lang w:val="en-US" w:eastAsia="zh-CN"/>
          </w:rPr>
          <w:delText>  ... </w:delText>
        </w:r>
      </w:del>
    </w:p>
    <w:p>
      <w:pPr>
        <w:pStyle w:val="27"/>
        <w:numPr>
          <w:ilvl w:val="-1"/>
          <w:numId w:val="0"/>
        </w:numPr>
        <w:spacing w:beforeLines="0" w:afterLines="0" w:line="360" w:lineRule="auto"/>
        <w:ind w:firstLine="420" w:firstLineChars="0"/>
        <w:rPr>
          <w:del w:id="7300" w:author="Janusio" w:date="2018-03-10T14:41:08Z"/>
          <w:rFonts w:hint="default" w:ascii="Times New Roman" w:hAnsi="Times New Roman" w:cs="Times New Roman"/>
          <w:szCs w:val="24"/>
          <w:lang w:val="en-US" w:eastAsia="zh-CN"/>
        </w:rPr>
      </w:pPr>
      <w:del w:id="7301" w:author="Janusio" w:date="2018-03-10T14:41:08Z">
        <w:r>
          <w:rPr>
            <w:rFonts w:hint="eastAsia" w:asciiTheme="minorEastAsia" w:hAnsiTheme="minorEastAsia" w:cstheme="minorEastAsia"/>
            <w:szCs w:val="24"/>
            <w:lang w:val="en-US" w:eastAsia="zh-CN"/>
          </w:rPr>
          <w:delText>半虚拟化中的Host bootloader，使用半虚拟化的虚拟机管理程序通常不会模拟BIOS，而是由主机负责启动操作系统。这可以在主机中使用伪引导程序来为访客提供一个选择内</w:delText>
        </w:r>
      </w:del>
      <w:del w:id="7302" w:author="Janusio" w:date="2018-03-10T14:41:08Z">
        <w:r>
          <w:rPr>
            <w:rFonts w:hint="default" w:ascii="Times New Roman" w:hAnsi="Times New Roman" w:cs="Times New Roman"/>
            <w:szCs w:val="24"/>
            <w:lang w:val="en-US" w:eastAsia="zh-CN"/>
          </w:rPr>
          <w:delText>核的界面。 一个例子是Xen与pygrub。</w:delText>
        </w:r>
      </w:del>
    </w:p>
    <w:p>
      <w:pPr>
        <w:pStyle w:val="27"/>
        <w:numPr>
          <w:ilvl w:val="-1"/>
          <w:numId w:val="0"/>
        </w:numPr>
        <w:spacing w:beforeLines="0" w:afterLines="0" w:line="360" w:lineRule="auto"/>
        <w:ind w:firstLine="420" w:firstLineChars="0"/>
        <w:rPr>
          <w:del w:id="7303" w:author="Janusio" w:date="2018-03-10T14:41:08Z"/>
          <w:rFonts w:hint="default" w:ascii="Times New Roman" w:hAnsi="Times New Roman" w:cs="Times New Roman"/>
          <w:szCs w:val="24"/>
          <w:lang w:val="en-US" w:eastAsia="zh-CN"/>
        </w:rPr>
      </w:pPr>
      <w:del w:id="7304" w:author="Janusio" w:date="2018-03-10T14:41:08Z">
        <w:r>
          <w:rPr>
            <w:rFonts w:hint="eastAsia" w:ascii="Times New Roman" w:hAnsi="Times New Roman"/>
            <w:szCs w:val="24"/>
            <w:lang w:val="en-US" w:eastAsia="zh-CN"/>
          </w:rPr>
          <w:delText>该引导方式的</w:delText>
        </w:r>
      </w:del>
      <w:del w:id="7305" w:author="Janusio" w:date="2018-03-10T14:41:08Z">
        <w:r>
          <w:rPr>
            <w:rFonts w:hint="default" w:ascii="Times New Roman" w:hAnsi="Times New Roman" w:cs="Times New Roman"/>
            <w:szCs w:val="24"/>
            <w:lang w:val="en-US" w:eastAsia="zh-CN"/>
          </w:rPr>
          <w:delText>配置如下;</w:delText>
        </w:r>
      </w:del>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del w:id="7306" w:author="Janusio" w:date="2018-03-10T14:41:08Z"/>
          <w:rFonts w:hint="default" w:ascii="Times New Roman" w:hAnsi="Times New Roman" w:cs="Times New Roman" w:eastAsiaTheme="minorEastAsia"/>
          <w:b w:val="0"/>
          <w:i w:val="0"/>
          <w:caps w:val="0"/>
          <w:color w:val="4B4B4B"/>
          <w:spacing w:val="0"/>
          <w:szCs w:val="24"/>
          <w:shd w:val="clear" w:fill="FFFFFF"/>
        </w:rPr>
      </w:pPr>
      <w:del w:id="7307" w:author="Janusio" w:date="2018-03-10T14:41:08Z">
        <w:r>
          <w:rPr>
            <w:rFonts w:hint="default" w:ascii="Times New Roman" w:hAnsi="Times New Roman" w:cs="Times New Roman" w:eastAsiaTheme="minorEastAsia"/>
            <w:b w:val="0"/>
            <w:i w:val="0"/>
            <w:caps w:val="0"/>
            <w:color w:val="4B4B4B"/>
            <w:spacing w:val="0"/>
            <w:szCs w:val="24"/>
            <w:shd w:val="clear" w:fill="FFFFFF"/>
          </w:rPr>
          <w:delText>... </w:delText>
        </w:r>
      </w:del>
      <w:del w:id="7308" w:author="Janusio" w:date="2018-03-10T14:41:08Z">
        <w:r>
          <w:rPr>
            <w:rFonts w:hint="default" w:ascii="Times New Roman" w:hAnsi="Times New Roman" w:cs="Times New Roman" w:eastAsiaTheme="minorEastAsia"/>
            <w:b w:val="0"/>
            <w:i w:val="0"/>
            <w:caps w:val="0"/>
            <w:color w:val="4B4B4B"/>
            <w:spacing w:val="0"/>
            <w:szCs w:val="24"/>
            <w:shd w:val="clear" w:fill="FFFFFF"/>
          </w:rPr>
          <w:br w:type="textWrapping"/>
        </w:r>
      </w:del>
      <w:del w:id="7309" w:author="Janusio" w:date="2018-03-10T14:41:08Z">
        <w:r>
          <w:rPr>
            <w:rFonts w:hint="default" w:ascii="Times New Roman" w:hAnsi="Times New Roman" w:cs="Times New Roman" w:eastAsiaTheme="minorEastAsia"/>
            <w:b w:val="0"/>
            <w:i w:val="0"/>
            <w:caps w:val="0"/>
            <w:color w:val="4B4B4B"/>
            <w:spacing w:val="0"/>
            <w:szCs w:val="24"/>
            <w:shd w:val="clear" w:fill="FFFFFF"/>
          </w:rPr>
          <w:delText>  </w:delText>
        </w:r>
      </w:del>
      <w:del w:id="7310" w:author="Janusio" w:date="2018-03-10T14:41:08Z">
        <w:r>
          <w:rPr>
            <w:rFonts w:hint="default" w:ascii="Times New Roman" w:hAnsi="Times New Roman" w:cs="Times New Roman" w:eastAsiaTheme="minorEastAsia"/>
            <w:b w:val="0"/>
            <w:i w:val="0"/>
            <w:caps w:val="0"/>
            <w:color w:val="FF0000"/>
            <w:spacing w:val="0"/>
            <w:szCs w:val="24"/>
            <w:shd w:val="clear" w:fill="FFFFFF"/>
          </w:rPr>
          <w:delText>&lt;bootloader&gt;/usr/bin/pygrub&lt;/bootloader&gt; </w:delText>
        </w:r>
      </w:del>
      <w:del w:id="7311" w:author="Janusio" w:date="2018-03-10T14:41:08Z">
        <w:r>
          <w:rPr>
            <w:rFonts w:hint="default" w:ascii="Times New Roman" w:hAnsi="Times New Roman" w:cs="Times New Roman" w:eastAsiaTheme="minorEastAsia"/>
            <w:b w:val="0"/>
            <w:i w:val="0"/>
            <w:caps w:val="0"/>
            <w:color w:val="FF0000"/>
            <w:spacing w:val="0"/>
            <w:szCs w:val="24"/>
            <w:shd w:val="clear" w:fill="FFFFFF"/>
          </w:rPr>
          <w:br w:type="textWrapping"/>
        </w:r>
      </w:del>
      <w:del w:id="7312" w:author="Janusio" w:date="2018-03-10T14:41:08Z">
        <w:r>
          <w:rPr>
            <w:rFonts w:hint="default" w:ascii="Times New Roman" w:hAnsi="Times New Roman" w:cs="Times New Roman" w:eastAsiaTheme="minorEastAsia"/>
            <w:b w:val="0"/>
            <w:i w:val="0"/>
            <w:caps w:val="0"/>
            <w:color w:val="4B4B4B"/>
            <w:spacing w:val="0"/>
            <w:szCs w:val="24"/>
            <w:shd w:val="clear" w:fill="FFFFFF"/>
          </w:rPr>
          <w:delText>  &lt;bootloader_args&gt;--append single&lt;/bootloader_args&gt; </w:delText>
        </w:r>
      </w:del>
      <w:del w:id="7313" w:author="Janusio" w:date="2018-03-10T14:41:08Z">
        <w:r>
          <w:rPr>
            <w:rFonts w:hint="default" w:ascii="Times New Roman" w:hAnsi="Times New Roman" w:cs="Times New Roman" w:eastAsiaTheme="minorEastAsia"/>
            <w:b w:val="0"/>
            <w:i w:val="0"/>
            <w:caps w:val="0"/>
            <w:color w:val="4B4B4B"/>
            <w:spacing w:val="0"/>
            <w:szCs w:val="24"/>
            <w:shd w:val="clear" w:fill="FFFFFF"/>
          </w:rPr>
          <w:br w:type="textWrapping"/>
        </w:r>
      </w:del>
      <w:del w:id="7314" w:author="Janusio" w:date="2018-03-10T14:41:08Z">
        <w:r>
          <w:rPr>
            <w:rFonts w:hint="default" w:ascii="Times New Roman" w:hAnsi="Times New Roman" w:cs="Times New Roman" w:eastAsiaTheme="minorEastAsia"/>
            <w:b w:val="0"/>
            <w:i w:val="0"/>
            <w:caps w:val="0"/>
            <w:color w:val="4B4B4B"/>
            <w:spacing w:val="0"/>
            <w:szCs w:val="24"/>
            <w:shd w:val="clear" w:fill="FFFFFF"/>
          </w:rPr>
          <w:delText>  ... </w:delText>
        </w:r>
      </w:del>
    </w:p>
    <w:p>
      <w:pPr>
        <w:pStyle w:val="27"/>
        <w:numPr>
          <w:ilvl w:val="-1"/>
          <w:numId w:val="0"/>
        </w:numPr>
        <w:spacing w:beforeLines="0" w:afterLines="0" w:line="360" w:lineRule="auto"/>
        <w:ind w:firstLine="420" w:firstLineChars="0"/>
        <w:rPr>
          <w:del w:id="7315" w:author="Janusio" w:date="2018-03-10T14:41:08Z"/>
          <w:rStyle w:val="17"/>
          <w:rFonts w:hint="eastAsia" w:ascii="Times New Roman" w:hAnsi="Times New Roman" w:cs="Times New Roman"/>
          <w:b w:val="0"/>
          <w:bCs/>
          <w:i w:val="0"/>
          <w:caps w:val="0"/>
          <w:color w:val="4B4B4B"/>
          <w:spacing w:val="0"/>
          <w:szCs w:val="24"/>
          <w:shd w:val="clear" w:fill="FFFFFF"/>
          <w:lang w:val="en-US" w:eastAsia="zh-CN"/>
        </w:rPr>
      </w:pPr>
      <w:del w:id="7316" w:author="Janusio" w:date="2018-03-10T14:41:08Z">
        <w:r>
          <w:rPr>
            <w:rFonts w:hint="default" w:ascii="Times New Roman" w:hAnsi="Times New Roman" w:cs="Times New Roman" w:eastAsiaTheme="minorEastAsia"/>
            <w:color w:val="4B4B4B"/>
            <w:szCs w:val="24"/>
            <w:shd w:val="clear" w:fill="FFFFFF"/>
            <w:lang w:val="en-US" w:eastAsia="zh-CN"/>
          </w:rPr>
          <w:delText>并且存在</w:delText>
        </w:r>
      </w:del>
      <w:del w:id="7317" w:author="Janusio" w:date="2018-03-10T14:41:08Z">
        <w:r>
          <w:rPr>
            <w:rStyle w:val="17"/>
            <w:rFonts w:hint="default" w:ascii="Times New Roman" w:hAnsi="Times New Roman" w:cs="Times New Roman" w:eastAsiaTheme="minorEastAsia"/>
            <w:b w:val="0"/>
            <w:bCs/>
            <w:i w:val="0"/>
            <w:caps w:val="0"/>
            <w:color w:val="4B4B4B"/>
            <w:spacing w:val="0"/>
            <w:szCs w:val="24"/>
            <w:shd w:val="clear" w:fill="FFFFFF"/>
          </w:rPr>
          <w:delText>Direct kernel boot</w:delText>
        </w:r>
      </w:del>
      <w:del w:id="7318" w:author="Janusio" w:date="2018-03-10T14:41:08Z">
        <w:r>
          <w:rPr>
            <w:rStyle w:val="17"/>
            <w:rFonts w:hint="eastAsia" w:ascii="Times New Roman" w:hAnsi="Times New Roman" w:cs="Times New Roman"/>
            <w:b w:val="0"/>
            <w:bCs/>
            <w:i w:val="0"/>
            <w:caps w:val="0"/>
            <w:color w:val="4B4B4B"/>
            <w:spacing w:val="0"/>
            <w:szCs w:val="24"/>
            <w:shd w:val="clear" w:fill="FFFFFF"/>
            <w:lang w:val="en-US" w:eastAsia="zh-CN"/>
          </w:rPr>
          <w:delText xml:space="preserve">方式，适用于全虚拟与半虚拟化，使用host的kernel与initrd(init ram disk)的引导，在安装新的客户机操作系统时，直接从存储在主机操作系统中的内核和initrd启动通常很有用，允许命令行参数直接传递给安装程序。 </w:delText>
        </w:r>
      </w:del>
    </w:p>
    <w:p>
      <w:pPr>
        <w:pStyle w:val="27"/>
        <w:numPr>
          <w:ilvl w:val="-1"/>
          <w:numId w:val="0"/>
        </w:numPr>
        <w:spacing w:beforeLines="0" w:afterLines="0" w:line="360" w:lineRule="auto"/>
        <w:ind w:firstLine="420" w:firstLineChars="0"/>
        <w:rPr>
          <w:del w:id="7319" w:author="Janusio" w:date="2018-03-10T14:41:08Z"/>
          <w:rStyle w:val="17"/>
          <w:rFonts w:hint="eastAsia" w:ascii="Times New Roman" w:hAnsi="Times New Roman" w:cs="Times New Roman"/>
          <w:b w:val="0"/>
          <w:bCs/>
          <w:i w:val="0"/>
          <w:caps w:val="0"/>
          <w:color w:val="4B4B4B"/>
          <w:spacing w:val="0"/>
          <w:szCs w:val="24"/>
          <w:shd w:val="clear" w:fill="FFFFFF"/>
          <w:lang w:val="en-US" w:eastAsia="zh-CN"/>
        </w:rPr>
      </w:pPr>
      <w:del w:id="7320" w:author="Janusio" w:date="2018-03-10T14:41:08Z">
        <w:r>
          <w:rPr>
            <w:rFonts w:hint="eastAsia" w:ascii="Times New Roman" w:hAnsi="Times New Roman"/>
            <w:szCs w:val="24"/>
            <w:lang w:val="en-US" w:eastAsia="zh-CN"/>
          </w:rPr>
          <w:delText>该引导方式的</w:delText>
        </w:r>
      </w:del>
      <w:del w:id="7321" w:author="Janusio" w:date="2018-03-10T14:41:08Z">
        <w:r>
          <w:rPr>
            <w:rStyle w:val="17"/>
            <w:rFonts w:hint="eastAsia" w:ascii="Times New Roman" w:hAnsi="Times New Roman" w:cs="Times New Roman"/>
            <w:b w:val="0"/>
            <w:bCs/>
            <w:i w:val="0"/>
            <w:caps w:val="0"/>
            <w:color w:val="4B4B4B"/>
            <w:spacing w:val="0"/>
            <w:szCs w:val="24"/>
            <w:shd w:val="clear" w:fill="FFFFFF"/>
            <w:lang w:val="en-US" w:eastAsia="zh-CN"/>
          </w:rPr>
          <w:delText>配置如下：</w:delText>
        </w:r>
      </w:del>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del w:id="7322" w:author="Janusio" w:date="2018-03-10T14:41:08Z"/>
          <w:rStyle w:val="17"/>
          <w:rFonts w:hint="default" w:ascii="Times New Roman" w:hAnsi="Times New Roman" w:cs="Times New Roman"/>
          <w:b w:val="0"/>
          <w:bCs/>
          <w:color w:val="4B4B4B"/>
          <w:szCs w:val="24"/>
          <w:shd w:val="clear" w:fill="FFFFFF"/>
        </w:rPr>
      </w:pPr>
      <w:del w:id="7323" w:author="Janusio" w:date="2018-03-10T14:41:08Z">
        <w:r>
          <w:rPr>
            <w:rStyle w:val="17"/>
            <w:rFonts w:hint="default" w:ascii="Times New Roman" w:hAnsi="Times New Roman" w:cs="Times New Roman"/>
            <w:b w:val="0"/>
            <w:bCs/>
            <w:color w:val="4B4B4B"/>
            <w:szCs w:val="24"/>
            <w:shd w:val="clear" w:fill="FFFFFF"/>
          </w:rPr>
          <w:delText>  ... </w:delText>
        </w:r>
      </w:del>
      <w:del w:id="7324" w:author="Janusio" w:date="2018-03-10T14:41:08Z">
        <w:r>
          <w:rPr>
            <w:rStyle w:val="17"/>
            <w:rFonts w:hint="default" w:ascii="Times New Roman" w:hAnsi="Times New Roman" w:cs="Times New Roman"/>
            <w:b w:val="0"/>
            <w:bCs/>
            <w:color w:val="4B4B4B"/>
            <w:szCs w:val="24"/>
            <w:shd w:val="clear" w:fill="FFFFFF"/>
          </w:rPr>
          <w:br w:type="textWrapping"/>
        </w:r>
      </w:del>
      <w:del w:id="7325" w:author="Janusio" w:date="2018-03-10T14:41:08Z">
        <w:r>
          <w:rPr>
            <w:rStyle w:val="17"/>
            <w:rFonts w:hint="default" w:ascii="Times New Roman" w:hAnsi="Times New Roman" w:cs="Times New Roman"/>
            <w:b w:val="0"/>
            <w:bCs/>
            <w:color w:val="4B4B4B"/>
            <w:szCs w:val="24"/>
            <w:shd w:val="clear" w:fill="FFFFFF"/>
          </w:rPr>
          <w:delText>  &lt;os&gt; </w:delText>
        </w:r>
      </w:del>
      <w:del w:id="7326" w:author="Janusio" w:date="2018-03-10T14:41:08Z">
        <w:r>
          <w:rPr>
            <w:rStyle w:val="17"/>
            <w:rFonts w:hint="default" w:ascii="Times New Roman" w:hAnsi="Times New Roman" w:cs="Times New Roman"/>
            <w:b w:val="0"/>
            <w:bCs/>
            <w:color w:val="4B4B4B"/>
            <w:szCs w:val="24"/>
            <w:shd w:val="clear" w:fill="FFFFFF"/>
          </w:rPr>
          <w:br w:type="textWrapping"/>
        </w:r>
      </w:del>
      <w:del w:id="7327" w:author="Janusio" w:date="2018-03-10T14:41:08Z">
        <w:r>
          <w:rPr>
            <w:rStyle w:val="17"/>
            <w:rFonts w:hint="default" w:ascii="Times New Roman" w:hAnsi="Times New Roman" w:cs="Times New Roman"/>
            <w:b w:val="0"/>
            <w:bCs/>
            <w:color w:val="4B4B4B"/>
            <w:szCs w:val="24"/>
            <w:shd w:val="clear" w:fill="FFFFFF"/>
          </w:rPr>
          <w:delText>    &lt;type&gt;hvm&lt;/type&gt; </w:delText>
        </w:r>
      </w:del>
      <w:del w:id="7328" w:author="Janusio" w:date="2018-03-10T14:41:08Z">
        <w:r>
          <w:rPr>
            <w:rStyle w:val="17"/>
            <w:rFonts w:hint="default" w:ascii="Times New Roman" w:hAnsi="Times New Roman" w:cs="Times New Roman"/>
            <w:b w:val="0"/>
            <w:bCs/>
            <w:color w:val="4B4B4B"/>
            <w:szCs w:val="24"/>
            <w:shd w:val="clear" w:fill="FFFFFF"/>
          </w:rPr>
          <w:br w:type="textWrapping"/>
        </w:r>
      </w:del>
      <w:del w:id="7329" w:author="Janusio" w:date="2018-03-10T14:41:08Z">
        <w:r>
          <w:rPr>
            <w:rStyle w:val="17"/>
            <w:rFonts w:hint="default" w:ascii="Times New Roman" w:hAnsi="Times New Roman" w:cs="Times New Roman"/>
            <w:b w:val="0"/>
            <w:bCs/>
            <w:color w:val="4B4B4B"/>
            <w:szCs w:val="24"/>
            <w:shd w:val="clear" w:fill="FFFFFF"/>
          </w:rPr>
          <w:delText>    &lt;loader&gt;/usr/lib/xen/boot/hvmloader&lt;/loader&gt; </w:delText>
        </w:r>
      </w:del>
      <w:del w:id="7330" w:author="Janusio" w:date="2018-03-10T14:41:08Z">
        <w:r>
          <w:rPr>
            <w:rStyle w:val="17"/>
            <w:rFonts w:hint="default" w:ascii="Times New Roman" w:hAnsi="Times New Roman" w:cs="Times New Roman"/>
            <w:b w:val="0"/>
            <w:bCs/>
            <w:color w:val="4B4B4B"/>
            <w:szCs w:val="24"/>
            <w:shd w:val="clear" w:fill="FFFFFF"/>
          </w:rPr>
          <w:br w:type="textWrapping"/>
        </w:r>
      </w:del>
      <w:del w:id="7331" w:author="Janusio" w:date="2018-03-10T14:41:08Z">
        <w:r>
          <w:rPr>
            <w:rStyle w:val="17"/>
            <w:rFonts w:hint="default" w:ascii="Times New Roman" w:hAnsi="Times New Roman" w:cs="Times New Roman"/>
            <w:b w:val="0"/>
            <w:bCs/>
            <w:color w:val="4B4B4B"/>
            <w:szCs w:val="24"/>
            <w:shd w:val="clear" w:fill="FFFFFF"/>
          </w:rPr>
          <w:delText>    &lt;kernel&gt;/root/f8-i386-vmlinuz&lt;/kernel&gt; </w:delText>
        </w:r>
      </w:del>
      <w:del w:id="7332" w:author="Janusio" w:date="2018-03-10T14:41:08Z">
        <w:r>
          <w:rPr>
            <w:rStyle w:val="17"/>
            <w:rFonts w:hint="default" w:ascii="Times New Roman" w:hAnsi="Times New Roman" w:cs="Times New Roman"/>
            <w:b w:val="0"/>
            <w:bCs/>
            <w:color w:val="4B4B4B"/>
            <w:szCs w:val="24"/>
            <w:shd w:val="clear" w:fill="FFFFFF"/>
          </w:rPr>
          <w:br w:type="textWrapping"/>
        </w:r>
      </w:del>
      <w:del w:id="7333" w:author="Janusio" w:date="2018-03-10T14:41:08Z">
        <w:r>
          <w:rPr>
            <w:rStyle w:val="17"/>
            <w:rFonts w:hint="default" w:ascii="Times New Roman" w:hAnsi="Times New Roman" w:cs="Times New Roman"/>
            <w:b w:val="0"/>
            <w:bCs/>
            <w:color w:val="4B4B4B"/>
            <w:szCs w:val="24"/>
            <w:shd w:val="clear" w:fill="FFFFFF"/>
          </w:rPr>
          <w:delText>    &lt;initrd&gt;/root/f8-i386-initrd&lt;/initrd&gt; </w:delText>
        </w:r>
      </w:del>
      <w:del w:id="7334" w:author="Janusio" w:date="2018-03-10T14:41:08Z">
        <w:r>
          <w:rPr>
            <w:rStyle w:val="17"/>
            <w:rFonts w:hint="default" w:ascii="Times New Roman" w:hAnsi="Times New Roman" w:cs="Times New Roman"/>
            <w:b w:val="0"/>
            <w:bCs/>
            <w:color w:val="4B4B4B"/>
            <w:szCs w:val="24"/>
            <w:shd w:val="clear" w:fill="FFFFFF"/>
          </w:rPr>
          <w:br w:type="textWrapping"/>
        </w:r>
      </w:del>
      <w:del w:id="7335" w:author="Janusio" w:date="2018-03-10T14:41:08Z">
        <w:r>
          <w:rPr>
            <w:rStyle w:val="17"/>
            <w:rFonts w:hint="default" w:ascii="Times New Roman" w:hAnsi="Times New Roman" w:cs="Times New Roman"/>
            <w:b w:val="0"/>
            <w:bCs/>
            <w:color w:val="4B4B4B"/>
            <w:szCs w:val="24"/>
            <w:shd w:val="clear" w:fill="FFFFFF"/>
          </w:rPr>
          <w:delText>    &lt;cmdline&gt;console=ttyS0 ks=</w:delText>
        </w:r>
      </w:del>
      <w:del w:id="7336" w:author="Janusio" w:date="2018-03-10T14:41:08Z">
        <w:r>
          <w:rPr>
            <w:rStyle w:val="17"/>
            <w:rFonts w:hint="default" w:ascii="Times New Roman" w:hAnsi="Times New Roman" w:cs="Times New Roman"/>
            <w:b w:val="0"/>
            <w:bCs/>
            <w:color w:val="4B4B4B"/>
            <w:szCs w:val="24"/>
            <w:shd w:val="clear" w:fill="FFFFFF"/>
          </w:rPr>
          <w:fldChar w:fldCharType="begin"/>
        </w:r>
      </w:del>
      <w:del w:id="7337" w:author="Janusio" w:date="2018-03-10T14:41:08Z">
        <w:r>
          <w:rPr>
            <w:rStyle w:val="17"/>
            <w:rFonts w:hint="default" w:ascii="Times New Roman" w:hAnsi="Times New Roman" w:cs="Times New Roman"/>
            <w:b w:val="0"/>
            <w:bCs/>
            <w:color w:val="4B4B4B"/>
            <w:szCs w:val="24"/>
            <w:shd w:val="clear" w:fill="FFFFFF"/>
          </w:rPr>
          <w:delInstrText xml:space="preserve"> HYPERLINK "http://example.com/f8-i386/os/" </w:delInstrText>
        </w:r>
      </w:del>
      <w:del w:id="7338" w:author="Janusio" w:date="2018-03-10T14:41:08Z">
        <w:r>
          <w:rPr>
            <w:rStyle w:val="17"/>
            <w:rFonts w:hint="default" w:ascii="Times New Roman" w:hAnsi="Times New Roman" w:cs="Times New Roman"/>
            <w:b w:val="0"/>
            <w:bCs/>
            <w:color w:val="4B4B4B"/>
            <w:szCs w:val="24"/>
            <w:shd w:val="clear" w:fill="FFFFFF"/>
          </w:rPr>
          <w:fldChar w:fldCharType="separate"/>
        </w:r>
      </w:del>
      <w:del w:id="7339" w:author="Janusio" w:date="2018-03-10T14:41:08Z">
        <w:r>
          <w:rPr>
            <w:rStyle w:val="17"/>
            <w:rFonts w:hint="default" w:ascii="Times New Roman" w:hAnsi="Times New Roman" w:cs="Times New Roman"/>
            <w:b w:val="0"/>
            <w:bCs/>
            <w:color w:val="4B4B4B"/>
            <w:szCs w:val="24"/>
            <w:shd w:val="clear" w:fill="FFFFFF"/>
          </w:rPr>
          <w:delText>http://example.com/f8-i386/os/</w:delText>
        </w:r>
      </w:del>
      <w:del w:id="7340" w:author="Janusio" w:date="2018-03-10T14:41:08Z">
        <w:r>
          <w:rPr>
            <w:rStyle w:val="17"/>
            <w:rFonts w:hint="default" w:ascii="Times New Roman" w:hAnsi="Times New Roman" w:cs="Times New Roman"/>
            <w:b w:val="0"/>
            <w:bCs/>
            <w:color w:val="4B4B4B"/>
            <w:szCs w:val="24"/>
            <w:shd w:val="clear" w:fill="FFFFFF"/>
          </w:rPr>
          <w:fldChar w:fldCharType="end"/>
        </w:r>
      </w:del>
      <w:del w:id="7341" w:author="Janusio" w:date="2018-03-10T14:41:08Z">
        <w:r>
          <w:rPr>
            <w:rStyle w:val="17"/>
            <w:rFonts w:hint="default" w:ascii="Times New Roman" w:hAnsi="Times New Roman" w:cs="Times New Roman"/>
            <w:b w:val="0"/>
            <w:bCs/>
            <w:color w:val="4B4B4B"/>
            <w:szCs w:val="24"/>
            <w:shd w:val="clear" w:fill="FFFFFF"/>
          </w:rPr>
          <w:delText>&lt;/cmdline&gt; </w:delText>
        </w:r>
      </w:del>
      <w:del w:id="7342" w:author="Janusio" w:date="2018-03-10T14:41:08Z">
        <w:r>
          <w:rPr>
            <w:rStyle w:val="17"/>
            <w:rFonts w:hint="default" w:ascii="Times New Roman" w:hAnsi="Times New Roman" w:cs="Times New Roman"/>
            <w:b w:val="0"/>
            <w:bCs/>
            <w:color w:val="4B4B4B"/>
            <w:szCs w:val="24"/>
            <w:shd w:val="clear" w:fill="FFFFFF"/>
          </w:rPr>
          <w:br w:type="textWrapping"/>
        </w:r>
      </w:del>
      <w:del w:id="7343" w:author="Janusio" w:date="2018-03-10T14:41:08Z">
        <w:r>
          <w:rPr>
            <w:rStyle w:val="17"/>
            <w:rFonts w:hint="default" w:ascii="Times New Roman" w:hAnsi="Times New Roman" w:cs="Times New Roman"/>
            <w:b w:val="0"/>
            <w:bCs/>
            <w:color w:val="4B4B4B"/>
            <w:szCs w:val="24"/>
            <w:shd w:val="clear" w:fill="FFFFFF"/>
          </w:rPr>
          <w:delText>  &lt;/os&gt; </w:delText>
        </w:r>
      </w:del>
      <w:del w:id="7344" w:author="Janusio" w:date="2018-03-10T14:41:08Z">
        <w:r>
          <w:rPr>
            <w:rStyle w:val="17"/>
            <w:rFonts w:hint="default" w:ascii="Times New Roman" w:hAnsi="Times New Roman" w:cs="Times New Roman"/>
            <w:b w:val="0"/>
            <w:bCs/>
            <w:color w:val="4B4B4B"/>
            <w:szCs w:val="24"/>
            <w:shd w:val="clear" w:fill="FFFFFF"/>
          </w:rPr>
          <w:br w:type="textWrapping"/>
        </w:r>
      </w:del>
      <w:del w:id="7345" w:author="Janusio" w:date="2018-03-10T14:41:08Z">
        <w:r>
          <w:rPr>
            <w:rStyle w:val="17"/>
            <w:rFonts w:hint="default" w:ascii="Times New Roman" w:hAnsi="Times New Roman" w:cs="Times New Roman"/>
            <w:b w:val="0"/>
            <w:bCs/>
            <w:color w:val="4B4B4B"/>
            <w:szCs w:val="24"/>
            <w:shd w:val="clear" w:fill="FFFFFF"/>
          </w:rPr>
          <w:delText>  ... </w:delText>
        </w:r>
      </w:del>
    </w:p>
    <w:p>
      <w:pPr>
        <w:pStyle w:val="27"/>
        <w:numPr>
          <w:ilvl w:val="0"/>
          <w:numId w:val="19"/>
        </w:numPr>
        <w:spacing w:beforeLines="0" w:afterLines="0" w:line="360" w:lineRule="auto"/>
        <w:ind w:firstLine="420" w:firstLineChars="0"/>
        <w:rPr>
          <w:del w:id="7346" w:author="Janusio" w:date="2018-03-10T14:41:08Z"/>
          <w:rStyle w:val="17"/>
          <w:rFonts w:hint="eastAsia" w:ascii="Times New Roman" w:hAnsi="Times New Roman" w:cs="Times New Roman"/>
          <w:b w:val="0"/>
          <w:bCs/>
          <w:color w:val="4B4B4B"/>
          <w:szCs w:val="24"/>
          <w:shd w:val="clear" w:fill="FFFFFF"/>
          <w:lang w:val="en-US" w:eastAsia="zh-CN"/>
        </w:rPr>
      </w:pPr>
      <w:del w:id="7347" w:author="Janusio" w:date="2018-03-10T14:41:08Z">
        <w:r>
          <w:rPr>
            <w:rStyle w:val="17"/>
            <w:rFonts w:hint="eastAsia" w:ascii="Times New Roman" w:hAnsi="Times New Roman" w:cs="Times New Roman"/>
            <w:b w:val="0"/>
            <w:bCs/>
            <w:color w:val="4B4B4B"/>
            <w:szCs w:val="24"/>
            <w:shd w:val="clear" w:fill="FFFFFF"/>
            <w:lang w:val="en-US" w:eastAsia="zh-CN"/>
          </w:rPr>
          <w:delText>虚拟机OS（VM OS）</w:delText>
        </w:r>
      </w:del>
    </w:p>
    <w:p>
      <w:pPr>
        <w:pStyle w:val="27"/>
        <w:numPr>
          <w:ilvl w:val="-1"/>
          <w:numId w:val="0"/>
        </w:numPr>
        <w:spacing w:beforeLines="0" w:afterLines="0" w:line="360" w:lineRule="auto"/>
        <w:ind w:firstLine="420" w:firstLineChars="0"/>
        <w:rPr>
          <w:del w:id="7348" w:author="Janusio" w:date="2018-03-10T14:41:08Z"/>
          <w:rStyle w:val="17"/>
          <w:rFonts w:hint="eastAsia" w:ascii="Times New Roman" w:hAnsi="Times New Roman" w:cs="Times New Roman"/>
          <w:b w:val="0"/>
          <w:bCs/>
          <w:color w:val="4B4B4B"/>
          <w:szCs w:val="24"/>
          <w:shd w:val="clear" w:fill="FFFFFF"/>
          <w:lang w:val="en-US" w:eastAsia="zh-CN"/>
        </w:rPr>
      </w:pPr>
      <w:del w:id="7349" w:author="Janusio" w:date="2018-03-10T14:41:08Z">
        <w:r>
          <w:rPr>
            <w:rStyle w:val="17"/>
            <w:rFonts w:hint="eastAsia" w:ascii="Times New Roman" w:hAnsi="Times New Roman" w:cs="Times New Roman"/>
            <w:b w:val="0"/>
            <w:bCs/>
            <w:color w:val="4B4B4B"/>
            <w:szCs w:val="24"/>
            <w:shd w:val="clear" w:fill="FFFFFF"/>
            <w:lang w:val="en-US" w:eastAsia="zh-CN"/>
          </w:rPr>
          <w:delText>虚拟中的操作系统镜像首先由配置文件进行指定，然后由VMM在启动过程中进行加载，并且虚拟机中最为关键的为为每一个虚拟机虚拟出来的硬盘资源。</w:delText>
        </w:r>
      </w:del>
    </w:p>
    <w:p>
      <w:pPr>
        <w:pStyle w:val="27"/>
        <w:numPr>
          <w:ilvl w:val="0"/>
          <w:numId w:val="19"/>
        </w:numPr>
        <w:spacing w:beforeLines="0" w:afterLines="0" w:line="360" w:lineRule="auto"/>
        <w:ind w:firstLine="420" w:firstLineChars="0"/>
        <w:rPr>
          <w:del w:id="7350" w:author="Janusio" w:date="2018-03-10T14:41:08Z"/>
          <w:rStyle w:val="17"/>
          <w:rFonts w:hint="eastAsia" w:ascii="Times New Roman" w:hAnsi="Times New Roman" w:cs="Times New Roman"/>
          <w:b w:val="0"/>
          <w:bCs/>
          <w:color w:val="4B4B4B"/>
          <w:szCs w:val="24"/>
          <w:shd w:val="clear" w:fill="FFFFFF"/>
          <w:lang w:val="en-US" w:eastAsia="zh-CN"/>
        </w:rPr>
      </w:pPr>
      <w:del w:id="7351" w:author="Janusio" w:date="2018-03-10T14:41:08Z">
        <w:r>
          <w:rPr>
            <w:rStyle w:val="17"/>
            <w:rFonts w:hint="eastAsia" w:ascii="Times New Roman" w:hAnsi="Times New Roman" w:cs="Times New Roman"/>
            <w:b w:val="0"/>
            <w:bCs/>
            <w:color w:val="4B4B4B"/>
            <w:szCs w:val="24"/>
            <w:shd w:val="clear" w:fill="FFFFFF"/>
            <w:lang w:val="en-US" w:eastAsia="zh-CN"/>
          </w:rPr>
          <w:delText>Qemu与虚拟机启动</w:delText>
        </w:r>
      </w:del>
    </w:p>
    <w:p>
      <w:pPr>
        <w:pStyle w:val="27"/>
        <w:numPr>
          <w:ilvl w:val="-1"/>
          <w:numId w:val="0"/>
        </w:numPr>
        <w:spacing w:beforeLines="0" w:afterLines="0" w:line="360" w:lineRule="auto"/>
        <w:ind w:firstLine="420" w:firstLineChars="0"/>
        <w:rPr>
          <w:del w:id="7352" w:author="Janusio" w:date="2018-03-10T14:41:08Z"/>
          <w:rStyle w:val="17"/>
          <w:rFonts w:ascii="Times New Roman" w:hAnsi="Times New Roman" w:cs="Times New Roman"/>
          <w:b w:val="0"/>
          <w:bCs w:val="0"/>
          <w:color w:val="4B4B4B"/>
          <w:szCs w:val="24"/>
          <w:shd w:val="clear" w:fill="FFFFFF"/>
        </w:rPr>
      </w:pPr>
      <w:del w:id="7353" w:author="Janusio" w:date="2018-03-10T14:41:08Z">
        <w:r>
          <w:rPr>
            <w:rStyle w:val="17"/>
            <w:rFonts w:hint="eastAsia" w:ascii="Times New Roman" w:hAnsi="Times New Roman" w:cs="Times New Roman"/>
            <w:b w:val="0"/>
            <w:bCs w:val="0"/>
            <w:color w:val="4B4B4B"/>
            <w:szCs w:val="24"/>
            <w:shd w:val="clear" w:fill="FFFFFF"/>
          </w:rPr>
          <w:delText>Qemu是纯软件实现的虚拟化模拟器，几乎可以模拟任何硬件设备，</w:delText>
        </w:r>
      </w:del>
      <w:del w:id="7354" w:author="Janusio" w:date="2018-03-10T14:41:08Z">
        <w:r>
          <w:rPr>
            <w:rStyle w:val="17"/>
            <w:rFonts w:hint="eastAsia" w:ascii="Times New Roman" w:hAnsi="Times New Roman" w:cs="Times New Roman"/>
            <w:b w:val="0"/>
            <w:bCs w:val="0"/>
            <w:color w:val="4B4B4B"/>
            <w:szCs w:val="24"/>
            <w:shd w:val="clear" w:fill="FFFFFF"/>
            <w:lang w:eastAsia="zh-CN"/>
          </w:rPr>
          <w:delText>本文</w:delText>
        </w:r>
      </w:del>
      <w:del w:id="7355" w:author="Janusio" w:date="2018-03-10T14:41:08Z">
        <w:r>
          <w:rPr>
            <w:rStyle w:val="17"/>
            <w:rFonts w:hint="eastAsia" w:ascii="Times New Roman" w:hAnsi="Times New Roman" w:cs="Times New Roman"/>
            <w:b w:val="0"/>
            <w:bCs w:val="0"/>
            <w:color w:val="4B4B4B"/>
            <w:szCs w:val="24"/>
            <w:shd w:val="clear" w:fill="FFFFFF"/>
          </w:rPr>
          <w:delText>最熟悉的就是能够模拟一台能够独立运行操作系统的虚拟机，虚拟机认为自己和硬件打交道，但其实是和Qemu模拟出来的硬件打交道，Qemu将这些指令转译给真正的硬件。正因为Qemu是纯软件实现的，所有的指令都要经Qemu过一手，性能非常低，所以，在生产环境中，大多数的做法都是配合</w:delText>
        </w:r>
      </w:del>
      <w:del w:id="7356" w:author="Janusio" w:date="2018-03-10T14:41:08Z">
        <w:r>
          <w:rPr>
            <w:rStyle w:val="17"/>
            <w:rFonts w:hint="eastAsia" w:ascii="Times New Roman" w:hAnsi="Times New Roman" w:cs="Times New Roman"/>
            <w:b w:val="0"/>
            <w:bCs w:val="0"/>
            <w:color w:val="4B4B4B"/>
            <w:szCs w:val="24"/>
            <w:shd w:val="clear" w:fill="FFFFFF"/>
            <w:lang w:eastAsia="zh-CN"/>
          </w:rPr>
          <w:delText>其他</w:delText>
        </w:r>
      </w:del>
      <w:del w:id="7357" w:author="Janusio" w:date="2018-03-10T14:41:08Z">
        <w:r>
          <w:rPr>
            <w:rStyle w:val="17"/>
            <w:rFonts w:hint="eastAsia" w:ascii="Times New Roman" w:hAnsi="Times New Roman" w:cs="Times New Roman"/>
            <w:b w:val="0"/>
            <w:bCs w:val="0"/>
            <w:color w:val="4B4B4B"/>
            <w:szCs w:val="24"/>
            <w:shd w:val="clear" w:fill="FFFFFF"/>
            <w:lang w:val="en-US" w:eastAsia="zh-CN"/>
          </w:rPr>
          <w:delText>VMM</w:delText>
        </w:r>
      </w:del>
      <w:del w:id="7358" w:author="Janusio" w:date="2018-03-10T14:41:08Z">
        <w:r>
          <w:rPr>
            <w:rStyle w:val="17"/>
            <w:rFonts w:hint="eastAsia" w:ascii="Times New Roman" w:hAnsi="Times New Roman" w:cs="Times New Roman"/>
            <w:b w:val="0"/>
            <w:bCs w:val="0"/>
            <w:color w:val="4B4B4B"/>
            <w:szCs w:val="24"/>
            <w:shd w:val="clear" w:fill="FFFFFF"/>
          </w:rPr>
          <w:delText>来完成虚拟化工作，因为</w:delText>
        </w:r>
      </w:del>
      <w:del w:id="7359" w:author="Janusio" w:date="2018-03-10T14:41:08Z">
        <w:r>
          <w:rPr>
            <w:rStyle w:val="17"/>
            <w:rFonts w:hint="eastAsia" w:ascii="Times New Roman" w:hAnsi="Times New Roman" w:cs="Times New Roman"/>
            <w:b w:val="0"/>
            <w:bCs w:val="0"/>
            <w:color w:val="4B4B4B"/>
            <w:szCs w:val="24"/>
            <w:shd w:val="clear" w:fill="FFFFFF"/>
            <w:lang w:eastAsia="zh-CN"/>
          </w:rPr>
          <w:delText>其他</w:delText>
        </w:r>
      </w:del>
      <w:del w:id="7360" w:author="Janusio" w:date="2018-03-10T14:41:08Z">
        <w:r>
          <w:rPr>
            <w:rStyle w:val="17"/>
            <w:rFonts w:hint="eastAsia" w:ascii="Times New Roman" w:hAnsi="Times New Roman" w:cs="Times New Roman"/>
            <w:b w:val="0"/>
            <w:bCs w:val="0"/>
            <w:color w:val="4B4B4B"/>
            <w:szCs w:val="24"/>
            <w:shd w:val="clear" w:fill="FFFFFF"/>
            <w:lang w:val="en-US" w:eastAsia="zh-CN"/>
          </w:rPr>
          <w:delText>VMM</w:delText>
        </w:r>
      </w:del>
      <w:del w:id="7361" w:author="Janusio" w:date="2018-03-10T14:41:08Z">
        <w:r>
          <w:rPr>
            <w:rStyle w:val="17"/>
            <w:rFonts w:hint="eastAsia" w:ascii="Times New Roman" w:hAnsi="Times New Roman" w:cs="Times New Roman"/>
            <w:b w:val="0"/>
            <w:bCs w:val="0"/>
            <w:color w:val="4B4B4B"/>
            <w:szCs w:val="24"/>
            <w:shd w:val="clear" w:fill="FFFFFF"/>
          </w:rPr>
          <w:delText>是硬件辅助的虚拟化技术，主要负责比较繁琐的CPU和内存虚拟化，而Qemu则负责I/O虚拟化，两者合作各自发挥自身的优势，相得益彰。</w:delText>
        </w:r>
      </w:del>
    </w:p>
    <w:p>
      <w:pPr>
        <w:pStyle w:val="27"/>
        <w:numPr>
          <w:ilvl w:val="-1"/>
          <w:numId w:val="0"/>
        </w:numPr>
        <w:spacing w:beforeLines="0" w:afterLines="0" w:line="360" w:lineRule="auto"/>
        <w:ind w:firstLine="420" w:firstLineChars="0"/>
        <w:rPr>
          <w:del w:id="7362" w:author="Janusio" w:date="2018-03-10T14:41:08Z"/>
          <w:rStyle w:val="17"/>
          <w:rFonts w:hint="eastAsia" w:ascii="Times New Roman" w:hAnsi="Times New Roman" w:cs="Times New Roman"/>
          <w:b w:val="0"/>
          <w:bCs w:val="0"/>
          <w:color w:val="4B4B4B"/>
          <w:szCs w:val="24"/>
          <w:shd w:val="clear" w:fill="FFFFFF"/>
          <w:lang w:val="en-US" w:eastAsia="zh-CN"/>
        </w:rPr>
      </w:pPr>
      <w:del w:id="7363" w:author="Janusio" w:date="2018-03-10T14:41:08Z">
        <w:r>
          <w:rPr>
            <w:rStyle w:val="17"/>
            <w:rFonts w:hint="eastAsia" w:ascii="Times New Roman" w:hAnsi="Times New Roman" w:cs="Times New Roman"/>
            <w:b w:val="0"/>
            <w:bCs w:val="0"/>
            <w:color w:val="4B4B4B"/>
            <w:szCs w:val="24"/>
            <w:shd w:val="clear" w:fill="FFFFFF"/>
            <w:lang w:val="en-US" w:eastAsia="zh-CN"/>
          </w:rPr>
          <w:delText>由此可见，在Xen或者KVM中启动虚拟机时，必然要使用Qemu提供的IO虚拟化，在Xen或者KVM中都封装了有关Qemu的相关组件，这部分内容在虚拟机启动时也需要进行重新度量。</w:delText>
        </w:r>
      </w:del>
    </w:p>
    <w:p>
      <w:pPr>
        <w:pStyle w:val="4"/>
        <w:spacing w:line="360" w:lineRule="auto"/>
        <w:ind w:firstLine="0" w:firstLineChars="0"/>
        <w:rPr>
          <w:del w:id="7364" w:author="Janusio" w:date="2018-03-10T14:41:08Z"/>
          <w:rFonts w:hint="eastAsia" w:ascii="Times New Roman" w:hAnsi="Times New Roman" w:eastAsia="黑体"/>
          <w:b/>
          <w:szCs w:val="24"/>
        </w:rPr>
      </w:pPr>
      <w:del w:id="7365" w:author="Janusio" w:date="2018-03-10T14:41:08Z">
        <w:r>
          <w:rPr>
            <w:rFonts w:hint="eastAsia" w:ascii="Times New Roman" w:hAnsi="Times New Roman" w:eastAsia="黑体"/>
            <w:b/>
            <w:szCs w:val="24"/>
            <w:lang w:val="en-US" w:eastAsia="zh-CN"/>
          </w:rPr>
          <w:delText>TVP-QT信任链分析</w:delText>
        </w:r>
      </w:del>
    </w:p>
    <w:p>
      <w:pPr>
        <w:pStyle w:val="27"/>
        <w:spacing w:line="360" w:lineRule="auto"/>
        <w:ind w:firstLine="420" w:firstLineChars="0"/>
        <w:rPr>
          <w:del w:id="7366" w:author="Janusio" w:date="2018-03-10T14:41:08Z"/>
          <w:rFonts w:hint="eastAsia" w:ascii="Times New Roman" w:hAnsi="Times New Roman"/>
          <w:szCs w:val="24"/>
          <w:lang w:val="en-US" w:eastAsia="zh-CN"/>
        </w:rPr>
      </w:pPr>
      <w:del w:id="7367" w:author="Janusio" w:date="2018-03-10T14:41:08Z">
        <w:r>
          <w:rPr>
            <w:rFonts w:hint="eastAsia" w:ascii="Times New Roman" w:hAnsi="Times New Roman"/>
            <w:szCs w:val="24"/>
          </w:rPr>
          <w:delText>TCG 组织从实体行为预期性角度给出可信的定义，并采用装载前度量的方案，给出了信任链传递和控制权转移的过程</w:delText>
        </w:r>
      </w:del>
      <w:del w:id="7368" w:author="Janusio" w:date="2018-03-10T14:41:08Z">
        <w:r>
          <w:rPr>
            <w:rFonts w:hint="eastAsia" w:ascii="Times New Roman" w:hAnsi="Times New Roman"/>
            <w:szCs w:val="24"/>
            <w:lang w:val="en-US" w:eastAsia="zh-CN"/>
          </w:rPr>
          <w:delText>[19]</w:delText>
        </w:r>
      </w:del>
      <w:del w:id="7369" w:author="Janusio" w:date="2018-03-10T14:41:08Z">
        <w:r>
          <w:rPr>
            <w:rFonts w:hint="eastAsia" w:ascii="Times New Roman" w:hAnsi="Times New Roman"/>
            <w:szCs w:val="24"/>
          </w:rPr>
          <w:delText>。</w:delText>
        </w:r>
      </w:del>
      <w:del w:id="7370" w:author="Janusio" w:date="2018-03-10T14:41:08Z">
        <w:r>
          <w:rPr>
            <w:rFonts w:hint="eastAsia" w:ascii="Times New Roman" w:hAnsi="Times New Roman"/>
            <w:szCs w:val="24"/>
            <w:lang w:val="en-US" w:eastAsia="zh-CN"/>
          </w:rPr>
          <w:delTex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delText>
        </w:r>
      </w:del>
      <w:del w:id="7371" w:author="Janusio" w:date="2018-03-10T14:41:08Z">
        <w:r>
          <w:rPr>
            <w:rFonts w:hint="eastAsia" w:ascii="Times New Roman" w:hAnsi="Times New Roman"/>
            <w:szCs w:val="24"/>
          </w:rPr>
          <w:delText>这与可信计算最初构建信任环境的思想并不一致</w:delText>
        </w:r>
      </w:del>
      <w:del w:id="7372" w:author="Janusio" w:date="2018-03-10T14:41:08Z">
        <w:r>
          <w:rPr>
            <w:rFonts w:hint="eastAsia" w:ascii="Times New Roman" w:hAnsi="Times New Roman"/>
            <w:szCs w:val="24"/>
            <w:lang w:val="en-US" w:eastAsia="zh-CN"/>
          </w:rPr>
          <w:delText>[19]</w:delText>
        </w:r>
      </w:del>
      <w:del w:id="7373" w:author="Janusio" w:date="2018-03-10T14:41:08Z">
        <w:r>
          <w:rPr>
            <w:rFonts w:hint="eastAsia" w:ascii="Times New Roman" w:hAnsi="Times New Roman"/>
            <w:szCs w:val="24"/>
          </w:rPr>
          <w:delText>。尽管如此，只要虚拟化平台能够确保信任链构建过程的唯一性、正确性，以及能对任意的外部实体R证明确实构建了对应的信任链，那么整个虚拟化平台是可信的</w:delText>
        </w:r>
      </w:del>
      <w:del w:id="7374" w:author="Janusio" w:date="2018-03-10T14:41:08Z">
        <w:r>
          <w:rPr>
            <w:rFonts w:hint="eastAsia" w:ascii="Times New Roman" w:hAnsi="Times New Roman"/>
            <w:szCs w:val="24"/>
            <w:lang w:val="en-US" w:eastAsia="zh-CN"/>
          </w:rPr>
          <w:delText>[19]</w:delText>
        </w:r>
      </w:del>
      <w:del w:id="7375" w:author="Janusio" w:date="2018-03-10T14:41:08Z">
        <w:r>
          <w:rPr>
            <w:rFonts w:hint="eastAsia" w:ascii="Times New Roman" w:hAnsi="Times New Roman"/>
            <w:szCs w:val="24"/>
          </w:rPr>
          <w:delText>。</w:delText>
        </w:r>
      </w:del>
    </w:p>
    <w:p>
      <w:pPr>
        <w:pStyle w:val="27"/>
        <w:spacing w:line="360" w:lineRule="auto"/>
        <w:ind w:firstLine="420" w:firstLineChars="0"/>
        <w:rPr>
          <w:del w:id="7376" w:author="Janusio" w:date="2018-03-10T14:41:08Z"/>
          <w:rFonts w:hint="eastAsia" w:ascii="Times New Roman" w:hAnsi="Times New Roman"/>
          <w:szCs w:val="24"/>
          <w:lang w:val="en-US" w:eastAsia="zh-CN"/>
        </w:rPr>
      </w:pPr>
      <w:del w:id="7377" w:author="Janusio" w:date="2018-03-10T14:41:08Z">
        <w:r>
          <w:rPr>
            <w:rFonts w:hint="eastAsia" w:ascii="Times New Roman" w:hAnsi="Times New Roman"/>
            <w:szCs w:val="24"/>
            <w:lang w:val="en-US" w:eastAsia="zh-CN"/>
          </w:rPr>
          <w:delText>由本文第3节可知，TVP-QT分为包括硬件TPM、TCB、vRT等五个部分，其中CRTM作为TVP-QT最开始运行的一段代码，并依次为起始对整个TVP-QT进行构建。由上一小节对Linux启动过程的分析可知，TVP-QT的信任链构建应该包括CRTM、VMM、OS等组件，而对虚拟机启动过程的分析可知，TVP-QT在虚拟机部分的信任链构建应该包括虚拟机的BIOS、OSLoader、OS等部分。这与传统的信任链构建方式大致相同。下面主要分析TVP-QT中可信衔接点的信任链构建机制。</w:delText>
        </w:r>
      </w:del>
    </w:p>
    <w:p>
      <w:pPr>
        <w:pStyle w:val="27"/>
        <w:spacing w:line="360" w:lineRule="auto"/>
        <w:ind w:firstLine="420" w:firstLineChars="0"/>
        <w:rPr>
          <w:del w:id="7378" w:author="Janusio" w:date="2018-03-10T14:41:08Z"/>
          <w:rFonts w:hint="eastAsia" w:ascii="Times New Roman" w:hAnsi="Times New Roman"/>
          <w:szCs w:val="24"/>
          <w:lang w:val="en-US" w:eastAsia="zh-CN"/>
        </w:rPr>
      </w:pPr>
      <w:del w:id="7379" w:author="Janusio" w:date="2018-03-10T14:41:08Z">
        <w:r>
          <w:rPr>
            <w:rFonts w:hint="eastAsia" w:ascii="Times New Roman" w:hAnsi="Times New Roman"/>
            <w:szCs w:val="24"/>
            <w:lang w:val="en-US" w:eastAsia="zh-CN"/>
          </w:rPr>
          <w:delText>（1）TJP的静态度量</w:delText>
        </w:r>
      </w:del>
    </w:p>
    <w:p>
      <w:pPr>
        <w:pStyle w:val="27"/>
        <w:spacing w:line="360" w:lineRule="auto"/>
        <w:ind w:firstLine="420" w:firstLineChars="0"/>
        <w:rPr>
          <w:del w:id="7380" w:author="Janusio" w:date="2018-03-10T14:41:08Z"/>
          <w:rFonts w:hint="eastAsia" w:ascii="Times New Roman" w:hAnsi="Times New Roman"/>
          <w:szCs w:val="24"/>
          <w:lang w:val="en-US" w:eastAsia="zh-CN"/>
        </w:rPr>
      </w:pPr>
      <w:del w:id="7381" w:author="Janusio" w:date="2018-03-10T14:41:08Z">
        <w:r>
          <w:rPr>
            <w:rFonts w:hint="eastAsia" w:ascii="Times New Roman" w:hAnsi="Times New Roman"/>
            <w:szCs w:val="24"/>
            <w:lang w:val="en-US" w:eastAsia="zh-CN"/>
          </w:rPr>
          <w:delText>TJP作为TVP-QT中衔接云计算平台物理服务器和虚拟机的重要部分，根据云计算平台模块的启动方式和可信计算中静态度量和动态度量方式也有静态度量和静态度量两种方式。</w:delText>
        </w:r>
      </w:del>
    </w:p>
    <w:p>
      <w:pPr>
        <w:pStyle w:val="27"/>
        <w:spacing w:line="360" w:lineRule="auto"/>
        <w:ind w:firstLine="420" w:firstLineChars="0"/>
        <w:rPr>
          <w:del w:id="7382" w:author="Janusio" w:date="2018-03-10T14:41:08Z"/>
          <w:rFonts w:hint="eastAsia" w:ascii="Times New Roman" w:hAnsi="Times New Roman"/>
          <w:szCs w:val="24"/>
          <w:lang w:val="en-US" w:eastAsia="zh-CN"/>
        </w:rPr>
      </w:pPr>
      <w:del w:id="7383" w:author="Janusio" w:date="2018-03-10T14:41:08Z">
        <w:r>
          <w:rPr>
            <w:rFonts w:hint="eastAsia" w:ascii="Times New Roman" w:hAnsi="Times New Roman"/>
            <w:szCs w:val="24"/>
            <w:lang w:val="en-US" w:eastAsia="zh-CN"/>
          </w:rPr>
          <w:delText>其中TJP的静态度量在云计算平台进行加电引导启动后，经过逐级度量对OS度量之后进行的。TJP的静态度量保证了虚拟机启动之前的虚拟机启动、vTPM启动以及VM-vTPM绑定是得到信任扩展的，和vTPM一起作为虚拟机启动的vRT。如果单单使用vTPM作为虚拟机的vRT，则无法判断虚拟机启动时的vTPM是预期经过VMM对其绑定vTPM。TJP静态度量的度量值经过完整性度量之后存入PCR作为虚拟机启动进行动态度量的基准值。</w:delText>
        </w:r>
      </w:del>
    </w:p>
    <w:p>
      <w:pPr>
        <w:pStyle w:val="27"/>
        <w:spacing w:line="360" w:lineRule="auto"/>
        <w:ind w:firstLine="420" w:firstLineChars="0"/>
        <w:rPr>
          <w:del w:id="7384" w:author="Janusio" w:date="2018-03-10T14:41:08Z"/>
          <w:rFonts w:hint="eastAsia" w:ascii="Times New Roman" w:hAnsi="Times New Roman"/>
          <w:szCs w:val="24"/>
          <w:lang w:val="en-US" w:eastAsia="zh-CN"/>
        </w:rPr>
      </w:pPr>
      <w:del w:id="7385" w:author="Janusio" w:date="2018-03-10T14:41:08Z">
        <w:r>
          <w:rPr>
            <w:rFonts w:hint="eastAsia" w:ascii="Times New Roman" w:hAnsi="Times New Roman"/>
            <w:szCs w:val="24"/>
            <w:lang w:val="en-US" w:eastAsia="zh-CN"/>
          </w:rPr>
          <w:delText>（2）TJP的动态度量</w:delText>
        </w:r>
      </w:del>
    </w:p>
    <w:p>
      <w:pPr>
        <w:spacing w:line="360" w:lineRule="auto"/>
        <w:ind w:firstLine="420" w:firstLineChars="0"/>
        <w:rPr>
          <w:del w:id="7386" w:author="Janusio" w:date="2018-03-10T14:41:08Z"/>
          <w:rFonts w:hint="eastAsia"/>
          <w:lang w:val="en-US" w:eastAsia="zh-CN"/>
        </w:rPr>
      </w:pPr>
      <w:del w:id="7387" w:author="Janusio" w:date="2018-03-10T14:41:08Z">
        <w:r>
          <w:rPr>
            <w:rFonts w:hint="eastAsia"/>
            <w:lang w:val="en-US" w:eastAsia="zh-CN"/>
          </w:rPr>
          <w:delText>在对物理服务器进行静态度量之后，信任扩展到TJP，如果此时针对随时启动的虚拟机，则必须使用动态度量技术（DRTM）。TJP和虚拟机的vTPM作为虚拟机启动的vRT，对虚拟机启动开始的初始程序进行信任扩展，然后依次度量，把度量值写入到PCR中。</w:delText>
        </w:r>
      </w:del>
    </w:p>
    <w:p>
      <w:pPr>
        <w:pStyle w:val="3"/>
        <w:rPr>
          <w:del w:id="7388" w:author="Janusio" w:date="2018-03-10T14:41:08Z"/>
          <w:rFonts w:hint="eastAsia"/>
          <w:lang w:val="en-US" w:eastAsia="zh-CN"/>
        </w:rPr>
      </w:pPr>
      <w:del w:id="7389" w:author="Janusio" w:date="2018-03-10T14:41:08Z">
        <w:r>
          <w:rPr>
            <w:rFonts w:hint="eastAsia"/>
            <w:lang w:val="en-US" w:eastAsia="zh-CN"/>
          </w:rPr>
          <w:delText>TVP-QT信任链定义</w:delText>
        </w:r>
      </w:del>
    </w:p>
    <w:p>
      <w:pPr>
        <w:pStyle w:val="27"/>
        <w:spacing w:beforeLines="0" w:afterLines="0" w:line="360" w:lineRule="auto"/>
        <w:ind w:firstLine="420" w:firstLineChars="0"/>
        <w:jc w:val="center"/>
        <w:rPr>
          <w:del w:id="7390" w:author="Janusio" w:date="2018-03-10T14:41:08Z"/>
          <w:rFonts w:ascii="Times New Roman" w:hAnsi="Times New Roman"/>
          <w:color w:val="auto"/>
          <w:szCs w:val="18"/>
        </w:rPr>
      </w:pPr>
      <w:del w:id="7391" w:author="Janusio" w:date="2018-03-10T14:41:08Z"/>
      <w:del w:id="7392" w:author="Janusio" w:date="2018-03-10T14:41:08Z"/>
      <w:del w:id="7393" w:author="Janusio" w:date="2018-03-10T14:41:08Z"/>
      <w:del w:id="7394" w:author="Janusio" w:date="2018-03-10T14:41:08Z">
        <w:r>
          <w:rPr>
            <w:rFonts w:ascii="Times New Roman" w:hAnsi="Times New Roman"/>
            <w:color w:val="auto"/>
            <w:szCs w:val="18"/>
          </w:rPr>
          <w:object>
            <v:shape id="_x0000_i1030"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30" DrawAspect="Content" ObjectID="_1468075874" r:id="rId215">
              <o:LockedField>false</o:LockedField>
            </o:OLEObject>
          </w:object>
        </w:r>
      </w:del>
      <w:del w:id="7396" w:author="Janusio" w:date="2018-03-10T14:41:08Z"/>
    </w:p>
    <w:p>
      <w:pPr>
        <w:pStyle w:val="27"/>
        <w:spacing w:beforeLines="0" w:afterLines="0" w:line="360" w:lineRule="auto"/>
        <w:ind w:firstLine="420" w:firstLineChars="0"/>
        <w:jc w:val="center"/>
        <w:rPr>
          <w:del w:id="7397" w:author="Janusio" w:date="2018-03-10T14:41:08Z"/>
          <w:rFonts w:hint="eastAsia" w:ascii="Times New Roman" w:hAnsi="Times New Roman"/>
          <w:szCs w:val="24"/>
        </w:rPr>
      </w:pPr>
      <w:del w:id="7398" w:author="Janusio" w:date="2018-03-10T14:41:08Z">
        <w:r>
          <w:rPr>
            <w:rFonts w:hint="eastAsia" w:ascii="Times New Roman" w:hAnsi="Times New Roman"/>
            <w:szCs w:val="24"/>
            <w:lang w:val="en-US" w:eastAsia="zh-CN"/>
          </w:rPr>
          <w:delText xml:space="preserve">图4.4 </w:delText>
        </w:r>
      </w:del>
      <w:del w:id="7399" w:author="Janusio" w:date="2018-03-10T14:41:08Z">
        <w:r>
          <w:rPr>
            <w:rFonts w:hint="eastAsia" w:ascii="Times New Roman" w:hAnsi="Times New Roman"/>
            <w:szCs w:val="24"/>
          </w:rPr>
          <w:delText>虚拟化平台可信环境信任链构建与验证</w:delText>
        </w:r>
      </w:del>
    </w:p>
    <w:p>
      <w:pPr>
        <w:rPr>
          <w:del w:id="7400" w:author="Janusio" w:date="2018-03-10T14:41:08Z"/>
          <w:rFonts w:hint="eastAsia"/>
        </w:rPr>
      </w:pPr>
      <w:del w:id="7401" w:author="Janusio" w:date="2018-03-10T14:41:08Z">
        <w:r>
          <w:rPr>
            <w:rFonts w:hint="eastAsia"/>
            <w:lang w:val="en-US" w:eastAsia="zh-CN"/>
          </w:rPr>
          <w:delText>本文基于第3章的TVP-QT架构设计了TVP-QT信任链，如图4.4所示。</w:delText>
        </w:r>
      </w:del>
      <w:del w:id="7402" w:author="Janusio" w:date="2018-03-10T14:41:08Z">
        <w:r>
          <w:rPr>
            <w:rFonts w:hint="eastAsia"/>
          </w:rPr>
          <w:delText>从外部实体来看，虚拟化平台仍然满足TCG最初建立信任环境的思想。为了确保这种信任传递的正确性，需要对 TVP-QT信任链进行验证，证明在程序控制权传递过程中，各个进程的确能够按照预期执行，而且能够对外证明上述属性。</w:delText>
        </w:r>
      </w:del>
      <w:del w:id="7403" w:author="Janusio" w:date="2018-03-10T14:41:08Z">
        <w:r>
          <w:rPr>
            <w:rFonts w:hint="eastAsia"/>
            <w:lang w:eastAsia="zh-CN"/>
          </w:rPr>
          <w:delText>本文</w:delText>
        </w:r>
      </w:del>
      <w:del w:id="7404" w:author="Janusio" w:date="2018-03-10T14:41:08Z">
        <w:r>
          <w:rPr>
            <w:rFonts w:hint="eastAsia"/>
          </w:rPr>
          <w:delText>将上述验证目标抽象为信任链的信任属性（Trusted Property, TP），其抽象定义如下。</w:delText>
        </w:r>
      </w:del>
    </w:p>
    <w:p>
      <w:pPr>
        <w:pStyle w:val="27"/>
        <w:spacing w:beforeLines="0" w:afterLines="0" w:line="360" w:lineRule="auto"/>
        <w:ind w:firstLine="420" w:firstLineChars="0"/>
        <w:rPr>
          <w:del w:id="7405" w:author="Janusio" w:date="2018-03-10T14:41:08Z"/>
          <w:rFonts w:hint="eastAsia" w:ascii="Times New Roman" w:hAnsi="Times New Roman"/>
          <w:szCs w:val="24"/>
        </w:rPr>
      </w:pPr>
      <w:del w:id="7406" w:author="Janusio" w:date="2018-03-10T14:41:08Z">
        <w:r>
          <w:rPr>
            <w:rFonts w:hint="eastAsia" w:ascii="Times New Roman" w:hAnsi="Times New Roman"/>
            <w:b/>
            <w:bCs/>
            <w:szCs w:val="24"/>
          </w:rPr>
          <w:delText>定义2</w:delText>
        </w:r>
      </w:del>
      <w:del w:id="7407" w:author="Janusio" w:date="2018-03-10T14:41:08Z">
        <w:r>
          <w:rPr>
            <w:rFonts w:hint="eastAsia" w:ascii="Times New Roman" w:hAnsi="Times New Roman"/>
            <w:szCs w:val="24"/>
          </w:rPr>
          <w:delText xml:space="preserve"> （TVP-QT信任链模型的信任属性TP</w:delText>
        </w:r>
      </w:del>
      <w:del w:id="7408" w:author="Janusio" w:date="2018-03-10T14:41:08Z">
        <w:r>
          <w:rPr>
            <w:rFonts w:hint="eastAsia" w:ascii="Times New Roman" w:hAnsi="Times New Roman"/>
            <w:szCs w:val="24"/>
            <w:vertAlign w:val="subscript"/>
          </w:rPr>
          <w:delText>TVP-QT</w:delText>
        </w:r>
      </w:del>
      <w:del w:id="7409" w:author="Janusio" w:date="2018-03-10T14:41:08Z">
        <w:r>
          <w:rPr>
            <w:rFonts w:hint="eastAsia" w:ascii="Times New Roman" w:hAnsi="Times New Roman"/>
            <w:szCs w:val="24"/>
          </w:rPr>
          <w:delText>）根据上文对TVP-QT信任属性的描述，TVP-QT的信任属性应该定义为一个二元组TP</w:delText>
        </w:r>
      </w:del>
      <w:del w:id="7410" w:author="Janusio" w:date="2018-03-10T14:41:08Z">
        <w:r>
          <w:rPr>
            <w:rFonts w:hint="eastAsia" w:ascii="Times New Roman" w:hAnsi="Times New Roman"/>
            <w:szCs w:val="24"/>
            <w:vertAlign w:val="subscript"/>
          </w:rPr>
          <w:delText>TVP-QT</w:delText>
        </w:r>
      </w:del>
      <w:del w:id="7411" w:author="Janusio" w:date="2018-03-10T14:41:08Z">
        <w:r>
          <w:rPr>
            <w:rFonts w:hint="eastAsia" w:ascii="Times New Roman" w:hAnsi="Times New Roman"/>
            <w:szCs w:val="24"/>
          </w:rPr>
          <w:delText>:={TC</w:delText>
        </w:r>
      </w:del>
      <w:del w:id="7412" w:author="Janusio" w:date="2018-03-10T14:41:08Z">
        <w:r>
          <w:rPr>
            <w:rFonts w:hint="eastAsia" w:ascii="Times New Roman" w:hAnsi="Times New Roman"/>
            <w:szCs w:val="24"/>
            <w:vertAlign w:val="subscript"/>
          </w:rPr>
          <w:delText>TVP-QT</w:delText>
        </w:r>
      </w:del>
      <w:del w:id="7413" w:author="Janusio" w:date="2018-03-10T14:41:08Z">
        <w:r>
          <w:rPr>
            <w:rFonts w:hint="eastAsia" w:ascii="Times New Roman" w:hAnsi="Times New Roman"/>
            <w:szCs w:val="24"/>
          </w:rPr>
          <w:delText>,Ver</w:delText>
        </w:r>
      </w:del>
      <w:del w:id="7414" w:author="Janusio" w:date="2018-03-10T14:41:08Z">
        <w:r>
          <w:rPr>
            <w:rFonts w:hint="eastAsia" w:ascii="Times New Roman" w:hAnsi="Times New Roman"/>
            <w:szCs w:val="24"/>
            <w:vertAlign w:val="subscript"/>
          </w:rPr>
          <w:delText>TVP-QT</w:delText>
        </w:r>
      </w:del>
      <w:del w:id="7415" w:author="Janusio" w:date="2018-03-10T14:41:08Z">
        <w:r>
          <w:rPr>
            <w:rFonts w:hint="eastAsia" w:ascii="Times New Roman" w:hAnsi="Times New Roman"/>
            <w:szCs w:val="24"/>
          </w:rPr>
          <w:delText>}，其中TC</w:delText>
        </w:r>
      </w:del>
      <w:del w:id="7416" w:author="Janusio" w:date="2018-03-10T14:41:08Z">
        <w:r>
          <w:rPr>
            <w:rFonts w:hint="eastAsia" w:ascii="Times New Roman" w:hAnsi="Times New Roman"/>
            <w:szCs w:val="24"/>
            <w:vertAlign w:val="subscript"/>
          </w:rPr>
          <w:delText>TVP-QT</w:delText>
        </w:r>
      </w:del>
      <w:del w:id="7417" w:author="Janusio" w:date="2018-03-10T14:41:08Z">
        <w:r>
          <w:rPr>
            <w:rFonts w:hint="eastAsia" w:ascii="Times New Roman" w:hAnsi="Times New Roman"/>
            <w:szCs w:val="24"/>
          </w:rPr>
          <w:delText>表示TVP-QT信任链模型构建时所包含的可信组件传递序列，即上文对TVP-QT信任链模型具体构建过程的描述的各个组件序列。Ver</w:delText>
        </w:r>
      </w:del>
      <w:del w:id="7418" w:author="Janusio" w:date="2018-03-10T14:41:08Z">
        <w:r>
          <w:rPr>
            <w:rFonts w:hint="eastAsia" w:ascii="Times New Roman" w:hAnsi="Times New Roman"/>
            <w:szCs w:val="24"/>
            <w:vertAlign w:val="subscript"/>
          </w:rPr>
          <w:delText>TVP-QT</w:delText>
        </w:r>
      </w:del>
      <w:del w:id="7419" w:author="Janusio" w:date="2018-03-10T14:41:08Z">
        <w:r>
          <w:rPr>
            <w:rFonts w:hint="eastAsia" w:ascii="Times New Roman" w:hAnsi="Times New Roman"/>
            <w:szCs w:val="24"/>
          </w:rPr>
          <w:delText>表示为对TVP-QT信任链模型执行序列的远程认证。</w:delText>
        </w:r>
      </w:del>
    </w:p>
    <w:p>
      <w:pPr>
        <w:pStyle w:val="27"/>
        <w:spacing w:beforeLines="0" w:afterLines="0" w:line="360" w:lineRule="auto"/>
        <w:ind w:firstLine="420" w:firstLineChars="0"/>
        <w:rPr>
          <w:del w:id="7420" w:author="Janusio" w:date="2018-03-10T14:41:08Z"/>
          <w:rFonts w:hint="eastAsia" w:ascii="Times New Roman" w:hAnsi="Times New Roman"/>
          <w:szCs w:val="24"/>
        </w:rPr>
      </w:pPr>
      <w:del w:id="7421" w:author="Janusio" w:date="2018-03-10T14:41:08Z">
        <w:r>
          <w:rPr>
            <w:rFonts w:hint="eastAsia" w:ascii="Times New Roman" w:hAnsi="Times New Roman"/>
            <w:szCs w:val="24"/>
          </w:rPr>
          <w:delText xml:space="preserve"> 按照3.1节对TVP-QT中相应功能组件的定义，该TVP-QT信任属性可以进一步细分为：</w:delText>
        </w:r>
      </w:del>
    </w:p>
    <w:p>
      <w:pPr>
        <w:pStyle w:val="27"/>
        <w:spacing w:beforeLines="0" w:afterLines="0" w:line="360" w:lineRule="auto"/>
        <w:ind w:firstLine="420" w:firstLineChars="0"/>
        <w:rPr>
          <w:del w:id="7422" w:author="Janusio" w:date="2018-03-10T14:41:08Z"/>
          <w:rFonts w:hint="eastAsia" w:ascii="Times New Roman" w:hAnsi="Times New Roman"/>
          <w:szCs w:val="24"/>
        </w:rPr>
      </w:pPr>
      <w:del w:id="7423" w:author="Janusio" w:date="2018-03-10T14:41:08Z">
        <w:r>
          <w:rPr>
            <w:rFonts w:hint="eastAsia" w:ascii="Times New Roman" w:hAnsi="Times New Roman"/>
            <w:szCs w:val="24"/>
          </w:rPr>
          <w:delText>TP</w:delText>
        </w:r>
      </w:del>
      <w:del w:id="7424" w:author="Janusio" w:date="2018-03-10T14:41:08Z">
        <w:r>
          <w:rPr>
            <w:rFonts w:hint="eastAsia" w:ascii="Times New Roman" w:hAnsi="Times New Roman"/>
            <w:szCs w:val="24"/>
            <w:vertAlign w:val="subscript"/>
          </w:rPr>
          <w:delText>TVP-QT</w:delText>
        </w:r>
      </w:del>
      <w:del w:id="7425" w:author="Janusio" w:date="2018-03-10T14:41:08Z">
        <w:r>
          <w:rPr>
            <w:rFonts w:hint="eastAsia" w:ascii="Times New Roman" w:hAnsi="Times New Roman"/>
            <w:szCs w:val="24"/>
          </w:rPr>
          <w:delText>:={TC</w:delText>
        </w:r>
      </w:del>
      <w:del w:id="7426" w:author="Janusio" w:date="2018-03-10T14:41:08Z">
        <w:r>
          <w:rPr>
            <w:rFonts w:hint="eastAsia" w:ascii="Times New Roman" w:hAnsi="Times New Roman"/>
            <w:szCs w:val="24"/>
            <w:vertAlign w:val="subscript"/>
            <w:lang w:eastAsia="zh-CN"/>
          </w:rPr>
          <w:delText>TVP-QT</w:delText>
        </w:r>
      </w:del>
      <w:del w:id="7427" w:author="Janusio" w:date="2018-03-10T14:41:08Z">
        <w:r>
          <w:rPr>
            <w:rFonts w:hint="eastAsia" w:ascii="Times New Roman" w:hAnsi="Times New Roman"/>
            <w:szCs w:val="24"/>
          </w:rPr>
          <w:delText>,Ver</w:delText>
        </w:r>
      </w:del>
      <w:del w:id="7428" w:author="Janusio" w:date="2018-03-10T14:41:08Z">
        <w:r>
          <w:rPr>
            <w:rFonts w:hint="eastAsia" w:ascii="Times New Roman" w:hAnsi="Times New Roman"/>
            <w:szCs w:val="24"/>
            <w:vertAlign w:val="subscript"/>
            <w:lang w:eastAsia="zh-CN"/>
          </w:rPr>
          <w:delText>TVP-QT</w:delText>
        </w:r>
      </w:del>
      <w:del w:id="7429" w:author="Janusio" w:date="2018-03-10T14:41:08Z">
        <w:r>
          <w:rPr>
            <w:rFonts w:hint="eastAsia" w:ascii="Times New Roman" w:hAnsi="Times New Roman"/>
            <w:szCs w:val="24"/>
          </w:rPr>
          <w:delText>}</w:delText>
        </w:r>
      </w:del>
    </w:p>
    <w:p>
      <w:pPr>
        <w:pStyle w:val="27"/>
        <w:spacing w:beforeLines="0" w:afterLines="0" w:line="360" w:lineRule="auto"/>
        <w:ind w:firstLine="420" w:firstLineChars="0"/>
        <w:rPr>
          <w:del w:id="7430" w:author="Janusio" w:date="2018-03-10T14:41:08Z"/>
          <w:rFonts w:hint="eastAsia" w:ascii="Times New Roman" w:hAnsi="Times New Roman"/>
          <w:szCs w:val="24"/>
        </w:rPr>
      </w:pPr>
      <w:del w:id="7431" w:author="Janusio" w:date="2018-03-10T14:41:08Z">
        <w:r>
          <w:rPr>
            <w:rFonts w:hint="eastAsia" w:ascii="Times New Roman" w:hAnsi="Times New Roman"/>
            <w:szCs w:val="24"/>
          </w:rPr>
          <w:delText xml:space="preserve">       ={(TC</w:delText>
        </w:r>
      </w:del>
      <w:del w:id="7432" w:author="Janusio" w:date="2018-03-10T14:41:08Z">
        <w:r>
          <w:rPr>
            <w:rFonts w:hint="eastAsia" w:ascii="Times New Roman" w:hAnsi="Times New Roman"/>
            <w:szCs w:val="24"/>
            <w:vertAlign w:val="subscript"/>
          </w:rPr>
          <w:delText>m</w:delText>
        </w:r>
      </w:del>
      <w:del w:id="7433" w:author="Janusio" w:date="2018-03-10T14:41:08Z">
        <w:r>
          <w:rPr>
            <w:rFonts w:hint="eastAsia" w:ascii="Times New Roman" w:hAnsi="Times New Roman"/>
            <w:szCs w:val="24"/>
          </w:rPr>
          <w:delText>,TC</w:delText>
        </w:r>
      </w:del>
      <w:del w:id="7434" w:author="Janusio" w:date="2018-03-10T14:41:08Z">
        <w:r>
          <w:rPr>
            <w:rFonts w:hint="eastAsia" w:ascii="Times New Roman" w:hAnsi="Times New Roman"/>
            <w:szCs w:val="24"/>
            <w:vertAlign w:val="subscript"/>
          </w:rPr>
          <w:delText>vRT</w:delText>
        </w:r>
      </w:del>
      <w:del w:id="7435" w:author="Janusio" w:date="2018-03-10T14:41:08Z">
        <w:r>
          <w:rPr>
            <w:rFonts w:hint="eastAsia" w:ascii="Times New Roman" w:hAnsi="Times New Roman"/>
            <w:szCs w:val="24"/>
          </w:rPr>
          <w:delText>,TC</w:delText>
        </w:r>
      </w:del>
      <w:del w:id="7436" w:author="Janusio" w:date="2018-03-10T14:41:08Z">
        <w:r>
          <w:rPr>
            <w:rFonts w:hint="eastAsia" w:ascii="Times New Roman" w:hAnsi="Times New Roman"/>
            <w:szCs w:val="24"/>
            <w:vertAlign w:val="subscript"/>
          </w:rPr>
          <w:delText>vm</w:delText>
        </w:r>
      </w:del>
      <w:del w:id="7437" w:author="Janusio" w:date="2018-03-10T14:41:08Z">
        <w:r>
          <w:rPr>
            <w:rFonts w:hint="eastAsia" w:ascii="Times New Roman" w:hAnsi="Times New Roman"/>
            <w:szCs w:val="24"/>
          </w:rPr>
          <w:delText>), (Ver</w:delText>
        </w:r>
      </w:del>
      <w:del w:id="7438" w:author="Janusio" w:date="2018-03-10T14:41:08Z">
        <w:r>
          <w:rPr>
            <w:rFonts w:hint="eastAsia" w:ascii="Times New Roman" w:hAnsi="Times New Roman"/>
            <w:szCs w:val="24"/>
            <w:vertAlign w:val="subscript"/>
          </w:rPr>
          <w:delText>m</w:delText>
        </w:r>
      </w:del>
      <w:del w:id="7439" w:author="Janusio" w:date="2018-03-10T14:41:08Z">
        <w:r>
          <w:rPr>
            <w:rFonts w:hint="eastAsia" w:ascii="Times New Roman" w:hAnsi="Times New Roman"/>
            <w:szCs w:val="24"/>
          </w:rPr>
          <w:delText>, Ver</w:delText>
        </w:r>
      </w:del>
      <w:del w:id="7440" w:author="Janusio" w:date="2018-03-10T14:41:08Z">
        <w:r>
          <w:rPr>
            <w:rFonts w:hint="eastAsia" w:ascii="Times New Roman" w:hAnsi="Times New Roman"/>
            <w:szCs w:val="24"/>
            <w:vertAlign w:val="subscript"/>
          </w:rPr>
          <w:delText>vRT</w:delText>
        </w:r>
      </w:del>
      <w:del w:id="7441" w:author="Janusio" w:date="2018-03-10T14:41:08Z">
        <w:r>
          <w:rPr>
            <w:rFonts w:hint="eastAsia" w:ascii="Times New Roman" w:hAnsi="Times New Roman"/>
            <w:szCs w:val="24"/>
          </w:rPr>
          <w:delText>, Ver</w:delText>
        </w:r>
      </w:del>
      <w:del w:id="7442" w:author="Janusio" w:date="2018-03-10T14:41:08Z">
        <w:r>
          <w:rPr>
            <w:rFonts w:hint="eastAsia" w:ascii="Times New Roman" w:hAnsi="Times New Roman"/>
            <w:szCs w:val="24"/>
            <w:vertAlign w:val="subscript"/>
          </w:rPr>
          <w:delText>vm</w:delText>
        </w:r>
      </w:del>
      <w:del w:id="7443" w:author="Janusio" w:date="2018-03-10T14:41:08Z">
        <w:r>
          <w:rPr>
            <w:rFonts w:hint="eastAsia" w:ascii="Times New Roman" w:hAnsi="Times New Roman"/>
            <w:szCs w:val="24"/>
          </w:rPr>
          <w:delText>) }</w:delText>
        </w:r>
      </w:del>
    </w:p>
    <w:p>
      <w:pPr>
        <w:pStyle w:val="27"/>
        <w:spacing w:beforeLines="0" w:afterLines="0" w:line="360" w:lineRule="auto"/>
        <w:ind w:firstLine="420" w:firstLineChars="0"/>
        <w:rPr>
          <w:del w:id="7444" w:author="Janusio" w:date="2018-03-10T14:41:08Z"/>
          <w:rFonts w:hint="eastAsia" w:ascii="Times New Roman" w:hAnsi="Times New Roman"/>
          <w:szCs w:val="24"/>
        </w:rPr>
      </w:pPr>
      <w:del w:id="7445" w:author="Janusio" w:date="2018-03-10T14:41:08Z">
        <w:r>
          <w:rPr>
            <w:rFonts w:hint="eastAsia" w:ascii="Times New Roman" w:hAnsi="Times New Roman"/>
            <w:szCs w:val="24"/>
          </w:rPr>
          <w:delText>={(TC</w:delText>
        </w:r>
      </w:del>
      <w:del w:id="7446" w:author="Janusio" w:date="2018-03-10T14:41:08Z">
        <w:r>
          <w:rPr>
            <w:rFonts w:hint="eastAsia" w:ascii="Times New Roman" w:hAnsi="Times New Roman"/>
            <w:szCs w:val="24"/>
            <w:vertAlign w:val="subscript"/>
          </w:rPr>
          <w:delText>m</w:delText>
        </w:r>
      </w:del>
      <w:del w:id="7447" w:author="Janusio" w:date="2018-03-10T14:41:08Z">
        <w:r>
          <w:rPr>
            <w:rFonts w:hint="eastAsia" w:ascii="Times New Roman" w:hAnsi="Times New Roman"/>
            <w:szCs w:val="24"/>
          </w:rPr>
          <w:delText>,(TC</w:delText>
        </w:r>
      </w:del>
      <w:del w:id="7448" w:author="Janusio" w:date="2018-03-10T14:41:08Z">
        <w:r>
          <w:rPr>
            <w:rFonts w:hint="eastAsia" w:ascii="Times New Roman" w:hAnsi="Times New Roman"/>
            <w:szCs w:val="24"/>
            <w:vertAlign w:val="subscript"/>
          </w:rPr>
          <w:delText>TJP</w:delText>
        </w:r>
      </w:del>
      <w:del w:id="7449" w:author="Janusio" w:date="2018-03-10T14:41:08Z">
        <w:r>
          <w:rPr>
            <w:rFonts w:hint="eastAsia" w:ascii="Times New Roman" w:hAnsi="Times New Roman"/>
            <w:szCs w:val="24"/>
          </w:rPr>
          <w:delText>,TC</w:delText>
        </w:r>
      </w:del>
      <w:del w:id="7450" w:author="Janusio" w:date="2018-03-10T14:41:08Z">
        <w:r>
          <w:rPr>
            <w:rFonts w:hint="eastAsia" w:ascii="Times New Roman" w:hAnsi="Times New Roman"/>
            <w:szCs w:val="24"/>
            <w:vertAlign w:val="subscript"/>
          </w:rPr>
          <w:delText>vTPM</w:delText>
        </w:r>
      </w:del>
      <w:del w:id="7451" w:author="Janusio" w:date="2018-03-10T14:41:08Z">
        <w:r>
          <w:rPr>
            <w:rFonts w:hint="eastAsia" w:ascii="Times New Roman" w:hAnsi="Times New Roman"/>
            <w:szCs w:val="24"/>
          </w:rPr>
          <w:delText>),TC</w:delText>
        </w:r>
      </w:del>
      <w:del w:id="7452" w:author="Janusio" w:date="2018-03-10T14:41:08Z">
        <w:r>
          <w:rPr>
            <w:rFonts w:hint="eastAsia" w:ascii="Times New Roman" w:hAnsi="Times New Roman"/>
            <w:szCs w:val="24"/>
            <w:vertAlign w:val="subscript"/>
          </w:rPr>
          <w:delText>vm</w:delText>
        </w:r>
      </w:del>
      <w:del w:id="7453" w:author="Janusio" w:date="2018-03-10T14:41:08Z">
        <w:r>
          <w:rPr>
            <w:rFonts w:hint="eastAsia" w:ascii="Times New Roman" w:hAnsi="Times New Roman"/>
            <w:szCs w:val="24"/>
          </w:rPr>
          <w:delText>),(Ver</w:delText>
        </w:r>
      </w:del>
      <w:del w:id="7454" w:author="Janusio" w:date="2018-03-10T14:41:08Z">
        <w:r>
          <w:rPr>
            <w:rFonts w:hint="eastAsia" w:ascii="Times New Roman" w:hAnsi="Times New Roman"/>
            <w:szCs w:val="24"/>
            <w:vertAlign w:val="subscript"/>
          </w:rPr>
          <w:delText>m</w:delText>
        </w:r>
      </w:del>
      <w:del w:id="7455" w:author="Janusio" w:date="2018-03-10T14:41:08Z">
        <w:r>
          <w:rPr>
            <w:rFonts w:hint="eastAsia" w:ascii="Times New Roman" w:hAnsi="Times New Roman"/>
            <w:szCs w:val="24"/>
          </w:rPr>
          <w:delText>,(Ver</w:delText>
        </w:r>
      </w:del>
      <w:del w:id="7456" w:author="Janusio" w:date="2018-03-10T14:41:08Z">
        <w:r>
          <w:rPr>
            <w:rFonts w:hint="eastAsia" w:ascii="Times New Roman" w:hAnsi="Times New Roman"/>
            <w:szCs w:val="24"/>
            <w:vertAlign w:val="subscript"/>
          </w:rPr>
          <w:delText>TJP</w:delText>
        </w:r>
      </w:del>
      <w:del w:id="7457" w:author="Janusio" w:date="2018-03-10T14:41:08Z">
        <w:r>
          <w:rPr>
            <w:rFonts w:hint="eastAsia" w:ascii="Times New Roman" w:hAnsi="Times New Roman"/>
            <w:szCs w:val="24"/>
          </w:rPr>
          <w:delText>,Ver</w:delText>
        </w:r>
      </w:del>
      <w:del w:id="7458" w:author="Janusio" w:date="2018-03-10T14:41:08Z">
        <w:r>
          <w:rPr>
            <w:rFonts w:hint="eastAsia" w:ascii="Times New Roman" w:hAnsi="Times New Roman"/>
            <w:szCs w:val="24"/>
            <w:vertAlign w:val="subscript"/>
          </w:rPr>
          <w:delText>vTPM</w:delText>
        </w:r>
      </w:del>
      <w:del w:id="7459" w:author="Janusio" w:date="2018-03-10T14:41:08Z">
        <w:r>
          <w:rPr>
            <w:rFonts w:hint="eastAsia" w:ascii="Times New Roman" w:hAnsi="Times New Roman"/>
            <w:szCs w:val="24"/>
          </w:rPr>
          <w:delText>),Ver</w:delText>
        </w:r>
      </w:del>
      <w:del w:id="7460" w:author="Janusio" w:date="2018-03-10T14:41:08Z">
        <w:r>
          <w:rPr>
            <w:rFonts w:hint="eastAsia" w:ascii="Times New Roman" w:hAnsi="Times New Roman"/>
            <w:szCs w:val="24"/>
            <w:vertAlign w:val="subscript"/>
          </w:rPr>
          <w:delText>vm</w:delText>
        </w:r>
      </w:del>
      <w:del w:id="7461" w:author="Janusio" w:date="2018-03-10T14:41:08Z">
        <w:r>
          <w:rPr>
            <w:rFonts w:hint="eastAsia" w:ascii="Times New Roman" w:hAnsi="Times New Roman"/>
            <w:szCs w:val="24"/>
          </w:rPr>
          <w:delText>)}</w:delText>
        </w:r>
      </w:del>
    </w:p>
    <w:p>
      <w:pPr>
        <w:pStyle w:val="27"/>
        <w:spacing w:beforeLines="0" w:afterLines="0" w:line="360" w:lineRule="auto"/>
        <w:ind w:firstLine="420" w:firstLineChars="0"/>
        <w:rPr>
          <w:del w:id="7462" w:author="Janusio" w:date="2018-03-10T14:41:08Z"/>
          <w:rFonts w:hint="eastAsia" w:ascii="Times New Roman" w:hAnsi="Times New Roman"/>
          <w:szCs w:val="24"/>
        </w:rPr>
      </w:pPr>
      <w:del w:id="7463" w:author="Janusio" w:date="2018-03-10T14:41:08Z">
        <w:r>
          <w:rPr>
            <w:rFonts w:hint="eastAsia" w:ascii="Times New Roman" w:hAnsi="Times New Roman"/>
            <w:szCs w:val="24"/>
          </w:rPr>
          <w:delText>由定义可知TVP-QT信任属性可以分为三类：主机m的信任属性TC</w:delText>
        </w:r>
      </w:del>
      <w:del w:id="7464" w:author="Janusio" w:date="2018-03-10T14:41:08Z">
        <w:r>
          <w:rPr>
            <w:rFonts w:hint="eastAsia" w:ascii="Times New Roman" w:hAnsi="Times New Roman"/>
            <w:szCs w:val="24"/>
            <w:vertAlign w:val="subscript"/>
          </w:rPr>
          <w:delText>m</w:delText>
        </w:r>
      </w:del>
      <w:del w:id="7465" w:author="Janusio" w:date="2018-03-10T14:41:08Z">
        <w:r>
          <w:rPr>
            <w:rFonts w:hint="eastAsia" w:ascii="Times New Roman" w:hAnsi="Times New Roman"/>
            <w:szCs w:val="24"/>
          </w:rPr>
          <w:delText>，虚拟信任根vRT的信任属性TC</w:delText>
        </w:r>
      </w:del>
      <w:del w:id="7466" w:author="Janusio" w:date="2018-03-10T14:41:08Z">
        <w:r>
          <w:rPr>
            <w:rFonts w:hint="eastAsia" w:ascii="Times New Roman" w:hAnsi="Times New Roman"/>
            <w:szCs w:val="24"/>
            <w:vertAlign w:val="subscript"/>
          </w:rPr>
          <w:delText>vRT</w:delText>
        </w:r>
      </w:del>
      <w:del w:id="7467" w:author="Janusio" w:date="2018-03-10T14:41:08Z">
        <w:r>
          <w:rPr>
            <w:rFonts w:hint="eastAsia" w:ascii="Times New Roman" w:hAnsi="Times New Roman"/>
            <w:szCs w:val="24"/>
          </w:rPr>
          <w:delText>，以及用户虚拟机的信任属性TC</w:delText>
        </w:r>
      </w:del>
      <w:del w:id="7468" w:author="Janusio" w:date="2018-03-10T14:41:08Z">
        <w:r>
          <w:rPr>
            <w:rFonts w:hint="eastAsia" w:ascii="Times New Roman" w:hAnsi="Times New Roman"/>
            <w:szCs w:val="24"/>
            <w:vertAlign w:val="subscript"/>
          </w:rPr>
          <w:delText>vm</w:delText>
        </w:r>
      </w:del>
      <w:del w:id="7469" w:author="Janusio" w:date="2018-03-10T14:41:08Z">
        <w:r>
          <w:rPr>
            <w:rFonts w:hint="eastAsia" w:ascii="Times New Roman" w:hAnsi="Times New Roman"/>
            <w:szCs w:val="24"/>
          </w:rPr>
          <w:delText>。其中TCvRT包含TC</w:delText>
        </w:r>
      </w:del>
      <w:del w:id="7470" w:author="Janusio" w:date="2018-03-10T14:41:08Z">
        <w:r>
          <w:rPr>
            <w:rFonts w:hint="eastAsia" w:ascii="Times New Roman" w:hAnsi="Times New Roman"/>
            <w:szCs w:val="24"/>
            <w:vertAlign w:val="subscript"/>
          </w:rPr>
          <w:delText>TJP</w:delText>
        </w:r>
      </w:del>
      <w:del w:id="7471" w:author="Janusio" w:date="2018-03-10T14:41:08Z">
        <w:r>
          <w:rPr>
            <w:rFonts w:hint="eastAsia" w:ascii="Times New Roman" w:hAnsi="Times New Roman"/>
            <w:szCs w:val="24"/>
          </w:rPr>
          <w:delText xml:space="preserve"> 和TC</w:delText>
        </w:r>
      </w:del>
      <w:del w:id="7472" w:author="Janusio" w:date="2018-03-10T14:41:08Z">
        <w:r>
          <w:rPr>
            <w:rFonts w:hint="eastAsia" w:ascii="Times New Roman" w:hAnsi="Times New Roman"/>
            <w:szCs w:val="24"/>
            <w:vertAlign w:val="subscript"/>
          </w:rPr>
          <w:delText>vTPM</w:delText>
        </w:r>
      </w:del>
      <w:del w:id="7473" w:author="Janusio" w:date="2018-03-10T14:41:08Z">
        <w:r>
          <w:rPr>
            <w:rFonts w:hint="eastAsia" w:ascii="Times New Roman" w:hAnsi="Times New Roman"/>
            <w:szCs w:val="24"/>
          </w:rPr>
          <w:delText>两个属性。下面对TVP-QT三类组件的信任属性进行分别阐述。</w:delText>
        </w:r>
      </w:del>
    </w:p>
    <w:p>
      <w:pPr>
        <w:pStyle w:val="27"/>
        <w:spacing w:beforeLines="0" w:afterLines="0" w:line="360" w:lineRule="auto"/>
        <w:ind w:firstLine="420" w:firstLineChars="0"/>
        <w:rPr>
          <w:del w:id="7474" w:author="Janusio" w:date="2018-03-10T14:41:08Z"/>
          <w:rFonts w:hint="eastAsia" w:ascii="Times New Roman" w:hAnsi="Times New Roman"/>
          <w:szCs w:val="24"/>
        </w:rPr>
      </w:pPr>
      <w:del w:id="7475" w:author="Janusio" w:date="2018-03-10T14:41:08Z">
        <w:r>
          <w:rPr>
            <w:rFonts w:hint="eastAsia" w:ascii="Times New Roman" w:hAnsi="Times New Roman"/>
            <w:szCs w:val="24"/>
          </w:rPr>
          <w:delText>（1）主机m的信任属性表示TP</w:delText>
        </w:r>
      </w:del>
      <w:del w:id="7476" w:author="Janusio" w:date="2018-03-10T14:41:08Z">
        <w:r>
          <w:rPr>
            <w:rFonts w:hint="eastAsia" w:ascii="Times New Roman" w:hAnsi="Times New Roman"/>
            <w:szCs w:val="24"/>
            <w:vertAlign w:val="subscript"/>
          </w:rPr>
          <w:delText>m</w:delText>
        </w:r>
      </w:del>
      <w:del w:id="7477" w:author="Janusio" w:date="2018-03-10T14:41:08Z">
        <w:r>
          <w:rPr>
            <w:rFonts w:hint="eastAsia" w:ascii="Times New Roman" w:hAnsi="Times New Roman"/>
            <w:szCs w:val="24"/>
          </w:rPr>
          <w:delText>:={TC</w:delText>
        </w:r>
      </w:del>
      <w:del w:id="7478" w:author="Janusio" w:date="2018-03-10T14:41:08Z">
        <w:r>
          <w:rPr>
            <w:rFonts w:hint="eastAsia" w:ascii="Times New Roman" w:hAnsi="Times New Roman"/>
            <w:szCs w:val="24"/>
            <w:vertAlign w:val="subscript"/>
          </w:rPr>
          <w:delText>m</w:delText>
        </w:r>
      </w:del>
      <w:del w:id="7479" w:author="Janusio" w:date="2018-03-10T14:41:08Z">
        <w:r>
          <w:rPr>
            <w:rFonts w:hint="eastAsia" w:ascii="Times New Roman" w:hAnsi="Times New Roman"/>
            <w:szCs w:val="24"/>
          </w:rPr>
          <w:delText>,Ver</w:delText>
        </w:r>
      </w:del>
      <w:del w:id="7480" w:author="Janusio" w:date="2018-03-10T14:41:08Z">
        <w:r>
          <w:rPr>
            <w:rFonts w:hint="eastAsia" w:ascii="Times New Roman" w:hAnsi="Times New Roman"/>
            <w:szCs w:val="24"/>
            <w:vertAlign w:val="subscript"/>
          </w:rPr>
          <w:delText>m</w:delText>
        </w:r>
      </w:del>
      <w:del w:id="7481" w:author="Janusio" w:date="2018-03-10T14:41:08Z">
        <w:r>
          <w:rPr>
            <w:rFonts w:hint="eastAsia" w:ascii="Times New Roman" w:hAnsi="Times New Roman"/>
            <w:szCs w:val="24"/>
          </w:rPr>
          <w:delText>}，其中，TCm表示基于硬件信任根构建的信任链，即主机m在本地正确地完成从第一层硬件TPM的CRTM到</w:delText>
        </w:r>
      </w:del>
      <w:del w:id="7482" w:author="Janusio" w:date="2018-03-10T14:41:08Z">
        <w:r>
          <w:rPr>
            <w:rFonts w:hint="eastAsia" w:ascii="Times New Roman" w:hAnsi="Times New Roman"/>
            <w:szCs w:val="24"/>
            <w:lang w:eastAsia="zh-CN"/>
          </w:rPr>
          <w:delText>Dom0 Kernel</w:delText>
        </w:r>
      </w:del>
      <w:del w:id="7483" w:author="Janusio" w:date="2018-03-10T14:41:08Z">
        <w:r>
          <w:rPr>
            <w:rFonts w:hint="eastAsia" w:ascii="Times New Roman" w:hAnsi="Times New Roman"/>
            <w:szCs w:val="24"/>
          </w:rPr>
          <w:delText>的可信启动过程：(CRTM→BIOS→OSLoader→VMM→Dom0 Kernel)TPM_Static，此部分信任链可基于硬件可信芯片TPM的可信度量，且在TVP-QT信任链传递过程中不存在除TVP-QT信任链组件之外的程序代码加载。Verm:=Verify(m, TC</w:delText>
        </w:r>
      </w:del>
      <w:del w:id="7484" w:author="Janusio" w:date="2018-03-10T14:41:08Z">
        <w:r>
          <w:rPr>
            <w:rFonts w:hint="eastAsia" w:ascii="Times New Roman" w:hAnsi="Times New Roman"/>
            <w:szCs w:val="24"/>
            <w:vertAlign w:val="subscript"/>
          </w:rPr>
          <w:delText>m</w:delText>
        </w:r>
      </w:del>
      <w:del w:id="7485" w:author="Janusio" w:date="2018-03-10T14:41:08Z">
        <w:r>
          <w:rPr>
            <w:rFonts w:hint="eastAsia" w:ascii="Times New Roman" w:hAnsi="Times New Roman"/>
            <w:szCs w:val="24"/>
          </w:rPr>
          <w:delText>)表示对外验证主机m所声称的信任属性TC</w:delText>
        </w:r>
      </w:del>
      <w:del w:id="7486" w:author="Janusio" w:date="2018-03-10T14:41:08Z">
        <w:r>
          <w:rPr>
            <w:rFonts w:hint="eastAsia" w:ascii="Times New Roman" w:hAnsi="Times New Roman"/>
            <w:szCs w:val="24"/>
            <w:vertAlign w:val="subscript"/>
          </w:rPr>
          <w:delText>m</w:delText>
        </w:r>
      </w:del>
      <w:del w:id="7487" w:author="Janusio" w:date="2018-03-10T14:41:08Z">
        <w:r>
          <w:rPr>
            <w:rFonts w:hint="eastAsia" w:ascii="Times New Roman" w:hAnsi="Times New Roman"/>
            <w:szCs w:val="24"/>
          </w:rPr>
          <w:delText>，使远程验证者R相信TVP-QT平台主机m拥有这样的信任链属性TC</w:delText>
        </w:r>
      </w:del>
      <w:del w:id="7488" w:author="Janusio" w:date="2018-03-10T14:41:08Z">
        <w:r>
          <w:rPr>
            <w:rFonts w:hint="eastAsia" w:ascii="Times New Roman" w:hAnsi="Times New Roman"/>
            <w:szCs w:val="24"/>
            <w:vertAlign w:val="subscript"/>
          </w:rPr>
          <w:delText>m</w:delText>
        </w:r>
      </w:del>
      <w:del w:id="7489" w:author="Janusio" w:date="2018-03-10T14:41:08Z">
        <w:r>
          <w:rPr>
            <w:rFonts w:hint="eastAsia" w:ascii="Times New Roman" w:hAnsi="Times New Roman"/>
            <w:szCs w:val="24"/>
          </w:rPr>
          <w:delText>。</w:delText>
        </w:r>
      </w:del>
    </w:p>
    <w:p>
      <w:pPr>
        <w:pStyle w:val="27"/>
        <w:spacing w:beforeLines="0" w:afterLines="0" w:line="360" w:lineRule="auto"/>
        <w:ind w:firstLine="420" w:firstLineChars="0"/>
        <w:rPr>
          <w:del w:id="7490" w:author="Janusio" w:date="2018-03-10T14:41:08Z"/>
          <w:rFonts w:hint="eastAsia" w:ascii="Times New Roman" w:hAnsi="Times New Roman"/>
          <w:szCs w:val="24"/>
        </w:rPr>
      </w:pPr>
      <w:del w:id="7491" w:author="Janusio" w:date="2018-03-10T14:41:08Z">
        <w:r>
          <w:rPr>
            <w:rFonts w:hint="eastAsia" w:ascii="Times New Roman" w:hAnsi="Times New Roman"/>
            <w:szCs w:val="24"/>
          </w:rPr>
          <w:delText>（2）vRT的信任属性为TP</w:delText>
        </w:r>
      </w:del>
      <w:del w:id="7492" w:author="Janusio" w:date="2018-03-10T14:41:08Z">
        <w:r>
          <w:rPr>
            <w:rFonts w:hint="eastAsia" w:ascii="Times New Roman" w:hAnsi="Times New Roman"/>
            <w:szCs w:val="24"/>
            <w:vertAlign w:val="subscript"/>
          </w:rPr>
          <w:delText>vRT</w:delText>
        </w:r>
      </w:del>
      <w:del w:id="7493" w:author="Janusio" w:date="2018-03-10T14:41:08Z">
        <w:r>
          <w:rPr>
            <w:rFonts w:hint="eastAsia" w:ascii="Times New Roman" w:hAnsi="Times New Roman"/>
            <w:szCs w:val="24"/>
          </w:rPr>
          <w:delText>:= {TC</w:delText>
        </w:r>
      </w:del>
      <w:del w:id="7494" w:author="Janusio" w:date="2018-03-10T14:41:08Z">
        <w:r>
          <w:rPr>
            <w:rFonts w:hint="eastAsia" w:ascii="Times New Roman" w:hAnsi="Times New Roman"/>
            <w:szCs w:val="24"/>
            <w:vertAlign w:val="subscript"/>
          </w:rPr>
          <w:delText>vRT</w:delText>
        </w:r>
      </w:del>
      <w:del w:id="7495" w:author="Janusio" w:date="2018-03-10T14:41:08Z">
        <w:r>
          <w:rPr>
            <w:rFonts w:hint="eastAsia" w:ascii="Times New Roman" w:hAnsi="Times New Roman"/>
            <w:szCs w:val="24"/>
          </w:rPr>
          <w:delText>, Ver</w:delText>
        </w:r>
      </w:del>
      <w:del w:id="7496" w:author="Janusio" w:date="2018-03-10T14:41:08Z">
        <w:r>
          <w:rPr>
            <w:rFonts w:hint="eastAsia" w:ascii="Times New Roman" w:hAnsi="Times New Roman"/>
            <w:szCs w:val="24"/>
            <w:vertAlign w:val="subscript"/>
          </w:rPr>
          <w:delText>vRT</w:delText>
        </w:r>
      </w:del>
      <w:del w:id="7497" w:author="Janusio" w:date="2018-03-10T14:41:08Z">
        <w:r>
          <w:rPr>
            <w:rFonts w:hint="eastAsia" w:ascii="Times New Roman" w:hAnsi="Times New Roman"/>
            <w:szCs w:val="24"/>
          </w:rPr>
          <w:delText>}，表示vRT 的本地可信加载及其对外的证明。由定义1对vRT以及定义2对TVP-QT信任属性的定义，可对TPvRT进行进一步细分：</w:delText>
        </w:r>
      </w:del>
    </w:p>
    <w:p>
      <w:pPr>
        <w:pStyle w:val="27"/>
        <w:spacing w:beforeLines="0" w:afterLines="0" w:line="360" w:lineRule="auto"/>
        <w:ind w:firstLine="420" w:firstLineChars="0"/>
        <w:rPr>
          <w:del w:id="7498" w:author="Janusio" w:date="2018-03-10T14:41:08Z"/>
          <w:rFonts w:hint="eastAsia" w:ascii="Times New Roman" w:hAnsi="Times New Roman"/>
          <w:szCs w:val="24"/>
        </w:rPr>
      </w:pPr>
      <w:del w:id="7499" w:author="Janusio" w:date="2018-03-10T14:41:08Z">
        <w:r>
          <w:rPr>
            <w:rFonts w:hint="eastAsia" w:ascii="Times New Roman" w:hAnsi="Times New Roman"/>
            <w:szCs w:val="24"/>
          </w:rPr>
          <w:delText xml:space="preserve">  TP</w:delText>
        </w:r>
      </w:del>
      <w:del w:id="7500" w:author="Janusio" w:date="2018-03-10T14:41:08Z">
        <w:r>
          <w:rPr>
            <w:rFonts w:hint="eastAsia" w:ascii="Times New Roman" w:hAnsi="Times New Roman"/>
            <w:szCs w:val="24"/>
            <w:vertAlign w:val="subscript"/>
          </w:rPr>
          <w:delText>vRT</w:delText>
        </w:r>
      </w:del>
      <w:del w:id="7501" w:author="Janusio" w:date="2018-03-10T14:41:08Z">
        <w:r>
          <w:rPr>
            <w:rFonts w:hint="eastAsia" w:ascii="Times New Roman" w:hAnsi="Times New Roman"/>
            <w:szCs w:val="24"/>
          </w:rPr>
          <w:delText>:={(TC</w:delText>
        </w:r>
      </w:del>
      <w:del w:id="7502" w:author="Janusio" w:date="2018-03-10T14:41:08Z">
        <w:r>
          <w:rPr>
            <w:rFonts w:hint="eastAsia" w:ascii="Times New Roman" w:hAnsi="Times New Roman"/>
            <w:szCs w:val="24"/>
            <w:vertAlign w:val="subscript"/>
          </w:rPr>
          <w:delText>TJP</w:delText>
        </w:r>
      </w:del>
      <w:del w:id="7503" w:author="Janusio" w:date="2018-03-10T14:41:08Z">
        <w:r>
          <w:rPr>
            <w:rFonts w:hint="eastAsia" w:ascii="Times New Roman" w:hAnsi="Times New Roman"/>
            <w:szCs w:val="24"/>
          </w:rPr>
          <w:delText>, Ver</w:delText>
        </w:r>
      </w:del>
      <w:del w:id="7504" w:author="Janusio" w:date="2018-03-10T14:41:08Z">
        <w:r>
          <w:rPr>
            <w:rFonts w:hint="eastAsia" w:ascii="Times New Roman" w:hAnsi="Times New Roman"/>
            <w:szCs w:val="24"/>
            <w:vertAlign w:val="subscript"/>
          </w:rPr>
          <w:delText>TJP</w:delText>
        </w:r>
      </w:del>
      <w:del w:id="7505" w:author="Janusio" w:date="2018-03-10T14:41:08Z">
        <w:r>
          <w:rPr>
            <w:rFonts w:hint="eastAsia" w:ascii="Times New Roman" w:hAnsi="Times New Roman"/>
            <w:szCs w:val="24"/>
          </w:rPr>
          <w:delText xml:space="preserve"> ), (TC</w:delText>
        </w:r>
      </w:del>
      <w:del w:id="7506" w:author="Janusio" w:date="2018-03-10T14:41:08Z">
        <w:r>
          <w:rPr>
            <w:rFonts w:hint="eastAsia" w:ascii="Times New Roman" w:hAnsi="Times New Roman"/>
            <w:szCs w:val="24"/>
            <w:vertAlign w:val="subscript"/>
          </w:rPr>
          <w:delText>vTPM</w:delText>
        </w:r>
      </w:del>
      <w:del w:id="7507" w:author="Janusio" w:date="2018-03-10T14:41:08Z">
        <w:r>
          <w:rPr>
            <w:rFonts w:hint="eastAsia" w:ascii="Times New Roman" w:hAnsi="Times New Roman"/>
            <w:szCs w:val="24"/>
          </w:rPr>
          <w:delText>, Ver</w:delText>
        </w:r>
      </w:del>
      <w:del w:id="7508" w:author="Janusio" w:date="2018-03-10T14:41:08Z">
        <w:r>
          <w:rPr>
            <w:rFonts w:hint="eastAsia" w:ascii="Times New Roman" w:hAnsi="Times New Roman"/>
            <w:szCs w:val="24"/>
            <w:vertAlign w:val="subscript"/>
          </w:rPr>
          <w:delText>vTPM</w:delText>
        </w:r>
      </w:del>
      <w:del w:id="7509" w:author="Janusio" w:date="2018-03-10T14:41:08Z">
        <w:r>
          <w:rPr>
            <w:rFonts w:hint="eastAsia" w:ascii="Times New Roman" w:hAnsi="Times New Roman"/>
            <w:szCs w:val="24"/>
          </w:rPr>
          <w:delText>)},</w:delText>
        </w:r>
      </w:del>
    </w:p>
    <w:p>
      <w:pPr>
        <w:pStyle w:val="27"/>
        <w:spacing w:beforeLines="0" w:afterLines="0" w:line="360" w:lineRule="auto"/>
        <w:ind w:firstLine="420" w:firstLineChars="0"/>
        <w:rPr>
          <w:del w:id="7510" w:author="Janusio" w:date="2018-03-10T14:41:08Z"/>
          <w:rFonts w:hint="eastAsia" w:ascii="Times New Roman" w:hAnsi="Times New Roman"/>
          <w:szCs w:val="24"/>
        </w:rPr>
      </w:pPr>
      <w:del w:id="7511" w:author="Janusio" w:date="2018-03-10T14:41:08Z">
        <w:r>
          <w:rPr>
            <w:rFonts w:hint="eastAsia" w:ascii="Times New Roman" w:hAnsi="Times New Roman"/>
            <w:szCs w:val="24"/>
          </w:rPr>
          <w:delText>其中，TCTJP表示基于硬件信任根构建的信任链衔接点，其信任传递的过程包括两种情况，其一是在m启动时，需要采用静态度量方式对TJP进行度量，其信任传递的过程为 (……→</w:delText>
        </w:r>
      </w:del>
      <w:del w:id="7512" w:author="Janusio" w:date="2018-03-10T14:41:08Z">
        <w:r>
          <w:rPr>
            <w:rFonts w:hint="eastAsia" w:ascii="Times New Roman" w:hAnsi="Times New Roman"/>
            <w:szCs w:val="24"/>
            <w:lang w:eastAsia="zh-CN"/>
          </w:rPr>
          <w:delText>Dom0 Kernel</w:delText>
        </w:r>
      </w:del>
      <w:del w:id="7513" w:author="Janusio" w:date="2018-03-10T14:41:08Z">
        <w:r>
          <w:rPr>
            <w:rFonts w:hint="eastAsia" w:ascii="Times New Roman" w:hAnsi="Times New Roman"/>
            <w:szCs w:val="24"/>
          </w:rPr>
          <w:delText>→TJP)</w:delText>
        </w:r>
      </w:del>
      <w:del w:id="7514" w:author="Janusio" w:date="2018-03-10T14:41:08Z">
        <w:r>
          <w:rPr>
            <w:rFonts w:hint="eastAsia" w:ascii="Times New Roman" w:hAnsi="Times New Roman"/>
            <w:szCs w:val="24"/>
            <w:vertAlign w:val="subscript"/>
          </w:rPr>
          <w:delText>TPM_Static</w:delText>
        </w:r>
      </w:del>
      <w:del w:id="7515" w:author="Janusio" w:date="2018-03-10T14:41:08Z">
        <w:r>
          <w:rPr>
            <w:rFonts w:hint="eastAsia" w:ascii="Times New Roman" w:hAnsi="Times New Roman"/>
            <w:szCs w:val="24"/>
          </w:rPr>
          <w:delText>，完整地表示为：（CRTM→BIOS→OSLoader→VMM→Dom0 Kernel →vTPM Builder → vTPM-VM Binding→VM Builder ）</w:delText>
        </w:r>
      </w:del>
      <w:del w:id="7516" w:author="Janusio" w:date="2018-03-10T14:41:08Z">
        <w:r>
          <w:rPr>
            <w:rFonts w:hint="eastAsia" w:ascii="Times New Roman" w:hAnsi="Times New Roman"/>
            <w:szCs w:val="24"/>
            <w:vertAlign w:val="subscript"/>
          </w:rPr>
          <w:delText>TPM_Static</w:delText>
        </w:r>
      </w:del>
      <w:del w:id="7517" w:author="Janusio" w:date="2018-03-10T14:41:08Z">
        <w:r>
          <w:rPr>
            <w:rFonts w:hint="eastAsia" w:ascii="Times New Roman" w:hAnsi="Times New Roman"/>
            <w:szCs w:val="24"/>
          </w:rPr>
          <w:delText>；其二是在创建vm时，为了保证TJP的可信（由于TJP是应用程序，恶意程序容易篡改），从而使得信任关系可以传递到新建的vm, 需要采用动态度量方式对TJP重新度量验证，信任传递的过程为 (TJP)</w:delText>
        </w:r>
      </w:del>
      <w:del w:id="7518" w:author="Janusio" w:date="2018-03-10T14:41:08Z">
        <w:r>
          <w:rPr>
            <w:rFonts w:hint="eastAsia" w:ascii="Times New Roman" w:hAnsi="Times New Roman"/>
            <w:szCs w:val="24"/>
            <w:vertAlign w:val="subscript"/>
          </w:rPr>
          <w:delText>TPM_Dynamic</w:delText>
        </w:r>
      </w:del>
      <w:del w:id="7519" w:author="Janusio" w:date="2018-03-10T14:41:08Z">
        <w:r>
          <w:rPr>
            <w:rFonts w:hint="eastAsia" w:ascii="Times New Roman" w:hAnsi="Times New Roman"/>
            <w:szCs w:val="24"/>
          </w:rPr>
          <w:delText>，完整表示为：(vTPM Builder→vTPM-VM Binding→VM Builder)</w:delText>
        </w:r>
      </w:del>
      <w:del w:id="7520" w:author="Janusio" w:date="2018-03-10T14:41:08Z">
        <w:r>
          <w:rPr>
            <w:rFonts w:hint="eastAsia" w:ascii="Times New Roman" w:hAnsi="Times New Roman"/>
            <w:szCs w:val="24"/>
            <w:vertAlign w:val="subscript"/>
          </w:rPr>
          <w:delText>TPM_Dynamic</w:delText>
        </w:r>
      </w:del>
      <w:del w:id="7521" w:author="Janusio" w:date="2018-03-10T14:41:08Z">
        <w:r>
          <w:rPr>
            <w:rFonts w:hint="eastAsia" w:ascii="Times New Roman" w:hAnsi="Times New Roman"/>
            <w:szCs w:val="24"/>
          </w:rPr>
          <w:delText>。在这两种情况下Ver</w:delText>
        </w:r>
      </w:del>
      <w:del w:id="7522" w:author="Janusio" w:date="2018-03-10T14:41:08Z">
        <w:r>
          <w:rPr>
            <w:rFonts w:hint="eastAsia" w:ascii="Times New Roman" w:hAnsi="Times New Roman"/>
            <w:szCs w:val="24"/>
            <w:vertAlign w:val="subscript"/>
          </w:rPr>
          <w:delText>TJP</w:delText>
        </w:r>
      </w:del>
      <w:del w:id="7523" w:author="Janusio" w:date="2018-03-10T14:41:08Z">
        <w:r>
          <w:rPr>
            <w:rFonts w:hint="eastAsia" w:ascii="Times New Roman" w:hAnsi="Times New Roman"/>
            <w:szCs w:val="24"/>
          </w:rPr>
          <w:delText>:=Verify (TJP, TC</w:delText>
        </w:r>
      </w:del>
      <w:del w:id="7524" w:author="Janusio" w:date="2018-03-10T14:41:08Z">
        <w:r>
          <w:rPr>
            <w:rFonts w:hint="eastAsia" w:ascii="Times New Roman" w:hAnsi="Times New Roman"/>
            <w:szCs w:val="24"/>
            <w:vertAlign w:val="subscript"/>
          </w:rPr>
          <w:delText>TJP</w:delText>
        </w:r>
      </w:del>
      <w:del w:id="7525" w:author="Janusio" w:date="2018-03-10T14:41:08Z">
        <w:r>
          <w:rPr>
            <w:rFonts w:hint="eastAsia" w:ascii="Times New Roman" w:hAnsi="Times New Roman"/>
            <w:szCs w:val="24"/>
          </w:rPr>
          <w:delText>) 表示对外验证可信衔接点所声称的信任属性TC</w:delText>
        </w:r>
      </w:del>
      <w:del w:id="7526" w:author="Janusio" w:date="2018-03-10T14:41:08Z">
        <w:r>
          <w:rPr>
            <w:rFonts w:hint="eastAsia" w:ascii="Times New Roman" w:hAnsi="Times New Roman"/>
            <w:szCs w:val="24"/>
            <w:vertAlign w:val="subscript"/>
          </w:rPr>
          <w:delText>TJP</w:delText>
        </w:r>
      </w:del>
      <w:del w:id="7527" w:author="Janusio" w:date="2018-03-10T14:41:08Z">
        <w:r>
          <w:rPr>
            <w:rFonts w:hint="eastAsia" w:ascii="Times New Roman" w:hAnsi="Times New Roman"/>
            <w:szCs w:val="24"/>
          </w:rPr>
          <w:delText>，使远程验证者R相信TVP-QT的可信衔接点拥有这样的信任链属性TC</w:delText>
        </w:r>
      </w:del>
      <w:del w:id="7528" w:author="Janusio" w:date="2018-03-10T14:41:08Z">
        <w:r>
          <w:rPr>
            <w:rFonts w:hint="eastAsia" w:ascii="Times New Roman" w:hAnsi="Times New Roman"/>
            <w:szCs w:val="24"/>
            <w:vertAlign w:val="subscript"/>
          </w:rPr>
          <w:delText>TJP</w:delText>
        </w:r>
      </w:del>
      <w:del w:id="7529" w:author="Janusio" w:date="2018-03-10T14:41:08Z">
        <w:r>
          <w:rPr>
            <w:rFonts w:hint="eastAsia" w:ascii="Times New Roman" w:hAnsi="Times New Roman"/>
            <w:szCs w:val="24"/>
          </w:rPr>
          <w:delText>；TC</w:delText>
        </w:r>
      </w:del>
      <w:del w:id="7530" w:author="Janusio" w:date="2018-03-10T14:41:08Z">
        <w:r>
          <w:rPr>
            <w:rFonts w:hint="eastAsia" w:ascii="Times New Roman" w:hAnsi="Times New Roman"/>
            <w:szCs w:val="24"/>
            <w:vertAlign w:val="subscript"/>
          </w:rPr>
          <w:delText>vTPM</w:delText>
        </w:r>
      </w:del>
      <w:del w:id="7531" w:author="Janusio" w:date="2018-03-10T14:41:08Z">
        <w:r>
          <w:rPr>
            <w:rFonts w:hint="eastAsia" w:ascii="Times New Roman" w:hAnsi="Times New Roman"/>
            <w:szCs w:val="24"/>
          </w:rPr>
          <w:delTex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delText>
        </w:r>
      </w:del>
      <w:del w:id="7532" w:author="Janusio" w:date="2018-03-10T14:41:08Z">
        <w:r>
          <w:rPr>
            <w:rFonts w:hint="eastAsia" w:ascii="Times New Roman" w:hAnsi="Times New Roman"/>
            <w:szCs w:val="24"/>
            <w:vertAlign w:val="subscript"/>
          </w:rPr>
          <w:delText>TPM_Staic</w:delText>
        </w:r>
      </w:del>
      <w:del w:id="7533" w:author="Janusio" w:date="2018-03-10T14:41:08Z">
        <w:r>
          <w:rPr>
            <w:rFonts w:hint="eastAsia" w:ascii="Times New Roman" w:hAnsi="Times New Roman"/>
            <w:szCs w:val="24"/>
          </w:rPr>
          <w:delText>或(TJP→vTPM)</w:delText>
        </w:r>
      </w:del>
      <w:del w:id="7534" w:author="Janusio" w:date="2018-03-10T14:41:08Z">
        <w:r>
          <w:rPr>
            <w:rFonts w:hint="eastAsia" w:ascii="Times New Roman" w:hAnsi="Times New Roman"/>
            <w:szCs w:val="24"/>
            <w:vertAlign w:val="subscript"/>
          </w:rPr>
          <w:delText>TPM_Dynamic</w:delText>
        </w:r>
      </w:del>
      <w:del w:id="7535" w:author="Janusio" w:date="2018-03-10T14:41:08Z">
        <w:r>
          <w:rPr>
            <w:rFonts w:hint="eastAsia" w:ascii="Times New Roman" w:hAnsi="Times New Roman"/>
            <w:szCs w:val="24"/>
          </w:rPr>
          <w:delText>。VervTPM:=Verify(vTPM, Ver</w:delText>
        </w:r>
      </w:del>
      <w:del w:id="7536" w:author="Janusio" w:date="2018-03-10T14:41:08Z">
        <w:r>
          <w:rPr>
            <w:rFonts w:hint="eastAsia" w:ascii="Times New Roman" w:hAnsi="Times New Roman"/>
            <w:szCs w:val="24"/>
            <w:vertAlign w:val="subscript"/>
          </w:rPr>
          <w:delText>vTPM</w:delText>
        </w:r>
      </w:del>
      <w:del w:id="7537" w:author="Janusio" w:date="2018-03-10T14:41:08Z">
        <w:r>
          <w:rPr>
            <w:rFonts w:hint="eastAsia" w:ascii="Times New Roman" w:hAnsi="Times New Roman"/>
            <w:szCs w:val="24"/>
          </w:rPr>
          <w:delText>) 表示对外验证vTPM所声称的信任属性TC</w:delText>
        </w:r>
      </w:del>
      <w:del w:id="7538" w:author="Janusio" w:date="2018-03-10T14:41:08Z">
        <w:r>
          <w:rPr>
            <w:rFonts w:hint="eastAsia" w:ascii="Times New Roman" w:hAnsi="Times New Roman"/>
            <w:szCs w:val="24"/>
            <w:vertAlign w:val="subscript"/>
          </w:rPr>
          <w:delText>vTPM</w:delText>
        </w:r>
      </w:del>
      <w:del w:id="7539" w:author="Janusio" w:date="2018-03-10T14:41:08Z">
        <w:r>
          <w:rPr>
            <w:rFonts w:hint="eastAsia" w:ascii="Times New Roman" w:hAnsi="Times New Roman"/>
            <w:szCs w:val="24"/>
          </w:rPr>
          <w:delText>，使远程验证者R相信TVP-QT的vTPM拥有这样的信任链属性TC</w:delText>
        </w:r>
      </w:del>
      <w:del w:id="7540" w:author="Janusio" w:date="2018-03-10T14:41:08Z">
        <w:r>
          <w:rPr>
            <w:rFonts w:hint="eastAsia" w:ascii="Times New Roman" w:hAnsi="Times New Roman"/>
            <w:szCs w:val="24"/>
            <w:vertAlign w:val="subscript"/>
          </w:rPr>
          <w:delText>vTPM</w:delText>
        </w:r>
      </w:del>
      <w:del w:id="7541" w:author="Janusio" w:date="2018-03-10T14:41:08Z">
        <w:r>
          <w:rPr>
            <w:rFonts w:hint="eastAsia" w:ascii="Times New Roman" w:hAnsi="Times New Roman"/>
            <w:szCs w:val="24"/>
          </w:rPr>
          <w:delText>；</w:delText>
        </w:r>
      </w:del>
    </w:p>
    <w:p>
      <w:pPr>
        <w:pStyle w:val="27"/>
        <w:spacing w:beforeLines="0" w:afterLines="0" w:line="360" w:lineRule="auto"/>
        <w:ind w:firstLine="420" w:firstLineChars="0"/>
        <w:rPr>
          <w:del w:id="7542" w:author="Janusio" w:date="2018-03-10T14:41:08Z"/>
          <w:rFonts w:hint="eastAsia" w:ascii="Times New Roman" w:hAnsi="Times New Roman"/>
          <w:szCs w:val="24"/>
        </w:rPr>
      </w:pPr>
      <w:del w:id="7543" w:author="Janusio" w:date="2018-03-10T14:41:08Z">
        <w:r>
          <w:rPr>
            <w:rFonts w:hint="eastAsia" w:ascii="Times New Roman" w:hAnsi="Times New Roman"/>
            <w:szCs w:val="24"/>
          </w:rPr>
          <w:delText>用户虚拟机vm的信任属性类似主机m的信任属性类似，表示为TPvm:={TC</w:delText>
        </w:r>
      </w:del>
      <w:del w:id="7544" w:author="Janusio" w:date="2018-03-10T14:41:08Z">
        <w:r>
          <w:rPr>
            <w:rFonts w:hint="eastAsia" w:ascii="Times New Roman" w:hAnsi="Times New Roman"/>
            <w:szCs w:val="24"/>
            <w:vertAlign w:val="subscript"/>
          </w:rPr>
          <w:delText>vm</w:delText>
        </w:r>
      </w:del>
      <w:del w:id="7545" w:author="Janusio" w:date="2018-03-10T14:41:08Z">
        <w:r>
          <w:rPr>
            <w:rFonts w:hint="eastAsia" w:ascii="Times New Roman" w:hAnsi="Times New Roman"/>
            <w:szCs w:val="24"/>
          </w:rPr>
          <w:delText>, Ver</w:delText>
        </w:r>
      </w:del>
      <w:del w:id="7546" w:author="Janusio" w:date="2018-03-10T14:41:08Z">
        <w:r>
          <w:rPr>
            <w:rFonts w:hint="eastAsia" w:ascii="Times New Roman" w:hAnsi="Times New Roman"/>
            <w:szCs w:val="24"/>
            <w:vertAlign w:val="subscript"/>
          </w:rPr>
          <w:delText>vm</w:delText>
        </w:r>
      </w:del>
      <w:del w:id="7547" w:author="Janusio" w:date="2018-03-10T14:41:08Z">
        <w:r>
          <w:rPr>
            <w:rFonts w:hint="eastAsia" w:ascii="Times New Roman" w:hAnsi="Times New Roman"/>
            <w:szCs w:val="24"/>
          </w:rPr>
          <w:delText>}，其中TCvm表示基于vTPM构建的信任链，在创建vm时需采用动态度量方式对TJP进行度量，vm从初始化到应用的可信启动过程：</w:delText>
        </w:r>
      </w:del>
    </w:p>
    <w:p>
      <w:pPr>
        <w:pStyle w:val="27"/>
        <w:spacing w:beforeLines="0" w:afterLines="0" w:line="360" w:lineRule="auto"/>
        <w:ind w:firstLine="420" w:firstLineChars="0"/>
        <w:rPr>
          <w:del w:id="7548" w:author="Janusio" w:date="2018-03-10T14:41:08Z"/>
          <w:rFonts w:hint="eastAsia" w:ascii="Times New Roman" w:hAnsi="Times New Roman"/>
          <w:szCs w:val="24"/>
        </w:rPr>
      </w:pPr>
      <w:del w:id="7549" w:author="Janusio" w:date="2018-03-10T14:41:08Z">
        <w:r>
          <w:rPr>
            <w:rFonts w:hint="eastAsia" w:ascii="Times New Roman" w:hAnsi="Times New Roman"/>
            <w:szCs w:val="24"/>
          </w:rPr>
          <w:delText xml:space="preserve">(TJP) </w:delText>
        </w:r>
      </w:del>
      <w:del w:id="7550" w:author="Janusio" w:date="2018-03-10T14:41:08Z">
        <w:r>
          <w:rPr>
            <w:rFonts w:hint="eastAsia" w:ascii="Times New Roman" w:hAnsi="Times New Roman"/>
            <w:szCs w:val="24"/>
            <w:vertAlign w:val="subscript"/>
          </w:rPr>
          <w:delText>TPM_Dynamic</w:delText>
        </w:r>
      </w:del>
      <w:del w:id="7551" w:author="Janusio" w:date="2018-03-10T14:41:08Z">
        <w:r>
          <w:rPr>
            <w:rFonts w:hint="eastAsia" w:ascii="Times New Roman" w:hAnsi="Times New Roman"/>
            <w:szCs w:val="24"/>
          </w:rPr>
          <w:delText>→{INIT→VBIOS→VOSLoader→VMOS→APP}</w:delText>
        </w:r>
      </w:del>
      <w:del w:id="7552" w:author="Janusio" w:date="2018-03-10T14:41:08Z">
        <w:r>
          <w:rPr>
            <w:rFonts w:hint="eastAsia" w:ascii="Times New Roman" w:hAnsi="Times New Roman"/>
            <w:szCs w:val="24"/>
            <w:vertAlign w:val="subscript"/>
          </w:rPr>
          <w:delText>vTPM_Static</w:delText>
        </w:r>
      </w:del>
      <w:del w:id="7553" w:author="Janusio" w:date="2018-03-10T14:41:08Z">
        <w:r>
          <w:rPr>
            <w:rFonts w:hint="eastAsia" w:ascii="Times New Roman" w:hAnsi="Times New Roman"/>
            <w:szCs w:val="24"/>
          </w:rPr>
          <w:delText>。</w:delText>
        </w:r>
      </w:del>
    </w:p>
    <w:p>
      <w:pPr>
        <w:pStyle w:val="27"/>
        <w:spacing w:beforeLines="0" w:afterLines="0" w:line="360" w:lineRule="auto"/>
        <w:ind w:firstLine="420" w:firstLineChars="0"/>
        <w:rPr>
          <w:del w:id="7554" w:author="Janusio" w:date="2018-03-10T14:41:08Z"/>
          <w:rFonts w:hint="eastAsia" w:ascii="Times New Roman" w:hAnsi="Times New Roman"/>
          <w:szCs w:val="24"/>
        </w:rPr>
      </w:pPr>
      <w:del w:id="7555" w:author="Janusio" w:date="2018-03-10T14:41:08Z">
        <w:r>
          <w:rPr>
            <w:rFonts w:hint="eastAsia" w:ascii="Times New Roman" w:hAnsi="Times New Roman"/>
            <w:szCs w:val="24"/>
          </w:rPr>
          <w:delText>Ver</w:delText>
        </w:r>
      </w:del>
      <w:del w:id="7556" w:author="Janusio" w:date="2018-03-10T14:41:08Z">
        <w:r>
          <w:rPr>
            <w:rFonts w:hint="eastAsia" w:ascii="Times New Roman" w:hAnsi="Times New Roman"/>
            <w:szCs w:val="24"/>
            <w:vertAlign w:val="subscript"/>
            <w:lang w:val="en-US" w:eastAsia="zh-CN"/>
          </w:rPr>
          <w:delText>vm</w:delText>
        </w:r>
      </w:del>
      <w:del w:id="7557" w:author="Janusio" w:date="2018-03-10T14:41:08Z">
        <w:r>
          <w:rPr>
            <w:rFonts w:hint="eastAsia" w:ascii="Times New Roman" w:hAnsi="Times New Roman"/>
            <w:szCs w:val="24"/>
          </w:rPr>
          <w:delText>:=Verify(vm,TC</w:delText>
        </w:r>
      </w:del>
      <w:del w:id="7558" w:author="Janusio" w:date="2018-03-10T14:41:08Z">
        <w:r>
          <w:rPr>
            <w:rFonts w:hint="eastAsia" w:ascii="Times New Roman" w:hAnsi="Times New Roman"/>
            <w:szCs w:val="24"/>
            <w:vertAlign w:val="subscript"/>
          </w:rPr>
          <w:delText>vm</w:delText>
        </w:r>
      </w:del>
      <w:del w:id="7559" w:author="Janusio" w:date="2018-03-10T14:41:08Z">
        <w:r>
          <w:rPr>
            <w:rFonts w:hint="eastAsia" w:ascii="Times New Roman" w:hAnsi="Times New Roman"/>
            <w:szCs w:val="24"/>
          </w:rPr>
          <w:delText>)表示vm信任链的外部验证。</w:delText>
        </w:r>
      </w:del>
    </w:p>
    <w:p>
      <w:pPr>
        <w:pStyle w:val="27"/>
        <w:spacing w:beforeLines="0" w:afterLines="0" w:line="360" w:lineRule="auto"/>
        <w:ind w:firstLine="420" w:firstLineChars="0"/>
        <w:rPr>
          <w:del w:id="7560" w:author="Janusio" w:date="2018-03-10T14:41:08Z"/>
          <w:rFonts w:hint="eastAsia" w:ascii="Times New Roman" w:hAnsi="Times New Roman"/>
          <w:szCs w:val="24"/>
        </w:rPr>
      </w:pPr>
      <w:del w:id="7561" w:author="Janusio" w:date="2018-03-10T14:41:08Z">
        <w:r>
          <w:rPr>
            <w:rFonts w:hint="eastAsia" w:ascii="Times New Roman" w:hAnsi="Times New Roman"/>
            <w:szCs w:val="24"/>
          </w:rPr>
          <w:delText>显然，相对于已有的TVP信任链模型，</w:delText>
        </w:r>
      </w:del>
      <w:del w:id="7562" w:author="Janusio" w:date="2018-03-10T14:41:08Z">
        <w:r>
          <w:rPr>
            <w:rFonts w:hint="eastAsia" w:ascii="Times New Roman" w:hAnsi="Times New Roman"/>
            <w:szCs w:val="24"/>
            <w:lang w:eastAsia="zh-CN"/>
          </w:rPr>
          <w:delText>本文</w:delText>
        </w:r>
      </w:del>
      <w:del w:id="7563" w:author="Janusio" w:date="2018-03-10T14:41:08Z">
        <w:r>
          <w:rPr>
            <w:rFonts w:hint="eastAsia" w:ascii="Times New Roman" w:hAnsi="Times New Roman"/>
            <w:szCs w:val="24"/>
          </w:rPr>
          <w:delText>提出的TVP-QT信任链模型具有如下特点：</w:delText>
        </w:r>
      </w:del>
    </w:p>
    <w:p>
      <w:pPr>
        <w:pStyle w:val="27"/>
        <w:spacing w:beforeLines="0" w:afterLines="0" w:line="360" w:lineRule="auto"/>
        <w:ind w:firstLine="420" w:firstLineChars="0"/>
        <w:rPr>
          <w:del w:id="7564" w:author="Janusio" w:date="2018-03-10T14:41:08Z"/>
          <w:rFonts w:hint="eastAsia" w:ascii="Times New Roman" w:hAnsi="Times New Roman"/>
          <w:szCs w:val="24"/>
        </w:rPr>
      </w:pPr>
      <w:del w:id="7565" w:author="Janusio" w:date="2018-03-10T14:41:08Z">
        <w:r>
          <w:rPr>
            <w:rFonts w:hint="eastAsia" w:ascii="Times New Roman" w:hAnsi="Times New Roman"/>
            <w:szCs w:val="24"/>
          </w:rPr>
          <w:delText>（1）TVP-QT信任链模型具有瀑布特征。TJP将分离的两条信任链链接起来，保证TVP-QT信任链构建的连贯性，起到承上启下的作用。</w:delText>
        </w:r>
      </w:del>
    </w:p>
    <w:p>
      <w:pPr>
        <w:pStyle w:val="27"/>
        <w:spacing w:beforeLines="0" w:afterLines="0" w:line="360" w:lineRule="auto"/>
        <w:ind w:firstLine="420" w:firstLineChars="0"/>
        <w:rPr>
          <w:del w:id="7566" w:author="Janusio" w:date="2018-03-10T14:41:08Z"/>
          <w:rFonts w:hint="eastAsia" w:ascii="Times New Roman" w:hAnsi="Times New Roman"/>
          <w:szCs w:val="24"/>
        </w:rPr>
      </w:pPr>
      <w:del w:id="7567" w:author="Janusio" w:date="2018-03-10T14:41:08Z">
        <w:r>
          <w:rPr>
            <w:rFonts w:hint="eastAsia" w:ascii="Times New Roman" w:hAnsi="Times New Roman"/>
            <w:szCs w:val="24"/>
          </w:rPr>
          <w:delTex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delText>
        </w:r>
      </w:del>
    </w:p>
    <w:p>
      <w:pPr>
        <w:pStyle w:val="27"/>
        <w:spacing w:beforeLines="0" w:afterLines="0" w:line="360" w:lineRule="auto"/>
        <w:ind w:firstLine="420" w:firstLineChars="0"/>
        <w:rPr>
          <w:del w:id="7568" w:author="Janusio" w:date="2018-03-10T14:41:08Z"/>
          <w:rFonts w:hint="eastAsia" w:ascii="Times New Roman" w:hAnsi="Times New Roman" w:eastAsia="黑体"/>
          <w:b/>
          <w:szCs w:val="28"/>
          <w:lang w:val="en-US" w:eastAsia="zh-CN"/>
        </w:rPr>
      </w:pPr>
      <w:del w:id="7569" w:author="Janusio" w:date="2018-03-10T14:41:08Z">
        <w:r>
          <w:rPr>
            <w:rFonts w:hint="eastAsia" w:ascii="Times New Roman" w:hAnsi="Times New Roman"/>
            <w:szCs w:val="24"/>
          </w:rPr>
          <w:delTex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delText>
        </w:r>
      </w:del>
      <w:del w:id="7570" w:author="Janusio" w:date="2018-03-10T14:41:08Z">
        <w:r>
          <w:rPr>
            <w:rFonts w:hint="eastAsia" w:ascii="Times New Roman" w:hAnsi="Times New Roman"/>
            <w:szCs w:val="24"/>
            <w:lang w:eastAsia="zh-CN"/>
          </w:rPr>
          <w:delText>；</w:delText>
        </w:r>
      </w:del>
      <w:del w:id="7571" w:author="Janusio" w:date="2018-03-10T14:41:08Z">
        <w:r>
          <w:rPr>
            <w:rFonts w:hint="eastAsia" w:ascii="Times New Roman" w:hAnsi="Times New Roman"/>
            <w:szCs w:val="24"/>
          </w:rPr>
          <w:delText>但是TVP-QT信任链模型回答得比较具体和清楚。</w:delText>
        </w:r>
      </w:del>
    </w:p>
    <w:p>
      <w:pPr>
        <w:pStyle w:val="3"/>
        <w:ind w:firstLine="0" w:firstLineChars="0"/>
        <w:rPr>
          <w:del w:id="7572" w:author="Janusio" w:date="2018-03-10T14:41:08Z"/>
          <w:rFonts w:hint="eastAsia" w:ascii="Times New Roman" w:hAnsi="Times New Roman" w:eastAsia="黑体"/>
          <w:b/>
          <w:szCs w:val="28"/>
          <w:lang w:val="en-US" w:eastAsia="zh-CN"/>
        </w:rPr>
      </w:pPr>
      <w:del w:id="7573" w:author="Janusio" w:date="2018-03-10T14:41:08Z">
        <w:r>
          <w:rPr>
            <w:rFonts w:hint="eastAsia" w:ascii="Times New Roman" w:hAnsi="Times New Roman" w:eastAsia="黑体"/>
            <w:b/>
            <w:szCs w:val="28"/>
            <w:lang w:val="en-US" w:eastAsia="zh-CN"/>
          </w:rPr>
          <w:delText>基于Xen的TVP-QT信任链构建</w:delText>
        </w:r>
      </w:del>
    </w:p>
    <w:p>
      <w:pPr>
        <w:pStyle w:val="27"/>
        <w:spacing w:line="360" w:lineRule="auto"/>
        <w:ind w:firstLine="420" w:firstLineChars="0"/>
        <w:rPr>
          <w:del w:id="7574" w:author="Janusio" w:date="2018-03-10T14:41:08Z"/>
          <w:rFonts w:hint="eastAsia" w:ascii="Times New Roman" w:hAnsi="Times New Roman"/>
          <w:szCs w:val="24"/>
        </w:rPr>
      </w:pPr>
      <w:del w:id="7575" w:author="Janusio" w:date="2018-03-10T14:41:08Z">
        <w:r>
          <w:rPr>
            <w:rFonts w:hint="eastAsia" w:ascii="Times New Roman" w:hAnsi="Times New Roman"/>
            <w:szCs w:val="24"/>
          </w:rPr>
          <w:delText>为了在实际系统中检验TVP-QT及其信任链，</w:delText>
        </w:r>
      </w:del>
      <w:del w:id="7576" w:author="Janusio" w:date="2018-03-10T14:41:08Z">
        <w:r>
          <w:rPr>
            <w:rFonts w:hint="eastAsia" w:ascii="Times New Roman" w:hAnsi="Times New Roman"/>
            <w:szCs w:val="24"/>
            <w:lang w:val="en-US" w:eastAsia="zh-CN"/>
          </w:rPr>
          <w:delText>本文</w:delText>
        </w:r>
      </w:del>
      <w:del w:id="7577" w:author="Janusio" w:date="2018-03-10T14:41:08Z">
        <w:r>
          <w:rPr>
            <w:rFonts w:hint="eastAsia" w:ascii="Times New Roman" w:hAnsi="Times New Roman"/>
            <w:szCs w:val="24"/>
          </w:rPr>
          <w:delText>选择已经构建的实例系统进行分析。该实例系统基于 Xen半虚拟化平台，如图</w:delText>
        </w:r>
      </w:del>
      <w:del w:id="7578" w:author="Janusio" w:date="2018-03-10T14:41:08Z">
        <w:r>
          <w:rPr>
            <w:rFonts w:hint="eastAsia" w:ascii="Times New Roman" w:hAnsi="Times New Roman"/>
            <w:szCs w:val="24"/>
            <w:lang w:val="en-US" w:eastAsia="zh-CN"/>
          </w:rPr>
          <w:delText>4.5</w:delText>
        </w:r>
      </w:del>
      <w:del w:id="7579" w:author="Janusio" w:date="2018-03-10T14:41:08Z">
        <w:r>
          <w:rPr>
            <w:rFonts w:hint="eastAsia" w:ascii="Times New Roman" w:hAnsi="Times New Roman"/>
            <w:szCs w:val="24"/>
          </w:rPr>
          <w:delText>；</w:delText>
        </w:r>
      </w:del>
    </w:p>
    <w:p>
      <w:pPr>
        <w:pStyle w:val="27"/>
        <w:spacing w:line="360" w:lineRule="auto"/>
        <w:ind w:firstLine="420" w:firstLineChars="0"/>
        <w:jc w:val="center"/>
        <w:rPr>
          <w:del w:id="7580" w:author="Janusio" w:date="2018-03-10T14:41:08Z"/>
          <w:rFonts w:hint="eastAsia" w:ascii="Times New Roman" w:hAnsi="Times New Roman"/>
          <w:szCs w:val="24"/>
        </w:rPr>
      </w:pPr>
      <w:del w:id="7581" w:author="Janusio" w:date="2018-03-10T14:41:08Z"/>
      <w:del w:id="7582" w:author="Janusio" w:date="2018-03-10T14:41:08Z"/>
      <w:del w:id="7583" w:author="Janusio" w:date="2018-03-10T14:41:08Z"/>
      <w:del w:id="7584" w:author="Janusio" w:date="2018-03-10T14:41:08Z">
        <w:r>
          <w:rPr>
            <w:rFonts w:ascii="Times New Roman" w:hAnsi="Times New Roman"/>
            <w:color w:val="auto"/>
            <w:szCs w:val="15"/>
          </w:rPr>
          <w:object>
            <v:shape id="_x0000_i1031" o:spt="75" type="#_x0000_t75" style="height:115.15pt;width:192.15pt;" o:ole="t" filled="f" o:preferrelative="t" stroked="f" coordsize="21600,21600">
              <v:path/>
              <v:fill on="f" focussize="0,0"/>
              <v:stroke on="f"/>
              <v:imagedata r:id="rId203" o:title=""/>
              <o:lock v:ext="edit" aspectratio="t"/>
              <w10:wrap type="none"/>
              <w10:anchorlock/>
            </v:shape>
            <o:OLEObject Type="Embed" ProgID="Visio.Drawing.11" ShapeID="_x0000_i1031" DrawAspect="Content" ObjectID="_1468075875" r:id="rId216">
              <o:LockedField>false</o:LockedField>
            </o:OLEObject>
          </w:object>
        </w:r>
      </w:del>
      <w:del w:id="7586" w:author="Janusio" w:date="2018-03-10T14:41:08Z"/>
    </w:p>
    <w:p>
      <w:pPr>
        <w:pStyle w:val="27"/>
        <w:spacing w:line="360" w:lineRule="auto"/>
        <w:ind w:firstLine="420" w:firstLineChars="0"/>
        <w:jc w:val="center"/>
        <w:rPr>
          <w:del w:id="7587" w:author="Janusio" w:date="2018-03-10T14:41:08Z"/>
          <w:rFonts w:hint="eastAsia" w:ascii="Times New Roman" w:hAnsi="Times New Roman"/>
          <w:szCs w:val="24"/>
        </w:rPr>
      </w:pPr>
      <w:del w:id="7588" w:author="Janusio" w:date="2018-03-10T14:41:08Z">
        <w:r>
          <w:rPr>
            <w:rFonts w:hint="eastAsia" w:ascii="Times New Roman" w:hAnsi="Times New Roman"/>
            <w:szCs w:val="24"/>
          </w:rPr>
          <w:delText>图</w:delText>
        </w:r>
      </w:del>
      <w:del w:id="7589" w:author="Janusio" w:date="2018-03-10T14:41:08Z">
        <w:r>
          <w:rPr>
            <w:rFonts w:hint="eastAsia" w:ascii="Times New Roman" w:hAnsi="Times New Roman"/>
            <w:szCs w:val="24"/>
            <w:lang w:val="en-US" w:eastAsia="zh-CN"/>
          </w:rPr>
          <w:delText>4.5</w:delText>
        </w:r>
      </w:del>
      <w:del w:id="7590" w:author="Janusio" w:date="2018-03-10T14:41:08Z">
        <w:r>
          <w:rPr>
            <w:rFonts w:hint="eastAsia" w:ascii="Times New Roman" w:hAnsi="Times New Roman"/>
            <w:szCs w:val="24"/>
          </w:rPr>
          <w:delText>基于Xen的TVP-QT系统</w:delText>
        </w:r>
      </w:del>
    </w:p>
    <w:p>
      <w:pPr>
        <w:pStyle w:val="27"/>
        <w:spacing w:line="360" w:lineRule="auto"/>
        <w:ind w:firstLine="420" w:firstLineChars="0"/>
        <w:rPr>
          <w:del w:id="7591" w:author="Janusio" w:date="2018-03-10T14:41:08Z"/>
          <w:rFonts w:hint="eastAsia" w:ascii="Times New Roman" w:hAnsi="Times New Roman"/>
          <w:szCs w:val="24"/>
        </w:rPr>
      </w:pPr>
      <w:del w:id="7592" w:author="Janusio" w:date="2018-03-10T14:41:08Z">
        <w:r>
          <w:rPr>
            <w:rFonts w:hint="eastAsia" w:ascii="Times New Roman" w:hAnsi="Times New Roman"/>
            <w:szCs w:val="24"/>
          </w:rPr>
          <w:delText>其中，vRT被分散在Dom0、vTPMmanager域和vTPM域。</w:delText>
        </w:r>
      </w:del>
      <w:del w:id="7593" w:author="Janusio" w:date="2018-03-10T14:41:08Z">
        <w:r>
          <w:rPr>
            <w:rFonts w:hint="eastAsia" w:ascii="Times New Roman" w:hAnsi="Times New Roman"/>
            <w:szCs w:val="24"/>
            <w:lang w:val="en-US" w:eastAsia="zh-CN"/>
          </w:rPr>
          <w:delText>在</w:delText>
        </w:r>
      </w:del>
      <w:del w:id="7594" w:author="Janusio" w:date="2018-03-10T14:41:08Z">
        <w:r>
          <w:rPr>
            <w:rFonts w:hint="eastAsia" w:ascii="Times New Roman" w:hAnsi="Times New Roman"/>
            <w:szCs w:val="24"/>
          </w:rPr>
          <w:delText>本节</w:delText>
        </w:r>
      </w:del>
      <w:del w:id="7595" w:author="Janusio" w:date="2018-03-10T14:41:08Z">
        <w:r>
          <w:rPr>
            <w:rFonts w:hint="eastAsia" w:ascii="Times New Roman" w:hAnsi="Times New Roman"/>
            <w:szCs w:val="24"/>
            <w:lang w:eastAsia="zh-CN"/>
          </w:rPr>
          <w:delText>本文</w:delText>
        </w:r>
      </w:del>
      <w:del w:id="7596" w:author="Janusio" w:date="2018-03-10T14:41:08Z">
        <w:r>
          <w:rPr>
            <w:rFonts w:hint="eastAsia" w:ascii="Times New Roman" w:hAnsi="Times New Roman"/>
            <w:szCs w:val="24"/>
          </w:rPr>
          <w:delTex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delText>
        </w:r>
      </w:del>
      <w:del w:id="7597" w:author="Janusio" w:date="2018-03-10T14:41:08Z">
        <w:r>
          <w:rPr>
            <w:rFonts w:hint="eastAsia" w:ascii="Times New Roman" w:hAnsi="Times New Roman"/>
            <w:szCs w:val="24"/>
            <w:lang w:eastAsia="zh-CN"/>
          </w:rPr>
          <w:delText>本文</w:delText>
        </w:r>
      </w:del>
      <w:del w:id="7598" w:author="Janusio" w:date="2018-03-10T14:41:08Z">
        <w:r>
          <w:rPr>
            <w:rFonts w:hint="eastAsia" w:ascii="Times New Roman" w:hAnsi="Times New Roman"/>
            <w:szCs w:val="24"/>
          </w:rPr>
          <w:delText>结合Xen 4.4系统，对这三部分信任链进行实际的分析与讨论。</w:delText>
        </w:r>
      </w:del>
    </w:p>
    <w:p>
      <w:pPr>
        <w:pStyle w:val="27"/>
        <w:spacing w:line="360" w:lineRule="auto"/>
        <w:ind w:firstLine="420" w:firstLineChars="0"/>
        <w:rPr>
          <w:del w:id="7599" w:author="Janusio" w:date="2018-03-10T14:41:08Z"/>
          <w:rFonts w:hint="eastAsia" w:ascii="Times New Roman" w:hAnsi="Times New Roman"/>
          <w:szCs w:val="24"/>
        </w:rPr>
      </w:pPr>
      <w:del w:id="7600" w:author="Janusio" w:date="2018-03-10T14:41:08Z">
        <w:r>
          <w:rPr>
            <w:rFonts w:hint="eastAsia" w:ascii="Times New Roman" w:hAnsi="Times New Roman"/>
            <w:szCs w:val="24"/>
          </w:rPr>
          <w:delTex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delText>
        </w:r>
      </w:del>
    </w:p>
    <w:p>
      <w:pPr>
        <w:pStyle w:val="27"/>
        <w:spacing w:line="360" w:lineRule="auto"/>
        <w:ind w:firstLine="420" w:firstLineChars="0"/>
        <w:rPr>
          <w:del w:id="7601" w:author="Janusio" w:date="2018-03-10T14:41:08Z"/>
          <w:rFonts w:hint="eastAsia" w:ascii="Times New Roman" w:hAnsi="Times New Roman"/>
          <w:szCs w:val="24"/>
        </w:rPr>
      </w:pPr>
      <w:del w:id="7602" w:author="Janusio" w:date="2018-03-10T14:41:08Z">
        <w:r>
          <w:rPr>
            <w:rFonts w:hint="eastAsia" w:ascii="Times New Roman" w:hAnsi="Times New Roman"/>
            <w:szCs w:val="24"/>
          </w:rPr>
          <w:delTex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delText>
        </w:r>
      </w:del>
    </w:p>
    <w:p>
      <w:pPr>
        <w:pStyle w:val="27"/>
        <w:spacing w:line="360" w:lineRule="auto"/>
        <w:ind w:firstLine="420" w:firstLineChars="0"/>
        <w:rPr>
          <w:del w:id="7603" w:author="Janusio" w:date="2018-03-10T14:41:08Z"/>
          <w:rFonts w:hint="eastAsia" w:ascii="Times New Roman" w:hAnsi="Times New Roman"/>
          <w:szCs w:val="24"/>
        </w:rPr>
      </w:pPr>
      <w:del w:id="7604" w:author="Janusio" w:date="2018-03-10T14:41:08Z">
        <w:r>
          <w:rPr>
            <w:rFonts w:hint="eastAsia" w:ascii="Times New Roman" w:hAnsi="Times New Roman"/>
            <w:szCs w:val="24"/>
          </w:rPr>
          <w:delTex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delText>
        </w:r>
      </w:del>
      <w:del w:id="7605" w:author="Janusio" w:date="2018-03-10T14:41:08Z">
        <w:r>
          <w:rPr>
            <w:rFonts w:hint="eastAsia" w:ascii="Times New Roman" w:hAnsi="Times New Roman"/>
            <w:szCs w:val="24"/>
            <w:lang w:eastAsia="zh-CN"/>
          </w:rPr>
          <w:delText>本文</w:delText>
        </w:r>
      </w:del>
      <w:del w:id="7606" w:author="Janusio" w:date="2018-03-10T14:41:08Z">
        <w:r>
          <w:rPr>
            <w:rFonts w:hint="eastAsia" w:ascii="Times New Roman" w:hAnsi="Times New Roman"/>
            <w:szCs w:val="24"/>
          </w:rPr>
          <w:delTex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delText>
        </w:r>
      </w:del>
    </w:p>
    <w:p>
      <w:pPr>
        <w:pStyle w:val="27"/>
        <w:spacing w:line="360" w:lineRule="auto"/>
        <w:ind w:firstLine="420" w:firstLineChars="0"/>
        <w:rPr>
          <w:del w:id="7607" w:author="Janusio" w:date="2018-03-10T14:41:08Z"/>
          <w:rFonts w:hint="eastAsia" w:ascii="Times New Roman" w:hAnsi="Times New Roman"/>
          <w:szCs w:val="24"/>
        </w:rPr>
      </w:pPr>
      <w:del w:id="7608" w:author="Janusio" w:date="2018-03-10T14:41:08Z">
        <w:r>
          <w:rPr>
            <w:rFonts w:hint="eastAsia" w:ascii="Times New Roman" w:hAnsi="Times New Roman"/>
            <w:szCs w:val="24"/>
          </w:rPr>
          <w:delText>以上述实例系统为例，</w:delText>
        </w:r>
      </w:del>
      <w:del w:id="7609" w:author="Janusio" w:date="2018-03-10T14:41:08Z">
        <w:r>
          <w:rPr>
            <w:rFonts w:hint="eastAsia" w:ascii="Times New Roman" w:hAnsi="Times New Roman"/>
            <w:szCs w:val="24"/>
            <w:lang w:eastAsia="zh-CN"/>
          </w:rPr>
          <w:delText>本文</w:delText>
        </w:r>
      </w:del>
      <w:del w:id="7610" w:author="Janusio" w:date="2018-03-10T14:41:08Z">
        <w:r>
          <w:rPr>
            <w:rFonts w:hint="eastAsia" w:ascii="Times New Roman" w:hAnsi="Times New Roman"/>
            <w:szCs w:val="24"/>
          </w:rPr>
          <w:delText>完整展示了本文建立的通用抽象模型。值得注意的是，本实例系统的信任链得以正确传递需要满足以下前提：</w:delText>
        </w:r>
      </w:del>
    </w:p>
    <w:p>
      <w:pPr>
        <w:pStyle w:val="27"/>
        <w:spacing w:line="360" w:lineRule="auto"/>
        <w:ind w:firstLine="420" w:firstLineChars="0"/>
        <w:rPr>
          <w:del w:id="7611" w:author="Janusio" w:date="2018-03-10T14:41:08Z"/>
          <w:rFonts w:hint="eastAsia" w:ascii="Times New Roman" w:hAnsi="Times New Roman"/>
          <w:szCs w:val="24"/>
        </w:rPr>
      </w:pPr>
      <w:del w:id="7612" w:author="Janusio" w:date="2018-03-10T14:41:08Z">
        <w:r>
          <w:rPr>
            <w:rFonts w:hint="eastAsia" w:ascii="Times New Roman" w:hAnsi="Times New Roman"/>
            <w:szCs w:val="24"/>
          </w:rPr>
          <w:delTex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delText>
        </w:r>
      </w:del>
    </w:p>
    <w:p>
      <w:pPr>
        <w:pStyle w:val="27"/>
        <w:ind w:firstLine="420" w:firstLineChars="0"/>
        <w:rPr>
          <w:del w:id="7613" w:author="Janusio" w:date="2018-03-10T14:41:08Z"/>
          <w:rFonts w:hint="eastAsia" w:ascii="Times New Roman" w:hAnsi="Times New Roman" w:eastAsia="黑体"/>
          <w:b/>
          <w:szCs w:val="28"/>
          <w:lang w:val="en-US" w:eastAsia="zh-CN"/>
        </w:rPr>
      </w:pPr>
      <w:del w:id="7614" w:author="Janusio" w:date="2018-03-10T14:41:08Z">
        <w:r>
          <w:rPr>
            <w:rFonts w:hint="eastAsia" w:ascii="Times New Roman" w:hAnsi="Times New Roman"/>
            <w:szCs w:val="24"/>
          </w:rPr>
          <w:delText>（2）必须确保TJP中的vTPM Builder、vTPM-VM Binding、VM Builder三个管理程序在启动时按顺序执行。尽管vTPM Builder、vTPM-VM Binding和VM Builder是Dom0中的应用程序，但必须保证按顺序执行才能度量结果。</w:delText>
        </w:r>
      </w:del>
    </w:p>
    <w:p>
      <w:pPr>
        <w:pStyle w:val="3"/>
        <w:ind w:firstLine="0" w:firstLineChars="0"/>
        <w:rPr>
          <w:del w:id="7615" w:author="Janusio" w:date="2018-03-10T14:41:08Z"/>
          <w:rFonts w:hint="eastAsia" w:ascii="Times New Roman" w:hAnsi="Times New Roman" w:eastAsia="黑体"/>
          <w:b/>
          <w:szCs w:val="28"/>
          <w:lang w:val="en-US" w:eastAsia="zh-CN"/>
        </w:rPr>
      </w:pPr>
      <w:del w:id="7616" w:author="Janusio" w:date="2018-03-10T14:41:08Z">
        <w:r>
          <w:rPr>
            <w:rFonts w:hint="eastAsia" w:ascii="Times New Roman" w:hAnsi="Times New Roman" w:eastAsia="黑体"/>
            <w:b/>
            <w:szCs w:val="28"/>
            <w:lang w:val="en-US" w:eastAsia="zh-CN"/>
          </w:rPr>
          <w:delText>基于Xen的TVP-QT信任链实验</w:delText>
        </w:r>
      </w:del>
    </w:p>
    <w:p>
      <w:pPr>
        <w:pStyle w:val="4"/>
        <w:spacing w:line="360" w:lineRule="auto"/>
        <w:ind w:firstLine="0" w:firstLineChars="0"/>
        <w:rPr>
          <w:del w:id="7617" w:author="Janusio" w:date="2018-03-10T14:41:08Z"/>
          <w:rFonts w:hint="eastAsia" w:ascii="Times New Roman" w:hAnsi="Times New Roman" w:eastAsia="黑体"/>
          <w:b/>
          <w:szCs w:val="24"/>
        </w:rPr>
      </w:pPr>
      <w:del w:id="7618" w:author="Janusio" w:date="2018-03-10T14:41:08Z">
        <w:r>
          <w:rPr>
            <w:rFonts w:hint="eastAsia" w:ascii="Times New Roman" w:hAnsi="Times New Roman" w:eastAsia="黑体"/>
            <w:b/>
            <w:szCs w:val="24"/>
            <w:lang w:val="en-US" w:eastAsia="zh-CN"/>
          </w:rPr>
          <w:delText>实验环境</w:delText>
        </w:r>
      </w:del>
    </w:p>
    <w:p>
      <w:pPr>
        <w:pStyle w:val="27"/>
        <w:spacing w:line="360" w:lineRule="auto"/>
        <w:ind w:firstLine="420" w:firstLineChars="0"/>
        <w:rPr>
          <w:del w:id="7619" w:author="Janusio" w:date="2018-03-10T14:41:08Z"/>
          <w:rFonts w:hint="eastAsia" w:ascii="Times New Roman" w:hAnsi="Times New Roman"/>
          <w:szCs w:val="24"/>
        </w:rPr>
      </w:pPr>
      <w:del w:id="7620" w:author="Janusio" w:date="2018-03-10T14:41:08Z">
        <w:r>
          <w:rPr>
            <w:rFonts w:hint="eastAsia" w:ascii="Times New Roman" w:hAnsi="Times New Roman"/>
            <w:szCs w:val="24"/>
            <w:lang w:val="en-US" w:eastAsia="zh-CN"/>
          </w:rPr>
          <w:delText>本节的实验环境基于第三章的实验环境，在此不再赘述。</w:delText>
        </w:r>
      </w:del>
    </w:p>
    <w:p>
      <w:pPr>
        <w:pStyle w:val="4"/>
        <w:spacing w:line="360" w:lineRule="auto"/>
        <w:ind w:firstLine="0" w:firstLineChars="0"/>
        <w:rPr>
          <w:del w:id="7621" w:author="Janusio" w:date="2018-03-10T14:41:08Z"/>
          <w:rFonts w:hint="eastAsia" w:ascii="Times New Roman" w:hAnsi="Times New Roman" w:eastAsia="黑体"/>
          <w:b/>
          <w:szCs w:val="24"/>
        </w:rPr>
      </w:pPr>
      <w:del w:id="7622" w:author="Janusio" w:date="2018-03-10T14:41:08Z">
        <w:r>
          <w:rPr>
            <w:rFonts w:hint="eastAsia" w:ascii="Times New Roman" w:hAnsi="Times New Roman" w:eastAsia="黑体"/>
            <w:b/>
            <w:szCs w:val="24"/>
            <w:lang w:val="en-US" w:eastAsia="zh-CN"/>
          </w:rPr>
          <w:delText>功能实验</w:delText>
        </w:r>
      </w:del>
    </w:p>
    <w:p>
      <w:pPr>
        <w:pStyle w:val="27"/>
        <w:spacing w:line="360" w:lineRule="auto"/>
        <w:ind w:firstLine="420" w:firstLineChars="0"/>
        <w:rPr>
          <w:del w:id="7623" w:author="Janusio" w:date="2018-03-10T14:41:08Z"/>
          <w:rFonts w:hint="eastAsia" w:ascii="Times New Roman" w:hAnsi="Times New Roman"/>
          <w:szCs w:val="24"/>
        </w:rPr>
      </w:pPr>
      <w:del w:id="7624" w:author="Janusio" w:date="2018-03-10T14:41:08Z">
        <w:r>
          <w:rPr>
            <w:rFonts w:hint="eastAsia" w:ascii="Times New Roman" w:hAnsi="Times New Roman"/>
            <w:szCs w:val="24"/>
          </w:rPr>
          <w:delTex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delText>
        </w:r>
      </w:del>
    </w:p>
    <w:p>
      <w:pPr>
        <w:pStyle w:val="27"/>
        <w:spacing w:line="360" w:lineRule="auto"/>
        <w:ind w:firstLine="420" w:firstLineChars="0"/>
        <w:rPr>
          <w:del w:id="7625" w:author="Janusio" w:date="2018-03-10T14:41:08Z"/>
          <w:rFonts w:hint="eastAsia" w:ascii="Times New Roman" w:hAnsi="Times New Roman"/>
          <w:szCs w:val="24"/>
        </w:rPr>
      </w:pPr>
      <w:del w:id="7626" w:author="Janusio" w:date="2018-03-10T14:41:08Z">
        <w:r>
          <w:rPr>
            <w:rFonts w:hint="eastAsia" w:ascii="Times New Roman" w:hAnsi="Times New Roman"/>
            <w:szCs w:val="24"/>
          </w:rPr>
          <w:delText>New PCR</w:delText>
        </w:r>
      </w:del>
      <w:del w:id="7627" w:author="Janusio" w:date="2018-03-10T14:41:08Z">
        <w:r>
          <w:rPr>
            <w:rFonts w:hint="eastAsia" w:ascii="Times New Roman" w:hAnsi="Times New Roman"/>
            <w:szCs w:val="24"/>
            <w:vertAlign w:val="subscript"/>
          </w:rPr>
          <w:delText>i</w:delText>
        </w:r>
      </w:del>
      <w:del w:id="7628" w:author="Janusio" w:date="2018-03-10T14:41:08Z">
        <w:r>
          <w:rPr>
            <w:rFonts w:hint="eastAsia" w:ascii="Times New Roman" w:hAnsi="Times New Roman"/>
            <w:szCs w:val="24"/>
          </w:rPr>
          <w:delText>=Hash(Old PCRi||New Value)，</w:delText>
        </w:r>
      </w:del>
    </w:p>
    <w:p>
      <w:pPr>
        <w:pStyle w:val="27"/>
        <w:spacing w:line="360" w:lineRule="auto"/>
        <w:ind w:firstLine="420" w:firstLineChars="0"/>
        <w:rPr>
          <w:del w:id="7629" w:author="Janusio" w:date="2018-03-10T14:41:08Z"/>
          <w:rFonts w:hint="eastAsia" w:ascii="Times New Roman" w:hAnsi="Times New Roman"/>
          <w:szCs w:val="24"/>
        </w:rPr>
      </w:pPr>
      <w:del w:id="7630" w:author="Janusio" w:date="2018-03-10T14:41:08Z">
        <w:r>
          <w:rPr>
            <w:rFonts w:hint="eastAsia" w:ascii="Times New Roman" w:hAnsi="Times New Roman"/>
            <w:szCs w:val="24"/>
          </w:rPr>
          <w:delTex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delText>
        </w:r>
      </w:del>
      <w:del w:id="7631" w:author="Janusio" w:date="2018-03-10T14:41:08Z">
        <w:r>
          <w:rPr>
            <w:rFonts w:hint="eastAsia" w:ascii="Times New Roman" w:hAnsi="Times New Roman"/>
            <w:szCs w:val="24"/>
            <w:lang w:val="en-US" w:eastAsia="zh-CN"/>
          </w:rPr>
          <w:delText>4.1</w:delText>
        </w:r>
      </w:del>
      <w:del w:id="7632" w:author="Janusio" w:date="2018-03-10T14:41:08Z">
        <w:r>
          <w:rPr>
            <w:rFonts w:hint="eastAsia" w:ascii="Times New Roman" w:hAnsi="Times New Roman"/>
            <w:szCs w:val="24"/>
          </w:rPr>
          <w:delText>所示：</w:delText>
        </w:r>
      </w:del>
    </w:p>
    <w:p>
      <w:pPr>
        <w:pStyle w:val="27"/>
        <w:spacing w:line="360" w:lineRule="auto"/>
        <w:ind w:firstLine="420" w:firstLineChars="0"/>
        <w:jc w:val="center"/>
        <w:rPr>
          <w:del w:id="7633" w:author="Janusio" w:date="2018-03-10T14:41:08Z"/>
          <w:rFonts w:hint="eastAsia" w:ascii="Times New Roman" w:hAnsi="Times New Roman"/>
          <w:szCs w:val="24"/>
        </w:rPr>
      </w:pPr>
      <w:del w:id="7634" w:author="Janusio" w:date="2018-03-10T14:41:08Z">
        <w:r>
          <w:rPr>
            <w:rFonts w:hint="eastAsia" w:ascii="Times New Roman" w:hAnsi="Times New Roman"/>
            <w:szCs w:val="24"/>
          </w:rPr>
          <w:delText>表</w:delText>
        </w:r>
      </w:del>
      <w:del w:id="7635" w:author="Janusio" w:date="2018-03-10T14:41:08Z">
        <w:r>
          <w:rPr>
            <w:rFonts w:hint="eastAsia" w:ascii="Times New Roman" w:hAnsi="Times New Roman"/>
            <w:szCs w:val="24"/>
            <w:lang w:val="en-US" w:eastAsia="zh-CN"/>
          </w:rPr>
          <w:delText xml:space="preserve">4.1 </w:delText>
        </w:r>
      </w:del>
      <w:del w:id="7636" w:author="Janusio" w:date="2018-03-10T14:41:08Z">
        <w:r>
          <w:rPr>
            <w:rFonts w:hint="eastAsia" w:ascii="Times New Roman" w:hAnsi="Times New Roman"/>
            <w:szCs w:val="24"/>
          </w:rPr>
          <w:delText>仿真实验PCR存储简述</w:delText>
        </w:r>
      </w:del>
    </w:p>
    <w:tbl>
      <w:tblPr>
        <w:tblStyle w:val="24"/>
        <w:tblW w:w="6875" w:type="dxa"/>
        <w:jc w:val="center"/>
        <w:tblInd w:w="-1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3839"/>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37" w:author="Janusio" w:date="2018-03-10T14:41:08Z"/>
        </w:trPr>
        <w:tc>
          <w:tcPr>
            <w:tcW w:w="1415"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38" w:author="Janusio" w:date="2018-03-10T14:41:08Z"/>
                <w:rFonts w:ascii="Times New Roman" w:hAnsi="Times New Roman"/>
                <w:b/>
                <w:bCs/>
                <w:color w:val="auto"/>
              </w:rPr>
            </w:pPr>
            <w:del w:id="7639" w:author="Janusio" w:date="2018-03-10T14:41:08Z">
              <w:r>
                <w:rPr>
                  <w:rFonts w:ascii="Times New Roman" w:hAnsi="Times New Roman"/>
                  <w:b/>
                  <w:bCs/>
                  <w:color w:val="auto"/>
                </w:rPr>
                <w:delText>寄存器</w:delText>
              </w:r>
            </w:del>
          </w:p>
        </w:tc>
        <w:tc>
          <w:tcPr>
            <w:tcW w:w="3839"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40" w:author="Janusio" w:date="2018-03-10T14:41:08Z"/>
                <w:rFonts w:ascii="Times New Roman" w:hAnsi="Times New Roman"/>
                <w:b/>
                <w:bCs/>
                <w:color w:val="auto"/>
              </w:rPr>
            </w:pPr>
            <w:del w:id="7641" w:author="Janusio" w:date="2018-03-10T14:41:08Z">
              <w:r>
                <w:rPr>
                  <w:rFonts w:ascii="Times New Roman" w:hAnsi="Times New Roman"/>
                  <w:b/>
                  <w:bCs/>
                  <w:color w:val="auto"/>
                </w:rPr>
                <w:delText>存储内容</w:delText>
              </w:r>
            </w:del>
          </w:p>
        </w:tc>
        <w:tc>
          <w:tcPr>
            <w:tcW w:w="1621"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42" w:author="Janusio" w:date="2018-03-10T14:41:08Z"/>
                <w:rFonts w:ascii="Times New Roman" w:hAnsi="Times New Roman"/>
                <w:b/>
                <w:bCs/>
                <w:color w:val="auto"/>
              </w:rPr>
            </w:pPr>
            <w:del w:id="7643" w:author="Janusio" w:date="2018-03-10T14:41:08Z">
              <w:r>
                <w:rPr>
                  <w:rFonts w:ascii="Times New Roman" w:hAnsi="Times New Roman"/>
                  <w:b/>
                  <w:bCs/>
                  <w:color w:val="auto"/>
                </w:rPr>
                <w:delText>功能层次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44" w:author="Janusio" w:date="2018-03-10T14:41:08Z"/>
        </w:trPr>
        <w:tc>
          <w:tcPr>
            <w:tcW w:w="1415"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45" w:author="Janusio" w:date="2018-03-10T14:41:08Z"/>
                <w:rFonts w:ascii="Times New Roman" w:hAnsi="Times New Roman"/>
                <w:color w:val="auto"/>
                <w:szCs w:val="18"/>
              </w:rPr>
            </w:pPr>
            <w:del w:id="7646" w:author="Janusio" w:date="2018-03-10T14:41:08Z">
              <w:r>
                <w:rPr>
                  <w:rFonts w:ascii="Times New Roman" w:hAnsi="Times New Roman"/>
                  <w:color w:val="auto"/>
                  <w:szCs w:val="18"/>
                </w:rPr>
                <w:delText>PCR[0]-PCR[7]</w:delText>
              </w:r>
            </w:del>
          </w:p>
        </w:tc>
        <w:tc>
          <w:tcPr>
            <w:tcW w:w="383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47" w:author="Janusio" w:date="2018-03-10T14:41:08Z"/>
                <w:rFonts w:ascii="Times New Roman" w:hAnsi="Times New Roman"/>
                <w:color w:val="auto"/>
                <w:szCs w:val="18"/>
              </w:rPr>
            </w:pPr>
            <w:del w:id="7648" w:author="Janusio" w:date="2018-03-10T14:41:08Z">
              <w:r>
                <w:rPr>
                  <w:rFonts w:ascii="Times New Roman" w:hAnsi="Times New Roman"/>
                  <w:color w:val="auto"/>
                  <w:szCs w:val="18"/>
                </w:rPr>
                <w:delText>BIOS代码</w:delText>
              </w:r>
            </w:del>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49" w:author="Janusio" w:date="2018-03-10T14:41:08Z"/>
                <w:rFonts w:ascii="Times New Roman" w:hAnsi="Times New Roman"/>
                <w:color w:val="auto"/>
                <w:szCs w:val="18"/>
              </w:rPr>
            </w:pPr>
            <w:del w:id="7650" w:author="Janusio" w:date="2018-03-10T14:41:08Z">
              <w:r>
                <w:rPr>
                  <w:rFonts w:ascii="Times New Roman" w:hAnsi="Times New Roman"/>
                  <w:color w:val="auto"/>
                  <w:szCs w:val="18"/>
                </w:rPr>
                <w:delText>第一层：</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51" w:author="Janusio" w:date="2018-03-10T14:41:08Z"/>
                <w:rFonts w:ascii="Times New Roman" w:hAnsi="Times New Roman"/>
                <w:color w:val="auto"/>
                <w:szCs w:val="18"/>
              </w:rPr>
            </w:pPr>
            <w:del w:id="7652" w:author="Janusio" w:date="2018-03-10T14:41:08Z">
              <w:r>
                <w:rPr>
                  <w:rFonts w:ascii="Times New Roman" w:hAnsi="Times New Roman"/>
                  <w:color w:val="auto"/>
                  <w:szCs w:val="18"/>
                </w:rPr>
                <w:delText>硬件TPM</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53" w:author="Janusio" w:date="2018-03-10T14:41:08Z"/>
                <w:rFonts w:ascii="Times New Roman" w:hAnsi="Times New Roman"/>
                <w:color w:val="auto"/>
                <w:szCs w:val="18"/>
              </w:rPr>
            </w:pPr>
            <w:del w:id="7654" w:author="Janusio" w:date="2018-03-10T14:41:08Z">
              <w:r>
                <w:rPr>
                  <w:rFonts w:ascii="Times New Roman" w:hAnsi="Times New Roman"/>
                  <w:color w:val="auto"/>
                  <w:szCs w:val="18"/>
                </w:rPr>
                <w:delText>第二层：</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55" w:author="Janusio" w:date="2018-03-10T14:41:08Z"/>
                <w:rFonts w:ascii="Times New Roman" w:hAnsi="Times New Roman"/>
                <w:color w:val="auto"/>
                <w:szCs w:val="18"/>
              </w:rPr>
            </w:pPr>
            <w:del w:id="7656" w:author="Janusio" w:date="2018-03-10T14:41:08Z">
              <w:r>
                <w:rPr>
                  <w:rFonts w:ascii="Times New Roman" w:hAnsi="Times New Roman"/>
                  <w:color w:val="auto"/>
                  <w:szCs w:val="18"/>
                </w:rPr>
                <w:delText>TCB</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57" w:author="Janusio" w:date="2018-03-10T14:41:08Z"/>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58" w:author="Janusio" w:date="2018-03-10T14:41:08Z"/>
                <w:rFonts w:ascii="Times New Roman" w:hAnsi="Times New Roman"/>
                <w:color w:val="auto"/>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59" w:author="Janusio" w:date="2018-03-10T14:41:08Z"/>
                <w:rFonts w:ascii="Times New Roman" w:hAnsi="Times New Roman"/>
                <w:color w:val="auto"/>
                <w:szCs w:val="18"/>
              </w:rPr>
            </w:pPr>
            <w:del w:id="7660" w:author="Janusio" w:date="2018-03-10T14:41:08Z">
              <w:r>
                <w:rPr>
                  <w:rFonts w:ascii="Times New Roman" w:hAnsi="Times New Roman"/>
                  <w:color w:val="auto"/>
                  <w:szCs w:val="18"/>
                </w:rPr>
                <w:delText>可信云平台配置信息</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61"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62" w:author="Janusio" w:date="2018-03-10T14:41:08Z"/>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63" w:author="Janusio" w:date="2018-03-10T14:41:08Z"/>
                <w:rFonts w:ascii="Times New Roman" w:hAnsi="Times New Roman"/>
                <w:color w:val="auto"/>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64" w:author="Janusio" w:date="2018-03-10T14:41:08Z"/>
                <w:rFonts w:hint="eastAsia" w:ascii="Times New Roman" w:hAnsi="Times New Roman"/>
                <w:color w:val="auto"/>
                <w:szCs w:val="18"/>
              </w:rPr>
            </w:pPr>
            <w:del w:id="7665" w:author="Janusio" w:date="2018-03-10T14:41:08Z">
              <w:r>
                <w:rPr>
                  <w:rFonts w:hint="eastAsia" w:ascii="Times New Roman" w:hAnsi="Times New Roman"/>
                  <w:color w:val="auto"/>
                  <w:szCs w:val="18"/>
                </w:rPr>
                <w:delText>Xen引导xen-grub</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66" w:author="Janusio" w:date="2018-03-10T14:41:08Z"/>
                <w:rFonts w:hint="eastAsia" w:ascii="Times New Roman" w:hAnsi="Times New Roman"/>
                <w:color w:val="auto"/>
                <w:szCs w:val="18"/>
              </w:rPr>
            </w:pPr>
            <w:del w:id="7667" w:author="Janusio" w:date="2018-03-10T14:41:08Z">
              <w:r>
                <w:rPr>
                  <w:rFonts w:hint="eastAsia" w:ascii="Times New Roman" w:hAnsi="Times New Roman"/>
                  <w:color w:val="auto"/>
                  <w:szCs w:val="18"/>
                </w:rPr>
                <w:delText>(‍head.S,trampoline.S,x86_32.S等)</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68"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69" w:author="Janusio" w:date="2018-03-10T14:41:08Z"/>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70" w:author="Janusio" w:date="2018-03-10T14:41:08Z"/>
                <w:rFonts w:ascii="Times New Roman" w:hAnsi="Times New Roman"/>
                <w:color w:val="auto"/>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71" w:author="Janusio" w:date="2018-03-10T14:41:08Z"/>
                <w:rFonts w:ascii="Times New Roman" w:hAnsi="Times New Roman"/>
                <w:color w:val="auto"/>
                <w:szCs w:val="18"/>
              </w:rPr>
            </w:pPr>
            <w:del w:id="7672" w:author="Janusio" w:date="2018-03-10T14:41:08Z">
              <w:r>
                <w:rPr>
                  <w:rFonts w:hint="eastAsia" w:ascii="Times New Roman" w:hAnsi="Times New Roman"/>
                  <w:color w:val="auto"/>
                  <w:szCs w:val="18"/>
                </w:rPr>
                <w:delText xml:space="preserve">Xen </w:delText>
              </w:r>
            </w:del>
            <w:del w:id="7673" w:author="Janusio" w:date="2018-03-10T14:41:08Z">
              <w:r>
                <w:rPr>
                  <w:rFonts w:ascii="Times New Roman" w:hAnsi="Times New Roman"/>
                  <w:color w:val="auto"/>
                  <w:szCs w:val="18"/>
                </w:rPr>
                <w:delText>VMM内核代码</w:delText>
              </w:r>
            </w:del>
            <w:del w:id="7674" w:author="Janusio" w:date="2018-03-10T14:41:08Z">
              <w:r>
                <w:rPr>
                  <w:rFonts w:hint="eastAsia" w:ascii="Times New Roman" w:hAnsi="Times New Roman"/>
                  <w:color w:val="auto"/>
                  <w:szCs w:val="18"/>
                </w:rPr>
                <w:delText>(Xen Kernel)</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75"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76" w:author="Janusio" w:date="2018-03-10T14:41:08Z"/>
        </w:trPr>
        <w:tc>
          <w:tcPr>
            <w:tcW w:w="1415"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77" w:author="Janusio" w:date="2018-03-10T14:41:08Z"/>
                <w:rFonts w:ascii="Times New Roman" w:hAnsi="Times New Roman"/>
                <w:color w:val="auto"/>
                <w:szCs w:val="18"/>
              </w:rPr>
            </w:pPr>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78" w:author="Janusio" w:date="2018-03-10T14:41:08Z"/>
                <w:rFonts w:ascii="Times New Roman" w:hAnsi="Times New Roman"/>
                <w:color w:val="auto"/>
                <w:szCs w:val="18"/>
              </w:rPr>
            </w:pPr>
            <w:del w:id="7679" w:author="Janusio" w:date="2018-03-10T14:41:08Z">
              <w:r>
                <w:rPr>
                  <w:rFonts w:ascii="Times New Roman" w:hAnsi="Times New Roman"/>
                  <w:color w:val="auto"/>
                  <w:szCs w:val="18"/>
                </w:rPr>
                <w:delText>Dom0OS启动相关信息</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80" w:author="Janusio" w:date="2018-03-10T14:41:08Z"/>
                <w:rFonts w:ascii="Times New Roman" w:hAnsi="Times New Roman"/>
                <w:color w:val="auto"/>
                <w:szCs w:val="18"/>
              </w:rPr>
            </w:pPr>
            <w:del w:id="7681" w:author="Janusio" w:date="2018-03-10T14:41:08Z">
              <w:r>
                <w:rPr>
                  <w:rFonts w:hint="eastAsia" w:ascii="Times New Roman" w:hAnsi="Times New Roman"/>
                  <w:color w:val="auto"/>
                  <w:szCs w:val="18"/>
                </w:rPr>
                <w:delText>(construct_dom0()､_start_32_､start_kerne等)</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82"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83" w:author="Janusio" w:date="2018-03-10T14:41:08Z"/>
        </w:trPr>
        <w:tc>
          <w:tcPr>
            <w:tcW w:w="1415"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84" w:author="Janusio" w:date="2018-03-10T14:41:08Z"/>
                <w:rFonts w:ascii="Times New Roman" w:hAnsi="Times New Roman"/>
                <w:color w:val="auto"/>
                <w:szCs w:val="18"/>
              </w:rPr>
            </w:pPr>
          </w:p>
        </w:tc>
        <w:tc>
          <w:tcPr>
            <w:tcW w:w="3839"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85" w:author="Janusio" w:date="2018-03-10T14:41:08Z"/>
                <w:rFonts w:ascii="Times New Roman" w:hAnsi="Times New Roman"/>
                <w:color w:val="auto"/>
                <w:szCs w:val="18"/>
              </w:rPr>
            </w:pPr>
            <w:del w:id="7686" w:author="Janusio" w:date="2018-03-10T14:41:08Z">
              <w:r>
                <w:rPr>
                  <w:rFonts w:ascii="Times New Roman" w:hAnsi="Times New Roman"/>
                  <w:color w:val="auto"/>
                  <w:szCs w:val="18"/>
                </w:rPr>
                <w:delText>Dom0</w:delText>
              </w:r>
            </w:del>
            <w:del w:id="7687" w:author="Janusio" w:date="2018-03-10T14:41:08Z">
              <w:r>
                <w:rPr>
                  <w:rFonts w:hint="eastAsia" w:ascii="Times New Roman" w:hAnsi="Times New Roman"/>
                  <w:color w:val="auto"/>
                  <w:szCs w:val="18"/>
                </w:rPr>
                <w:delText xml:space="preserve"> </w:delText>
              </w:r>
            </w:del>
            <w:del w:id="7688" w:author="Janusio" w:date="2018-03-10T14:41:08Z">
              <w:r>
                <w:rPr>
                  <w:rFonts w:ascii="Times New Roman" w:hAnsi="Times New Roman"/>
                  <w:color w:val="auto"/>
                  <w:szCs w:val="18"/>
                </w:rPr>
                <w:delText xml:space="preserve">OS </w:delText>
              </w:r>
            </w:del>
            <w:del w:id="7689" w:author="Janusio" w:date="2018-03-10T14:41:08Z">
              <w:r>
                <w:rPr>
                  <w:rFonts w:hint="eastAsia" w:ascii="Times New Roman" w:hAnsi="Times New Roman"/>
                  <w:color w:val="auto"/>
                  <w:szCs w:val="18"/>
                </w:rPr>
                <w:delText>Kernel</w:delText>
              </w:r>
            </w:del>
          </w:p>
        </w:tc>
        <w:tc>
          <w:tcPr>
            <w:tcW w:w="1621"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690"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691" w:author="Janusio" w:date="2018-03-10T14:41:08Z"/>
        </w:trPr>
        <w:tc>
          <w:tcPr>
            <w:tcW w:w="1415"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92" w:author="Janusio" w:date="2018-03-10T14:41:08Z"/>
                <w:rFonts w:ascii="Times New Roman" w:hAnsi="Times New Roman"/>
                <w:color w:val="auto"/>
                <w:szCs w:val="18"/>
              </w:rPr>
            </w:pPr>
            <w:del w:id="7693" w:author="Janusio" w:date="2018-03-10T14:41:08Z">
              <w:r>
                <w:rPr>
                  <w:rFonts w:ascii="Times New Roman" w:hAnsi="Times New Roman"/>
                  <w:color w:val="auto"/>
                  <w:szCs w:val="18"/>
                </w:rPr>
                <w:delText>PCR[8]</w:delText>
              </w:r>
            </w:del>
          </w:p>
        </w:tc>
        <w:tc>
          <w:tcPr>
            <w:tcW w:w="3839"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694" w:author="Janusio" w:date="2018-03-10T14:41:08Z"/>
                <w:rFonts w:ascii="Times New Roman" w:hAnsi="Times New Roman"/>
                <w:color w:val="auto"/>
                <w:szCs w:val="18"/>
              </w:rPr>
            </w:pPr>
            <w:del w:id="7695" w:author="Janusio" w:date="2018-03-10T14:41:08Z">
              <w:r>
                <w:rPr>
                  <w:rFonts w:ascii="Times New Roman" w:hAnsi="Times New Roman"/>
                  <w:color w:val="auto"/>
                  <w:szCs w:val="18"/>
                </w:rPr>
                <w:delText>Min</w:delText>
              </w:r>
            </w:del>
            <w:del w:id="7696" w:author="Janusio" w:date="2018-03-10T14:41:08Z">
              <w:r>
                <w:rPr>
                  <w:rFonts w:hint="eastAsia" w:ascii="Times New Roman" w:hAnsi="Times New Roman"/>
                  <w:color w:val="auto"/>
                  <w:szCs w:val="18"/>
                </w:rPr>
                <w:delText>iOs 及</w:delText>
              </w:r>
            </w:del>
            <w:del w:id="7697" w:author="Janusio" w:date="2018-03-10T14:41:08Z">
              <w:r>
                <w:rPr>
                  <w:rFonts w:ascii="Times New Roman" w:hAnsi="Times New Roman"/>
                  <w:color w:val="auto"/>
                  <w:szCs w:val="18"/>
                </w:rPr>
                <w:delText>vTPM</w:delText>
              </w:r>
            </w:del>
            <w:del w:id="7698" w:author="Janusio" w:date="2018-03-10T14:41:08Z">
              <w:r>
                <w:rPr>
                  <w:rFonts w:hint="eastAsia" w:ascii="Times New Roman" w:hAnsi="Times New Roman"/>
                  <w:color w:val="auto"/>
                  <w:szCs w:val="18"/>
                </w:rPr>
                <w:delText>Manager配置文件(</w:delText>
              </w:r>
            </w:del>
            <w:del w:id="7699" w:author="Janusio" w:date="2018-03-10T14:41:08Z">
              <w:r>
                <w:rPr>
                  <w:rFonts w:ascii="Times New Roman" w:hAnsi="Times New Roman"/>
                  <w:color w:val="auto"/>
                  <w:szCs w:val="18"/>
                </w:rPr>
                <w:delText>vTPM Builder</w:delText>
              </w:r>
            </w:del>
            <w:del w:id="7700" w:author="Janusio" w:date="2018-03-10T14:41:08Z">
              <w:r>
                <w:rPr>
                  <w:rFonts w:hint="eastAsia" w:ascii="Times New Roman" w:hAnsi="Times New Roman"/>
                  <w:color w:val="auto"/>
                  <w:szCs w:val="18"/>
                </w:rPr>
                <w:delText>，.cfg、.img以及vtpm-common.sh、vtpm-impl.sh等组件)</w:delText>
              </w:r>
            </w:del>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01" w:author="Janusio" w:date="2018-03-10T14:41:08Z"/>
                <w:rFonts w:ascii="Times New Roman" w:hAnsi="Times New Roman"/>
                <w:color w:val="auto"/>
                <w:szCs w:val="18"/>
              </w:rPr>
            </w:pPr>
            <w:del w:id="7702" w:author="Janusio" w:date="2018-03-10T14:41:08Z">
              <w:r>
                <w:rPr>
                  <w:rFonts w:ascii="Times New Roman" w:hAnsi="Times New Roman"/>
                  <w:color w:val="auto"/>
                  <w:szCs w:val="18"/>
                </w:rPr>
                <w:delText>第三层：</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03" w:author="Janusio" w:date="2018-03-10T14:41:08Z"/>
                <w:rFonts w:ascii="Times New Roman" w:hAnsi="Times New Roman"/>
                <w:color w:val="auto"/>
                <w:szCs w:val="18"/>
              </w:rPr>
            </w:pPr>
            <w:del w:id="7704" w:author="Janusio" w:date="2018-03-10T14:41:08Z">
              <w:r>
                <w:rPr>
                  <w:rFonts w:ascii="Times New Roman" w:hAnsi="Times New Roman"/>
                  <w:color w:val="auto"/>
                  <w:szCs w:val="18"/>
                </w:rPr>
                <w:delText>可信衔接点</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705"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06" w:author="Janusio" w:date="2018-03-10T14:41:08Z"/>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07" w:author="Janusio" w:date="2018-03-10T14:41:08Z"/>
                <w:rFonts w:ascii="Times New Roman" w:hAnsi="Times New Roman"/>
                <w:color w:val="auto"/>
                <w:szCs w:val="18"/>
              </w:rPr>
            </w:pPr>
            <w:del w:id="7708" w:author="Janusio" w:date="2018-03-10T14:41:08Z">
              <w:r>
                <w:rPr>
                  <w:rFonts w:ascii="Times New Roman" w:hAnsi="Times New Roman"/>
                  <w:color w:val="auto"/>
                  <w:szCs w:val="18"/>
                </w:rPr>
                <w:delText>PCR[9]</w:delText>
              </w:r>
            </w:del>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09" w:author="Janusio" w:date="2018-03-10T14:41:08Z"/>
                <w:rFonts w:ascii="Times New Roman" w:hAnsi="Times New Roman"/>
                <w:color w:val="auto"/>
                <w:szCs w:val="18"/>
              </w:rPr>
            </w:pPr>
            <w:del w:id="7710" w:author="Janusio" w:date="2018-03-10T14:41:08Z">
              <w:r>
                <w:rPr>
                  <w:rFonts w:ascii="Times New Roman" w:hAnsi="Times New Roman"/>
                  <w:color w:val="auto"/>
                  <w:szCs w:val="18"/>
                </w:rPr>
                <w:delText>负责</w:delText>
              </w:r>
            </w:del>
            <w:del w:id="7711" w:author="Janusio" w:date="2018-03-10T14:41:08Z">
              <w:r>
                <w:rPr>
                  <w:rFonts w:hint="eastAsia" w:ascii="Times New Roman" w:hAnsi="Times New Roman"/>
                  <w:color w:val="auto"/>
                  <w:szCs w:val="18"/>
                </w:rPr>
                <w:delText>vTPM-VM</w:delText>
              </w:r>
            </w:del>
            <w:del w:id="7712" w:author="Janusio" w:date="2018-03-10T14:41:08Z">
              <w:r>
                <w:rPr>
                  <w:rFonts w:ascii="Times New Roman" w:hAnsi="Times New Roman"/>
                  <w:color w:val="auto"/>
                  <w:szCs w:val="18"/>
                </w:rPr>
                <w:delText>相关组件</w:delText>
              </w:r>
            </w:del>
            <w:del w:id="7713" w:author="Janusio" w:date="2018-03-10T14:41:08Z">
              <w:r>
                <w:rPr>
                  <w:rFonts w:hint="eastAsia" w:ascii="Times New Roman" w:hAnsi="Times New Roman"/>
                  <w:color w:val="auto"/>
                  <w:szCs w:val="18"/>
                </w:rPr>
                <w:delText>(xl、xenstore、vtpmd、tpm-xen、vtpm_manager_handle等组件)</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714"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15" w:author="Janusio" w:date="2018-03-10T14:41:08Z"/>
        </w:trPr>
        <w:tc>
          <w:tcPr>
            <w:tcW w:w="1415"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16" w:author="Janusio" w:date="2018-03-10T14:41:08Z"/>
                <w:rFonts w:ascii="Times New Roman" w:hAnsi="Times New Roman"/>
                <w:color w:val="auto"/>
                <w:szCs w:val="18"/>
              </w:rPr>
            </w:pPr>
            <w:del w:id="7717" w:author="Janusio" w:date="2018-03-10T14:41:08Z">
              <w:r>
                <w:rPr>
                  <w:rFonts w:ascii="Times New Roman" w:hAnsi="Times New Roman"/>
                  <w:color w:val="auto"/>
                  <w:szCs w:val="18"/>
                </w:rPr>
                <w:delText>PCR[10]</w:delText>
              </w:r>
            </w:del>
          </w:p>
        </w:tc>
        <w:tc>
          <w:tcPr>
            <w:tcW w:w="3839"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18" w:author="Janusio" w:date="2018-03-10T14:41:08Z"/>
                <w:rFonts w:ascii="Times New Roman" w:hAnsi="Times New Roman"/>
                <w:color w:val="auto"/>
                <w:szCs w:val="18"/>
              </w:rPr>
            </w:pPr>
            <w:del w:id="7719" w:author="Janusio" w:date="2018-03-10T14:41:08Z">
              <w:r>
                <w:rPr>
                  <w:rFonts w:ascii="Times New Roman" w:hAnsi="Times New Roman"/>
                  <w:color w:val="auto"/>
                  <w:szCs w:val="18"/>
                </w:rPr>
                <w:delText>VM配置文件</w:delText>
              </w:r>
            </w:del>
            <w:del w:id="7720" w:author="Janusio" w:date="2018-03-10T14:41:08Z">
              <w:r>
                <w:rPr>
                  <w:rFonts w:hint="eastAsia" w:ascii="Times New Roman" w:hAnsi="Times New Roman"/>
                  <w:color w:val="auto"/>
                  <w:szCs w:val="18"/>
                </w:rPr>
                <w:delText>(</w:delText>
              </w:r>
            </w:del>
            <w:del w:id="7721" w:author="Janusio" w:date="2018-03-10T14:41:08Z">
              <w:r>
                <w:rPr>
                  <w:rFonts w:ascii="Times New Roman" w:hAnsi="Times New Roman"/>
                  <w:color w:val="auto"/>
                  <w:szCs w:val="18"/>
                </w:rPr>
                <w:delText>VM Builder</w:delText>
              </w:r>
            </w:del>
            <w:del w:id="7722" w:author="Janusio" w:date="2018-03-10T14:41:08Z">
              <w:r>
                <w:rPr>
                  <w:rFonts w:hint="eastAsia" w:ascii="Times New Roman" w:hAnsi="Times New Roman"/>
                  <w:color w:val="auto"/>
                  <w:szCs w:val="18"/>
                </w:rPr>
                <w:delText>，xl、libxl以及.cfg、.img等组件)</w:delText>
              </w:r>
            </w:del>
          </w:p>
        </w:tc>
        <w:tc>
          <w:tcPr>
            <w:tcW w:w="1621"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723"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24" w:author="Janusio" w:date="2018-03-10T14:41:08Z"/>
        </w:trPr>
        <w:tc>
          <w:tcPr>
            <w:tcW w:w="1415"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25" w:author="Janusio" w:date="2018-03-10T14:41:08Z"/>
                <w:rFonts w:ascii="Times New Roman" w:hAnsi="Times New Roman"/>
                <w:color w:val="auto"/>
                <w:szCs w:val="18"/>
              </w:rPr>
            </w:pPr>
            <w:del w:id="7726" w:author="Janusio" w:date="2018-03-10T14:41:08Z">
              <w:r>
                <w:rPr>
                  <w:rFonts w:ascii="Times New Roman" w:hAnsi="Times New Roman"/>
                  <w:color w:val="auto"/>
                  <w:szCs w:val="18"/>
                </w:rPr>
                <w:delText>PCR[11]</w:delText>
              </w:r>
            </w:del>
          </w:p>
        </w:tc>
        <w:tc>
          <w:tcPr>
            <w:tcW w:w="3839"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27" w:author="Janusio" w:date="2018-03-10T14:41:08Z"/>
                <w:rFonts w:ascii="Times New Roman" w:hAnsi="Times New Roman"/>
                <w:color w:val="auto"/>
                <w:szCs w:val="18"/>
              </w:rPr>
            </w:pPr>
            <w:del w:id="7728" w:author="Janusio" w:date="2018-03-10T14:41:08Z">
              <w:r>
                <w:rPr>
                  <w:rFonts w:ascii="Times New Roman" w:hAnsi="Times New Roman"/>
                  <w:color w:val="auto"/>
                  <w:szCs w:val="18"/>
                </w:rPr>
                <w:delText>Min</w:delText>
              </w:r>
            </w:del>
            <w:del w:id="7729" w:author="Janusio" w:date="2018-03-10T14:41:08Z">
              <w:r>
                <w:rPr>
                  <w:rFonts w:hint="eastAsia" w:ascii="Times New Roman" w:hAnsi="Times New Roman"/>
                  <w:color w:val="auto"/>
                  <w:szCs w:val="18"/>
                </w:rPr>
                <w:delText>iOs 及</w:delText>
              </w:r>
            </w:del>
            <w:del w:id="7730" w:author="Janusio" w:date="2018-03-10T14:41:08Z">
              <w:r>
                <w:rPr>
                  <w:rFonts w:ascii="Times New Roman" w:hAnsi="Times New Roman"/>
                  <w:color w:val="auto"/>
                  <w:szCs w:val="18"/>
                </w:rPr>
                <w:delText>vTPM实例域（</w:delText>
              </w:r>
            </w:del>
            <w:del w:id="7731" w:author="Janusio" w:date="2018-03-10T14:41:08Z">
              <w:r>
                <w:rPr>
                  <w:rFonts w:hint="eastAsia" w:ascii="Times New Roman" w:hAnsi="Times New Roman"/>
                  <w:color w:val="auto"/>
                  <w:szCs w:val="18"/>
                </w:rPr>
                <w:delText>.cfg,.img,tpm instance等组件</w:delText>
              </w:r>
            </w:del>
            <w:del w:id="7732" w:author="Janusio" w:date="2018-03-10T14:41:08Z">
              <w:r>
                <w:rPr>
                  <w:rFonts w:ascii="Times New Roman" w:hAnsi="Times New Roman"/>
                  <w:color w:val="auto"/>
                  <w:szCs w:val="18"/>
                </w:rPr>
                <w:delText>）</w:delText>
              </w:r>
            </w:del>
          </w:p>
        </w:tc>
        <w:tc>
          <w:tcPr>
            <w:tcW w:w="1621"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33" w:author="Janusio" w:date="2018-03-10T14:41:08Z"/>
                <w:rFonts w:ascii="Times New Roman" w:hAnsi="Times New Roman"/>
                <w:color w:val="auto"/>
                <w:szCs w:val="18"/>
              </w:rPr>
            </w:pPr>
            <w:del w:id="7734" w:author="Janusio" w:date="2018-03-10T14:41:08Z">
              <w:r>
                <w:rPr>
                  <w:rFonts w:ascii="Times New Roman" w:hAnsi="Times New Roman"/>
                  <w:color w:val="auto"/>
                  <w:szCs w:val="18"/>
                </w:rPr>
                <w:delText>第四层：</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35" w:author="Janusio" w:date="2018-03-10T14:41:08Z"/>
                <w:rFonts w:ascii="Times New Roman" w:hAnsi="Times New Roman"/>
                <w:color w:val="auto"/>
                <w:szCs w:val="18"/>
              </w:rPr>
            </w:pPr>
            <w:del w:id="7736" w:author="Janusio" w:date="2018-03-10T14:41:08Z">
              <w:r>
                <w:rPr>
                  <w:rFonts w:ascii="Times New Roman" w:hAnsi="Times New Roman"/>
                  <w:color w:val="auto"/>
                  <w:szCs w:val="18"/>
                </w:rPr>
                <w:delText>vTPM</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37" w:author="Janusio" w:date="2018-03-10T14:41:08Z"/>
        </w:trPr>
        <w:tc>
          <w:tcPr>
            <w:tcW w:w="1415"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38" w:author="Janusio" w:date="2018-03-10T14:41:08Z"/>
                <w:rFonts w:ascii="Times New Roman" w:hAnsi="Times New Roman"/>
                <w:color w:val="auto"/>
                <w:szCs w:val="18"/>
              </w:rPr>
            </w:pPr>
            <w:del w:id="7739" w:author="Janusio" w:date="2018-03-10T14:41:08Z">
              <w:r>
                <w:rPr>
                  <w:rFonts w:ascii="Times New Roman" w:hAnsi="Times New Roman"/>
                  <w:color w:val="auto"/>
                  <w:szCs w:val="18"/>
                </w:rPr>
                <w:delText>PCR[12]</w:delText>
              </w:r>
            </w:del>
          </w:p>
        </w:tc>
        <w:tc>
          <w:tcPr>
            <w:tcW w:w="3839"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40" w:author="Janusio" w:date="2018-03-10T14:41:08Z"/>
                <w:rFonts w:hint="eastAsia" w:ascii="Times New Roman" w:hAnsi="Times New Roman"/>
                <w:color w:val="auto"/>
                <w:szCs w:val="18"/>
              </w:rPr>
            </w:pPr>
            <w:del w:id="7741" w:author="Janusio" w:date="2018-03-10T14:41:08Z">
              <w:r>
                <w:rPr>
                  <w:rFonts w:ascii="Times New Roman" w:hAnsi="Times New Roman"/>
                  <w:color w:val="auto"/>
                  <w:szCs w:val="18"/>
                </w:rPr>
                <w:delText>VBIOS及其他虚拟BIOS配置信息</w:delText>
              </w:r>
            </w:del>
            <w:del w:id="7742" w:author="Janusio" w:date="2018-03-10T14:41:08Z">
              <w:r>
                <w:rPr>
                  <w:rFonts w:hint="eastAsia" w:ascii="Times New Roman" w:hAnsi="Times New Roman"/>
                  <w:color w:val="auto"/>
                  <w:szCs w:val="18"/>
                </w:rPr>
                <w:delText>(qemu-dm、qemu-xen、pc-bios等组件)</w:delText>
              </w:r>
            </w:del>
          </w:p>
        </w:tc>
        <w:tc>
          <w:tcPr>
            <w:tcW w:w="1621"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43" w:author="Janusio" w:date="2018-03-10T14:41:08Z"/>
                <w:rFonts w:ascii="Times New Roman" w:hAnsi="Times New Roman"/>
                <w:color w:val="auto"/>
                <w:szCs w:val="18"/>
              </w:rPr>
            </w:pPr>
            <w:del w:id="7744" w:author="Janusio" w:date="2018-03-10T14:41:08Z">
              <w:r>
                <w:rPr>
                  <w:rFonts w:ascii="Times New Roman" w:hAnsi="Times New Roman"/>
                  <w:color w:val="auto"/>
                  <w:szCs w:val="18"/>
                </w:rPr>
                <w:delText>第五层：</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45" w:author="Janusio" w:date="2018-03-10T14:41:08Z"/>
                <w:rFonts w:ascii="Times New Roman" w:hAnsi="Times New Roman"/>
                <w:color w:val="auto"/>
                <w:szCs w:val="18"/>
              </w:rPr>
            </w:pPr>
            <w:del w:id="7746" w:author="Janusio" w:date="2018-03-10T14:41:08Z">
              <w:r>
                <w:rPr>
                  <w:rFonts w:ascii="Times New Roman" w:hAnsi="Times New Roman"/>
                  <w:color w:val="auto"/>
                  <w:szCs w:val="18"/>
                </w:rPr>
                <w:delText>可信虚拟机部分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47" w:author="Janusio" w:date="2018-03-10T14:41:08Z"/>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48" w:author="Janusio" w:date="2018-03-10T14:41:08Z"/>
                <w:rFonts w:ascii="Times New Roman" w:hAnsi="Times New Roman"/>
                <w:color w:val="auto"/>
                <w:szCs w:val="18"/>
              </w:rPr>
            </w:pPr>
            <w:del w:id="7749" w:author="Janusio" w:date="2018-03-10T14:41:08Z">
              <w:r>
                <w:rPr>
                  <w:rFonts w:ascii="Times New Roman" w:hAnsi="Times New Roman"/>
                  <w:color w:val="auto"/>
                  <w:szCs w:val="18"/>
                </w:rPr>
                <w:delText>PCR[13]</w:delText>
              </w:r>
            </w:del>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50" w:author="Janusio" w:date="2018-03-10T14:41:08Z"/>
                <w:rFonts w:ascii="Times New Roman" w:hAnsi="Times New Roman"/>
                <w:color w:val="auto"/>
                <w:szCs w:val="18"/>
              </w:rPr>
            </w:pPr>
            <w:del w:id="7751" w:author="Janusio" w:date="2018-03-10T14:41:08Z">
              <w:r>
                <w:rPr>
                  <w:rFonts w:ascii="Times New Roman" w:hAnsi="Times New Roman"/>
                  <w:color w:val="auto"/>
                  <w:szCs w:val="18"/>
                </w:rPr>
                <w:delText>VOSLoader</w:delText>
              </w:r>
            </w:del>
            <w:del w:id="7752" w:author="Janusio" w:date="2018-03-10T14:41:08Z">
              <w:r>
                <w:rPr>
                  <w:rFonts w:hint="eastAsia" w:ascii="Times New Roman" w:hAnsi="Times New Roman"/>
                  <w:color w:val="auto"/>
                  <w:szCs w:val="18"/>
                </w:rPr>
                <w:delText>(</w:delText>
              </w:r>
            </w:del>
            <w:del w:id="7753" w:author="Janusio" w:date="2018-03-10T14:41:08Z">
              <w:r>
                <w:rPr>
                  <w:rFonts w:ascii="Times New Roman" w:hAnsi="Times New Roman"/>
                  <w:color w:val="auto"/>
                  <w:szCs w:val="18"/>
                </w:rPr>
                <w:delText>虚拟机启动引导文件</w:delText>
              </w:r>
            </w:del>
            <w:del w:id="7754" w:author="Janusio" w:date="2018-03-10T14:41:08Z">
              <w:r>
                <w:rPr>
                  <w:rFonts w:hint="eastAsia" w:ascii="Times New Roman" w:hAnsi="Times New Roman"/>
                  <w:color w:val="auto"/>
                  <w:szCs w:val="18"/>
                </w:rPr>
                <w:delText>)</w:delText>
              </w:r>
            </w:del>
            <w:del w:id="7755" w:author="Janusio" w:date="2018-03-10T14:41:08Z">
              <w:r>
                <w:rPr>
                  <w:rFonts w:ascii="Times New Roman" w:hAnsi="Times New Roman"/>
                  <w:color w:val="auto"/>
                  <w:szCs w:val="18"/>
                </w:rPr>
                <w:delText xml:space="preserve">，如Linux 系统的initrd和vmlinuz 文件。 </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756"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57" w:author="Janusio" w:date="2018-03-10T14:41:08Z"/>
        </w:trPr>
        <w:tc>
          <w:tcPr>
            <w:tcW w:w="141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58" w:author="Janusio" w:date="2018-03-10T14:41:08Z"/>
                <w:rFonts w:ascii="Times New Roman" w:hAnsi="Times New Roman"/>
                <w:color w:val="auto"/>
                <w:szCs w:val="18"/>
              </w:rPr>
            </w:pPr>
            <w:del w:id="7759" w:author="Janusio" w:date="2018-03-10T14:41:08Z">
              <w:r>
                <w:rPr>
                  <w:rFonts w:ascii="Times New Roman" w:hAnsi="Times New Roman"/>
                  <w:color w:val="auto"/>
                  <w:szCs w:val="18"/>
                </w:rPr>
                <w:delText>PCR[14]</w:delText>
              </w:r>
            </w:del>
          </w:p>
        </w:tc>
        <w:tc>
          <w:tcPr>
            <w:tcW w:w="383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60" w:author="Janusio" w:date="2018-03-10T14:41:08Z"/>
                <w:rFonts w:ascii="Times New Roman" w:hAnsi="Times New Roman"/>
                <w:color w:val="auto"/>
                <w:szCs w:val="18"/>
              </w:rPr>
            </w:pPr>
            <w:del w:id="7761" w:author="Janusio" w:date="2018-03-10T14:41:08Z">
              <w:r>
                <w:rPr>
                  <w:rFonts w:ascii="Times New Roman" w:hAnsi="Times New Roman"/>
                  <w:color w:val="auto"/>
                  <w:szCs w:val="18"/>
                </w:rPr>
                <w:delText>VM启动的其他信息</w:delText>
              </w:r>
            </w:del>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62" w:author="Janusio" w:date="2018-03-10T14:41:08Z"/>
                <w:rFonts w:ascii="Times New Roman" w:hAnsi="Times New Roman"/>
                <w:color w:val="auto"/>
                <w:szCs w:val="18"/>
              </w:rPr>
            </w:pPr>
            <w:del w:id="7763" w:author="Janusio" w:date="2018-03-10T14:41:08Z">
              <w:r>
                <w:rPr>
                  <w:rFonts w:hint="eastAsia" w:ascii="Times New Roman" w:hAnsi="Times New Roman"/>
                  <w:color w:val="auto"/>
                  <w:szCs w:val="18"/>
                </w:rPr>
                <w:delText>(xen.h、start_info、qemu-io、qemu-img等组件)</w:delText>
              </w:r>
            </w:del>
          </w:p>
        </w:tc>
        <w:tc>
          <w:tcPr>
            <w:tcW w:w="1621"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764" w:author="Janusio" w:date="2018-03-10T14:41:08Z"/>
                <w:rFonts w:ascii="Times New Roman" w:hAnsi="Times New Roman"/>
                <w:color w:val="auto"/>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del w:id="7765" w:author="Janusio" w:date="2018-03-10T14:41:08Z"/>
        </w:trPr>
        <w:tc>
          <w:tcPr>
            <w:tcW w:w="141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66" w:author="Janusio" w:date="2018-03-10T14:41:08Z"/>
                <w:rFonts w:ascii="Times New Roman" w:hAnsi="Times New Roman"/>
                <w:color w:val="auto"/>
                <w:szCs w:val="18"/>
              </w:rPr>
            </w:pPr>
            <w:del w:id="7767" w:author="Janusio" w:date="2018-03-10T14:41:08Z">
              <w:r>
                <w:rPr>
                  <w:rFonts w:ascii="Times New Roman" w:hAnsi="Times New Roman"/>
                  <w:color w:val="auto"/>
                  <w:szCs w:val="18"/>
                </w:rPr>
                <w:delText>PCR[15]</w:delText>
              </w:r>
            </w:del>
          </w:p>
        </w:tc>
        <w:tc>
          <w:tcPr>
            <w:tcW w:w="3839"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del w:id="7768" w:author="Janusio" w:date="2018-03-10T14:41:08Z"/>
                <w:rFonts w:ascii="Times New Roman" w:hAnsi="Times New Roman"/>
                <w:color w:val="auto"/>
                <w:szCs w:val="18"/>
              </w:rPr>
            </w:pPr>
            <w:del w:id="7769" w:author="Janusio" w:date="2018-03-10T14:41:08Z">
              <w:r>
                <w:rPr>
                  <w:rFonts w:ascii="Times New Roman" w:hAnsi="Times New Roman"/>
                  <w:color w:val="auto"/>
                  <w:szCs w:val="18"/>
                </w:rPr>
                <w:delText>VM中的应用程序</w:delText>
              </w:r>
            </w:del>
          </w:p>
        </w:tc>
        <w:tc>
          <w:tcPr>
            <w:tcW w:w="1621"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del w:id="7770" w:author="Janusio" w:date="2018-03-10T14:41:08Z"/>
                <w:rFonts w:ascii="Times New Roman" w:hAnsi="Times New Roman"/>
                <w:color w:val="auto"/>
                <w:szCs w:val="18"/>
              </w:rPr>
            </w:pPr>
          </w:p>
        </w:tc>
      </w:tr>
    </w:tbl>
    <w:p>
      <w:pPr>
        <w:pStyle w:val="27"/>
        <w:spacing w:line="360" w:lineRule="auto"/>
        <w:ind w:firstLine="420" w:firstLineChars="0"/>
        <w:rPr>
          <w:del w:id="7771" w:author="Janusio" w:date="2018-03-10T14:41:08Z"/>
          <w:rFonts w:hint="eastAsia" w:ascii="Times New Roman" w:hAnsi="Times New Roman"/>
          <w:szCs w:val="24"/>
        </w:rPr>
      </w:pPr>
      <w:del w:id="7772" w:author="Janusio" w:date="2018-03-10T14:41:08Z">
        <w:r>
          <w:rPr>
            <w:rFonts w:hint="eastAsia" w:ascii="Times New Roman" w:hAnsi="Times New Roman"/>
            <w:szCs w:val="24"/>
          </w:rPr>
          <w:delTex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delText>
        </w:r>
      </w:del>
    </w:p>
    <w:p>
      <w:pPr>
        <w:pStyle w:val="27"/>
        <w:spacing w:line="360" w:lineRule="auto"/>
        <w:ind w:firstLine="420" w:firstLineChars="0"/>
        <w:jc w:val="center"/>
        <w:rPr>
          <w:del w:id="7773" w:author="Janusio" w:date="2018-03-10T14:41:08Z"/>
          <w:rFonts w:hint="eastAsia" w:ascii="Times New Roman" w:hAnsi="Times New Roman"/>
          <w:szCs w:val="24"/>
        </w:rPr>
      </w:pPr>
      <w:del w:id="7774" w:author="Janusio" w:date="2018-03-10T14:41:08Z">
        <w:r>
          <w:rPr>
            <w:rFonts w:hint="eastAsia" w:ascii="Times New Roman" w:hAnsi="Times New Roman"/>
            <w:color w:val="auto"/>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17"/>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del>
    </w:p>
    <w:p>
      <w:pPr>
        <w:pStyle w:val="27"/>
        <w:spacing w:line="360" w:lineRule="auto"/>
        <w:ind w:firstLine="420" w:firstLineChars="0"/>
        <w:jc w:val="center"/>
        <w:rPr>
          <w:del w:id="7776" w:author="Janusio" w:date="2018-03-10T14:41:08Z"/>
          <w:rFonts w:hint="eastAsia" w:ascii="Times New Roman" w:hAnsi="Times New Roman"/>
          <w:szCs w:val="24"/>
        </w:rPr>
      </w:pPr>
      <w:del w:id="7777" w:author="Janusio" w:date="2018-03-10T14:41:08Z">
        <w:r>
          <w:rPr>
            <w:rFonts w:hint="eastAsia" w:ascii="Times New Roman" w:hAnsi="Times New Roman"/>
            <w:szCs w:val="24"/>
          </w:rPr>
          <w:delText>图</w:delText>
        </w:r>
      </w:del>
      <w:del w:id="7778" w:author="Janusio" w:date="2018-03-10T14:41:08Z">
        <w:r>
          <w:rPr>
            <w:rFonts w:hint="eastAsia" w:ascii="Times New Roman" w:hAnsi="Times New Roman"/>
            <w:szCs w:val="24"/>
            <w:lang w:val="en-US" w:eastAsia="zh-CN"/>
          </w:rPr>
          <w:delText>4.6</w:delText>
        </w:r>
      </w:del>
      <w:del w:id="7779" w:author="Janusio" w:date="2018-03-10T14:41:08Z">
        <w:r>
          <w:rPr>
            <w:rFonts w:hint="eastAsia" w:ascii="Times New Roman" w:hAnsi="Times New Roman"/>
            <w:szCs w:val="24"/>
          </w:rPr>
          <w:delText xml:space="preserve"> 信任链PCR信息</w:delText>
        </w:r>
      </w:del>
    </w:p>
    <w:p>
      <w:pPr>
        <w:pStyle w:val="4"/>
        <w:spacing w:line="360" w:lineRule="auto"/>
        <w:ind w:firstLine="0" w:firstLineChars="0"/>
        <w:rPr>
          <w:del w:id="7780" w:author="Janusio" w:date="2018-03-10T14:41:08Z"/>
          <w:rFonts w:hint="eastAsia" w:ascii="Times New Roman" w:hAnsi="Times New Roman" w:eastAsia="黑体"/>
          <w:b/>
          <w:szCs w:val="24"/>
        </w:rPr>
      </w:pPr>
      <w:del w:id="7781" w:author="Janusio" w:date="2018-03-10T14:41:08Z">
        <w:r>
          <w:rPr>
            <w:rFonts w:hint="eastAsia" w:ascii="Times New Roman" w:hAnsi="Times New Roman" w:eastAsia="黑体"/>
            <w:b/>
            <w:szCs w:val="24"/>
            <w:lang w:val="en-US" w:eastAsia="zh-CN"/>
          </w:rPr>
          <w:delText>性能实验</w:delText>
        </w:r>
      </w:del>
    </w:p>
    <w:p>
      <w:pPr>
        <w:pStyle w:val="27"/>
        <w:spacing w:line="360" w:lineRule="auto"/>
        <w:ind w:firstLine="420" w:firstLineChars="0"/>
        <w:rPr>
          <w:del w:id="7782" w:author="Janusio" w:date="2018-03-10T14:41:08Z"/>
          <w:rFonts w:hint="eastAsia" w:ascii="Times New Roman" w:hAnsi="Times New Roman"/>
          <w:szCs w:val="24"/>
        </w:rPr>
      </w:pPr>
      <w:del w:id="7783" w:author="Janusio" w:date="2018-03-10T14:41:08Z">
        <w:r>
          <w:rPr>
            <w:rFonts w:hint="eastAsia" w:ascii="Times New Roman" w:hAnsi="Times New Roman"/>
            <w:szCs w:val="24"/>
          </w:rPr>
          <w:delTex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delText>
        </w:r>
      </w:del>
    </w:p>
    <w:p>
      <w:pPr>
        <w:pStyle w:val="27"/>
        <w:spacing w:line="360" w:lineRule="auto"/>
        <w:ind w:firstLine="420" w:firstLineChars="0"/>
        <w:rPr>
          <w:del w:id="7784" w:author="Janusio" w:date="2018-03-10T14:41:08Z"/>
          <w:rFonts w:hint="eastAsia" w:ascii="Times New Roman" w:hAnsi="Times New Roman"/>
          <w:szCs w:val="24"/>
        </w:rPr>
      </w:pPr>
      <w:del w:id="7785" w:author="Janusio" w:date="2018-03-10T14:41:08Z">
        <w:r>
          <w:rPr>
            <w:rFonts w:hint="eastAsia" w:ascii="Times New Roman" w:hAnsi="Times New Roman"/>
            <w:szCs w:val="24"/>
          </w:rPr>
          <w:delText>为此</w:delText>
        </w:r>
      </w:del>
      <w:del w:id="7786" w:author="Janusio" w:date="2018-03-10T14:41:08Z">
        <w:r>
          <w:rPr>
            <w:rFonts w:hint="eastAsia" w:ascii="Times New Roman" w:hAnsi="Times New Roman"/>
            <w:szCs w:val="24"/>
            <w:lang w:eastAsia="zh-CN"/>
          </w:rPr>
          <w:delText>本文</w:delText>
        </w:r>
      </w:del>
      <w:del w:id="7787" w:author="Janusio" w:date="2018-03-10T14:41:08Z">
        <w:r>
          <w:rPr>
            <w:rFonts w:hint="eastAsia" w:ascii="Times New Roman" w:hAnsi="Times New Roman"/>
            <w:szCs w:val="24"/>
          </w:rPr>
          <w:delText>首先针对TVP-QT信任链构建过程中有关主机m的信任链构建进行性能测试和结果分析，并与传统的TVP架构进行对比；然后针对TVP-QT信任链构建过程中有关vm的信任链构建进行性能测试和结果分析。值得注意的是，与传统的TVP信任链相比，vm信任链的构建过程仅仅多了对TJP的动态度量。</w:delText>
        </w:r>
      </w:del>
    </w:p>
    <w:p>
      <w:pPr>
        <w:pStyle w:val="27"/>
        <w:spacing w:line="360" w:lineRule="auto"/>
        <w:ind w:firstLine="420" w:firstLineChars="0"/>
        <w:rPr>
          <w:del w:id="7788" w:author="Janusio" w:date="2018-03-10T14:41:08Z"/>
          <w:rFonts w:hint="eastAsia" w:ascii="Times New Roman" w:hAnsi="Times New Roman"/>
          <w:szCs w:val="24"/>
        </w:rPr>
      </w:pPr>
      <w:del w:id="7789" w:author="Janusio" w:date="2018-03-10T14:41:08Z">
        <w:r>
          <w:rPr>
            <w:rFonts w:hint="eastAsia" w:ascii="Times New Roman" w:hAnsi="Times New Roman"/>
            <w:szCs w:val="24"/>
          </w:rPr>
          <w:delTex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delText>
        </w:r>
      </w:del>
    </w:p>
    <w:p>
      <w:pPr>
        <w:pStyle w:val="27"/>
        <w:spacing w:line="360" w:lineRule="auto"/>
        <w:ind w:firstLine="420" w:firstLineChars="0"/>
        <w:rPr>
          <w:del w:id="7790" w:author="Janusio" w:date="2018-03-10T14:41:08Z"/>
          <w:rFonts w:hint="eastAsia" w:ascii="Times New Roman" w:hAnsi="Times New Roman"/>
          <w:b w:val="0"/>
          <w:bCs w:val="0"/>
          <w:szCs w:val="24"/>
        </w:rPr>
      </w:pPr>
      <w:del w:id="7791" w:author="Janusio" w:date="2018-03-10T14:41:08Z">
        <w:r>
          <w:rPr>
            <w:rFonts w:hint="eastAsia" w:ascii="Times New Roman" w:hAnsi="Times New Roman"/>
            <w:b w:val="0"/>
            <w:bCs w:val="0"/>
            <w:szCs w:val="24"/>
            <w:lang w:eastAsia="zh-CN"/>
          </w:rPr>
          <w:delText>（</w:delText>
        </w:r>
      </w:del>
      <w:del w:id="7792" w:author="Janusio" w:date="2018-03-10T14:41:08Z">
        <w:r>
          <w:rPr>
            <w:rFonts w:hint="eastAsia" w:ascii="Times New Roman" w:hAnsi="Times New Roman"/>
            <w:b w:val="0"/>
            <w:bCs w:val="0"/>
            <w:szCs w:val="24"/>
            <w:lang w:val="en-US" w:eastAsia="zh-CN"/>
          </w:rPr>
          <w:delText>1</w:delText>
        </w:r>
      </w:del>
      <w:del w:id="7793" w:author="Janusio" w:date="2018-03-10T14:41:08Z">
        <w:r>
          <w:rPr>
            <w:rFonts w:hint="eastAsia" w:ascii="Times New Roman" w:hAnsi="Times New Roman"/>
            <w:b w:val="0"/>
            <w:bCs w:val="0"/>
            <w:szCs w:val="24"/>
            <w:lang w:eastAsia="zh-CN"/>
          </w:rPr>
          <w:delText>）</w:delText>
        </w:r>
      </w:del>
      <w:del w:id="7794" w:author="Janusio" w:date="2018-03-10T14:41:08Z">
        <w:r>
          <w:rPr>
            <w:rFonts w:hint="eastAsia" w:ascii="Times New Roman" w:hAnsi="Times New Roman"/>
            <w:b w:val="0"/>
            <w:bCs w:val="0"/>
            <w:szCs w:val="24"/>
          </w:rPr>
          <w:delText>信任链构建的性能分析</w:delText>
        </w:r>
      </w:del>
    </w:p>
    <w:p>
      <w:pPr>
        <w:pStyle w:val="27"/>
        <w:spacing w:line="360" w:lineRule="auto"/>
        <w:ind w:firstLine="420" w:firstLineChars="0"/>
        <w:rPr>
          <w:del w:id="7795" w:author="Janusio" w:date="2018-03-10T14:41:08Z"/>
          <w:rFonts w:hint="eastAsia" w:ascii="Times New Roman" w:hAnsi="Times New Roman"/>
          <w:szCs w:val="24"/>
        </w:rPr>
      </w:pPr>
      <w:del w:id="7796" w:author="Janusio" w:date="2018-03-10T14:41:08Z">
        <w:r>
          <w:rPr>
            <w:rFonts w:hint="eastAsia" w:ascii="Times New Roman" w:hAnsi="Times New Roman"/>
            <w:szCs w:val="24"/>
          </w:rPr>
          <w:delText>传统TVP信任链中主机m的信任链构建过程为：</w:delText>
        </w:r>
      </w:del>
    </w:p>
    <w:p>
      <w:pPr>
        <w:pStyle w:val="27"/>
        <w:spacing w:line="360" w:lineRule="auto"/>
        <w:ind w:firstLine="420" w:firstLineChars="0"/>
        <w:rPr>
          <w:del w:id="7797" w:author="Janusio" w:date="2018-03-10T14:41:08Z"/>
          <w:rFonts w:hint="eastAsia" w:ascii="Times New Roman" w:hAnsi="Times New Roman"/>
          <w:szCs w:val="24"/>
        </w:rPr>
      </w:pPr>
      <w:del w:id="7798" w:author="Janusio" w:date="2018-03-10T14:41:08Z">
        <w:r>
          <w:rPr>
            <w:rFonts w:hint="eastAsia" w:ascii="Times New Roman" w:hAnsi="Times New Roman"/>
            <w:szCs w:val="24"/>
          </w:rPr>
          <w:delText>CRTM→BIOS→OSLoader→VMM→Dom0 OS Kernel →app；</w:delText>
        </w:r>
      </w:del>
    </w:p>
    <w:p>
      <w:pPr>
        <w:pStyle w:val="27"/>
        <w:spacing w:line="360" w:lineRule="auto"/>
        <w:ind w:firstLine="420" w:firstLineChars="0"/>
        <w:rPr>
          <w:del w:id="7799" w:author="Janusio" w:date="2018-03-10T14:41:08Z"/>
          <w:rFonts w:hint="eastAsia" w:ascii="Times New Roman" w:hAnsi="Times New Roman"/>
          <w:szCs w:val="24"/>
        </w:rPr>
      </w:pPr>
      <w:del w:id="7800" w:author="Janusio" w:date="2018-03-10T14:41:08Z">
        <w:r>
          <w:rPr>
            <w:rFonts w:hint="eastAsia" w:ascii="Times New Roman" w:hAnsi="Times New Roman"/>
            <w:szCs w:val="24"/>
          </w:rPr>
          <w:delText>TVP-QT中主机m的信任链构建过程：</w:delText>
        </w:r>
      </w:del>
    </w:p>
    <w:p>
      <w:pPr>
        <w:pStyle w:val="27"/>
        <w:spacing w:line="360" w:lineRule="auto"/>
        <w:ind w:firstLine="420" w:firstLineChars="0"/>
        <w:rPr>
          <w:del w:id="7801" w:author="Janusio" w:date="2018-03-10T14:41:08Z"/>
          <w:rFonts w:hint="eastAsia" w:ascii="Times New Roman" w:hAnsi="Times New Roman"/>
          <w:szCs w:val="24"/>
        </w:rPr>
      </w:pPr>
      <w:del w:id="7802" w:author="Janusio" w:date="2018-03-10T14:41:08Z">
        <w:r>
          <w:rPr>
            <w:rFonts w:hint="eastAsia" w:ascii="Times New Roman" w:hAnsi="Times New Roman"/>
            <w:szCs w:val="24"/>
          </w:rPr>
          <w:delText>CRTM→BIOS→OSLoader→VMM→Dom0 OS Kernel →vTPM Builder →TPM-VM Binding→VM Builder→other_app</w:delText>
        </w:r>
      </w:del>
    </w:p>
    <w:p>
      <w:pPr>
        <w:pStyle w:val="27"/>
        <w:spacing w:line="360" w:lineRule="auto"/>
        <w:ind w:firstLine="420" w:firstLineChars="0"/>
        <w:rPr>
          <w:del w:id="7803" w:author="Janusio" w:date="2018-03-10T14:41:08Z"/>
          <w:rFonts w:hint="eastAsia" w:ascii="Times New Roman" w:hAnsi="Times New Roman"/>
          <w:szCs w:val="24"/>
        </w:rPr>
      </w:pPr>
      <w:del w:id="7804" w:author="Janusio" w:date="2018-03-10T14:41:08Z">
        <w:r>
          <w:rPr>
            <w:rFonts w:hint="eastAsia" w:ascii="Times New Roman" w:hAnsi="Times New Roman"/>
            <w:szCs w:val="24"/>
            <w:lang w:eastAsia="zh-CN"/>
          </w:rPr>
          <w:delText>本文</w:delText>
        </w:r>
      </w:del>
      <w:del w:id="7805" w:author="Janusio" w:date="2018-03-10T14:41:08Z">
        <w:r>
          <w:rPr>
            <w:rFonts w:hint="eastAsia" w:ascii="Times New Roman" w:hAnsi="Times New Roman"/>
            <w:szCs w:val="24"/>
          </w:rPr>
          <w:delText>对以上两条信任链进行10次实验，并记录每次的完成时间。如图</w:delText>
        </w:r>
      </w:del>
      <w:del w:id="7806" w:author="Janusio" w:date="2018-03-10T14:41:08Z">
        <w:r>
          <w:rPr>
            <w:rFonts w:hint="eastAsia" w:ascii="Times New Roman" w:hAnsi="Times New Roman"/>
            <w:szCs w:val="24"/>
            <w:lang w:val="en-US" w:eastAsia="zh-CN"/>
          </w:rPr>
          <w:delText>4.7</w:delText>
        </w:r>
      </w:del>
      <w:del w:id="7807" w:author="Janusio" w:date="2018-03-10T14:41:08Z">
        <w:r>
          <w:rPr>
            <w:rFonts w:hint="eastAsia" w:ascii="Times New Roman" w:hAnsi="Times New Roman"/>
            <w:szCs w:val="24"/>
          </w:rPr>
          <w:delText>所示。</w:delText>
        </w:r>
      </w:del>
    </w:p>
    <w:p>
      <w:pPr>
        <w:pStyle w:val="27"/>
        <w:spacing w:line="360" w:lineRule="auto"/>
        <w:ind w:firstLine="420" w:firstLineChars="0"/>
        <w:jc w:val="center"/>
        <w:rPr>
          <w:del w:id="7808" w:author="Janusio" w:date="2018-03-10T14:41:08Z"/>
          <w:rFonts w:hint="eastAsia" w:ascii="Times New Roman" w:hAnsi="Times New Roman"/>
          <w:szCs w:val="24"/>
        </w:rPr>
      </w:pPr>
      <w:del w:id="7809" w:author="Janusio" w:date="2018-03-10T14:41:08Z">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06"/>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del>
    </w:p>
    <w:p>
      <w:pPr>
        <w:pStyle w:val="27"/>
        <w:spacing w:line="360" w:lineRule="auto"/>
        <w:ind w:firstLine="420" w:firstLineChars="0"/>
        <w:jc w:val="center"/>
        <w:rPr>
          <w:del w:id="7811" w:author="Janusio" w:date="2018-03-10T14:41:08Z"/>
          <w:rFonts w:hint="eastAsia" w:ascii="Times New Roman" w:hAnsi="Times New Roman"/>
          <w:szCs w:val="24"/>
        </w:rPr>
      </w:pPr>
      <w:del w:id="7812" w:author="Janusio" w:date="2018-03-10T14:41:08Z">
        <w:r>
          <w:rPr>
            <w:rFonts w:hint="eastAsia" w:ascii="Times New Roman" w:hAnsi="Times New Roman"/>
            <w:szCs w:val="24"/>
          </w:rPr>
          <w:delText>图</w:delText>
        </w:r>
      </w:del>
      <w:del w:id="7813" w:author="Janusio" w:date="2018-03-10T14:41:08Z">
        <w:r>
          <w:rPr>
            <w:rFonts w:hint="eastAsia" w:ascii="Times New Roman" w:hAnsi="Times New Roman"/>
            <w:szCs w:val="24"/>
            <w:lang w:val="en-US" w:eastAsia="zh-CN"/>
          </w:rPr>
          <w:delText>4.7</w:delText>
        </w:r>
      </w:del>
      <w:del w:id="7814" w:author="Janusio" w:date="2018-03-10T14:41:08Z">
        <w:r>
          <w:rPr>
            <w:rFonts w:hint="eastAsia" w:ascii="Times New Roman" w:hAnsi="Times New Roman"/>
            <w:szCs w:val="24"/>
          </w:rPr>
          <w:delText>m信任链构建时间</w:delText>
        </w:r>
      </w:del>
    </w:p>
    <w:p>
      <w:pPr>
        <w:pStyle w:val="27"/>
        <w:spacing w:line="360" w:lineRule="auto"/>
        <w:ind w:firstLine="420" w:firstLineChars="0"/>
        <w:rPr>
          <w:del w:id="7815" w:author="Janusio" w:date="2018-03-10T14:41:08Z"/>
          <w:rFonts w:hint="eastAsia" w:ascii="Times New Roman" w:hAnsi="Times New Roman"/>
          <w:szCs w:val="24"/>
        </w:rPr>
      </w:pPr>
      <w:del w:id="7816" w:author="Janusio" w:date="2018-03-10T14:41:08Z">
        <w:r>
          <w:rPr>
            <w:rFonts w:hint="eastAsia" w:ascii="Times New Roman" w:hAnsi="Times New Roman"/>
            <w:szCs w:val="24"/>
          </w:rPr>
          <w:delText>由图</w:delText>
        </w:r>
      </w:del>
      <w:del w:id="7817" w:author="Janusio" w:date="2018-03-10T14:41:08Z">
        <w:r>
          <w:rPr>
            <w:rFonts w:hint="eastAsia" w:ascii="Times New Roman" w:hAnsi="Times New Roman"/>
            <w:szCs w:val="24"/>
            <w:lang w:val="en-US" w:eastAsia="zh-CN"/>
          </w:rPr>
          <w:delText>4.7</w:delText>
        </w:r>
      </w:del>
      <w:del w:id="7818" w:author="Janusio" w:date="2018-03-10T14:41:08Z">
        <w:r>
          <w:rPr>
            <w:rFonts w:hint="eastAsia" w:ascii="Times New Roman" w:hAnsi="Times New Roman"/>
            <w:szCs w:val="24"/>
          </w:rPr>
          <w:delTex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delText>
        </w:r>
      </w:del>
    </w:p>
    <w:p>
      <w:pPr>
        <w:pStyle w:val="27"/>
        <w:spacing w:line="360" w:lineRule="auto"/>
        <w:ind w:firstLine="420" w:firstLineChars="0"/>
        <w:rPr>
          <w:del w:id="7819" w:author="Janusio" w:date="2018-03-10T14:41:08Z"/>
          <w:rFonts w:hint="eastAsia" w:ascii="Times New Roman" w:hAnsi="Times New Roman"/>
          <w:szCs w:val="24"/>
        </w:rPr>
      </w:pPr>
      <w:del w:id="7820" w:author="Janusio" w:date="2018-03-10T14:41:08Z">
        <w:r>
          <w:rPr>
            <w:rFonts w:hint="eastAsia" w:ascii="Times New Roman" w:hAnsi="Times New Roman"/>
            <w:szCs w:val="24"/>
            <w:lang w:eastAsia="zh-CN"/>
          </w:rPr>
          <w:delText>（</w:delText>
        </w:r>
      </w:del>
      <w:del w:id="7821" w:author="Janusio" w:date="2018-03-10T14:41:08Z">
        <w:r>
          <w:rPr>
            <w:rFonts w:hint="eastAsia" w:ascii="Times New Roman" w:hAnsi="Times New Roman"/>
            <w:szCs w:val="24"/>
            <w:lang w:val="en-US" w:eastAsia="zh-CN"/>
          </w:rPr>
          <w:delText>2</w:delText>
        </w:r>
      </w:del>
      <w:del w:id="7822" w:author="Janusio" w:date="2018-03-10T14:41:08Z">
        <w:r>
          <w:rPr>
            <w:rFonts w:hint="eastAsia" w:ascii="Times New Roman" w:hAnsi="Times New Roman"/>
            <w:szCs w:val="24"/>
            <w:lang w:eastAsia="zh-CN"/>
          </w:rPr>
          <w:delText>）</w:delText>
        </w:r>
      </w:del>
      <w:del w:id="7823" w:author="Janusio" w:date="2018-03-10T14:41:08Z">
        <w:r>
          <w:rPr>
            <w:rFonts w:hint="eastAsia" w:ascii="Times New Roman" w:hAnsi="Times New Roman"/>
            <w:szCs w:val="24"/>
          </w:rPr>
          <w:delText xml:space="preserve"> vm信任链构建的性能分析</w:delText>
        </w:r>
      </w:del>
    </w:p>
    <w:p>
      <w:pPr>
        <w:pStyle w:val="27"/>
        <w:spacing w:line="360" w:lineRule="auto"/>
        <w:ind w:firstLine="420" w:firstLineChars="0"/>
        <w:rPr>
          <w:del w:id="7824" w:author="Janusio" w:date="2018-03-10T14:41:08Z"/>
          <w:rFonts w:hint="eastAsia" w:ascii="Times New Roman" w:hAnsi="Times New Roman"/>
          <w:szCs w:val="24"/>
        </w:rPr>
      </w:pPr>
      <w:del w:id="7825" w:author="Janusio" w:date="2018-03-10T14:41:08Z">
        <w:r>
          <w:rPr>
            <w:rFonts w:hint="eastAsia" w:ascii="Times New Roman" w:hAnsi="Times New Roman"/>
            <w:szCs w:val="24"/>
          </w:rPr>
          <w:delText>传统TVP信任链中vm的信任链构建过程为:</w:delText>
        </w:r>
      </w:del>
    </w:p>
    <w:p>
      <w:pPr>
        <w:pStyle w:val="27"/>
        <w:spacing w:line="360" w:lineRule="auto"/>
        <w:ind w:firstLine="420" w:firstLineChars="0"/>
        <w:rPr>
          <w:del w:id="7826" w:author="Janusio" w:date="2018-03-10T14:41:08Z"/>
          <w:rFonts w:hint="eastAsia" w:ascii="Times New Roman" w:hAnsi="Times New Roman"/>
          <w:szCs w:val="24"/>
        </w:rPr>
      </w:pPr>
      <w:del w:id="7827" w:author="Janusio" w:date="2018-03-10T14:41:08Z">
        <w:r>
          <w:rPr>
            <w:rFonts w:hint="eastAsia" w:ascii="Times New Roman" w:hAnsi="Times New Roman"/>
            <w:szCs w:val="24"/>
          </w:rPr>
          <w:delText>INIT→VBIOS→VOSLoader→VMOS→APP</w:delText>
        </w:r>
      </w:del>
    </w:p>
    <w:p>
      <w:pPr>
        <w:pStyle w:val="27"/>
        <w:spacing w:line="360" w:lineRule="auto"/>
        <w:ind w:firstLine="420" w:firstLineChars="0"/>
        <w:rPr>
          <w:del w:id="7828" w:author="Janusio" w:date="2018-03-10T14:41:08Z"/>
          <w:rFonts w:hint="eastAsia" w:ascii="Times New Roman" w:hAnsi="Times New Roman"/>
          <w:szCs w:val="24"/>
        </w:rPr>
      </w:pPr>
      <w:del w:id="7829" w:author="Janusio" w:date="2018-03-10T14:41:08Z">
        <w:r>
          <w:rPr>
            <w:rFonts w:hint="eastAsia" w:ascii="Times New Roman" w:hAnsi="Times New Roman"/>
            <w:szCs w:val="24"/>
          </w:rPr>
          <w:delText>TVP-QT中主机vm的信任链构建过程：</w:delText>
        </w:r>
      </w:del>
    </w:p>
    <w:p>
      <w:pPr>
        <w:pStyle w:val="27"/>
        <w:spacing w:line="360" w:lineRule="auto"/>
        <w:ind w:firstLine="420" w:firstLineChars="0"/>
        <w:rPr>
          <w:del w:id="7830" w:author="Janusio" w:date="2018-03-10T14:41:08Z"/>
          <w:rFonts w:hint="eastAsia" w:ascii="Times New Roman" w:hAnsi="Times New Roman"/>
          <w:szCs w:val="24"/>
        </w:rPr>
      </w:pPr>
      <w:del w:id="7831" w:author="Janusio" w:date="2018-03-10T14:41:08Z">
        <w:r>
          <w:rPr>
            <w:rFonts w:hint="eastAsia" w:ascii="Times New Roman" w:hAnsi="Times New Roman"/>
            <w:szCs w:val="24"/>
          </w:rPr>
          <w:delText>(TJP)TPM_Dynamic→vTPM→VBIOS→VOSLoader→VMOS→APP</w:delText>
        </w:r>
      </w:del>
    </w:p>
    <w:p>
      <w:pPr>
        <w:pStyle w:val="27"/>
        <w:spacing w:line="360" w:lineRule="auto"/>
        <w:ind w:firstLine="420" w:firstLineChars="0"/>
        <w:rPr>
          <w:del w:id="7832" w:author="Janusio" w:date="2018-03-10T14:41:08Z"/>
          <w:rFonts w:hint="eastAsia" w:ascii="Times New Roman" w:hAnsi="Times New Roman"/>
          <w:szCs w:val="24"/>
        </w:rPr>
      </w:pPr>
      <w:del w:id="7833" w:author="Janusio" w:date="2018-03-10T14:41:08Z">
        <w:r>
          <w:rPr>
            <w:rFonts w:hint="eastAsia" w:ascii="Times New Roman" w:hAnsi="Times New Roman"/>
            <w:szCs w:val="24"/>
            <w:lang w:eastAsia="zh-CN"/>
          </w:rPr>
          <w:delText>本文</w:delText>
        </w:r>
      </w:del>
      <w:del w:id="7834" w:author="Janusio" w:date="2018-03-10T14:41:08Z">
        <w:r>
          <w:rPr>
            <w:rFonts w:hint="eastAsia" w:ascii="Times New Roman" w:hAnsi="Times New Roman"/>
            <w:szCs w:val="24"/>
          </w:rPr>
          <w:delText>对以上两条信任链进行10次，并记录每次的完成时间。如图</w:delText>
        </w:r>
      </w:del>
      <w:del w:id="7835" w:author="Janusio" w:date="2018-03-10T14:41:08Z">
        <w:r>
          <w:rPr>
            <w:rFonts w:hint="eastAsia" w:ascii="Times New Roman" w:hAnsi="Times New Roman"/>
            <w:szCs w:val="24"/>
            <w:lang w:val="en-US" w:eastAsia="zh-CN"/>
          </w:rPr>
          <w:delText>4.8</w:delText>
        </w:r>
      </w:del>
      <w:del w:id="7836" w:author="Janusio" w:date="2018-03-10T14:41:08Z">
        <w:r>
          <w:rPr>
            <w:rFonts w:hint="eastAsia" w:ascii="Times New Roman" w:hAnsi="Times New Roman"/>
            <w:szCs w:val="24"/>
          </w:rPr>
          <w:delText>所示。</w:delText>
        </w:r>
      </w:del>
    </w:p>
    <w:p>
      <w:pPr>
        <w:pStyle w:val="27"/>
        <w:spacing w:line="360" w:lineRule="auto"/>
        <w:ind w:firstLine="420" w:firstLineChars="0"/>
        <w:jc w:val="center"/>
        <w:rPr>
          <w:del w:id="7837" w:author="Janusio" w:date="2018-03-10T14:41:08Z"/>
          <w:rFonts w:hint="eastAsia" w:ascii="Times New Roman" w:hAnsi="Times New Roman"/>
          <w:szCs w:val="24"/>
        </w:rPr>
      </w:pPr>
      <w:del w:id="7838" w:author="Janusio" w:date="2018-03-10T14:41:08Z">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07"/>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del>
    </w:p>
    <w:p>
      <w:pPr>
        <w:pStyle w:val="27"/>
        <w:spacing w:line="360" w:lineRule="auto"/>
        <w:ind w:firstLine="420" w:firstLineChars="0"/>
        <w:jc w:val="center"/>
        <w:rPr>
          <w:del w:id="7840" w:author="Janusio" w:date="2018-03-10T14:41:08Z"/>
          <w:rFonts w:hint="eastAsia" w:ascii="Times New Roman" w:hAnsi="Times New Roman"/>
          <w:szCs w:val="24"/>
        </w:rPr>
      </w:pPr>
      <w:del w:id="7841" w:author="Janusio" w:date="2018-03-10T14:41:08Z">
        <w:r>
          <w:rPr>
            <w:rFonts w:hint="eastAsia" w:ascii="Times New Roman" w:hAnsi="Times New Roman"/>
            <w:szCs w:val="24"/>
          </w:rPr>
          <w:delText>图</w:delText>
        </w:r>
      </w:del>
      <w:del w:id="7842" w:author="Janusio" w:date="2018-03-10T14:41:08Z">
        <w:r>
          <w:rPr>
            <w:rFonts w:hint="eastAsia" w:ascii="Times New Roman" w:hAnsi="Times New Roman"/>
            <w:szCs w:val="24"/>
            <w:lang w:val="en-US" w:eastAsia="zh-CN"/>
          </w:rPr>
          <w:delText>4.8</w:delText>
        </w:r>
      </w:del>
      <w:del w:id="7843" w:author="Janusio" w:date="2018-03-10T14:41:08Z">
        <w:r>
          <w:rPr>
            <w:rFonts w:hint="eastAsia" w:ascii="Times New Roman" w:hAnsi="Times New Roman"/>
            <w:szCs w:val="24"/>
          </w:rPr>
          <w:delText xml:space="preserve"> m信任链构建时间</w:delText>
        </w:r>
      </w:del>
    </w:p>
    <w:p>
      <w:pPr>
        <w:pStyle w:val="27"/>
        <w:spacing w:line="360" w:lineRule="auto"/>
        <w:ind w:firstLine="420" w:firstLineChars="0"/>
        <w:rPr>
          <w:del w:id="7844" w:author="Janusio" w:date="2018-03-10T14:41:08Z"/>
          <w:rFonts w:hint="eastAsia" w:ascii="Times New Roman" w:hAnsi="Times New Roman"/>
          <w:szCs w:val="24"/>
        </w:rPr>
      </w:pPr>
      <w:del w:id="7845" w:author="Janusio" w:date="2018-03-10T14:41:08Z">
        <w:r>
          <w:rPr>
            <w:rFonts w:hint="eastAsia" w:ascii="Times New Roman" w:hAnsi="Times New Roman"/>
            <w:szCs w:val="24"/>
          </w:rPr>
          <w:delText>由图</w:delText>
        </w:r>
      </w:del>
      <w:del w:id="7846" w:author="Janusio" w:date="2018-03-10T14:41:08Z">
        <w:r>
          <w:rPr>
            <w:rFonts w:hint="eastAsia" w:ascii="Times New Roman" w:hAnsi="Times New Roman"/>
            <w:szCs w:val="24"/>
            <w:lang w:val="en-US" w:eastAsia="zh-CN"/>
          </w:rPr>
          <w:delText>4.8</w:delText>
        </w:r>
      </w:del>
      <w:del w:id="7847" w:author="Janusio" w:date="2018-03-10T14:41:08Z">
        <w:r>
          <w:rPr>
            <w:rFonts w:hint="eastAsia" w:ascii="Times New Roman" w:hAnsi="Times New Roman"/>
            <w:szCs w:val="24"/>
          </w:rPr>
          <w:delText>可知，TVP-QT相比传统TVP下对vm的信任链构建过程，也仅仅多了由TJP带来的额外开销，可以保证对vm可信度量后的正常启动。</w:delText>
        </w:r>
      </w:del>
    </w:p>
    <w:p>
      <w:pPr>
        <w:pStyle w:val="27"/>
        <w:spacing w:line="360" w:lineRule="auto"/>
        <w:ind w:firstLine="420" w:firstLineChars="0"/>
        <w:rPr>
          <w:del w:id="7848" w:author="Janusio" w:date="2018-03-10T14:41:08Z"/>
          <w:rFonts w:hint="eastAsia" w:ascii="Times New Roman" w:hAnsi="Times New Roman"/>
          <w:szCs w:val="24"/>
        </w:rPr>
      </w:pPr>
      <w:del w:id="7849" w:author="Janusio" w:date="2018-03-10T14:41:08Z">
        <w:r>
          <w:rPr>
            <w:rFonts w:hint="eastAsia" w:ascii="Times New Roman" w:hAnsi="Times New Roman"/>
            <w:szCs w:val="24"/>
          </w:rPr>
          <w:delText>综上对TVP-QT与TVP信任链构建过程的对比实验来看，带有可信衔接点TJP的可信虚拟平台TVP-QT能够保证在对整个平台带来足够小的开销的情况下实现对平台的可信度量，保证了虚拟化环境的安全可信。</w:delText>
        </w:r>
      </w:del>
    </w:p>
    <w:p>
      <w:pPr>
        <w:pStyle w:val="3"/>
        <w:ind w:firstLine="0" w:firstLineChars="0"/>
        <w:rPr>
          <w:del w:id="7850" w:author="Janusio" w:date="2018-03-10T14:41:08Z"/>
          <w:rFonts w:hint="eastAsia" w:ascii="Times New Roman" w:hAnsi="Times New Roman" w:eastAsia="黑体"/>
          <w:b/>
          <w:szCs w:val="28"/>
          <w:lang w:val="en-US" w:eastAsia="zh-CN"/>
        </w:rPr>
      </w:pPr>
      <w:del w:id="7851" w:author="Janusio" w:date="2018-03-10T14:41:08Z">
        <w:r>
          <w:rPr>
            <w:rFonts w:hint="eastAsia" w:ascii="Times New Roman" w:hAnsi="Times New Roman" w:eastAsia="黑体"/>
            <w:b/>
            <w:szCs w:val="28"/>
            <w:lang w:val="en-US" w:eastAsia="zh-CN"/>
          </w:rPr>
          <w:delText>本章小结</w:delText>
        </w:r>
      </w:del>
    </w:p>
    <w:p>
      <w:pPr>
        <w:pStyle w:val="27"/>
        <w:spacing w:line="360" w:lineRule="auto"/>
        <w:ind w:firstLine="420" w:firstLineChars="0"/>
        <w:rPr>
          <w:del w:id="7852" w:author="Janusio" w:date="2018-03-10T14:41:08Z"/>
          <w:rFonts w:hint="eastAsia" w:ascii="Times New Roman" w:hAnsi="Times New Roman"/>
          <w:szCs w:val="24"/>
        </w:rPr>
      </w:pPr>
      <w:del w:id="7853" w:author="Janusio" w:date="2018-03-10T14:41:08Z">
        <w:r>
          <w:rPr>
            <w:rFonts w:hint="eastAsia" w:ascii="Times New Roman" w:hAnsi="Times New Roman"/>
            <w:szCs w:val="24"/>
            <w:lang w:val="en-US" w:eastAsia="zh-CN"/>
          </w:rPr>
          <w:delText>本文在本章主要对TVP-QT信任链构建进行了分析，主要从Linux启动过程、Linux启动过程中度量因素和度量内容、虚拟机度量启动过程分析和度量内容进行详细分析。然后并设计了基于TVP-QT的信任链模型并对其进行形式化的定义，主要定义了TVP-QT信任链模型的信任属性。然后基于Xen实现了TVP-QT的构建和实现，从实验结果上</w:delText>
        </w:r>
      </w:del>
      <w:del w:id="7854" w:author="Janusio" w:date="2018-03-10T14:41:08Z">
        <w:r>
          <w:rPr>
            <w:rFonts w:hint="eastAsia" w:ascii="Times New Roman" w:hAnsi="Times New Roman"/>
            <w:szCs w:val="24"/>
          </w:rPr>
          <w:delText>证明了该信任链的正确性和有效性</w:delText>
        </w:r>
      </w:del>
      <w:del w:id="7855" w:author="Janusio" w:date="2018-03-10T14:41:08Z">
        <w:r>
          <w:rPr>
            <w:rFonts w:hint="eastAsia" w:ascii="Times New Roman" w:hAnsi="Times New Roman"/>
            <w:szCs w:val="24"/>
            <w:lang w:eastAsia="zh-CN"/>
          </w:rPr>
          <w:delText>。</w:delText>
        </w:r>
      </w:del>
    </w:p>
    <w:p>
      <w:pPr>
        <w:pStyle w:val="27"/>
        <w:spacing w:line="360" w:lineRule="auto"/>
        <w:ind w:firstLine="420" w:firstLineChars="0"/>
        <w:rPr>
          <w:del w:id="7856" w:author="Janusio" w:date="2018-03-10T14:41:08Z"/>
          <w:rFonts w:hint="eastAsia" w:ascii="Times New Roman" w:hAnsi="Times New Roman"/>
          <w:szCs w:val="24"/>
        </w:rPr>
      </w:pPr>
      <w:del w:id="7857" w:author="Janusio" w:date="2018-03-10T14:41:08Z">
        <w:r>
          <w:rPr>
            <w:rFonts w:hint="eastAsia" w:ascii="Times New Roman" w:hAnsi="Times New Roman"/>
            <w:szCs w:val="24"/>
          </w:rPr>
          <w:br w:type="page"/>
        </w:r>
      </w:del>
    </w:p>
    <w:p>
      <w:pPr>
        <w:pStyle w:val="2"/>
        <w:spacing w:line="360" w:lineRule="auto"/>
        <w:ind w:left="0" w:leftChars="0" w:firstLine="0" w:firstLineChars="0"/>
        <w:rPr>
          <w:del w:id="7858" w:author="Janusio" w:date="2018-03-10T14:41:08Z"/>
          <w:rFonts w:hint="eastAsia" w:ascii="Times New Roman" w:hAnsi="Times New Roman" w:eastAsia="仿宋_GB2312"/>
          <w:b/>
          <w:szCs w:val="30"/>
        </w:rPr>
      </w:pPr>
      <w:del w:id="7859" w:author="Janusio" w:date="2018-03-10T14:41:08Z">
        <w:r>
          <w:rPr>
            <w:rFonts w:hint="eastAsia" w:ascii="Times New Roman" w:hAnsi="Times New Roman" w:eastAsia="黑体"/>
            <w:szCs w:val="32"/>
            <w:lang w:val="en-US" w:eastAsia="zh-CN"/>
          </w:rPr>
          <w:delText>TVP-QT信任链形式化分析</w:delText>
        </w:r>
      </w:del>
    </w:p>
    <w:p>
      <w:pPr>
        <w:pStyle w:val="3"/>
        <w:ind w:firstLine="0" w:firstLineChars="0"/>
        <w:rPr>
          <w:del w:id="7860" w:author="Janusio" w:date="2018-03-10T14:41:08Z"/>
          <w:rFonts w:hint="eastAsia" w:ascii="Times New Roman" w:hAnsi="Times New Roman" w:eastAsia="黑体"/>
          <w:b/>
          <w:szCs w:val="28"/>
          <w:lang w:val="en-US" w:eastAsia="zh-CN"/>
        </w:rPr>
      </w:pPr>
      <w:del w:id="7861" w:author="Janusio" w:date="2018-03-10T14:41:08Z">
        <w:r>
          <w:rPr>
            <w:rFonts w:hint="eastAsia" w:ascii="Times New Roman" w:hAnsi="Times New Roman" w:eastAsia="黑体"/>
            <w:b/>
            <w:szCs w:val="28"/>
            <w:lang w:val="en-US" w:eastAsia="zh-CN"/>
          </w:rPr>
          <w:delText>基于扩展安全逻辑(LS</w:delText>
        </w:r>
      </w:del>
      <w:del w:id="7862" w:author="Janusio" w:date="2018-03-10T14:41:08Z">
        <w:r>
          <w:rPr>
            <w:rFonts w:hint="eastAsia" w:ascii="Times New Roman" w:hAnsi="Times New Roman" w:eastAsia="黑体"/>
            <w:b/>
            <w:szCs w:val="28"/>
            <w:vertAlign w:val="superscript"/>
            <w:lang w:val="en-US" w:eastAsia="zh-CN"/>
          </w:rPr>
          <w:delText>2</w:delText>
        </w:r>
      </w:del>
      <w:del w:id="7863" w:author="Janusio" w:date="2018-03-10T14:41:08Z">
        <w:r>
          <w:rPr>
            <w:rFonts w:hint="eastAsia" w:ascii="Times New Roman" w:hAnsi="Times New Roman" w:eastAsia="黑体"/>
            <w:b/>
            <w:szCs w:val="28"/>
            <w:lang w:val="en-US" w:eastAsia="zh-CN"/>
          </w:rPr>
          <w:delText>)的TVP-QT分析</w:delText>
        </w:r>
      </w:del>
    </w:p>
    <w:p>
      <w:pPr>
        <w:pStyle w:val="4"/>
        <w:spacing w:line="360" w:lineRule="auto"/>
        <w:ind w:firstLine="0" w:firstLineChars="0"/>
        <w:rPr>
          <w:del w:id="7864" w:author="Janusio" w:date="2018-03-10T14:41:08Z"/>
          <w:rFonts w:hint="eastAsia" w:ascii="Times New Roman" w:hAnsi="Times New Roman" w:eastAsia="黑体"/>
          <w:b/>
          <w:szCs w:val="24"/>
        </w:rPr>
      </w:pPr>
      <w:del w:id="7865" w:author="Janusio" w:date="2018-03-10T14:41:08Z">
        <w:r>
          <w:rPr>
            <w:rFonts w:hint="eastAsia" w:ascii="Times New Roman" w:hAnsi="Times New Roman" w:eastAsia="黑体"/>
            <w:b/>
            <w:szCs w:val="24"/>
            <w:lang w:val="en-US" w:eastAsia="zh-CN"/>
          </w:rPr>
          <w:delText>基本假定</w:delText>
        </w:r>
      </w:del>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7866" w:author="Janusio" w:date="2018-03-10T14:41:08Z"/>
          <w:rFonts w:hint="eastAsia" w:ascii="Times New Roman" w:hAnsi="Times New Roman"/>
          <w:szCs w:val="24"/>
        </w:rPr>
      </w:pPr>
      <w:del w:id="7867" w:author="Janusio" w:date="2018-03-10T14:41:08Z">
        <w:r>
          <w:rPr>
            <w:rFonts w:hint="eastAsia" w:ascii="Times New Roman" w:hAnsi="Times New Roman"/>
            <w:szCs w:val="24"/>
          </w:rPr>
          <w:delText>在对TVP-QT信任链属性进行形式化分析前，本文假定以下条件是成立的：</w:delText>
        </w:r>
      </w:del>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7868" w:author="Janusio" w:date="2018-03-10T14:41:08Z"/>
          <w:rFonts w:hint="eastAsia" w:ascii="Times New Roman" w:hAnsi="Times New Roman"/>
          <w:szCs w:val="24"/>
        </w:rPr>
      </w:pPr>
      <w:del w:id="7869" w:author="Janusio" w:date="2018-03-10T14:41:08Z">
        <w:r>
          <w:rPr>
            <w:rFonts w:hint="eastAsia" w:ascii="Times New Roman" w:hAnsi="Times New Roman"/>
            <w:szCs w:val="24"/>
          </w:rPr>
          <w:delTex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delText>
        </w:r>
      </w:del>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7870" w:author="Janusio" w:date="2018-03-10T14:41:08Z"/>
          <w:rFonts w:hint="eastAsia" w:ascii="Times New Roman" w:hAnsi="Times New Roman"/>
          <w:szCs w:val="24"/>
        </w:rPr>
      </w:pPr>
      <w:del w:id="7871" w:author="Janusio" w:date="2018-03-10T14:41:08Z">
        <w:r>
          <w:rPr>
            <w:rFonts w:hint="eastAsia" w:ascii="Times New Roman" w:hAnsi="Times New Roman"/>
            <w:szCs w:val="24"/>
          </w:rPr>
          <w:delText>从</w:delText>
        </w:r>
      </w:del>
      <w:del w:id="7872" w:author="Janusio" w:date="2018-03-10T14:41:08Z">
        <w:r>
          <w:rPr>
            <w:rFonts w:hint="eastAsia" w:ascii="Times New Roman" w:hAnsi="Times New Roman"/>
            <w:szCs w:val="24"/>
            <w:lang w:val="en-US" w:eastAsia="zh-CN"/>
          </w:rPr>
          <w:delText>3</w:delText>
        </w:r>
      </w:del>
      <w:del w:id="7873" w:author="Janusio" w:date="2018-03-10T14:41:08Z">
        <w:r>
          <w:rPr>
            <w:rFonts w:hint="eastAsia" w:ascii="Times New Roman" w:hAnsi="Times New Roman"/>
            <w:szCs w:val="24"/>
          </w:rPr>
          <w:delText>.2的分析可知，本文对TVP-QT 信任链的信任属性分析验证主要包括3 部分：</w:delText>
        </w:r>
      </w:del>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7874" w:author="Janusio" w:date="2018-03-10T14:41:08Z"/>
          <w:rFonts w:hint="eastAsia" w:ascii="Times New Roman" w:hAnsi="Times New Roman"/>
          <w:szCs w:val="24"/>
        </w:rPr>
      </w:pPr>
      <w:del w:id="7875" w:author="Janusio" w:date="2018-03-10T14:41:08Z">
        <w:r>
          <w:rPr>
            <w:rFonts w:hint="eastAsia" w:ascii="Times New Roman" w:hAnsi="Times New Roman"/>
            <w:szCs w:val="24"/>
          </w:rPr>
          <w:delText>（1）m信任链构建的验证及该信任链的远程验证（含TJP）；</w:delText>
        </w:r>
      </w:del>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7876" w:author="Janusio" w:date="2018-03-10T14:41:08Z"/>
          <w:rFonts w:hint="eastAsia" w:ascii="Times New Roman" w:hAnsi="Times New Roman"/>
          <w:szCs w:val="24"/>
        </w:rPr>
      </w:pPr>
      <w:del w:id="7877" w:author="Janusio" w:date="2018-03-10T14:41:08Z">
        <w:r>
          <w:rPr>
            <w:rFonts w:hint="eastAsia" w:ascii="Times New Roman" w:hAnsi="Times New Roman"/>
            <w:szCs w:val="24"/>
          </w:rPr>
          <w:delText>（2）TJP动态度量验证及远程验证；</w:delText>
        </w:r>
      </w:del>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7878" w:author="Janusio" w:date="2018-03-10T14:41:08Z"/>
          <w:rFonts w:hint="eastAsia" w:ascii="Times New Roman" w:hAnsi="Times New Roman"/>
          <w:szCs w:val="24"/>
        </w:rPr>
      </w:pPr>
      <w:del w:id="7879" w:author="Janusio" w:date="2018-03-10T14:41:08Z">
        <w:r>
          <w:rPr>
            <w:rFonts w:hint="eastAsia" w:ascii="Times New Roman" w:hAnsi="Times New Roman"/>
            <w:szCs w:val="24"/>
          </w:rPr>
          <w:delText>（3）利用vTPM构建的vm信任链验证及远程证明；</w:delText>
        </w:r>
      </w:del>
    </w:p>
    <w:p>
      <w:pPr>
        <w:pStyle w:val="4"/>
        <w:rPr>
          <w:del w:id="7880" w:author="Janusio" w:date="2018-03-10T14:41:08Z"/>
          <w:rFonts w:hint="eastAsia"/>
        </w:rPr>
      </w:pPr>
      <w:del w:id="7881" w:author="Janusio" w:date="2018-03-10T14:41:08Z">
        <w:r>
          <w:rPr>
            <w:rFonts w:hint="eastAsia"/>
          </w:rPr>
          <w:delText>主机m信任链的本地验证及远程证明</w:delText>
        </w:r>
      </w:del>
    </w:p>
    <w:p>
      <w:pPr>
        <w:pStyle w:val="27"/>
        <w:numPr>
          <w:ilvl w:val="0"/>
          <w:numId w:val="0"/>
        </w:numPr>
        <w:spacing w:line="360" w:lineRule="auto"/>
        <w:rPr>
          <w:del w:id="7882" w:author="Janusio" w:date="2018-03-10T14:41:08Z"/>
          <w:rFonts w:hint="eastAsia" w:ascii="Times New Roman" w:hAnsi="Times New Roman"/>
          <w:b/>
          <w:bCs/>
          <w:i w:val="0"/>
          <w:iCs w:val="0"/>
          <w:szCs w:val="24"/>
          <w:lang w:eastAsia="zh-CN"/>
        </w:rPr>
      </w:pPr>
      <w:del w:id="7883" w:author="Janusio" w:date="2018-03-10T14:41:08Z">
        <w:r>
          <w:rPr>
            <w:rFonts w:hint="eastAsia" w:ascii="Times New Roman" w:hAnsi="Times New Roman"/>
            <w:b/>
            <w:bCs/>
            <w:i w:val="0"/>
            <w:iCs w:val="0"/>
            <w:szCs w:val="24"/>
            <w:lang w:val="en-US" w:eastAsia="zh-CN"/>
          </w:rPr>
          <w:delText xml:space="preserve">5.1.2.1 </w:delText>
        </w:r>
      </w:del>
      <w:del w:id="7884" w:author="Janusio" w:date="2018-03-10T14:41:08Z">
        <w:r>
          <w:rPr>
            <w:rFonts w:hint="eastAsia" w:ascii="Times New Roman" w:hAnsi="Times New Roman"/>
            <w:b/>
            <w:bCs/>
            <w:i w:val="0"/>
            <w:iCs w:val="0"/>
            <w:szCs w:val="24"/>
            <w:lang w:eastAsia="zh-CN"/>
          </w:rPr>
          <w:delText>本地程序执行</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del w:id="7885" w:author="Janusio" w:date="2018-03-10T14:41:08Z"/>
          <w:rFonts w:hint="eastAsia" w:ascii="Times New Roman" w:hAnsi="Times New Roman"/>
          <w:color w:val="auto"/>
          <w:szCs w:val="24"/>
        </w:rPr>
      </w:pPr>
      <w:del w:id="7886" w:author="Janusio" w:date="2018-03-10T14:41:08Z">
        <w:r>
          <w:rPr>
            <w:rFonts w:hint="eastAsia" w:ascii="Times New Roman" w:hAnsi="Times New Roman"/>
            <w:color w:val="auto"/>
            <w:szCs w:val="24"/>
          </w:rPr>
          <w:delText>根据</w:delText>
        </w:r>
      </w:del>
      <w:del w:id="7887" w:author="Janusio" w:date="2018-03-10T14:41:08Z">
        <w:r>
          <w:rPr>
            <w:rFonts w:hint="eastAsia"/>
            <w:color w:val="auto"/>
            <w:szCs w:val="24"/>
            <w:lang w:val="en-US" w:eastAsia="zh-CN"/>
          </w:rPr>
          <w:delText>2</w:delText>
        </w:r>
      </w:del>
      <w:del w:id="7888" w:author="Janusio" w:date="2018-03-10T14:41:08Z">
        <w:r>
          <w:rPr>
            <w:rFonts w:hint="eastAsia" w:ascii="Times New Roman" w:hAnsi="Times New Roman"/>
            <w:color w:val="auto"/>
            <w:szCs w:val="24"/>
          </w:rPr>
          <w:delText>.2节对TVP中m信任属性TP</w:delText>
        </w:r>
      </w:del>
      <w:del w:id="7889" w:author="Janusio" w:date="2018-03-10T14:41:08Z">
        <w:r>
          <w:rPr>
            <w:rFonts w:hint="eastAsia" w:ascii="Times New Roman" w:hAnsi="Times New Roman"/>
            <w:color w:val="auto"/>
            <w:szCs w:val="24"/>
            <w:vertAlign w:val="subscript"/>
          </w:rPr>
          <w:delText>m</w:delText>
        </w:r>
      </w:del>
      <w:del w:id="7890" w:author="Janusio" w:date="2018-03-10T14:41:08Z">
        <w:r>
          <w:rPr>
            <w:rFonts w:hint="eastAsia" w:ascii="Times New Roman" w:hAnsi="Times New Roman"/>
            <w:color w:val="auto"/>
            <w:szCs w:val="24"/>
          </w:rPr>
          <w:delText>定义以及TP</w:delText>
        </w:r>
      </w:del>
      <w:del w:id="7891" w:author="Janusio" w:date="2018-03-10T14:41:08Z">
        <w:r>
          <w:rPr>
            <w:rFonts w:hint="eastAsia" w:ascii="Times New Roman" w:hAnsi="Times New Roman"/>
            <w:color w:val="auto"/>
            <w:szCs w:val="24"/>
            <w:vertAlign w:val="subscript"/>
          </w:rPr>
          <w:delText>vRT</w:delText>
        </w:r>
      </w:del>
      <w:del w:id="7892" w:author="Janusio" w:date="2018-03-10T14:41:08Z">
        <w:r>
          <w:rPr>
            <w:rFonts w:hint="eastAsia" w:ascii="Times New Roman" w:hAnsi="Times New Roman"/>
            <w:color w:val="auto"/>
            <w:szCs w:val="24"/>
          </w:rPr>
          <w:delText>中对TC</w:delText>
        </w:r>
      </w:del>
      <w:del w:id="7893" w:author="Janusio" w:date="2018-03-10T14:41:08Z">
        <w:r>
          <w:rPr>
            <w:rFonts w:hint="eastAsia" w:ascii="Times New Roman" w:hAnsi="Times New Roman"/>
            <w:color w:val="auto"/>
            <w:szCs w:val="24"/>
            <w:vertAlign w:val="subscript"/>
          </w:rPr>
          <w:delText>TJP</w:delText>
        </w:r>
      </w:del>
      <w:del w:id="7894" w:author="Janusio" w:date="2018-03-10T14:41:08Z">
        <w:r>
          <w:rPr>
            <w:rFonts w:hint="eastAsia" w:ascii="Times New Roman" w:hAnsi="Times New Roman"/>
            <w:color w:val="auto"/>
            <w:szCs w:val="24"/>
          </w:rPr>
          <w:delText>的定义，其信任链本地执行过程中涉及到的程序如</w:delText>
        </w:r>
      </w:del>
      <w:del w:id="7895" w:author="Janusio" w:date="2018-03-10T14:41:08Z">
        <w:r>
          <w:rPr>
            <w:rFonts w:hint="eastAsia"/>
            <w:color w:val="auto"/>
            <w:szCs w:val="24"/>
            <w:lang w:val="en-US" w:eastAsia="zh-CN"/>
          </w:rPr>
          <w:delText>下</w:delText>
        </w:r>
      </w:del>
      <w:del w:id="7896" w:author="Janusio" w:date="2018-03-10T14:41:08Z">
        <w:r>
          <w:rPr>
            <w:rFonts w:hint="eastAsia" w:ascii="Times New Roman" w:hAnsi="Times New Roman"/>
            <w:color w:val="auto"/>
            <w:szCs w:val="24"/>
          </w:rPr>
          <w:delText>所示。</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del w:id="7897" w:author="Janusio" w:date="2018-03-10T14:41:08Z"/>
          <w:rFonts w:hint="eastAsia"/>
        </w:rPr>
      </w:pPr>
      <w:del w:id="7898" w:author="Janusio" w:date="2018-03-10T14:41:08Z">
        <w:r>
          <w:rPr>
            <w:rFonts w:hint="eastAsia"/>
          </w:rPr>
          <w:delText>TVP-QT中 m 信任链传递</w:delText>
        </w:r>
      </w:del>
      <w:del w:id="7899" w:author="Janusio" w:date="2018-03-10T14:41:08Z">
        <w:r>
          <w:rPr>
            <w:rFonts w:hint="eastAsia"/>
            <w:lang w:eastAsia="zh-CN"/>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00" w:author="Janusio" w:date="2018-03-10T14:41:08Z"/>
          <w:rFonts w:hint="eastAsia" w:ascii="Times New Roman" w:hAnsi="Times New Roman"/>
          <w:color w:val="auto"/>
          <w:szCs w:val="22"/>
        </w:rPr>
      </w:pPr>
      <w:del w:id="7901" w:author="Janusio" w:date="2018-03-10T14:41:08Z">
        <w:r>
          <w:rPr>
            <w:rFonts w:hint="eastAsia" w:ascii="Times New Roman" w:hAnsi="Times New Roman"/>
            <w:i/>
            <w:iCs/>
            <w:color w:val="auto"/>
            <w:szCs w:val="22"/>
          </w:rPr>
          <w:delText>SRTM</w:delText>
        </w:r>
      </w:del>
      <w:del w:id="7902" w:author="Janusio" w:date="2018-03-10T14:41:08Z">
        <w:r>
          <w:rPr>
            <w:rFonts w:hint="eastAsia" w:ascii="Times New Roman" w:hAnsi="Times New Roman"/>
            <w:iCs/>
            <w:color w:val="auto"/>
            <w:szCs w:val="22"/>
          </w:rPr>
          <w:delText>(</w:delText>
        </w:r>
      </w:del>
      <w:del w:id="7903" w:author="Janusio" w:date="2018-03-10T14:41:08Z">
        <w:r>
          <w:rPr>
            <w:rFonts w:hint="eastAsia" w:ascii="Times New Roman" w:hAnsi="Times New Roman"/>
            <w:i/>
            <w:iCs/>
            <w:color w:val="auto"/>
            <w:szCs w:val="22"/>
          </w:rPr>
          <w:delText>m</w:delText>
        </w:r>
      </w:del>
      <w:del w:id="7904" w:author="Janusio" w:date="2018-03-10T14:41:08Z">
        <w:r>
          <w:rPr>
            <w:rFonts w:hint="eastAsia" w:ascii="Times New Roman" w:hAnsi="Times New Roman"/>
            <w:iCs/>
            <w:color w:val="auto"/>
            <w:szCs w:val="22"/>
          </w:rPr>
          <w:delText>)</w:delText>
        </w:r>
      </w:del>
      <w:del w:id="7905" w:author="Janusio" w:date="2018-03-10T14:41:08Z">
        <w:r>
          <w:rPr>
            <w:rFonts w:hint="eastAsia" w:ascii="Times New Roman" w:hAnsi="Times New Roman"/>
            <w:i/>
            <w:iCs/>
            <w:color w:val="auto"/>
            <w:szCs w:val="22"/>
          </w:rPr>
          <w:delText xml:space="preserve">   </w:delText>
        </w:r>
      </w:del>
      <w:del w:id="7906" w:author="Janusio" w:date="2018-03-10T14:41:08Z">
        <w:r>
          <w:rPr>
            <w:rFonts w:hint="eastAsia" w:ascii="Times New Roman" w:hAnsi="Times New Roman"/>
            <w:color w:val="auto"/>
            <w:szCs w:val="22"/>
          </w:rPr>
          <w:delText xml:space="preserve">       </w:delText>
        </w:r>
      </w:del>
      <w:del w:id="7907" w:author="Janusio" w:date="2018-03-10T14:41:08Z">
        <w:r>
          <w:rPr>
            <w:rFonts w:ascii="Times New Roman" w:hAnsi="Times New Roman"/>
            <w:color w:val="auto"/>
            <w:szCs w:val="22"/>
          </w:rPr>
          <w:delText>≡</w:delText>
        </w:r>
      </w:del>
      <w:del w:id="7908" w:author="Janusio" w:date="2018-03-10T14:41:08Z">
        <w:r>
          <w:rPr>
            <w:rFonts w:hint="eastAsia" w:ascii="Times New Roman" w:hAnsi="Times New Roman"/>
            <w:color w:val="auto"/>
            <w:szCs w:val="22"/>
          </w:rPr>
          <w:delText xml:space="preserve"> </w:delText>
        </w:r>
      </w:del>
      <w:del w:id="7909" w:author="Janusio" w:date="2018-03-10T14:41:08Z">
        <w:r>
          <w:rPr>
            <w:rFonts w:hint="eastAsia" w:ascii="Times New Roman" w:hAnsi="Times New Roman"/>
            <w:i/>
            <w:iCs/>
            <w:color w:val="auto"/>
            <w:szCs w:val="22"/>
          </w:rPr>
          <w:delText>b</w:delText>
        </w:r>
      </w:del>
      <w:del w:id="7910" w:author="Janusio" w:date="2018-03-10T14:41:08Z">
        <w:r>
          <w:rPr>
            <w:rFonts w:hint="eastAsia" w:ascii="Times New Roman" w:hAnsi="Times New Roman"/>
            <w:color w:val="auto"/>
            <w:szCs w:val="22"/>
          </w:rPr>
          <w:delText xml:space="preserve"> = read </w:delText>
        </w:r>
      </w:del>
      <w:del w:id="7911" w:author="Janusio" w:date="2018-03-10T14:41:08Z">
        <w:r>
          <w:rPr>
            <w:rFonts w:hint="eastAsia" w:ascii="Times New Roman" w:hAnsi="Times New Roman"/>
            <w:i/>
            <w:iCs/>
            <w:color w:val="auto"/>
            <w:szCs w:val="22"/>
          </w:rPr>
          <w:delText>m.bios_loc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12" w:author="Janusio" w:date="2018-03-10T14:41:08Z"/>
          <w:rFonts w:hint="eastAsia" w:ascii="Times New Roman" w:hAnsi="Times New Roman"/>
          <w:color w:val="auto"/>
          <w:szCs w:val="22"/>
        </w:rPr>
      </w:pPr>
      <w:del w:id="7913" w:author="Janusio" w:date="2018-03-10T14:41:08Z">
        <w:r>
          <w:rPr>
            <w:rFonts w:hint="eastAsia" w:ascii="Times New Roman" w:hAnsi="Times New Roman"/>
            <w:color w:val="auto"/>
            <w:szCs w:val="22"/>
          </w:rPr>
          <w:delText xml:space="preserve">                    Extend </w:delText>
        </w:r>
      </w:del>
      <w:del w:id="7914" w:author="Janusio" w:date="2018-03-10T14:41:08Z">
        <w:r>
          <w:rPr>
            <w:rFonts w:hint="eastAsia" w:ascii="Times New Roman" w:hAnsi="Times New Roman"/>
            <w:i/>
            <w:iCs/>
            <w:color w:val="auto"/>
            <w:szCs w:val="22"/>
          </w:rPr>
          <w:delText>m.pcr.s</w:delText>
        </w:r>
      </w:del>
      <w:del w:id="7915" w:author="Janusio" w:date="2018-03-10T14:41:08Z">
        <w:r>
          <w:rPr>
            <w:rFonts w:hint="eastAsia" w:ascii="Times New Roman" w:hAnsi="Times New Roman"/>
            <w:iCs/>
            <w:color w:val="auto"/>
            <w:szCs w:val="22"/>
          </w:rPr>
          <w:delText>,</w:delText>
        </w:r>
      </w:del>
      <w:del w:id="7916" w:author="Janusio" w:date="2018-03-10T14:41:08Z">
        <w:r>
          <w:rPr>
            <w:rFonts w:hint="eastAsia" w:ascii="Times New Roman" w:hAnsi="Times New Roman"/>
            <w:i/>
            <w:iCs/>
            <w:color w:val="auto"/>
            <w:szCs w:val="22"/>
          </w:rPr>
          <w:delText>b</w:delText>
        </w:r>
      </w:del>
      <w:del w:id="7917"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18" w:author="Janusio" w:date="2018-03-10T14:41:08Z"/>
          <w:rFonts w:hint="eastAsia" w:ascii="Times New Roman" w:hAnsi="Times New Roman"/>
          <w:i/>
          <w:iCs/>
          <w:color w:val="auto"/>
          <w:szCs w:val="22"/>
        </w:rPr>
      </w:pPr>
      <w:del w:id="7919" w:author="Janusio" w:date="2018-03-10T14:41:08Z">
        <w:r>
          <w:rPr>
            <w:rFonts w:hint="eastAsia" w:ascii="Times New Roman" w:hAnsi="Times New Roman"/>
            <w:color w:val="auto"/>
            <w:szCs w:val="22"/>
          </w:rPr>
          <w:delText xml:space="preserve">                    Jump </w:delText>
        </w:r>
      </w:del>
      <w:del w:id="7920" w:author="Janusio" w:date="2018-03-10T14:41:08Z">
        <w:r>
          <w:rPr>
            <w:rFonts w:hint="eastAsia" w:ascii="Times New Roman" w:hAnsi="Times New Roman"/>
            <w:i/>
            <w:iCs/>
            <w:color w:val="auto"/>
            <w:szCs w:val="22"/>
          </w:rPr>
          <w:delText>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21" w:author="Janusio" w:date="2018-03-10T14:41:08Z"/>
          <w:rFonts w:hint="eastAsia" w:ascii="Times New Roman" w:hAnsi="Times New Roman"/>
          <w:color w:val="auto"/>
          <w:szCs w:val="22"/>
        </w:rPr>
      </w:pPr>
      <w:del w:id="7922" w:author="Janusio" w:date="2018-03-10T14:41:08Z">
        <w:r>
          <w:rPr>
            <w:rFonts w:hint="eastAsia" w:ascii="Times New Roman" w:hAnsi="Times New Roman"/>
            <w:i/>
            <w:iCs/>
            <w:color w:val="auto"/>
            <w:szCs w:val="22"/>
          </w:rPr>
          <w:delText>BIOS</w:delText>
        </w:r>
      </w:del>
      <w:del w:id="7923" w:author="Janusio" w:date="2018-03-10T14:41:08Z">
        <w:r>
          <w:rPr>
            <w:rFonts w:hint="eastAsia" w:ascii="Times New Roman" w:hAnsi="Times New Roman"/>
            <w:iCs/>
            <w:color w:val="auto"/>
            <w:szCs w:val="22"/>
          </w:rPr>
          <w:delText>(</w:delText>
        </w:r>
      </w:del>
      <w:del w:id="7924" w:author="Janusio" w:date="2018-03-10T14:41:08Z">
        <w:r>
          <w:rPr>
            <w:rFonts w:hint="eastAsia" w:ascii="Times New Roman" w:hAnsi="Times New Roman"/>
            <w:i/>
            <w:iCs/>
            <w:color w:val="auto"/>
            <w:szCs w:val="22"/>
          </w:rPr>
          <w:delText>m</w:delText>
        </w:r>
      </w:del>
      <w:del w:id="7925" w:author="Janusio" w:date="2018-03-10T14:41:08Z">
        <w:r>
          <w:rPr>
            <w:rFonts w:hint="eastAsia" w:ascii="Times New Roman" w:hAnsi="Times New Roman"/>
            <w:iCs/>
            <w:color w:val="auto"/>
            <w:szCs w:val="22"/>
          </w:rPr>
          <w:delText>)</w:delText>
        </w:r>
      </w:del>
      <w:del w:id="7926" w:author="Janusio" w:date="2018-03-10T14:41:08Z">
        <w:r>
          <w:rPr>
            <w:rFonts w:hint="eastAsia" w:ascii="Times New Roman" w:hAnsi="Times New Roman"/>
            <w:i/>
            <w:iCs/>
            <w:color w:val="auto"/>
            <w:szCs w:val="22"/>
          </w:rPr>
          <w:delText xml:space="preserve">  </w:delText>
        </w:r>
      </w:del>
      <w:del w:id="7927" w:author="Janusio" w:date="2018-03-10T14:41:08Z">
        <w:r>
          <w:rPr>
            <w:rFonts w:hint="eastAsia" w:ascii="Times New Roman" w:hAnsi="Times New Roman"/>
            <w:color w:val="auto"/>
            <w:szCs w:val="22"/>
          </w:rPr>
          <w:delText xml:space="preserve">         </w:delText>
        </w:r>
      </w:del>
      <w:del w:id="7928" w:author="Janusio" w:date="2018-03-10T14:41:08Z">
        <w:r>
          <w:rPr>
            <w:rFonts w:ascii="Times New Roman" w:hAnsi="Times New Roman"/>
            <w:color w:val="auto"/>
            <w:szCs w:val="22"/>
          </w:rPr>
          <w:delText>≡</w:delText>
        </w:r>
      </w:del>
      <w:del w:id="7929" w:author="Janusio" w:date="2018-03-10T14:41:08Z">
        <w:r>
          <w:rPr>
            <w:rFonts w:hint="eastAsia" w:ascii="Times New Roman" w:hAnsi="Times New Roman"/>
            <w:color w:val="auto"/>
            <w:szCs w:val="22"/>
          </w:rPr>
          <w:delText xml:space="preserve"> </w:delText>
        </w:r>
      </w:del>
      <w:del w:id="7930" w:author="Janusio" w:date="2018-03-10T14:41:08Z">
        <w:r>
          <w:rPr>
            <w:rFonts w:hint="eastAsia" w:ascii="Times New Roman" w:hAnsi="Times New Roman"/>
            <w:i/>
            <w:iCs/>
            <w:color w:val="auto"/>
            <w:szCs w:val="22"/>
          </w:rPr>
          <w:delText>o</w:delText>
        </w:r>
      </w:del>
      <w:del w:id="7931" w:author="Janusio" w:date="2018-03-10T14:41:08Z">
        <w:r>
          <w:rPr>
            <w:rFonts w:hint="eastAsia" w:ascii="Times New Roman" w:hAnsi="Times New Roman"/>
            <w:color w:val="auto"/>
            <w:szCs w:val="22"/>
          </w:rPr>
          <w:delText xml:space="preserve"> = read </w:delText>
        </w:r>
      </w:del>
      <w:del w:id="7932" w:author="Janusio" w:date="2018-03-10T14:41:08Z">
        <w:r>
          <w:rPr>
            <w:rFonts w:hint="eastAsia" w:ascii="Times New Roman" w:hAnsi="Times New Roman"/>
            <w:i/>
            <w:iCs/>
            <w:color w:val="auto"/>
            <w:szCs w:val="22"/>
          </w:rPr>
          <w:delText>m.os_loader_loc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33" w:author="Janusio" w:date="2018-03-10T14:41:08Z"/>
          <w:rFonts w:hint="eastAsia" w:ascii="Times New Roman" w:hAnsi="Times New Roman"/>
          <w:color w:val="auto"/>
          <w:szCs w:val="22"/>
        </w:rPr>
      </w:pPr>
      <w:del w:id="7934" w:author="Janusio" w:date="2018-03-10T14:41:08Z">
        <w:r>
          <w:rPr>
            <w:rFonts w:hint="eastAsia" w:ascii="Times New Roman" w:hAnsi="Times New Roman"/>
            <w:color w:val="auto"/>
            <w:szCs w:val="22"/>
          </w:rPr>
          <w:delText xml:space="preserve">                    Extend </w:delText>
        </w:r>
      </w:del>
      <w:del w:id="7935" w:author="Janusio" w:date="2018-03-10T14:41:08Z">
        <w:r>
          <w:rPr>
            <w:rFonts w:hint="eastAsia" w:ascii="Times New Roman" w:hAnsi="Times New Roman"/>
            <w:i/>
            <w:iCs/>
            <w:color w:val="auto"/>
            <w:szCs w:val="22"/>
          </w:rPr>
          <w:delText>m.pcr.s</w:delText>
        </w:r>
      </w:del>
      <w:del w:id="7936" w:author="Janusio" w:date="2018-03-10T14:41:08Z">
        <w:r>
          <w:rPr>
            <w:rFonts w:hint="eastAsia" w:ascii="Times New Roman" w:hAnsi="Times New Roman"/>
            <w:iCs/>
            <w:color w:val="auto"/>
            <w:szCs w:val="22"/>
          </w:rPr>
          <w:delText>,</w:delText>
        </w:r>
      </w:del>
      <w:del w:id="7937" w:author="Janusio" w:date="2018-03-10T14:41:08Z">
        <w:r>
          <w:rPr>
            <w:rFonts w:hint="eastAsia" w:ascii="Times New Roman" w:hAnsi="Times New Roman"/>
            <w:i/>
            <w:iCs/>
            <w:color w:val="auto"/>
            <w:szCs w:val="22"/>
          </w:rPr>
          <w:delText>o</w:delText>
        </w:r>
      </w:del>
      <w:del w:id="7938"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39" w:author="Janusio" w:date="2018-03-10T14:41:08Z"/>
          <w:rFonts w:hint="eastAsia" w:ascii="Times New Roman" w:hAnsi="Times New Roman"/>
          <w:i/>
          <w:iCs/>
          <w:color w:val="auto"/>
          <w:szCs w:val="22"/>
        </w:rPr>
      </w:pPr>
      <w:del w:id="7940" w:author="Janusio" w:date="2018-03-10T14:41:08Z">
        <w:r>
          <w:rPr>
            <w:rFonts w:hint="eastAsia" w:ascii="Times New Roman" w:hAnsi="Times New Roman"/>
            <w:color w:val="auto"/>
            <w:szCs w:val="22"/>
          </w:rPr>
          <w:delText xml:space="preserve">                    Jump </w:delText>
        </w:r>
      </w:del>
      <w:del w:id="7941" w:author="Janusio" w:date="2018-03-10T14:41:08Z">
        <w:r>
          <w:rPr>
            <w:rFonts w:hint="eastAsia" w:ascii="Times New Roman" w:hAnsi="Times New Roman"/>
            <w:i/>
            <w:iCs/>
            <w:color w:val="auto"/>
            <w:szCs w:val="22"/>
          </w:rPr>
          <w:delText>o</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42" w:author="Janusio" w:date="2018-03-10T14:41:08Z"/>
          <w:rFonts w:hint="eastAsia" w:ascii="Times New Roman" w:hAnsi="Times New Roman"/>
          <w:color w:val="auto"/>
          <w:szCs w:val="22"/>
        </w:rPr>
      </w:pPr>
      <w:del w:id="7943" w:author="Janusio" w:date="2018-03-10T14:41:08Z">
        <w:r>
          <w:rPr>
            <w:rFonts w:hint="eastAsia" w:ascii="Times New Roman" w:hAnsi="Times New Roman"/>
            <w:i/>
            <w:iCs/>
            <w:color w:val="auto"/>
            <w:szCs w:val="22"/>
          </w:rPr>
          <w:delText>OSLoader</w:delText>
        </w:r>
      </w:del>
      <w:del w:id="7944" w:author="Janusio" w:date="2018-03-10T14:41:08Z">
        <w:r>
          <w:rPr>
            <w:rFonts w:hint="eastAsia" w:ascii="Times New Roman" w:hAnsi="Times New Roman"/>
            <w:iCs/>
            <w:color w:val="auto"/>
            <w:szCs w:val="22"/>
          </w:rPr>
          <w:delText>(</w:delText>
        </w:r>
      </w:del>
      <w:del w:id="7945" w:author="Janusio" w:date="2018-03-10T14:41:08Z">
        <w:r>
          <w:rPr>
            <w:rFonts w:hint="eastAsia" w:ascii="Times New Roman" w:hAnsi="Times New Roman"/>
            <w:i/>
            <w:iCs/>
            <w:color w:val="auto"/>
            <w:szCs w:val="22"/>
          </w:rPr>
          <w:delText>m</w:delText>
        </w:r>
      </w:del>
      <w:del w:id="7946" w:author="Janusio" w:date="2018-03-10T14:41:08Z">
        <w:r>
          <w:rPr>
            <w:rFonts w:hint="eastAsia" w:ascii="Times New Roman" w:hAnsi="Times New Roman"/>
            <w:iCs/>
            <w:color w:val="auto"/>
            <w:szCs w:val="22"/>
          </w:rPr>
          <w:delText>)</w:delText>
        </w:r>
      </w:del>
      <w:del w:id="7947" w:author="Janusio" w:date="2018-03-10T14:41:08Z">
        <w:r>
          <w:rPr>
            <w:rFonts w:hint="eastAsia" w:ascii="Times New Roman" w:hAnsi="Times New Roman"/>
            <w:color w:val="auto"/>
            <w:szCs w:val="22"/>
          </w:rPr>
          <w:delText xml:space="preserve">       </w:delText>
        </w:r>
      </w:del>
      <w:del w:id="7948" w:author="Janusio" w:date="2018-03-10T14:41:08Z">
        <w:r>
          <w:rPr>
            <w:rFonts w:ascii="Times New Roman" w:hAnsi="Times New Roman"/>
            <w:color w:val="auto"/>
            <w:szCs w:val="22"/>
          </w:rPr>
          <w:delText>≡</w:delText>
        </w:r>
      </w:del>
      <w:del w:id="7949" w:author="Janusio" w:date="2018-03-10T14:41:08Z">
        <w:r>
          <w:rPr>
            <w:rFonts w:hint="eastAsia" w:ascii="Times New Roman" w:hAnsi="Times New Roman"/>
            <w:color w:val="auto"/>
            <w:szCs w:val="22"/>
          </w:rPr>
          <w:delText xml:space="preserve"> </w:delText>
        </w:r>
      </w:del>
      <w:del w:id="7950" w:author="Janusio" w:date="2018-03-10T14:41:08Z">
        <w:r>
          <w:rPr>
            <w:rFonts w:hint="eastAsia" w:ascii="Times New Roman" w:hAnsi="Times New Roman"/>
            <w:i/>
            <w:iCs/>
            <w:color w:val="auto"/>
            <w:szCs w:val="22"/>
          </w:rPr>
          <w:delText>v</w:delText>
        </w:r>
      </w:del>
      <w:del w:id="7951" w:author="Janusio" w:date="2018-03-10T14:41:08Z">
        <w:r>
          <w:rPr>
            <w:rFonts w:hint="eastAsia" w:ascii="Times New Roman" w:hAnsi="Times New Roman"/>
            <w:color w:val="auto"/>
            <w:szCs w:val="22"/>
          </w:rPr>
          <w:delText xml:space="preserve"> = read </w:delText>
        </w:r>
      </w:del>
      <w:del w:id="7952" w:author="Janusio" w:date="2018-03-10T14:41:08Z">
        <w:r>
          <w:rPr>
            <w:rFonts w:hint="eastAsia" w:ascii="Times New Roman" w:hAnsi="Times New Roman"/>
            <w:i/>
            <w:iCs/>
            <w:color w:val="auto"/>
            <w:szCs w:val="22"/>
          </w:rPr>
          <w:delText>m.vmm_loc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53" w:author="Janusio" w:date="2018-03-10T14:41:08Z"/>
          <w:rFonts w:hint="eastAsia" w:ascii="Times New Roman" w:hAnsi="Times New Roman"/>
          <w:color w:val="auto"/>
          <w:szCs w:val="22"/>
        </w:rPr>
      </w:pPr>
      <w:del w:id="7954" w:author="Janusio" w:date="2018-03-10T14:41:08Z">
        <w:r>
          <w:rPr>
            <w:rFonts w:hint="eastAsia" w:ascii="Times New Roman" w:hAnsi="Times New Roman"/>
            <w:color w:val="auto"/>
            <w:szCs w:val="22"/>
          </w:rPr>
          <w:delText xml:space="preserve">                    Extend </w:delText>
        </w:r>
      </w:del>
      <w:del w:id="7955" w:author="Janusio" w:date="2018-03-10T14:41:08Z">
        <w:r>
          <w:rPr>
            <w:rFonts w:hint="eastAsia" w:ascii="Times New Roman" w:hAnsi="Times New Roman"/>
            <w:i/>
            <w:iCs/>
            <w:color w:val="auto"/>
            <w:szCs w:val="22"/>
          </w:rPr>
          <w:delText>m.pcr.s</w:delText>
        </w:r>
      </w:del>
      <w:del w:id="7956" w:author="Janusio" w:date="2018-03-10T14:41:08Z">
        <w:r>
          <w:rPr>
            <w:rFonts w:hint="eastAsia" w:ascii="Times New Roman" w:hAnsi="Times New Roman"/>
            <w:iCs/>
            <w:color w:val="auto"/>
            <w:szCs w:val="22"/>
          </w:rPr>
          <w:delText>,</w:delText>
        </w:r>
      </w:del>
      <w:del w:id="7957" w:author="Janusio" w:date="2018-03-10T14:41:08Z">
        <w:r>
          <w:rPr>
            <w:rFonts w:hint="eastAsia" w:ascii="Times New Roman" w:hAnsi="Times New Roman"/>
            <w:i/>
            <w:iCs/>
            <w:color w:val="auto"/>
            <w:szCs w:val="22"/>
          </w:rPr>
          <w:delText>v</w:delText>
        </w:r>
      </w:del>
      <w:del w:id="7958"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59" w:author="Janusio" w:date="2018-03-10T14:41:08Z"/>
          <w:rFonts w:ascii="Times New Roman" w:hAnsi="Times New Roman"/>
          <w:color w:val="auto"/>
          <w:szCs w:val="22"/>
        </w:rPr>
      </w:pPr>
      <w:del w:id="7960" w:author="Janusio" w:date="2018-03-10T14:41:08Z">
        <w:r>
          <w:rPr>
            <w:rFonts w:hint="eastAsia" w:ascii="Times New Roman" w:hAnsi="Times New Roman"/>
            <w:color w:val="auto"/>
            <w:szCs w:val="22"/>
          </w:rPr>
          <w:delText xml:space="preserve">                    Jump </w:delText>
        </w:r>
      </w:del>
      <w:del w:id="7961" w:author="Janusio" w:date="2018-03-10T14:41:08Z">
        <w:r>
          <w:rPr>
            <w:rFonts w:hint="eastAsia" w:ascii="Times New Roman" w:hAnsi="Times New Roman"/>
            <w:i/>
            <w:iCs/>
            <w:color w:val="auto"/>
            <w:szCs w:val="22"/>
          </w:rPr>
          <w:delText>v</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62" w:author="Janusio" w:date="2018-03-10T14:41:08Z"/>
          <w:rFonts w:hint="eastAsia" w:ascii="Times New Roman" w:hAnsi="Times New Roman"/>
          <w:color w:val="auto"/>
          <w:szCs w:val="22"/>
        </w:rPr>
      </w:pPr>
      <w:del w:id="7963" w:author="Janusio" w:date="2018-03-10T14:41:08Z">
        <w:r>
          <w:rPr>
            <w:rFonts w:hint="eastAsia" w:ascii="Times New Roman" w:hAnsi="Times New Roman"/>
            <w:i/>
            <w:iCs/>
            <w:color w:val="auto"/>
            <w:szCs w:val="22"/>
          </w:rPr>
          <w:delText>VMM</w:delText>
        </w:r>
      </w:del>
      <w:del w:id="7964" w:author="Janusio" w:date="2018-03-10T14:41:08Z">
        <w:r>
          <w:rPr>
            <w:rFonts w:hint="eastAsia" w:ascii="Times New Roman" w:hAnsi="Times New Roman"/>
            <w:iCs/>
            <w:color w:val="auto"/>
            <w:szCs w:val="22"/>
          </w:rPr>
          <w:delText>(</w:delText>
        </w:r>
      </w:del>
      <w:del w:id="7965" w:author="Janusio" w:date="2018-03-10T14:41:08Z">
        <w:r>
          <w:rPr>
            <w:rFonts w:hint="eastAsia" w:ascii="Times New Roman" w:hAnsi="Times New Roman"/>
            <w:i/>
            <w:iCs/>
            <w:color w:val="auto"/>
            <w:szCs w:val="22"/>
          </w:rPr>
          <w:delText>m</w:delText>
        </w:r>
      </w:del>
      <w:del w:id="7966" w:author="Janusio" w:date="2018-03-10T14:41:08Z">
        <w:r>
          <w:rPr>
            <w:rFonts w:hint="eastAsia" w:ascii="Times New Roman" w:hAnsi="Times New Roman"/>
            <w:iCs/>
            <w:color w:val="auto"/>
            <w:szCs w:val="22"/>
          </w:rPr>
          <w:delText>)</w:delText>
        </w:r>
      </w:del>
      <w:del w:id="7967" w:author="Janusio" w:date="2018-03-10T14:41:08Z">
        <w:r>
          <w:rPr>
            <w:rFonts w:hint="eastAsia" w:ascii="Times New Roman" w:hAnsi="Times New Roman"/>
            <w:i/>
            <w:iCs/>
            <w:color w:val="auto"/>
            <w:szCs w:val="22"/>
          </w:rPr>
          <w:delText xml:space="preserve"> </w:delText>
        </w:r>
      </w:del>
      <w:del w:id="7968" w:author="Janusio" w:date="2018-03-10T14:41:08Z">
        <w:r>
          <w:rPr>
            <w:rFonts w:hint="eastAsia" w:ascii="Times New Roman" w:hAnsi="Times New Roman"/>
            <w:color w:val="auto"/>
            <w:szCs w:val="22"/>
          </w:rPr>
          <w:delText xml:space="preserve">          </w:delText>
        </w:r>
      </w:del>
      <w:del w:id="7969" w:author="Janusio" w:date="2018-03-10T14:41:08Z">
        <w:r>
          <w:rPr>
            <w:rFonts w:ascii="Times New Roman" w:hAnsi="Times New Roman"/>
            <w:color w:val="auto"/>
            <w:szCs w:val="22"/>
          </w:rPr>
          <w:delText>≡</w:delText>
        </w:r>
      </w:del>
      <w:del w:id="7970" w:author="Janusio" w:date="2018-03-10T14:41:08Z">
        <w:r>
          <w:rPr>
            <w:rFonts w:hint="eastAsia" w:ascii="Times New Roman" w:hAnsi="Times New Roman"/>
            <w:color w:val="auto"/>
            <w:szCs w:val="22"/>
          </w:rPr>
          <w:delText xml:space="preserve"> </w:delText>
        </w:r>
      </w:del>
      <w:del w:id="7971" w:author="Janusio" w:date="2018-03-10T14:41:08Z">
        <w:r>
          <w:rPr>
            <w:rFonts w:hint="eastAsia" w:ascii="Times New Roman" w:hAnsi="Times New Roman"/>
            <w:i/>
            <w:iCs/>
            <w:color w:val="auto"/>
            <w:szCs w:val="22"/>
          </w:rPr>
          <w:delText>d</w:delText>
        </w:r>
      </w:del>
      <w:del w:id="7972" w:author="Janusio" w:date="2018-03-10T14:41:08Z">
        <w:r>
          <w:rPr>
            <w:rFonts w:hint="eastAsia" w:ascii="Times New Roman" w:hAnsi="Times New Roman"/>
            <w:color w:val="auto"/>
            <w:szCs w:val="22"/>
          </w:rPr>
          <w:delText xml:space="preserve"> = read </w:delText>
        </w:r>
      </w:del>
      <w:del w:id="7973" w:author="Janusio" w:date="2018-03-10T14:41:08Z">
        <w:r>
          <w:rPr>
            <w:rFonts w:hint="eastAsia" w:ascii="Times New Roman" w:hAnsi="Times New Roman"/>
            <w:i/>
            <w:iCs/>
            <w:color w:val="auto"/>
            <w:szCs w:val="22"/>
          </w:rPr>
          <w:delText>m.dom0_Kernel_loc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74" w:author="Janusio" w:date="2018-03-10T14:41:08Z"/>
          <w:rFonts w:hint="eastAsia" w:ascii="Times New Roman" w:hAnsi="Times New Roman"/>
          <w:color w:val="auto"/>
          <w:szCs w:val="22"/>
        </w:rPr>
      </w:pPr>
      <w:del w:id="7975" w:author="Janusio" w:date="2018-03-10T14:41:08Z">
        <w:r>
          <w:rPr>
            <w:rFonts w:hint="eastAsia" w:ascii="Times New Roman" w:hAnsi="Times New Roman"/>
            <w:color w:val="auto"/>
            <w:szCs w:val="22"/>
          </w:rPr>
          <w:delText xml:space="preserve">                    Extend </w:delText>
        </w:r>
      </w:del>
      <w:del w:id="7976" w:author="Janusio" w:date="2018-03-10T14:41:08Z">
        <w:r>
          <w:rPr>
            <w:rFonts w:hint="eastAsia" w:ascii="Times New Roman" w:hAnsi="Times New Roman"/>
            <w:i/>
            <w:iCs/>
            <w:color w:val="auto"/>
            <w:szCs w:val="22"/>
          </w:rPr>
          <w:delText>m.pcr.s</w:delText>
        </w:r>
      </w:del>
      <w:del w:id="7977" w:author="Janusio" w:date="2018-03-10T14:41:08Z">
        <w:r>
          <w:rPr>
            <w:rFonts w:hint="eastAsia" w:ascii="Times New Roman" w:hAnsi="Times New Roman"/>
            <w:iCs/>
            <w:color w:val="auto"/>
            <w:szCs w:val="22"/>
          </w:rPr>
          <w:delText>,</w:delText>
        </w:r>
      </w:del>
      <w:del w:id="7978" w:author="Janusio" w:date="2018-03-10T14:41:08Z">
        <w:r>
          <w:rPr>
            <w:rFonts w:hint="eastAsia" w:ascii="Times New Roman" w:hAnsi="Times New Roman"/>
            <w:i/>
            <w:iCs/>
            <w:color w:val="auto"/>
            <w:szCs w:val="22"/>
          </w:rPr>
          <w:delText>d</w:delText>
        </w:r>
      </w:del>
      <w:del w:id="7979"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80" w:author="Janusio" w:date="2018-03-10T14:41:08Z"/>
          <w:rFonts w:hint="eastAsia" w:ascii="Times New Roman" w:hAnsi="Times New Roman"/>
          <w:i/>
          <w:iCs/>
          <w:color w:val="auto"/>
          <w:szCs w:val="22"/>
        </w:rPr>
      </w:pPr>
      <w:del w:id="7981" w:author="Janusio" w:date="2018-03-10T14:41:08Z">
        <w:r>
          <w:rPr>
            <w:rFonts w:hint="eastAsia" w:ascii="Times New Roman" w:hAnsi="Times New Roman"/>
            <w:color w:val="auto"/>
            <w:szCs w:val="22"/>
          </w:rPr>
          <w:delText xml:space="preserve">                    Jump </w:delText>
        </w:r>
      </w:del>
      <w:del w:id="7982" w:author="Janusio" w:date="2018-03-10T14:41:08Z">
        <w:r>
          <w:rPr>
            <w:rFonts w:hint="eastAsia" w:ascii="Times New Roman" w:hAnsi="Times New Roman"/>
            <w:i/>
            <w:iCs/>
            <w:color w:val="auto"/>
            <w:szCs w:val="22"/>
          </w:rPr>
          <w:delText>d</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83" w:author="Janusio" w:date="2018-03-10T14:41:08Z"/>
          <w:rFonts w:hint="eastAsia" w:ascii="Times New Roman" w:hAnsi="Times New Roman"/>
          <w:color w:val="auto"/>
          <w:szCs w:val="22"/>
        </w:rPr>
      </w:pPr>
      <w:del w:id="7984" w:author="Janusio" w:date="2018-03-10T14:41:08Z">
        <w:r>
          <w:rPr>
            <w:rFonts w:hint="eastAsia" w:ascii="Times New Roman" w:hAnsi="Times New Roman"/>
            <w:i/>
            <w:iCs/>
            <w:color w:val="auto"/>
            <w:szCs w:val="22"/>
          </w:rPr>
          <w:delText>Dom0 Kernel</w:delText>
        </w:r>
      </w:del>
      <w:del w:id="7985" w:author="Janusio" w:date="2018-03-10T14:41:08Z">
        <w:r>
          <w:rPr>
            <w:rFonts w:hint="eastAsia" w:ascii="Times New Roman" w:hAnsi="Times New Roman"/>
            <w:iCs/>
            <w:color w:val="auto"/>
            <w:szCs w:val="22"/>
          </w:rPr>
          <w:delText>(</w:delText>
        </w:r>
      </w:del>
      <w:del w:id="7986" w:author="Janusio" w:date="2018-03-10T14:41:08Z">
        <w:r>
          <w:rPr>
            <w:rFonts w:hint="eastAsia" w:ascii="Times New Roman" w:hAnsi="Times New Roman"/>
            <w:i/>
            <w:iCs/>
            <w:color w:val="auto"/>
            <w:szCs w:val="22"/>
          </w:rPr>
          <w:delText>m</w:delText>
        </w:r>
      </w:del>
      <w:del w:id="7987" w:author="Janusio" w:date="2018-03-10T14:41:08Z">
        <w:r>
          <w:rPr>
            <w:rFonts w:hint="eastAsia" w:ascii="Times New Roman" w:hAnsi="Times New Roman"/>
            <w:iCs/>
            <w:color w:val="auto"/>
            <w:szCs w:val="22"/>
          </w:rPr>
          <w:delText>)</w:delText>
        </w:r>
      </w:del>
      <w:del w:id="7988" w:author="Janusio" w:date="2018-03-10T14:41:08Z">
        <w:r>
          <w:rPr>
            <w:rFonts w:hint="eastAsia" w:ascii="Times New Roman" w:hAnsi="Times New Roman"/>
            <w:i/>
            <w:iCs/>
            <w:color w:val="auto"/>
            <w:szCs w:val="22"/>
          </w:rPr>
          <w:delText xml:space="preserve">     </w:delText>
        </w:r>
      </w:del>
      <w:del w:id="7989" w:author="Janusio" w:date="2018-03-10T14:41:08Z">
        <w:r>
          <w:rPr>
            <w:rFonts w:ascii="Times New Roman" w:hAnsi="Times New Roman"/>
            <w:color w:val="auto"/>
            <w:szCs w:val="22"/>
          </w:rPr>
          <w:delText>≡</w:delText>
        </w:r>
      </w:del>
      <w:del w:id="7990" w:author="Janusio" w:date="2018-03-10T14:41:08Z">
        <w:r>
          <w:rPr>
            <w:rFonts w:hint="eastAsia" w:ascii="Times New Roman" w:hAnsi="Times New Roman"/>
            <w:color w:val="auto"/>
            <w:szCs w:val="22"/>
          </w:rPr>
          <w:delText xml:space="preserve"> </w:delText>
        </w:r>
      </w:del>
      <w:del w:id="7991" w:author="Janusio" w:date="2018-03-10T14:41:08Z">
        <w:r>
          <w:rPr>
            <w:rFonts w:hint="eastAsia" w:ascii="Times New Roman" w:hAnsi="Times New Roman"/>
            <w:i/>
            <w:iCs/>
            <w:color w:val="auto"/>
            <w:szCs w:val="22"/>
          </w:rPr>
          <w:delText>vb</w:delText>
        </w:r>
      </w:del>
      <w:del w:id="7992" w:author="Janusio" w:date="2018-03-10T14:41:08Z">
        <w:r>
          <w:rPr>
            <w:rFonts w:hint="eastAsia" w:ascii="Times New Roman" w:hAnsi="Times New Roman"/>
            <w:color w:val="auto"/>
            <w:szCs w:val="22"/>
          </w:rPr>
          <w:delText xml:space="preserve">= read </w:delText>
        </w:r>
      </w:del>
      <w:del w:id="7993" w:author="Janusio" w:date="2018-03-10T14:41:08Z">
        <w:r>
          <w:rPr>
            <w:rFonts w:hint="eastAsia" w:ascii="Times New Roman" w:hAnsi="Times New Roman"/>
            <w:i/>
            <w:iCs/>
            <w:color w:val="auto"/>
            <w:szCs w:val="22"/>
          </w:rPr>
          <w:delText>m.tjp_loc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7994" w:author="Janusio" w:date="2018-03-10T14:41:08Z"/>
          <w:rFonts w:hint="eastAsia" w:ascii="Times New Roman" w:hAnsi="Times New Roman"/>
          <w:color w:val="auto"/>
          <w:szCs w:val="22"/>
        </w:rPr>
      </w:pPr>
      <w:del w:id="7995" w:author="Janusio" w:date="2018-03-10T14:41:08Z">
        <w:r>
          <w:rPr>
            <w:rFonts w:hint="eastAsia" w:ascii="Times New Roman" w:hAnsi="Times New Roman"/>
            <w:color w:val="auto"/>
            <w:szCs w:val="22"/>
          </w:rPr>
          <w:delText xml:space="preserve">                    Extend </w:delText>
        </w:r>
      </w:del>
      <w:del w:id="7996" w:author="Janusio" w:date="2018-03-10T14:41:08Z">
        <w:r>
          <w:rPr>
            <w:rFonts w:hint="eastAsia" w:ascii="Times New Roman" w:hAnsi="Times New Roman"/>
            <w:i/>
            <w:iCs/>
            <w:color w:val="auto"/>
            <w:szCs w:val="22"/>
          </w:rPr>
          <w:delText>t.pcr.s</w:delText>
        </w:r>
      </w:del>
      <w:del w:id="7997" w:author="Janusio" w:date="2018-03-10T14:41:08Z">
        <w:r>
          <w:rPr>
            <w:rFonts w:hint="eastAsia" w:ascii="Times New Roman" w:hAnsi="Times New Roman"/>
            <w:iCs/>
            <w:color w:val="auto"/>
            <w:szCs w:val="22"/>
          </w:rPr>
          <w:delText>,</w:delText>
        </w:r>
      </w:del>
      <w:del w:id="7998" w:author="Janusio" w:date="2018-03-10T14:41:08Z">
        <w:r>
          <w:rPr>
            <w:rFonts w:hint="eastAsia" w:ascii="Times New Roman" w:hAnsi="Times New Roman"/>
            <w:i/>
            <w:iCs/>
            <w:color w:val="auto"/>
            <w:szCs w:val="22"/>
          </w:rPr>
          <w:delText>t</w:delText>
        </w:r>
      </w:del>
      <w:del w:id="7999"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00" w:author="Janusio" w:date="2018-03-10T14:41:08Z"/>
          <w:rFonts w:hint="eastAsia" w:ascii="Times New Roman" w:hAnsi="Times New Roman"/>
          <w:i/>
          <w:iCs/>
          <w:color w:val="auto"/>
          <w:szCs w:val="22"/>
        </w:rPr>
      </w:pPr>
      <w:del w:id="8001" w:author="Janusio" w:date="2018-03-10T14:41:08Z">
        <w:r>
          <w:rPr>
            <w:rFonts w:hint="eastAsia" w:ascii="Times New Roman" w:hAnsi="Times New Roman"/>
            <w:color w:val="auto"/>
            <w:szCs w:val="22"/>
          </w:rPr>
          <w:delText xml:space="preserve">                    Jump </w:delText>
        </w:r>
      </w:del>
      <w:del w:id="8002" w:author="Janusio" w:date="2018-03-10T14:41:08Z">
        <w:r>
          <w:rPr>
            <w:rFonts w:hint="eastAsia" w:ascii="Times New Roman" w:hAnsi="Times New Roman"/>
            <w:i/>
            <w:iCs/>
            <w:color w:val="auto"/>
            <w:szCs w:val="22"/>
          </w:rPr>
          <w:delText>vb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03" w:author="Janusio" w:date="2018-03-10T14:41:08Z"/>
          <w:rFonts w:hint="eastAsia" w:ascii="Times New Roman" w:hAnsi="Times New Roman"/>
          <w:color w:val="auto"/>
          <w:szCs w:val="22"/>
        </w:rPr>
      </w:pPr>
      <w:del w:id="8004" w:author="Janusio" w:date="2018-03-10T14:41:08Z">
        <w:r>
          <w:rPr>
            <w:rFonts w:hint="eastAsia" w:ascii="Times New Roman" w:hAnsi="Times New Roman"/>
            <w:i/>
            <w:iCs/>
            <w:color w:val="auto"/>
            <w:szCs w:val="22"/>
          </w:rPr>
          <w:delText>vTPM-Builder</w:delText>
        </w:r>
      </w:del>
      <w:del w:id="8005" w:author="Janusio" w:date="2018-03-10T14:41:08Z">
        <w:r>
          <w:rPr>
            <w:rFonts w:hint="eastAsia" w:ascii="Times New Roman" w:hAnsi="Times New Roman"/>
            <w:iCs/>
            <w:color w:val="auto"/>
            <w:szCs w:val="22"/>
          </w:rPr>
          <w:delText>(</w:delText>
        </w:r>
      </w:del>
      <w:del w:id="8006" w:author="Janusio" w:date="2018-03-10T14:41:08Z">
        <w:r>
          <w:rPr>
            <w:rFonts w:hint="eastAsia" w:ascii="Times New Roman" w:hAnsi="Times New Roman"/>
            <w:i/>
            <w:iCs/>
            <w:color w:val="auto"/>
            <w:szCs w:val="22"/>
          </w:rPr>
          <w:delText>m</w:delText>
        </w:r>
      </w:del>
      <w:del w:id="8007" w:author="Janusio" w:date="2018-03-10T14:41:08Z">
        <w:r>
          <w:rPr>
            <w:rFonts w:hint="eastAsia" w:ascii="Times New Roman" w:hAnsi="Times New Roman"/>
            <w:iCs/>
            <w:color w:val="auto"/>
            <w:szCs w:val="22"/>
          </w:rPr>
          <w:delText>)</w:delText>
        </w:r>
      </w:del>
      <w:del w:id="8008" w:author="Janusio" w:date="2018-03-10T14:41:08Z">
        <w:r>
          <w:rPr>
            <w:rFonts w:hint="eastAsia" w:ascii="Times New Roman" w:hAnsi="Times New Roman"/>
            <w:i/>
            <w:iCs/>
            <w:color w:val="auto"/>
            <w:szCs w:val="22"/>
          </w:rPr>
          <w:delText xml:space="preserve">  </w:delText>
        </w:r>
      </w:del>
      <w:del w:id="8009" w:author="Janusio" w:date="2018-03-10T14:41:08Z">
        <w:r>
          <w:rPr>
            <w:rFonts w:hint="eastAsia" w:ascii="Times New Roman" w:hAnsi="Times New Roman"/>
            <w:color w:val="auto"/>
            <w:szCs w:val="22"/>
          </w:rPr>
          <w:delText xml:space="preserve">  </w:delText>
        </w:r>
      </w:del>
      <w:del w:id="8010" w:author="Janusio" w:date="2018-03-10T14:41:08Z">
        <w:r>
          <w:rPr>
            <w:rFonts w:ascii="Times New Roman" w:hAnsi="Times New Roman"/>
            <w:color w:val="auto"/>
            <w:szCs w:val="22"/>
          </w:rPr>
          <w:delText>≡</w:delText>
        </w:r>
      </w:del>
      <w:del w:id="8011" w:author="Janusio" w:date="2018-03-10T14:41:08Z">
        <w:r>
          <w:rPr>
            <w:rFonts w:hint="eastAsia" w:ascii="Times New Roman" w:hAnsi="Times New Roman"/>
            <w:color w:val="auto"/>
            <w:szCs w:val="22"/>
          </w:rPr>
          <w:delText xml:space="preserve"> </w:delText>
        </w:r>
      </w:del>
      <w:del w:id="8012" w:author="Janusio" w:date="2018-03-10T14:41:08Z">
        <w:r>
          <w:rPr>
            <w:rFonts w:hint="eastAsia" w:ascii="Times New Roman" w:hAnsi="Times New Roman"/>
            <w:i/>
            <w:iCs/>
            <w:color w:val="auto"/>
            <w:szCs w:val="22"/>
          </w:rPr>
          <w:delText>vv</w:delText>
        </w:r>
      </w:del>
      <w:del w:id="8013" w:author="Janusio" w:date="2018-03-10T14:41:08Z">
        <w:r>
          <w:rPr>
            <w:rFonts w:hint="eastAsia" w:ascii="Times New Roman" w:hAnsi="Times New Roman"/>
            <w:color w:val="auto"/>
            <w:szCs w:val="22"/>
          </w:rPr>
          <w:delText xml:space="preserve">= read </w:delText>
        </w:r>
      </w:del>
      <w:del w:id="8014" w:author="Janusio" w:date="2018-03-10T14:41:08Z">
        <w:r>
          <w:rPr>
            <w:rFonts w:hint="eastAsia" w:ascii="Times New Roman" w:hAnsi="Times New Roman"/>
            <w:i/>
            <w:iCs/>
            <w:color w:val="auto"/>
            <w:szCs w:val="22"/>
          </w:rPr>
          <w:delText>m.vtpm-vm-binding_loc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15" w:author="Janusio" w:date="2018-03-10T14:41:08Z"/>
          <w:rFonts w:hint="eastAsia" w:ascii="Times New Roman" w:hAnsi="Times New Roman"/>
          <w:color w:val="auto"/>
          <w:szCs w:val="22"/>
        </w:rPr>
      </w:pPr>
      <w:del w:id="8016" w:author="Janusio" w:date="2018-03-10T14:41:08Z">
        <w:r>
          <w:rPr>
            <w:rFonts w:hint="eastAsia" w:ascii="Times New Roman" w:hAnsi="Times New Roman"/>
            <w:color w:val="auto"/>
            <w:szCs w:val="22"/>
          </w:rPr>
          <w:delText xml:space="preserve">                    Extend </w:delText>
        </w:r>
      </w:del>
      <w:del w:id="8017" w:author="Janusio" w:date="2018-03-10T14:41:08Z">
        <w:r>
          <w:rPr>
            <w:rFonts w:hint="eastAsia" w:ascii="Times New Roman" w:hAnsi="Times New Roman"/>
            <w:i/>
            <w:iCs/>
            <w:color w:val="auto"/>
            <w:szCs w:val="22"/>
          </w:rPr>
          <w:delText>m.pcr.s</w:delText>
        </w:r>
      </w:del>
      <w:del w:id="8018" w:author="Janusio" w:date="2018-03-10T14:41:08Z">
        <w:r>
          <w:rPr>
            <w:rFonts w:hint="eastAsia" w:ascii="Times New Roman" w:hAnsi="Times New Roman"/>
            <w:iCs/>
            <w:color w:val="auto"/>
            <w:szCs w:val="22"/>
          </w:rPr>
          <w:delText>,</w:delText>
        </w:r>
      </w:del>
      <w:del w:id="8019" w:author="Janusio" w:date="2018-03-10T14:41:08Z">
        <w:r>
          <w:rPr>
            <w:rFonts w:hint="eastAsia" w:ascii="Times New Roman" w:hAnsi="Times New Roman"/>
            <w:i/>
            <w:iCs/>
            <w:color w:val="auto"/>
            <w:szCs w:val="22"/>
          </w:rPr>
          <w:delText>vv</w:delText>
        </w:r>
      </w:del>
      <w:del w:id="8020"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21" w:author="Janusio" w:date="2018-03-10T14:41:08Z"/>
          <w:rFonts w:hint="eastAsia" w:ascii="Times New Roman" w:hAnsi="Times New Roman"/>
          <w:color w:val="auto"/>
          <w:szCs w:val="22"/>
        </w:rPr>
      </w:pPr>
      <w:del w:id="8022" w:author="Janusio" w:date="2018-03-10T14:41:08Z">
        <w:r>
          <w:rPr>
            <w:rFonts w:hint="eastAsia" w:ascii="Times New Roman" w:hAnsi="Times New Roman"/>
            <w:color w:val="auto"/>
            <w:szCs w:val="22"/>
          </w:rPr>
          <w:delText xml:space="preserve">                    Jump </w:delText>
        </w:r>
      </w:del>
      <w:del w:id="8023" w:author="Janusio" w:date="2018-03-10T14:41:08Z">
        <w:r>
          <w:rPr>
            <w:rFonts w:hint="eastAsia" w:ascii="Times New Roman" w:hAnsi="Times New Roman"/>
            <w:i/>
            <w:iCs/>
            <w:color w:val="auto"/>
            <w:szCs w:val="22"/>
          </w:rPr>
          <w:delText>vv</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24" w:author="Janusio" w:date="2018-03-10T14:41:08Z"/>
          <w:rFonts w:hint="eastAsia" w:ascii="Times New Roman" w:hAnsi="Times New Roman"/>
          <w:color w:val="auto"/>
          <w:szCs w:val="22"/>
        </w:rPr>
      </w:pPr>
      <w:del w:id="8025" w:author="Janusio" w:date="2018-03-10T14:41:08Z">
        <w:r>
          <w:rPr>
            <w:rFonts w:hint="eastAsia" w:ascii="Times New Roman" w:hAnsi="Times New Roman"/>
            <w:i/>
            <w:iCs/>
            <w:color w:val="auto"/>
            <w:szCs w:val="22"/>
          </w:rPr>
          <w:delText>vTPM-VM Binding</w:delText>
        </w:r>
      </w:del>
      <w:del w:id="8026" w:author="Janusio" w:date="2018-03-10T14:41:08Z">
        <w:r>
          <w:rPr>
            <w:rFonts w:hint="eastAsia" w:ascii="Times New Roman" w:hAnsi="Times New Roman"/>
            <w:iCs/>
            <w:color w:val="auto"/>
            <w:szCs w:val="22"/>
          </w:rPr>
          <w:delText>(</w:delText>
        </w:r>
      </w:del>
      <w:del w:id="8027" w:author="Janusio" w:date="2018-03-10T14:41:08Z">
        <w:r>
          <w:rPr>
            <w:rFonts w:hint="eastAsia" w:ascii="Times New Roman" w:hAnsi="Times New Roman"/>
            <w:i/>
            <w:iCs/>
            <w:color w:val="auto"/>
            <w:szCs w:val="22"/>
          </w:rPr>
          <w:delText>m</w:delText>
        </w:r>
      </w:del>
      <w:del w:id="8028" w:author="Janusio" w:date="2018-03-10T14:41:08Z">
        <w:r>
          <w:rPr>
            <w:rFonts w:hint="eastAsia" w:ascii="Times New Roman" w:hAnsi="Times New Roman"/>
            <w:iCs/>
            <w:color w:val="auto"/>
            <w:szCs w:val="22"/>
          </w:rPr>
          <w:delText xml:space="preserve">) </w:delText>
        </w:r>
      </w:del>
      <w:del w:id="8029" w:author="Janusio" w:date="2018-03-10T14:41:08Z">
        <w:r>
          <w:rPr>
            <w:rFonts w:ascii="Times New Roman" w:hAnsi="Times New Roman"/>
            <w:color w:val="auto"/>
            <w:szCs w:val="22"/>
          </w:rPr>
          <w:delText>≡</w:delText>
        </w:r>
      </w:del>
      <w:del w:id="8030" w:author="Janusio" w:date="2018-03-10T14:41:08Z">
        <w:r>
          <w:rPr>
            <w:rFonts w:hint="eastAsia" w:ascii="Times New Roman" w:hAnsi="Times New Roman"/>
            <w:color w:val="auto"/>
            <w:szCs w:val="22"/>
          </w:rPr>
          <w:delText xml:space="preserve"> </w:delText>
        </w:r>
      </w:del>
      <w:del w:id="8031" w:author="Janusio" w:date="2018-03-10T14:41:08Z">
        <w:r>
          <w:rPr>
            <w:rFonts w:hint="eastAsia" w:ascii="Times New Roman" w:hAnsi="Times New Roman"/>
            <w:i/>
            <w:iCs/>
            <w:color w:val="auto"/>
            <w:szCs w:val="22"/>
          </w:rPr>
          <w:delText>vmb</w:delText>
        </w:r>
      </w:del>
      <w:del w:id="8032" w:author="Janusio" w:date="2018-03-10T14:41:08Z">
        <w:r>
          <w:rPr>
            <w:rFonts w:hint="eastAsia" w:ascii="Times New Roman" w:hAnsi="Times New Roman"/>
            <w:color w:val="auto"/>
            <w:szCs w:val="22"/>
          </w:rPr>
          <w:delText xml:space="preserve"> = read </w:delText>
        </w:r>
      </w:del>
      <w:del w:id="8033" w:author="Janusio" w:date="2018-03-10T14:41:08Z">
        <w:r>
          <w:rPr>
            <w:rFonts w:hint="eastAsia" w:ascii="Times New Roman" w:hAnsi="Times New Roman"/>
            <w:i/>
            <w:iCs/>
            <w:color w:val="auto"/>
            <w:szCs w:val="22"/>
          </w:rPr>
          <w:delText>m.vm-builder_loc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34" w:author="Janusio" w:date="2018-03-10T14:41:08Z"/>
          <w:rFonts w:hint="eastAsia" w:ascii="Times New Roman" w:hAnsi="Times New Roman"/>
          <w:color w:val="auto"/>
          <w:szCs w:val="22"/>
        </w:rPr>
      </w:pPr>
      <w:del w:id="8035" w:author="Janusio" w:date="2018-03-10T14:41:08Z">
        <w:r>
          <w:rPr>
            <w:rFonts w:hint="eastAsia" w:ascii="Times New Roman" w:hAnsi="Times New Roman"/>
            <w:color w:val="auto"/>
            <w:szCs w:val="22"/>
          </w:rPr>
          <w:delText xml:space="preserve">                    Extend </w:delText>
        </w:r>
      </w:del>
      <w:del w:id="8036" w:author="Janusio" w:date="2018-03-10T14:41:08Z">
        <w:r>
          <w:rPr>
            <w:rFonts w:hint="eastAsia" w:ascii="Times New Roman" w:hAnsi="Times New Roman"/>
            <w:i/>
            <w:iCs/>
            <w:color w:val="auto"/>
            <w:szCs w:val="22"/>
          </w:rPr>
          <w:delText>m.pcr.s</w:delText>
        </w:r>
      </w:del>
      <w:del w:id="8037" w:author="Janusio" w:date="2018-03-10T14:41:08Z">
        <w:r>
          <w:rPr>
            <w:rFonts w:hint="eastAsia" w:ascii="Times New Roman" w:hAnsi="Times New Roman"/>
            <w:iCs/>
            <w:color w:val="auto"/>
            <w:szCs w:val="22"/>
          </w:rPr>
          <w:delText>,</w:delText>
        </w:r>
      </w:del>
      <w:del w:id="8038" w:author="Janusio" w:date="2018-03-10T14:41:08Z">
        <w:r>
          <w:rPr>
            <w:rFonts w:hint="eastAsia" w:ascii="Times New Roman" w:hAnsi="Times New Roman"/>
            <w:i/>
            <w:iCs/>
            <w:color w:val="auto"/>
            <w:szCs w:val="22"/>
          </w:rPr>
          <w:delText>vm</w:delText>
        </w:r>
      </w:del>
      <w:del w:id="8039"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40" w:author="Janusio" w:date="2018-03-10T14:41:08Z"/>
          <w:rFonts w:hint="eastAsia" w:ascii="Times New Roman" w:hAnsi="Times New Roman"/>
          <w:i/>
          <w:iCs/>
          <w:color w:val="auto"/>
          <w:szCs w:val="22"/>
        </w:rPr>
      </w:pPr>
      <w:del w:id="8041" w:author="Janusio" w:date="2018-03-10T14:41:08Z">
        <w:r>
          <w:rPr>
            <w:rFonts w:hint="eastAsia" w:ascii="Times New Roman" w:hAnsi="Times New Roman"/>
            <w:color w:val="auto"/>
            <w:szCs w:val="22"/>
          </w:rPr>
          <w:delText xml:space="preserve">                    Jump </w:delText>
        </w:r>
      </w:del>
      <w:del w:id="8042" w:author="Janusio" w:date="2018-03-10T14:41:08Z">
        <w:r>
          <w:rPr>
            <w:rFonts w:hint="eastAsia" w:ascii="Times New Roman" w:hAnsi="Times New Roman"/>
            <w:i/>
            <w:iCs/>
            <w:color w:val="auto"/>
            <w:szCs w:val="22"/>
          </w:rPr>
          <w:delText>vmb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43" w:author="Janusio" w:date="2018-03-10T14:41:08Z"/>
          <w:rFonts w:hint="eastAsia" w:ascii="Times New Roman" w:hAnsi="Times New Roman"/>
          <w:color w:val="auto"/>
          <w:szCs w:val="22"/>
        </w:rPr>
      </w:pPr>
      <w:del w:id="8044" w:author="Janusio" w:date="2018-03-10T14:41:08Z">
        <w:r>
          <w:rPr>
            <w:rFonts w:hint="eastAsia" w:ascii="Times New Roman" w:hAnsi="Times New Roman"/>
            <w:i/>
            <w:iCs/>
            <w:color w:val="auto"/>
            <w:szCs w:val="22"/>
          </w:rPr>
          <w:delText>VM-Builder</w:delText>
        </w:r>
      </w:del>
      <w:del w:id="8045" w:author="Janusio" w:date="2018-03-10T14:41:08Z">
        <w:r>
          <w:rPr>
            <w:rFonts w:hint="eastAsia" w:ascii="Times New Roman" w:hAnsi="Times New Roman"/>
            <w:iCs/>
            <w:color w:val="auto"/>
            <w:szCs w:val="22"/>
          </w:rPr>
          <w:delText>(</w:delText>
        </w:r>
      </w:del>
      <w:del w:id="8046" w:author="Janusio" w:date="2018-03-10T14:41:08Z">
        <w:r>
          <w:rPr>
            <w:rFonts w:hint="eastAsia" w:ascii="Times New Roman" w:hAnsi="Times New Roman"/>
            <w:i/>
            <w:iCs/>
            <w:color w:val="auto"/>
            <w:szCs w:val="22"/>
          </w:rPr>
          <w:delText>m</w:delText>
        </w:r>
      </w:del>
      <w:del w:id="8047" w:author="Janusio" w:date="2018-03-10T14:41:08Z">
        <w:r>
          <w:rPr>
            <w:rFonts w:hint="eastAsia" w:ascii="Times New Roman" w:hAnsi="Times New Roman"/>
            <w:iCs/>
            <w:color w:val="auto"/>
            <w:szCs w:val="22"/>
          </w:rPr>
          <w:delText>)</w:delText>
        </w:r>
      </w:del>
      <w:del w:id="8048" w:author="Janusio" w:date="2018-03-10T14:41:08Z">
        <w:r>
          <w:rPr>
            <w:rFonts w:hint="eastAsia" w:ascii="Times New Roman" w:hAnsi="Times New Roman"/>
            <w:color w:val="auto"/>
            <w:szCs w:val="22"/>
          </w:rPr>
          <w:delText xml:space="preserve">      </w:delText>
        </w:r>
      </w:del>
      <w:del w:id="8049" w:author="Janusio" w:date="2018-03-10T14:41:08Z">
        <w:r>
          <w:rPr>
            <w:rFonts w:ascii="Times New Roman" w:hAnsi="Times New Roman"/>
            <w:color w:val="auto"/>
            <w:szCs w:val="22"/>
          </w:rPr>
          <w:delText>≡</w:delText>
        </w:r>
      </w:del>
      <w:del w:id="8050" w:author="Janusio" w:date="2018-03-10T14:41:08Z">
        <w:r>
          <w:rPr>
            <w:rFonts w:hint="eastAsia" w:ascii="Times New Roman" w:hAnsi="Times New Roman"/>
            <w:color w:val="auto"/>
            <w:szCs w:val="22"/>
          </w:rPr>
          <w:delText xml:space="preserve"> o_</w:delText>
        </w:r>
      </w:del>
      <w:del w:id="8051" w:author="Janusio" w:date="2018-03-10T14:41:08Z">
        <w:r>
          <w:rPr>
            <w:rFonts w:hint="eastAsia" w:ascii="Times New Roman" w:hAnsi="Times New Roman"/>
            <w:i/>
            <w:iCs/>
            <w:color w:val="auto"/>
            <w:szCs w:val="22"/>
          </w:rPr>
          <w:delText>app</w:delText>
        </w:r>
      </w:del>
      <w:del w:id="8052" w:author="Janusio" w:date="2018-03-10T14:41:08Z">
        <w:r>
          <w:rPr>
            <w:rFonts w:hint="eastAsia" w:ascii="Times New Roman" w:hAnsi="Times New Roman"/>
            <w:color w:val="auto"/>
            <w:szCs w:val="22"/>
          </w:rPr>
          <w:delText xml:space="preserve"> = read </w:delText>
        </w:r>
      </w:del>
      <w:del w:id="8053" w:author="Janusio" w:date="2018-03-10T14:41:08Z">
        <w:r>
          <w:rPr>
            <w:rFonts w:hint="eastAsia" w:ascii="Times New Roman" w:hAnsi="Times New Roman"/>
            <w:i/>
            <w:iCs/>
            <w:color w:val="auto"/>
            <w:szCs w:val="22"/>
          </w:rPr>
          <w:delText>m.</w:delText>
        </w:r>
      </w:del>
      <w:del w:id="8054" w:author="Janusio" w:date="2018-03-10T14:41:08Z">
        <w:r>
          <w:rPr>
            <w:rFonts w:hint="eastAsia" w:ascii="Times New Roman" w:hAnsi="Times New Roman"/>
            <w:color w:val="auto"/>
            <w:szCs w:val="22"/>
          </w:rPr>
          <w:delText xml:space="preserve"> o_</w:delText>
        </w:r>
      </w:del>
      <w:del w:id="8055" w:author="Janusio" w:date="2018-03-10T14:41:08Z">
        <w:r>
          <w:rPr>
            <w:rFonts w:hint="eastAsia" w:ascii="Times New Roman" w:hAnsi="Times New Roman"/>
            <w:i/>
            <w:iCs/>
            <w:color w:val="auto"/>
            <w:szCs w:val="22"/>
          </w:rPr>
          <w:delText>app 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56" w:author="Janusio" w:date="2018-03-10T14:41:08Z"/>
          <w:rFonts w:hint="eastAsia" w:ascii="Times New Roman" w:hAnsi="Times New Roman"/>
          <w:color w:val="auto"/>
          <w:szCs w:val="22"/>
        </w:rPr>
      </w:pPr>
      <w:del w:id="8057" w:author="Janusio" w:date="2018-03-10T14:41:08Z">
        <w:r>
          <w:rPr>
            <w:rFonts w:hint="eastAsia" w:ascii="Times New Roman" w:hAnsi="Times New Roman"/>
            <w:color w:val="auto"/>
            <w:szCs w:val="22"/>
          </w:rPr>
          <w:delText xml:space="preserve">                    Extend </w:delText>
        </w:r>
      </w:del>
      <w:del w:id="8058" w:author="Janusio" w:date="2018-03-10T14:41:08Z">
        <w:r>
          <w:rPr>
            <w:rFonts w:hint="eastAsia" w:ascii="Times New Roman" w:hAnsi="Times New Roman"/>
            <w:i/>
            <w:iCs/>
            <w:color w:val="auto"/>
            <w:szCs w:val="22"/>
          </w:rPr>
          <w:delText>m.pcr.s</w:delText>
        </w:r>
      </w:del>
      <w:del w:id="8059" w:author="Janusio" w:date="2018-03-10T14:41:08Z">
        <w:r>
          <w:rPr>
            <w:rFonts w:hint="eastAsia" w:ascii="Times New Roman" w:hAnsi="Times New Roman"/>
            <w:iCs/>
            <w:color w:val="auto"/>
            <w:szCs w:val="22"/>
          </w:rPr>
          <w:delText>,</w:delText>
        </w:r>
      </w:del>
      <w:del w:id="8060" w:author="Janusio" w:date="2018-03-10T14:41:08Z">
        <w:r>
          <w:rPr>
            <w:rFonts w:hint="eastAsia" w:ascii="Times New Roman" w:hAnsi="Times New Roman"/>
            <w:color w:val="auto"/>
            <w:szCs w:val="22"/>
          </w:rPr>
          <w:delText xml:space="preserve"> o_</w:delText>
        </w:r>
      </w:del>
      <w:del w:id="8061" w:author="Janusio" w:date="2018-03-10T14:41:08Z">
        <w:r>
          <w:rPr>
            <w:rFonts w:hint="eastAsia" w:ascii="Times New Roman" w:hAnsi="Times New Roman"/>
            <w:i/>
            <w:iCs/>
            <w:color w:val="auto"/>
            <w:szCs w:val="22"/>
          </w:rPr>
          <w:delText>app</w:delText>
        </w:r>
      </w:del>
      <w:del w:id="8062"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63" w:author="Janusio" w:date="2018-03-10T14:41:08Z"/>
          <w:rFonts w:ascii="Times New Roman" w:hAnsi="Times New Roman"/>
          <w:color w:val="auto"/>
          <w:szCs w:val="22"/>
        </w:rPr>
      </w:pPr>
      <w:del w:id="8064" w:author="Janusio" w:date="2018-03-10T14:41:08Z">
        <w:r>
          <w:rPr>
            <w:rFonts w:hint="eastAsia" w:ascii="Times New Roman" w:hAnsi="Times New Roman"/>
            <w:color w:val="auto"/>
            <w:szCs w:val="22"/>
          </w:rPr>
          <w:delText xml:space="preserve">                    Jump o_</w:delText>
        </w:r>
      </w:del>
      <w:del w:id="8065" w:author="Janusio" w:date="2018-03-10T14:41:08Z">
        <w:r>
          <w:rPr>
            <w:rFonts w:hint="eastAsia" w:ascii="Times New Roman" w:hAnsi="Times New Roman"/>
            <w:i/>
            <w:iCs/>
            <w:color w:val="auto"/>
            <w:szCs w:val="22"/>
          </w:rPr>
          <w:delText>app</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del w:id="8066" w:author="Janusio" w:date="2018-03-10T14:41:08Z"/>
          <w:rFonts w:hint="eastAsia" w:ascii="Times New Roman" w:hAnsi="Times New Roman"/>
          <w:color w:val="auto"/>
          <w:szCs w:val="22"/>
        </w:rPr>
      </w:pPr>
      <w:del w:id="8067" w:author="Janusio" w:date="2018-03-10T14:41:08Z">
        <w:r>
          <w:rPr>
            <w:rFonts w:ascii="Times New Roman" w:hAnsi="Times New Roman"/>
            <w:i/>
            <w:iCs/>
            <w:color w:val="auto"/>
            <w:szCs w:val="22"/>
          </w:rPr>
          <w:delText>O</w:delText>
        </w:r>
      </w:del>
      <w:del w:id="8068" w:author="Janusio" w:date="2018-03-10T14:41:08Z">
        <w:r>
          <w:rPr>
            <w:rFonts w:hint="eastAsia" w:ascii="Times New Roman" w:hAnsi="Times New Roman"/>
            <w:i/>
            <w:iCs/>
            <w:color w:val="auto"/>
            <w:szCs w:val="22"/>
          </w:rPr>
          <w:delText>ther_APP</w:delText>
        </w:r>
      </w:del>
      <w:del w:id="8069" w:author="Janusio" w:date="2018-03-10T14:41:08Z">
        <w:r>
          <w:rPr>
            <w:rFonts w:hint="eastAsia" w:ascii="Times New Roman" w:hAnsi="Times New Roman"/>
            <w:iCs/>
            <w:color w:val="auto"/>
            <w:szCs w:val="22"/>
          </w:rPr>
          <w:delText>(</w:delText>
        </w:r>
      </w:del>
      <w:del w:id="8070" w:author="Janusio" w:date="2018-03-10T14:41:08Z">
        <w:r>
          <w:rPr>
            <w:rFonts w:hint="eastAsia" w:ascii="Times New Roman" w:hAnsi="Times New Roman"/>
            <w:i/>
            <w:iCs/>
            <w:color w:val="auto"/>
            <w:szCs w:val="22"/>
          </w:rPr>
          <w:delText>m</w:delText>
        </w:r>
      </w:del>
      <w:del w:id="8071" w:author="Janusio" w:date="2018-03-10T14:41:08Z">
        <w:r>
          <w:rPr>
            <w:rFonts w:hint="eastAsia" w:ascii="Times New Roman" w:hAnsi="Times New Roman"/>
            <w:iCs/>
            <w:color w:val="auto"/>
            <w:szCs w:val="22"/>
          </w:rPr>
          <w:delText>)</w:delText>
        </w:r>
      </w:del>
      <w:del w:id="8072" w:author="Janusio" w:date="2018-03-10T14:41:08Z">
        <w:r>
          <w:rPr>
            <w:rFonts w:hint="eastAsia" w:ascii="Times New Roman" w:hAnsi="Times New Roman"/>
            <w:i/>
            <w:iCs/>
            <w:color w:val="auto"/>
            <w:szCs w:val="22"/>
          </w:rPr>
          <w:delText xml:space="preserve"> </w:delText>
        </w:r>
      </w:del>
      <w:del w:id="8073" w:author="Janusio" w:date="2018-03-10T14:41:08Z">
        <w:r>
          <w:rPr>
            <w:rFonts w:hint="eastAsia" w:ascii="Times New Roman" w:hAnsi="Times New Roman"/>
            <w:color w:val="auto"/>
            <w:szCs w:val="22"/>
          </w:rPr>
          <w:delText xml:space="preserve">      </w:delText>
        </w:r>
      </w:del>
      <w:del w:id="8074" w:author="Janusio" w:date="2018-03-10T14:41:08Z">
        <w:r>
          <w:rPr>
            <w:rFonts w:ascii="Times New Roman" w:hAnsi="Times New Roman"/>
            <w:color w:val="auto"/>
            <w:szCs w:val="22"/>
          </w:rPr>
          <w:delText>≡</w:delText>
        </w:r>
      </w:del>
      <w:del w:id="8075" w:author="Janusio" w:date="2018-03-10T14:41:08Z">
        <w:r>
          <w:rPr>
            <w:rFonts w:hint="eastAsia" w:ascii="Times New Roman" w:hAnsi="Times New Roman"/>
            <w:color w:val="auto"/>
            <w:szCs w:val="22"/>
          </w:rPr>
          <w:delText xml:space="preserve"> ...</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del w:id="8076" w:author="Janusio" w:date="2018-03-10T14:41:08Z"/>
          <w:rFonts w:hint="eastAsia" w:ascii="Times New Roman" w:hAnsi="Times New Roman"/>
          <w:szCs w:val="24"/>
        </w:rPr>
      </w:pPr>
      <w:del w:id="8077" w:author="Janusio" w:date="2018-03-10T14:41:08Z">
        <w:r>
          <w:rPr>
            <w:rFonts w:hint="eastAsia" w:ascii="Times New Roman" w:hAnsi="Times New Roman"/>
            <w:color w:val="auto"/>
            <w:szCs w:val="24"/>
          </w:rPr>
          <w:delText>程序执行流程：m首先从CRTM启动执行，它从主机内存地址</w:delText>
        </w:r>
      </w:del>
      <w:del w:id="8078" w:author="Janusio" w:date="2018-03-10T14:41:08Z">
        <w:r>
          <w:rPr>
            <w:rFonts w:hint="eastAsia" w:ascii="Times New Roman" w:hAnsi="Times New Roman"/>
            <w:i/>
            <w:iCs/>
            <w:color w:val="auto"/>
            <w:szCs w:val="24"/>
          </w:rPr>
          <w:delText>m.bios_loc</w:delText>
        </w:r>
      </w:del>
      <w:del w:id="8079" w:author="Janusio" w:date="2018-03-10T14:41:08Z">
        <w:r>
          <w:rPr>
            <w:rFonts w:hint="eastAsia" w:ascii="Times New Roman" w:hAnsi="Times New Roman"/>
            <w:color w:val="auto"/>
            <w:szCs w:val="24"/>
          </w:rPr>
          <w:delText>中读取BIOS的代码</w:delText>
        </w:r>
      </w:del>
      <w:del w:id="8080" w:author="Janusio" w:date="2018-03-10T14:41:08Z">
        <w:r>
          <w:rPr>
            <w:rFonts w:hint="eastAsia" w:ascii="Times New Roman" w:hAnsi="Times New Roman"/>
            <w:i/>
            <w:color w:val="auto"/>
            <w:szCs w:val="24"/>
          </w:rPr>
          <w:delText>b</w:delText>
        </w:r>
      </w:del>
      <w:del w:id="8081" w:author="Janusio" w:date="2018-03-10T14:41:08Z">
        <w:r>
          <w:rPr>
            <w:rFonts w:hint="eastAsia" w:ascii="Times New Roman" w:hAnsi="Times New Roman"/>
            <w:color w:val="auto"/>
            <w:szCs w:val="24"/>
          </w:rPr>
          <w:delText>，将其扩展到一个PCR中（其中，</w:delText>
        </w:r>
      </w:del>
      <w:del w:id="8082" w:author="Janusio" w:date="2018-03-10T14:41:08Z">
        <w:r>
          <w:rPr>
            <w:rFonts w:hint="eastAsia" w:ascii="Times New Roman" w:hAnsi="Times New Roman"/>
            <w:i/>
            <w:iCs/>
            <w:color w:val="auto"/>
            <w:szCs w:val="24"/>
          </w:rPr>
          <w:delText>m.pcr.s</w:delText>
        </w:r>
      </w:del>
      <w:del w:id="8083" w:author="Janusio" w:date="2018-03-10T14:41:08Z">
        <w:r>
          <w:rPr>
            <w:rFonts w:hint="eastAsia" w:ascii="Times New Roman" w:hAnsi="Times New Roman"/>
            <w:color w:val="auto"/>
            <w:szCs w:val="24"/>
          </w:rPr>
          <w:delText xml:space="preserve">表示该主机在这里存储所有相关度量值，且该主机的度量值存储于静态度量的PCR中）,之后执行指令Jump </w:delText>
        </w:r>
      </w:del>
      <w:del w:id="8084" w:author="Janusio" w:date="2018-03-10T14:41:08Z">
        <w:r>
          <w:rPr>
            <w:rFonts w:hint="eastAsia" w:ascii="Times New Roman" w:hAnsi="Times New Roman"/>
            <w:i/>
            <w:iCs/>
            <w:color w:val="auto"/>
            <w:szCs w:val="24"/>
          </w:rPr>
          <w:delText>b</w:delText>
        </w:r>
      </w:del>
      <w:del w:id="8085" w:author="Janusio" w:date="2018-03-10T14:41:08Z">
        <w:r>
          <w:rPr>
            <w:rFonts w:hint="eastAsia" w:ascii="Times New Roman" w:hAnsi="Times New Roman"/>
            <w:color w:val="auto"/>
            <w:szCs w:val="24"/>
          </w:rPr>
          <w:delText>；然后CRTM将控制权传递给m的BIOS，它从主机内存地址</w:delText>
        </w:r>
      </w:del>
      <w:del w:id="8086" w:author="Janusio" w:date="2018-03-10T14:41:08Z">
        <w:r>
          <w:rPr>
            <w:rFonts w:hint="eastAsia" w:ascii="Times New Roman" w:hAnsi="Times New Roman"/>
            <w:i/>
            <w:iCs/>
            <w:color w:val="auto"/>
            <w:szCs w:val="24"/>
          </w:rPr>
          <w:delText xml:space="preserve">m.os_loader_loc </w:delText>
        </w:r>
      </w:del>
      <w:del w:id="8087" w:author="Janusio" w:date="2018-03-10T14:41:08Z">
        <w:r>
          <w:rPr>
            <w:rFonts w:hint="eastAsia" w:ascii="Times New Roman" w:hAnsi="Times New Roman"/>
            <w:color w:val="auto"/>
            <w:szCs w:val="24"/>
          </w:rPr>
          <w:delText>中读取的OS_Loader代码</w:delText>
        </w:r>
      </w:del>
      <w:del w:id="8088" w:author="Janusio" w:date="2018-03-10T14:41:08Z">
        <w:r>
          <w:rPr>
            <w:rFonts w:hint="eastAsia" w:ascii="Times New Roman" w:hAnsi="Times New Roman"/>
            <w:i/>
            <w:color w:val="auto"/>
            <w:szCs w:val="24"/>
          </w:rPr>
          <w:delText>o</w:delText>
        </w:r>
      </w:del>
      <w:del w:id="8089" w:author="Janusio" w:date="2018-03-10T14:41:08Z">
        <w:r>
          <w:rPr>
            <w:rFonts w:hint="eastAsia" w:ascii="Times New Roman" w:hAnsi="Times New Roman"/>
            <w:color w:val="auto"/>
            <w:szCs w:val="24"/>
          </w:rPr>
          <w:delText xml:space="preserve">，将其扩展到一个PCR中,之后执行指令Jump </w:delText>
        </w:r>
      </w:del>
      <w:del w:id="8090" w:author="Janusio" w:date="2018-03-10T14:41:08Z">
        <w:r>
          <w:rPr>
            <w:rFonts w:hint="eastAsia" w:ascii="Times New Roman" w:hAnsi="Times New Roman"/>
            <w:i/>
            <w:iCs/>
            <w:color w:val="auto"/>
            <w:szCs w:val="24"/>
          </w:rPr>
          <w:delText>o，</w:delText>
        </w:r>
      </w:del>
      <w:del w:id="8091" w:author="Janusio" w:date="2018-03-10T14:41:08Z">
        <w:r>
          <w:rPr>
            <w:rFonts w:hint="eastAsia" w:ascii="Times New Roman" w:hAnsi="Times New Roman"/>
            <w:color w:val="auto"/>
            <w:szCs w:val="24"/>
          </w:rPr>
          <w:delText>将控制权交给OSLoader；OSLoader继续按序从内存</w:delText>
        </w:r>
      </w:del>
      <w:del w:id="8092" w:author="Janusio" w:date="2018-03-10T14:41:08Z">
        <w:r>
          <w:rPr>
            <w:rFonts w:hint="eastAsia" w:ascii="Times New Roman" w:hAnsi="Times New Roman"/>
            <w:i/>
            <w:iCs/>
            <w:color w:val="auto"/>
            <w:szCs w:val="24"/>
          </w:rPr>
          <w:delText>m.vmm_loc</w:delText>
        </w:r>
      </w:del>
      <w:del w:id="8093" w:author="Janusio" w:date="2018-03-10T14:41:08Z">
        <w:r>
          <w:rPr>
            <w:rFonts w:hint="eastAsia" w:ascii="Times New Roman" w:hAnsi="Times New Roman"/>
            <w:color w:val="auto"/>
            <w:szCs w:val="24"/>
          </w:rPr>
          <w:delText>读取VMM的代码</w:delText>
        </w:r>
      </w:del>
      <w:del w:id="8094" w:author="Janusio" w:date="2018-03-10T14:41:08Z">
        <w:r>
          <w:rPr>
            <w:rFonts w:hint="eastAsia" w:ascii="Times New Roman" w:hAnsi="Times New Roman"/>
            <w:i/>
            <w:iCs/>
            <w:color w:val="auto"/>
            <w:szCs w:val="24"/>
          </w:rPr>
          <w:delText>v</w:delText>
        </w:r>
      </w:del>
      <w:del w:id="8095" w:author="Janusio" w:date="2018-03-10T14:41:08Z">
        <w:r>
          <w:rPr>
            <w:rFonts w:hint="eastAsia" w:ascii="Times New Roman" w:hAnsi="Times New Roman"/>
            <w:color w:val="auto"/>
            <w:szCs w:val="24"/>
          </w:rPr>
          <w:delText>，将其扩展到</w:delText>
        </w:r>
      </w:del>
      <w:del w:id="8096" w:author="Janusio" w:date="2018-03-10T14:41:08Z">
        <w:r>
          <w:rPr>
            <w:rFonts w:hint="eastAsia" w:ascii="Times New Roman" w:hAnsi="Times New Roman"/>
            <w:i/>
            <w:iCs/>
            <w:color w:val="auto"/>
            <w:szCs w:val="24"/>
          </w:rPr>
          <w:delText>m.pcr.s</w:delText>
        </w:r>
      </w:del>
      <w:del w:id="8097" w:author="Janusio" w:date="2018-03-10T14:41:08Z">
        <w:r>
          <w:rPr>
            <w:rFonts w:hint="eastAsia" w:ascii="Times New Roman" w:hAnsi="Times New Roman"/>
            <w:color w:val="auto"/>
            <w:szCs w:val="24"/>
          </w:rPr>
          <w:delText>，然后转换控制权给VMM，VMM、Dom0 Kernel执行相似流程，直到可信衔接点TJP的加载。</w:delText>
        </w:r>
      </w:del>
    </w:p>
    <w:p>
      <w:pPr>
        <w:pStyle w:val="27"/>
        <w:numPr>
          <w:ilvl w:val="0"/>
          <w:numId w:val="0"/>
        </w:numPr>
        <w:spacing w:line="360" w:lineRule="auto"/>
        <w:rPr>
          <w:del w:id="8098" w:author="Janusio" w:date="2018-03-10T14:41:08Z"/>
          <w:rFonts w:hint="eastAsia" w:ascii="Times New Roman" w:hAnsi="Times New Roman"/>
          <w:szCs w:val="24"/>
          <w:lang w:eastAsia="zh-CN"/>
        </w:rPr>
      </w:pPr>
      <w:del w:id="8099" w:author="Janusio" w:date="2018-03-10T14:41:08Z">
        <w:r>
          <w:rPr>
            <w:rFonts w:hint="eastAsia" w:ascii="Times New Roman" w:hAnsi="Times New Roman"/>
            <w:szCs w:val="24"/>
            <w:lang w:val="en-US" w:eastAsia="zh-CN"/>
          </w:rPr>
          <w:delText xml:space="preserve">5.1.2.2 </w:delText>
        </w:r>
      </w:del>
      <w:del w:id="8100" w:author="Janusio" w:date="2018-03-10T14:41:08Z">
        <w:r>
          <w:rPr>
            <w:rFonts w:hint="eastAsia" w:ascii="Times New Roman" w:hAnsi="Times New Roman"/>
            <w:szCs w:val="24"/>
            <w:lang w:eastAsia="zh-CN"/>
          </w:rPr>
          <w:delText>本地可信属性描述</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101" w:author="Janusio" w:date="2018-03-10T14:41:08Z"/>
          <w:rFonts w:hint="eastAsia" w:ascii="Times New Roman" w:hAnsi="Times New Roman"/>
          <w:color w:val="auto"/>
          <w:szCs w:val="24"/>
        </w:rPr>
      </w:pPr>
      <w:del w:id="8102" w:author="Janusio" w:date="2018-03-10T14:41:08Z">
        <w:r>
          <w:rPr>
            <w:rFonts w:hint="eastAsia"/>
            <w:color w:val="auto"/>
            <w:lang w:val="en-US" w:eastAsia="zh-CN"/>
          </w:rPr>
          <w:delText>由上文</w:delText>
        </w:r>
      </w:del>
      <w:del w:id="8103" w:author="Janusio" w:date="2018-03-10T14:41:08Z">
        <w:r>
          <w:rPr>
            <w:rFonts w:hint="eastAsia"/>
            <w:color w:val="auto"/>
            <w:szCs w:val="24"/>
            <w:lang w:val="en-US" w:eastAsia="zh-CN"/>
          </w:rPr>
          <w:delText>描述的信任链传递所涉及的程序执行过程可知，体现主机m信任链的是主机进行可信度量后的PCR值，它与执行程序之间存在着唯一确定的映射关系。因此，基于定义2及上述映射关系，</w:delText>
        </w:r>
      </w:del>
      <w:del w:id="8104" w:author="Janusio" w:date="2018-03-10T14:41:08Z">
        <w:r>
          <w:rPr>
            <w:rFonts w:hint="eastAsia" w:ascii="Times New Roman" w:hAnsi="Times New Roman"/>
            <w:color w:val="auto"/>
            <w:szCs w:val="24"/>
          </w:rPr>
          <w:delText>可将m的本地信任传递属性归纳为：如果</w:delText>
        </w:r>
      </w:del>
      <w:del w:id="8105" w:author="Janusio" w:date="2018-03-10T14:41:08Z">
        <w:r>
          <w:rPr>
            <w:rFonts w:hint="eastAsia"/>
            <w:color w:val="auto"/>
            <w:szCs w:val="24"/>
            <w:lang w:val="en-US" w:eastAsia="zh-CN"/>
          </w:rPr>
          <w:delText>可信度量后的</w:delText>
        </w:r>
      </w:del>
      <w:del w:id="8106" w:author="Janusio" w:date="2018-03-10T14:41:08Z">
        <w:r>
          <w:rPr>
            <w:rFonts w:hint="eastAsia" w:ascii="Times New Roman" w:hAnsi="Times New Roman"/>
            <w:iCs/>
            <w:color w:val="auto"/>
            <w:szCs w:val="24"/>
          </w:rPr>
          <w:delText>PCR</w:delText>
        </w:r>
      </w:del>
      <w:del w:id="8107" w:author="Janusio" w:date="2018-03-10T14:41:08Z">
        <w:r>
          <w:rPr>
            <w:rFonts w:hint="eastAsia" w:ascii="Times New Roman" w:hAnsi="Times New Roman"/>
            <w:color w:val="auto"/>
            <w:szCs w:val="24"/>
          </w:rPr>
          <w:delText xml:space="preserve">中度量值序列是正确的值，那么在该虚拟机上信任链所加载的程序顺序就是正确的。即m的本地信任传递属性就是要求所有相应启动程序如BIOS、OSLoader、VMM、Dom0 Kernel、vTPM Builder </w:delText>
        </w:r>
      </w:del>
      <w:del w:id="8108" w:author="Janusio" w:date="2018-03-10T14:41:08Z">
        <w:r>
          <w:rPr>
            <w:rFonts w:ascii="Times New Roman" w:hAnsi="Times New Roman"/>
            <w:color w:val="auto"/>
            <w:szCs w:val="24"/>
          </w:rPr>
          <w:delText>、</w:delText>
        </w:r>
      </w:del>
      <w:del w:id="8109" w:author="Janusio" w:date="2018-03-10T14:41:08Z">
        <w:r>
          <w:rPr>
            <w:rFonts w:hint="eastAsia" w:ascii="Times New Roman" w:hAnsi="Times New Roman"/>
            <w:color w:val="auto"/>
            <w:szCs w:val="24"/>
          </w:rPr>
          <w:delText xml:space="preserve"> vTPM-VM Binding</w:delText>
        </w:r>
      </w:del>
      <w:del w:id="8110" w:author="Janusio" w:date="2018-03-10T14:41:08Z">
        <w:r>
          <w:rPr>
            <w:rFonts w:ascii="Times New Roman" w:hAnsi="Times New Roman"/>
            <w:color w:val="auto"/>
            <w:szCs w:val="24"/>
          </w:rPr>
          <w:delText>、</w:delText>
        </w:r>
      </w:del>
      <w:del w:id="8111" w:author="Janusio" w:date="2018-03-10T14:41:08Z">
        <w:r>
          <w:rPr>
            <w:rFonts w:hint="eastAsia" w:ascii="Times New Roman" w:hAnsi="Times New Roman"/>
            <w:color w:val="auto"/>
            <w:szCs w:val="24"/>
          </w:rPr>
          <w:delText>VM Builder等都能按确定的先后顺序加载。以LS</w:delText>
        </w:r>
      </w:del>
      <w:del w:id="8112" w:author="Janusio" w:date="2018-03-10T14:41:08Z">
        <w:r>
          <w:rPr>
            <w:rFonts w:hint="eastAsia" w:ascii="Times New Roman" w:hAnsi="Times New Roman"/>
            <w:color w:val="auto"/>
            <w:szCs w:val="24"/>
            <w:vertAlign w:val="superscript"/>
          </w:rPr>
          <w:delText>2</w:delText>
        </w:r>
      </w:del>
      <w:del w:id="8113" w:author="Janusio" w:date="2018-03-10T14:41:08Z">
        <w:r>
          <w:rPr>
            <w:rFonts w:hint="eastAsia" w:ascii="Times New Roman" w:hAnsi="Times New Roman"/>
            <w:color w:val="auto"/>
            <w:szCs w:val="24"/>
          </w:rPr>
          <w:delText>将这种顺序形式化表示为</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114" w:author="Janusio" w:date="2018-03-10T14:41:08Z"/>
          <w:rFonts w:hint="eastAsia" w:ascii="Times New Roman" w:hAnsi="Times New Roman"/>
          <w:color w:val="auto"/>
          <w:szCs w:val="24"/>
        </w:rPr>
      </w:pPr>
      <w:del w:id="8115" w:author="Janusio" w:date="2018-03-10T14:41:08Z">
        <w:r>
          <w:rPr>
            <w:rFonts w:hint="eastAsia" w:ascii="Times New Roman" w:hAnsi="Times New Roman"/>
            <w:color w:val="auto"/>
            <w:szCs w:val="24"/>
          </w:rPr>
          <w:delText>MeasuredBoot</w:delText>
        </w:r>
      </w:del>
      <w:del w:id="8116" w:author="Janusio" w:date="2018-03-10T14:41:08Z">
        <w:r>
          <w:rPr>
            <w:rFonts w:hint="eastAsia" w:ascii="Times New Roman" w:hAnsi="Times New Roman"/>
            <w:color w:val="auto"/>
            <w:szCs w:val="24"/>
            <w:vertAlign w:val="subscript"/>
          </w:rPr>
          <w:delText>SRTM</w:delText>
        </w:r>
      </w:del>
      <w:del w:id="8117" w:author="Janusio" w:date="2018-03-10T14:41:08Z">
        <w:r>
          <w:rPr>
            <w:rFonts w:hint="eastAsia" w:ascii="Times New Roman" w:hAnsi="Times New Roman"/>
            <w:color w:val="auto"/>
            <w:szCs w:val="24"/>
          </w:rPr>
          <w:delText>(m,</w:delText>
        </w:r>
      </w:del>
      <w:del w:id="8118" w:author="Janusio" w:date="2018-03-10T14:41:08Z">
        <w:r>
          <w:rPr>
            <w:rFonts w:hint="eastAsia" w:ascii="Times New Roman" w:hAnsi="Times New Roman"/>
            <w:i/>
            <w:iCs/>
            <w:color w:val="auto"/>
            <w:szCs w:val="24"/>
          </w:rPr>
          <w:delText>t</w:delText>
        </w:r>
      </w:del>
      <w:del w:id="8119"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del w:id="8120" w:author="Janusio" w:date="2018-03-10T14:41:08Z"/>
          <w:rFonts w:hint="eastAsia" w:ascii="Times New Roman" w:hAnsi="Times New Roman"/>
          <w:color w:val="auto"/>
          <w:szCs w:val="24"/>
        </w:rPr>
      </w:pPr>
      <w:del w:id="8121" w:author="Janusio" w:date="2018-03-10T14:41:08Z"/>
      <w:del w:id="8122" w:author="Janusio" w:date="2018-03-10T14:41:08Z"/>
      <w:del w:id="8123" w:author="Janusio" w:date="2018-03-10T14:41:08Z"/>
      <w:del w:id="8124" w:author="Janusio" w:date="2018-03-10T14:41:08Z">
        <w:r>
          <w:rPr>
            <w:rFonts w:hint="eastAsia" w:ascii="Times New Roman" w:hAnsi="Times New Roman"/>
            <w:color w:val="auto"/>
            <w:position w:val="-10"/>
            <w:szCs w:val="24"/>
          </w:rPr>
          <w:object>
            <v:shape id="_x0000_i1032" o:spt="75" type="#_x0000_t75" style="height:15.6pt;width:182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876" r:id="rId218">
              <o:LockedField>false</o:LockedField>
            </o:OLEObject>
          </w:object>
        </w:r>
      </w:del>
      <w:del w:id="8126" w:author="Janusio" w:date="2018-03-10T14:41:08Z"/>
      <w:del w:id="8127" w:author="Janusio" w:date="2018-03-10T14:41:08Z"/>
      <w:del w:id="8128" w:author="Janusio" w:date="2018-03-10T14:41:08Z"/>
      <w:del w:id="8129" w:author="Janusio" w:date="2018-03-10T14:41:08Z"/>
      <w:del w:id="8130" w:author="Janusio" w:date="2018-03-10T14:41:08Z">
        <w:r>
          <w:rPr>
            <w:rFonts w:hint="eastAsia" w:ascii="Times New Roman" w:hAnsi="Times New Roman"/>
            <w:color w:val="auto"/>
            <w:position w:val="-4"/>
            <w:szCs w:val="24"/>
          </w:rPr>
          <w:object>
            <v:shape id="_x0000_i103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33" DrawAspect="Content" ObjectID="_1468075877" r:id="rId219">
              <o:LockedField>false</o:LockedField>
            </o:OLEObject>
          </w:object>
        </w:r>
      </w:del>
      <w:del w:id="8132"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del w:id="8133" w:author="Janusio" w:date="2018-03-10T14:41:08Z"/>
          <w:rFonts w:hint="eastAsia" w:ascii="Times New Roman" w:hAnsi="Times New Roman"/>
          <w:color w:val="auto"/>
          <w:szCs w:val="24"/>
        </w:rPr>
      </w:pPr>
      <w:del w:id="8134" w:author="Janusio" w:date="2018-03-10T14:41:08Z"/>
      <w:del w:id="8135" w:author="Janusio" w:date="2018-03-10T14:41:08Z"/>
      <w:del w:id="8136" w:author="Janusio" w:date="2018-03-10T14:41:08Z"/>
      <w:del w:id="8137" w:author="Janusio" w:date="2018-03-10T14:41:08Z">
        <w:r>
          <w:rPr>
            <w:color w:val="auto"/>
            <w:position w:val="-14"/>
            <w:szCs w:val="24"/>
          </w:rPr>
          <w:object>
            <v:shape id="_x0000_i1034" o:spt="75" type="#_x0000_t75" style="height:16.75pt;width:219.85pt;" o:ole="t" filled="f" o:preferrelative="t" stroked="f" coordsize="21600,21600">
              <v:path/>
              <v:fill on="f" focussize="0,0"/>
              <v:stroke on="f"/>
              <v:imagedata r:id="rId23" o:title=""/>
              <o:lock v:ext="edit" aspectratio="t"/>
              <w10:wrap type="none"/>
              <w10:anchorlock/>
            </v:shape>
            <o:OLEObject Type="Embed" ProgID="Equation.3" ShapeID="_x0000_i1034" DrawAspect="Content" ObjectID="_1468075878" r:id="rId220">
              <o:LockedField>false</o:LockedField>
            </o:OLEObject>
          </w:object>
        </w:r>
      </w:del>
      <w:del w:id="8139" w:author="Janusio" w:date="2018-03-10T14:41:08Z"/>
      <w:del w:id="8140" w:author="Janusio" w:date="2018-03-10T14:41:08Z">
        <w:r>
          <w:rPr>
            <w:rFonts w:hint="eastAsia"/>
            <w:color w:val="auto"/>
            <w:szCs w:val="24"/>
            <w:lang w:val="en-US" w:eastAsia="zh-CN"/>
          </w:rPr>
          <w:delText xml:space="preserve">    </w:delText>
        </w:r>
      </w:del>
      <w:del w:id="8141" w:author="Janusio" w:date="2018-03-10T14:41:08Z"/>
      <w:del w:id="8142" w:author="Janusio" w:date="2018-03-10T14:41:08Z"/>
      <w:del w:id="8143" w:author="Janusio" w:date="2018-03-10T14:41:08Z"/>
      <w:del w:id="8144" w:author="Janusio" w:date="2018-03-10T14:41:08Z">
        <w:r>
          <w:rPr>
            <w:rFonts w:hint="eastAsia" w:ascii="Times New Roman" w:hAnsi="Times New Roman"/>
            <w:color w:val="auto"/>
            <w:position w:val="-4"/>
            <w:szCs w:val="24"/>
          </w:rPr>
          <w:object>
            <v:shape id="_x0000_i1035"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35" DrawAspect="Content" ObjectID="_1468075879" r:id="rId221">
              <o:LockedField>false</o:LockedField>
            </o:OLEObject>
          </w:object>
        </w:r>
      </w:del>
      <w:del w:id="8146" w:author="Janusio" w:date="2018-03-10T14:41:08Z"/>
      <w:del w:id="8147" w:author="Janusio" w:date="2018-03-10T14:41:08Z">
        <w:r>
          <w:rPr>
            <w:rFonts w:hint="eastAsia" w:ascii="Times New Roman" w:hAnsi="Times New Roman"/>
            <w:color w:val="auto"/>
            <w:szCs w:val="24"/>
          </w:rPr>
          <w:delText>(Reset(</w:delText>
        </w:r>
      </w:del>
      <w:del w:id="8148" w:author="Janusio" w:date="2018-03-10T14:41:08Z">
        <w:r>
          <w:rPr>
            <w:rFonts w:hint="eastAsia" w:ascii="Times New Roman" w:hAnsi="Times New Roman"/>
            <w:i/>
            <w:iCs/>
            <w:color w:val="auto"/>
            <w:szCs w:val="24"/>
          </w:rPr>
          <w:delText>m</w:delText>
        </w:r>
      </w:del>
      <w:del w:id="8149" w:author="Janusio" w:date="2018-03-10T14:41:08Z">
        <w:r>
          <w:rPr>
            <w:rFonts w:hint="eastAsia" w:ascii="Times New Roman" w:hAnsi="Times New Roman"/>
            <w:iCs/>
            <w:color w:val="auto"/>
            <w:szCs w:val="24"/>
          </w:rPr>
          <w:delText>,</w:delText>
        </w:r>
      </w:del>
      <w:del w:id="8150" w:author="Janusio" w:date="2018-03-10T14:41:08Z">
        <w:r>
          <w:rPr>
            <w:rFonts w:hint="eastAsia" w:ascii="Times New Roman" w:hAnsi="Times New Roman"/>
            <w:i/>
            <w:iCs/>
            <w:color w:val="auto"/>
            <w:szCs w:val="24"/>
          </w:rPr>
          <w:delText>J</w:delText>
        </w:r>
      </w:del>
      <w:del w:id="8151" w:author="Janusio" w:date="2018-03-10T14:41:08Z">
        <w:r>
          <w:rPr>
            <w:rFonts w:hint="eastAsia" w:ascii="Times New Roman" w:hAnsi="Times New Roman"/>
            <w:color w:val="auto"/>
            <w:szCs w:val="24"/>
          </w:rPr>
          <w:delText>)@</w:delText>
        </w:r>
      </w:del>
      <w:del w:id="8152" w:author="Janusio" w:date="2018-03-10T14:41:08Z">
        <w:r>
          <w:rPr>
            <w:rFonts w:hint="eastAsia" w:ascii="Times New Roman" w:hAnsi="Times New Roman"/>
            <w:i/>
            <w:iCs/>
            <w:color w:val="auto"/>
            <w:szCs w:val="24"/>
          </w:rPr>
          <w:delText>t</w:delText>
        </w:r>
      </w:del>
      <w:del w:id="8153" w:author="Janusio" w:date="2018-03-10T14:41:08Z">
        <w:r>
          <w:rPr>
            <w:rFonts w:hint="eastAsia" w:ascii="Times New Roman" w:hAnsi="Times New Roman"/>
            <w:i/>
            <w:iCs/>
            <w:color w:val="auto"/>
            <w:szCs w:val="24"/>
            <w:vertAlign w:val="subscript"/>
          </w:rPr>
          <w:delText>S</w:delText>
        </w:r>
      </w:del>
      <w:del w:id="8154" w:author="Janusio" w:date="2018-03-10T14:41:08Z">
        <w:r>
          <w:rPr>
            <w:rFonts w:hint="eastAsia" w:ascii="Times New Roman" w:hAnsi="Times New Roman"/>
            <w:color w:val="auto"/>
            <w:szCs w:val="24"/>
          </w:rPr>
          <w:delText>)</w:delText>
        </w:r>
      </w:del>
      <w:del w:id="8155" w:author="Janusio" w:date="2018-03-10T14:41:08Z"/>
      <w:del w:id="8156" w:author="Janusio" w:date="2018-03-10T14:41:08Z"/>
      <w:del w:id="8157" w:author="Janusio" w:date="2018-03-10T14:41:08Z"/>
      <w:del w:id="8158" w:author="Janusio" w:date="2018-03-10T14:41:08Z">
        <w:r>
          <w:rPr>
            <w:rFonts w:hint="eastAsia" w:ascii="Times New Roman" w:hAnsi="Times New Roman"/>
            <w:color w:val="auto"/>
            <w:position w:val="-4"/>
            <w:szCs w:val="24"/>
          </w:rPr>
          <w:object>
            <v:shape id="_x0000_i103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36" DrawAspect="Content" ObjectID="_1468075880" r:id="rId222">
              <o:LockedField>false</o:LockedField>
            </o:OLEObject>
          </w:object>
        </w:r>
      </w:del>
      <w:del w:id="8160" w:author="Janusio" w:date="2018-03-10T14:41:08Z"/>
      <w:del w:id="8161" w:author="Janusio" w:date="2018-03-10T14:41:08Z">
        <w:r>
          <w:rPr>
            <w:rFonts w:hint="eastAsia" w:ascii="Times New Roman" w:hAnsi="Times New Roman"/>
            <w:color w:val="auto"/>
            <w:szCs w:val="24"/>
          </w:rPr>
          <w:delText>(Jump(</w:delText>
        </w:r>
      </w:del>
      <w:del w:id="8162" w:author="Janusio" w:date="2018-03-10T14:41:08Z">
        <w:r>
          <w:rPr>
            <w:rFonts w:hint="eastAsia" w:ascii="Times New Roman" w:hAnsi="Times New Roman"/>
            <w:i/>
            <w:iCs/>
            <w:color w:val="auto"/>
            <w:szCs w:val="24"/>
          </w:rPr>
          <w:delText>J</w:delText>
        </w:r>
      </w:del>
      <w:del w:id="8163" w:author="Janusio" w:date="2018-03-10T14:41:08Z">
        <w:r>
          <w:rPr>
            <w:rFonts w:hint="eastAsia" w:ascii="Times New Roman" w:hAnsi="Times New Roman"/>
            <w:iCs/>
            <w:color w:val="auto"/>
            <w:szCs w:val="24"/>
          </w:rPr>
          <w:delText>,</w:delText>
        </w:r>
      </w:del>
      <w:del w:id="8164" w:author="Janusio" w:date="2018-03-10T14:41:08Z">
        <w:r>
          <w:rPr>
            <w:rFonts w:hint="eastAsia" w:ascii="Times New Roman" w:hAnsi="Times New Roman"/>
            <w:i/>
            <w:iCs/>
            <w:color w:val="auto"/>
            <w:szCs w:val="24"/>
          </w:rPr>
          <w:delText>BIOS</w:delText>
        </w:r>
      </w:del>
      <w:del w:id="8165" w:author="Janusio" w:date="2018-03-10T14:41:08Z">
        <w:r>
          <w:rPr>
            <w:rFonts w:hint="eastAsia" w:ascii="Times New Roman" w:hAnsi="Times New Roman"/>
            <w:color w:val="auto"/>
            <w:szCs w:val="24"/>
          </w:rPr>
          <w:delText>(</w:delText>
        </w:r>
      </w:del>
      <w:del w:id="8166" w:author="Janusio" w:date="2018-03-10T14:41:08Z">
        <w:r>
          <w:rPr>
            <w:rFonts w:hint="eastAsia" w:ascii="Times New Roman" w:hAnsi="Times New Roman"/>
            <w:i/>
            <w:iCs/>
            <w:color w:val="auto"/>
            <w:szCs w:val="24"/>
          </w:rPr>
          <w:delText>m</w:delText>
        </w:r>
      </w:del>
      <w:del w:id="8167" w:author="Janusio" w:date="2018-03-10T14:41:08Z">
        <w:r>
          <w:rPr>
            <w:rFonts w:hint="eastAsia" w:ascii="Times New Roman" w:hAnsi="Times New Roman"/>
            <w:color w:val="auto"/>
            <w:szCs w:val="24"/>
          </w:rPr>
          <w:delText>)) @</w:delText>
        </w:r>
      </w:del>
      <w:del w:id="8168" w:author="Janusio" w:date="2018-03-10T14:41:08Z">
        <w:r>
          <w:rPr>
            <w:rFonts w:hint="eastAsia" w:ascii="Times New Roman" w:hAnsi="Times New Roman"/>
            <w:i/>
            <w:iCs/>
            <w:color w:val="auto"/>
            <w:szCs w:val="24"/>
          </w:rPr>
          <w:delText>t</w:delText>
        </w:r>
      </w:del>
      <w:del w:id="8169" w:author="Janusio" w:date="2018-03-10T14:41:08Z">
        <w:r>
          <w:rPr>
            <w:rFonts w:hint="eastAsia" w:ascii="Times New Roman" w:hAnsi="Times New Roman"/>
            <w:i/>
            <w:iCs/>
            <w:color w:val="auto"/>
            <w:szCs w:val="24"/>
            <w:vertAlign w:val="subscript"/>
          </w:rPr>
          <w:delText>b</w:delText>
        </w:r>
      </w:del>
      <w:del w:id="8170"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171" w:author="Janusio" w:date="2018-03-10T14:41:08Z"/>
          <w:rFonts w:hint="eastAsia" w:ascii="Times New Roman" w:hAnsi="Times New Roman"/>
          <w:color w:val="auto"/>
          <w:szCs w:val="24"/>
        </w:rPr>
      </w:pPr>
      <w:del w:id="8172" w:author="Janusio" w:date="2018-03-10T14:41:08Z"/>
      <w:del w:id="8173" w:author="Janusio" w:date="2018-03-10T14:41:08Z"/>
      <w:del w:id="8174" w:author="Janusio" w:date="2018-03-10T14:41:08Z"/>
      <w:del w:id="8175" w:author="Janusio" w:date="2018-03-10T14:41:08Z">
        <w:r>
          <w:rPr>
            <w:rFonts w:hint="eastAsia" w:ascii="Times New Roman" w:hAnsi="Times New Roman"/>
            <w:color w:val="auto"/>
            <w:position w:val="-4"/>
            <w:szCs w:val="24"/>
          </w:rPr>
          <w:object>
            <v:shape id="_x0000_i103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37" DrawAspect="Content" ObjectID="_1468075881" r:id="rId223">
              <o:LockedField>false</o:LockedField>
            </o:OLEObject>
          </w:object>
        </w:r>
      </w:del>
      <w:del w:id="8177" w:author="Janusio" w:date="2018-03-10T14:41:08Z"/>
      <w:del w:id="8178" w:author="Janusio" w:date="2018-03-10T14:41:08Z">
        <w:r>
          <w:rPr>
            <w:rFonts w:hint="eastAsia" w:ascii="Times New Roman" w:hAnsi="Times New Roman"/>
            <w:color w:val="auto"/>
            <w:szCs w:val="24"/>
          </w:rPr>
          <w:delText>(Jump(</w:delText>
        </w:r>
      </w:del>
      <w:del w:id="8179" w:author="Janusio" w:date="2018-03-10T14:41:08Z">
        <w:r>
          <w:rPr>
            <w:rFonts w:hint="eastAsia" w:ascii="Times New Roman" w:hAnsi="Times New Roman"/>
            <w:i/>
            <w:iCs/>
            <w:color w:val="auto"/>
            <w:szCs w:val="24"/>
          </w:rPr>
          <w:delText>J</w:delText>
        </w:r>
      </w:del>
      <w:del w:id="8180" w:author="Janusio" w:date="2018-03-10T14:41:08Z">
        <w:r>
          <w:rPr>
            <w:rFonts w:hint="eastAsia" w:ascii="Times New Roman" w:hAnsi="Times New Roman"/>
            <w:iCs/>
            <w:color w:val="auto"/>
            <w:szCs w:val="24"/>
          </w:rPr>
          <w:delText>,</w:delText>
        </w:r>
      </w:del>
      <w:del w:id="8181" w:author="Janusio" w:date="2018-03-10T14:41:08Z">
        <w:r>
          <w:rPr>
            <w:rFonts w:hint="eastAsia" w:ascii="Times New Roman" w:hAnsi="Times New Roman"/>
            <w:i/>
            <w:iCs/>
            <w:color w:val="auto"/>
            <w:szCs w:val="24"/>
          </w:rPr>
          <w:delText>OSLoader</w:delText>
        </w:r>
      </w:del>
      <w:del w:id="8182" w:author="Janusio" w:date="2018-03-10T14:41:08Z">
        <w:r>
          <w:rPr>
            <w:rFonts w:hint="eastAsia" w:ascii="Times New Roman" w:hAnsi="Times New Roman"/>
            <w:color w:val="auto"/>
            <w:szCs w:val="24"/>
          </w:rPr>
          <w:delText>(</w:delText>
        </w:r>
      </w:del>
      <w:del w:id="8183" w:author="Janusio" w:date="2018-03-10T14:41:08Z">
        <w:r>
          <w:rPr>
            <w:rFonts w:hint="eastAsia" w:ascii="Times New Roman" w:hAnsi="Times New Roman"/>
            <w:i/>
            <w:iCs/>
            <w:color w:val="auto"/>
            <w:szCs w:val="24"/>
          </w:rPr>
          <w:delText>m</w:delText>
        </w:r>
      </w:del>
      <w:del w:id="8184" w:author="Janusio" w:date="2018-03-10T14:41:08Z">
        <w:r>
          <w:rPr>
            <w:rFonts w:hint="eastAsia" w:ascii="Times New Roman" w:hAnsi="Times New Roman"/>
            <w:color w:val="auto"/>
            <w:szCs w:val="24"/>
          </w:rPr>
          <w:delText>))@</w:delText>
        </w:r>
      </w:del>
      <w:del w:id="8185" w:author="Janusio" w:date="2018-03-10T14:41:08Z">
        <w:r>
          <w:rPr>
            <w:rFonts w:hint="eastAsia" w:ascii="Times New Roman" w:hAnsi="Times New Roman"/>
            <w:i/>
            <w:iCs/>
            <w:color w:val="auto"/>
            <w:szCs w:val="24"/>
          </w:rPr>
          <w:delText>t</w:delText>
        </w:r>
      </w:del>
      <w:del w:id="8186" w:author="Janusio" w:date="2018-03-10T14:41:08Z">
        <w:r>
          <w:rPr>
            <w:rFonts w:hint="eastAsia" w:ascii="Times New Roman" w:hAnsi="Times New Roman"/>
            <w:i/>
            <w:iCs/>
            <w:color w:val="auto"/>
            <w:szCs w:val="24"/>
            <w:vertAlign w:val="subscript"/>
          </w:rPr>
          <w:delText>o</w:delText>
        </w:r>
      </w:del>
      <w:del w:id="8187" w:author="Janusio" w:date="2018-03-10T14:41:08Z">
        <w:r>
          <w:rPr>
            <w:rFonts w:hint="eastAsia" w:ascii="Times New Roman" w:hAnsi="Times New Roman"/>
            <w:color w:val="auto"/>
            <w:szCs w:val="24"/>
          </w:rPr>
          <w:delText>)</w:delText>
        </w:r>
      </w:del>
      <w:del w:id="8188" w:author="Janusio" w:date="2018-03-10T14:41:08Z"/>
      <w:del w:id="8189" w:author="Janusio" w:date="2018-03-10T14:41:08Z"/>
      <w:del w:id="8190" w:author="Janusio" w:date="2018-03-10T14:41:08Z"/>
      <w:del w:id="8191" w:author="Janusio" w:date="2018-03-10T14:41:08Z">
        <w:r>
          <w:rPr>
            <w:rFonts w:hint="eastAsia" w:ascii="Times New Roman" w:hAnsi="Times New Roman"/>
            <w:color w:val="auto"/>
            <w:position w:val="-4"/>
            <w:szCs w:val="24"/>
          </w:rPr>
          <w:object>
            <v:shape id="_x0000_i103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38" DrawAspect="Content" ObjectID="_1468075882" r:id="rId224">
              <o:LockedField>false</o:LockedField>
            </o:OLEObject>
          </w:object>
        </w:r>
      </w:del>
      <w:del w:id="8193" w:author="Janusio" w:date="2018-03-10T14:41:08Z"/>
      <w:del w:id="8194" w:author="Janusio" w:date="2018-03-10T14:41:08Z">
        <w:r>
          <w:rPr>
            <w:rFonts w:hint="eastAsia" w:ascii="Times New Roman" w:hAnsi="Times New Roman"/>
            <w:color w:val="auto"/>
            <w:szCs w:val="24"/>
          </w:rPr>
          <w:delText>(Jump(</w:delText>
        </w:r>
      </w:del>
      <w:del w:id="8195" w:author="Janusio" w:date="2018-03-10T14:41:08Z">
        <w:r>
          <w:rPr>
            <w:rFonts w:hint="eastAsia" w:ascii="Times New Roman" w:hAnsi="Times New Roman"/>
            <w:i/>
            <w:iCs/>
            <w:color w:val="auto"/>
            <w:szCs w:val="24"/>
          </w:rPr>
          <w:delText>J</w:delText>
        </w:r>
      </w:del>
      <w:del w:id="8196" w:author="Janusio" w:date="2018-03-10T14:41:08Z">
        <w:r>
          <w:rPr>
            <w:rFonts w:hint="eastAsia" w:ascii="Times New Roman" w:hAnsi="Times New Roman"/>
            <w:iCs/>
            <w:color w:val="auto"/>
            <w:szCs w:val="24"/>
          </w:rPr>
          <w:delText>,</w:delText>
        </w:r>
      </w:del>
      <w:del w:id="8197" w:author="Janusio" w:date="2018-03-10T14:41:08Z">
        <w:r>
          <w:rPr>
            <w:rFonts w:hint="eastAsia" w:ascii="Times New Roman" w:hAnsi="Times New Roman"/>
            <w:i/>
            <w:iCs/>
            <w:color w:val="auto"/>
            <w:szCs w:val="24"/>
          </w:rPr>
          <w:delText>VMM</w:delText>
        </w:r>
      </w:del>
      <w:del w:id="8198" w:author="Janusio" w:date="2018-03-10T14:41:08Z">
        <w:r>
          <w:rPr>
            <w:rFonts w:hint="eastAsia" w:ascii="Times New Roman" w:hAnsi="Times New Roman"/>
            <w:color w:val="auto"/>
            <w:szCs w:val="24"/>
          </w:rPr>
          <w:delText>(</w:delText>
        </w:r>
      </w:del>
      <w:del w:id="8199" w:author="Janusio" w:date="2018-03-10T14:41:08Z">
        <w:r>
          <w:rPr>
            <w:rFonts w:hint="eastAsia" w:ascii="Times New Roman" w:hAnsi="Times New Roman"/>
            <w:i/>
            <w:iCs/>
            <w:color w:val="auto"/>
            <w:szCs w:val="24"/>
          </w:rPr>
          <w:delText>m</w:delText>
        </w:r>
      </w:del>
      <w:del w:id="8200" w:author="Janusio" w:date="2018-03-10T14:41:08Z">
        <w:r>
          <w:rPr>
            <w:rFonts w:hint="eastAsia" w:ascii="Times New Roman" w:hAnsi="Times New Roman"/>
            <w:color w:val="auto"/>
            <w:szCs w:val="24"/>
          </w:rPr>
          <w:delText>))@</w:delText>
        </w:r>
      </w:del>
      <w:del w:id="8201" w:author="Janusio" w:date="2018-03-10T14:41:08Z">
        <w:r>
          <w:rPr>
            <w:rFonts w:hint="eastAsia" w:ascii="Times New Roman" w:hAnsi="Times New Roman"/>
            <w:i/>
            <w:iCs/>
            <w:color w:val="auto"/>
            <w:szCs w:val="24"/>
          </w:rPr>
          <w:delText>t</w:delText>
        </w:r>
      </w:del>
      <w:del w:id="8202" w:author="Janusio" w:date="2018-03-10T14:41:08Z">
        <w:r>
          <w:rPr>
            <w:rFonts w:hint="eastAsia" w:ascii="Times New Roman" w:hAnsi="Times New Roman"/>
            <w:i/>
            <w:iCs/>
            <w:color w:val="auto"/>
            <w:szCs w:val="24"/>
            <w:vertAlign w:val="subscript"/>
          </w:rPr>
          <w:delText>v</w:delText>
        </w:r>
      </w:del>
      <w:del w:id="8203"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204" w:author="Janusio" w:date="2018-03-10T14:41:08Z"/>
          <w:rFonts w:hint="eastAsia" w:ascii="Times New Roman" w:hAnsi="Times New Roman"/>
          <w:color w:val="auto"/>
          <w:szCs w:val="24"/>
        </w:rPr>
      </w:pPr>
      <w:del w:id="8205" w:author="Janusio" w:date="2018-03-10T14:41:08Z"/>
      <w:del w:id="8206" w:author="Janusio" w:date="2018-03-10T14:41:08Z"/>
      <w:del w:id="8207" w:author="Janusio" w:date="2018-03-10T14:41:08Z"/>
      <w:del w:id="8208" w:author="Janusio" w:date="2018-03-10T14:41:08Z">
        <w:r>
          <w:rPr>
            <w:rFonts w:hint="eastAsia" w:ascii="Times New Roman" w:hAnsi="Times New Roman"/>
            <w:color w:val="auto"/>
            <w:position w:val="-4"/>
            <w:szCs w:val="24"/>
          </w:rPr>
          <w:object>
            <v:shape id="_x0000_i103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39" DrawAspect="Content" ObjectID="_1468075883" r:id="rId225">
              <o:LockedField>false</o:LockedField>
            </o:OLEObject>
          </w:object>
        </w:r>
      </w:del>
      <w:del w:id="8210" w:author="Janusio" w:date="2018-03-10T14:41:08Z"/>
      <w:del w:id="8211" w:author="Janusio" w:date="2018-03-10T14:41:08Z">
        <w:r>
          <w:rPr>
            <w:rFonts w:hint="eastAsia" w:ascii="Times New Roman" w:hAnsi="Times New Roman"/>
            <w:color w:val="auto"/>
            <w:szCs w:val="24"/>
          </w:rPr>
          <w:delText>(Jump(</w:delText>
        </w:r>
      </w:del>
      <w:del w:id="8212" w:author="Janusio" w:date="2018-03-10T14:41:08Z">
        <w:r>
          <w:rPr>
            <w:rFonts w:hint="eastAsia" w:ascii="Times New Roman" w:hAnsi="Times New Roman"/>
            <w:i/>
            <w:iCs/>
            <w:color w:val="auto"/>
            <w:szCs w:val="24"/>
          </w:rPr>
          <w:delText>J</w:delText>
        </w:r>
      </w:del>
      <w:del w:id="8213" w:author="Janusio" w:date="2018-03-10T14:41:08Z">
        <w:r>
          <w:rPr>
            <w:rFonts w:hint="eastAsia" w:ascii="Times New Roman" w:hAnsi="Times New Roman"/>
            <w:iCs/>
            <w:color w:val="auto"/>
            <w:szCs w:val="24"/>
          </w:rPr>
          <w:delText>,</w:delText>
        </w:r>
      </w:del>
      <w:del w:id="8214" w:author="Janusio" w:date="2018-03-10T14:41:08Z">
        <w:r>
          <w:rPr>
            <w:rFonts w:hint="eastAsia" w:ascii="Times New Roman" w:hAnsi="Times New Roman"/>
            <w:i/>
            <w:iCs/>
            <w:color w:val="auto"/>
            <w:szCs w:val="24"/>
          </w:rPr>
          <w:delText>Dom0_Kernel</w:delText>
        </w:r>
      </w:del>
      <w:del w:id="8215" w:author="Janusio" w:date="2018-03-10T14:41:08Z">
        <w:r>
          <w:rPr>
            <w:rFonts w:hint="eastAsia" w:ascii="Times New Roman" w:hAnsi="Times New Roman"/>
            <w:iCs/>
            <w:color w:val="auto"/>
            <w:szCs w:val="24"/>
          </w:rPr>
          <w:delText>(</w:delText>
        </w:r>
      </w:del>
      <w:del w:id="8216" w:author="Janusio" w:date="2018-03-10T14:41:08Z">
        <w:r>
          <w:rPr>
            <w:rFonts w:hint="eastAsia" w:ascii="Times New Roman" w:hAnsi="Times New Roman"/>
            <w:i/>
            <w:iCs/>
            <w:color w:val="auto"/>
            <w:szCs w:val="24"/>
          </w:rPr>
          <w:delText>m</w:delText>
        </w:r>
      </w:del>
      <w:del w:id="8217" w:author="Janusio" w:date="2018-03-10T14:41:08Z">
        <w:r>
          <w:rPr>
            <w:rFonts w:hint="eastAsia" w:ascii="Times New Roman" w:hAnsi="Times New Roman"/>
            <w:iCs/>
            <w:color w:val="auto"/>
            <w:szCs w:val="24"/>
          </w:rPr>
          <w:delText>)</w:delText>
        </w:r>
      </w:del>
      <w:del w:id="8218" w:author="Janusio" w:date="2018-03-10T14:41:08Z">
        <w:r>
          <w:rPr>
            <w:rFonts w:hint="eastAsia" w:ascii="Times New Roman" w:hAnsi="Times New Roman"/>
            <w:color w:val="auto"/>
            <w:szCs w:val="24"/>
          </w:rPr>
          <w:delText>)@</w:delText>
        </w:r>
      </w:del>
      <w:del w:id="8219" w:author="Janusio" w:date="2018-03-10T14:41:08Z">
        <w:r>
          <w:rPr>
            <w:rFonts w:hint="eastAsia" w:ascii="Times New Roman" w:hAnsi="Times New Roman"/>
            <w:i/>
            <w:iCs/>
            <w:color w:val="auto"/>
            <w:szCs w:val="24"/>
          </w:rPr>
          <w:delText>t</w:delText>
        </w:r>
      </w:del>
      <w:del w:id="8220" w:author="Janusio" w:date="2018-03-10T14:41:08Z">
        <w:r>
          <w:rPr>
            <w:rFonts w:hint="eastAsia" w:ascii="Times New Roman" w:hAnsi="Times New Roman"/>
            <w:i/>
            <w:iCs/>
            <w:color w:val="auto"/>
            <w:szCs w:val="24"/>
            <w:vertAlign w:val="subscript"/>
          </w:rPr>
          <w:delText>d</w:delText>
        </w:r>
      </w:del>
      <w:del w:id="8221"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222" w:author="Janusio" w:date="2018-03-10T14:41:08Z"/>
          <w:rFonts w:hint="eastAsia" w:ascii="Times New Roman" w:hAnsi="Times New Roman"/>
          <w:color w:val="auto"/>
          <w:szCs w:val="24"/>
        </w:rPr>
      </w:pPr>
      <w:del w:id="8223" w:author="Janusio" w:date="2018-03-10T14:41:08Z"/>
      <w:del w:id="8224" w:author="Janusio" w:date="2018-03-10T14:41:08Z"/>
      <w:del w:id="8225" w:author="Janusio" w:date="2018-03-10T14:41:08Z"/>
      <w:del w:id="8226" w:author="Janusio" w:date="2018-03-10T14:41:08Z">
        <w:r>
          <w:rPr>
            <w:rFonts w:hint="eastAsia" w:ascii="Times New Roman" w:hAnsi="Times New Roman"/>
            <w:color w:val="auto"/>
            <w:position w:val="-4"/>
            <w:szCs w:val="24"/>
          </w:rPr>
          <w:object>
            <v:shape id="_x0000_i104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0" DrawAspect="Content" ObjectID="_1468075884" r:id="rId226">
              <o:LockedField>false</o:LockedField>
            </o:OLEObject>
          </w:object>
        </w:r>
      </w:del>
      <w:del w:id="8228" w:author="Janusio" w:date="2018-03-10T14:41:08Z"/>
      <w:del w:id="8229" w:author="Janusio" w:date="2018-03-10T14:41:08Z">
        <w:r>
          <w:rPr>
            <w:rFonts w:hint="eastAsia" w:ascii="Times New Roman" w:hAnsi="Times New Roman"/>
            <w:color w:val="auto"/>
            <w:szCs w:val="24"/>
          </w:rPr>
          <w:delText>(Jump(</w:delText>
        </w:r>
      </w:del>
      <w:del w:id="8230" w:author="Janusio" w:date="2018-03-10T14:41:08Z">
        <w:r>
          <w:rPr>
            <w:rFonts w:hint="eastAsia" w:ascii="Times New Roman" w:hAnsi="Times New Roman"/>
            <w:i/>
            <w:iCs/>
            <w:color w:val="auto"/>
            <w:szCs w:val="24"/>
          </w:rPr>
          <w:delText>J</w:delText>
        </w:r>
      </w:del>
      <w:del w:id="8231" w:author="Janusio" w:date="2018-03-10T14:41:08Z">
        <w:r>
          <w:rPr>
            <w:rFonts w:hint="eastAsia" w:ascii="Times New Roman" w:hAnsi="Times New Roman"/>
            <w:iCs/>
            <w:color w:val="auto"/>
            <w:szCs w:val="24"/>
          </w:rPr>
          <w:delText>,</w:delText>
        </w:r>
      </w:del>
      <w:del w:id="8232" w:author="Janusio" w:date="2018-03-10T14:41:08Z">
        <w:r>
          <w:rPr>
            <w:rFonts w:hint="eastAsia" w:ascii="Times New Roman" w:hAnsi="Times New Roman"/>
            <w:i/>
            <w:iCs/>
            <w:color w:val="auto"/>
            <w:szCs w:val="24"/>
          </w:rPr>
          <w:delText xml:space="preserve"> vTPM-Builder</w:delText>
        </w:r>
      </w:del>
      <w:del w:id="8233" w:author="Janusio" w:date="2018-03-10T14:41:08Z">
        <w:r>
          <w:rPr>
            <w:rFonts w:hint="eastAsia" w:ascii="Times New Roman" w:hAnsi="Times New Roman"/>
            <w:iCs/>
            <w:color w:val="auto"/>
            <w:szCs w:val="24"/>
          </w:rPr>
          <w:delText>(</w:delText>
        </w:r>
      </w:del>
      <w:del w:id="8234" w:author="Janusio" w:date="2018-03-10T14:41:08Z">
        <w:r>
          <w:rPr>
            <w:rFonts w:hint="eastAsia" w:ascii="Times New Roman" w:hAnsi="Times New Roman"/>
            <w:i/>
            <w:iCs/>
            <w:color w:val="auto"/>
            <w:szCs w:val="24"/>
          </w:rPr>
          <w:delText>m</w:delText>
        </w:r>
      </w:del>
      <w:del w:id="8235" w:author="Janusio" w:date="2018-03-10T14:41:08Z">
        <w:r>
          <w:rPr>
            <w:rFonts w:hint="eastAsia" w:ascii="Times New Roman" w:hAnsi="Times New Roman"/>
            <w:iCs/>
            <w:color w:val="auto"/>
            <w:szCs w:val="24"/>
          </w:rPr>
          <w:delText>)</w:delText>
        </w:r>
      </w:del>
      <w:del w:id="8236" w:author="Janusio" w:date="2018-03-10T14:41:08Z">
        <w:r>
          <w:rPr>
            <w:rFonts w:hint="eastAsia" w:ascii="Times New Roman" w:hAnsi="Times New Roman"/>
            <w:color w:val="auto"/>
            <w:szCs w:val="24"/>
          </w:rPr>
          <w:delText xml:space="preserve"> )@</w:delText>
        </w:r>
      </w:del>
      <w:del w:id="8237" w:author="Janusio" w:date="2018-03-10T14:41:08Z">
        <w:r>
          <w:rPr>
            <w:rFonts w:hint="eastAsia" w:ascii="Times New Roman" w:hAnsi="Times New Roman"/>
            <w:i/>
            <w:iCs/>
            <w:color w:val="auto"/>
            <w:szCs w:val="24"/>
          </w:rPr>
          <w:delText xml:space="preserve"> t</w:delText>
        </w:r>
      </w:del>
      <w:del w:id="8238" w:author="Janusio" w:date="2018-03-10T14:41:08Z">
        <w:r>
          <w:rPr>
            <w:rFonts w:hint="eastAsia" w:ascii="Times New Roman" w:hAnsi="Times New Roman"/>
            <w:i/>
            <w:iCs/>
            <w:color w:val="auto"/>
            <w:szCs w:val="24"/>
            <w:vertAlign w:val="subscript"/>
          </w:rPr>
          <w:delText>vb</w:delText>
        </w:r>
      </w:del>
      <w:del w:id="8239"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240" w:author="Janusio" w:date="2018-03-10T14:41:08Z"/>
          <w:rFonts w:hint="eastAsia" w:ascii="Times New Roman" w:hAnsi="Times New Roman"/>
          <w:color w:val="auto"/>
          <w:szCs w:val="24"/>
        </w:rPr>
      </w:pPr>
      <w:del w:id="8241" w:author="Janusio" w:date="2018-03-10T14:41:08Z"/>
      <w:del w:id="8242" w:author="Janusio" w:date="2018-03-10T14:41:08Z"/>
      <w:del w:id="8243" w:author="Janusio" w:date="2018-03-10T14:41:08Z"/>
      <w:del w:id="8244" w:author="Janusio" w:date="2018-03-10T14:41:08Z">
        <w:r>
          <w:rPr>
            <w:rFonts w:hint="eastAsia" w:ascii="Times New Roman" w:hAnsi="Times New Roman"/>
            <w:color w:val="auto"/>
            <w:position w:val="-4"/>
            <w:szCs w:val="24"/>
          </w:rPr>
          <w:object>
            <v:shape id="_x0000_i104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1" DrawAspect="Content" ObjectID="_1468075885" r:id="rId227">
              <o:LockedField>false</o:LockedField>
            </o:OLEObject>
          </w:object>
        </w:r>
      </w:del>
      <w:del w:id="8246" w:author="Janusio" w:date="2018-03-10T14:41:08Z"/>
      <w:del w:id="8247" w:author="Janusio" w:date="2018-03-10T14:41:08Z">
        <w:r>
          <w:rPr>
            <w:rFonts w:hint="eastAsia" w:ascii="Times New Roman" w:hAnsi="Times New Roman"/>
            <w:color w:val="auto"/>
            <w:szCs w:val="24"/>
          </w:rPr>
          <w:delText>(Jump(</w:delText>
        </w:r>
      </w:del>
      <w:del w:id="8248" w:author="Janusio" w:date="2018-03-10T14:41:08Z">
        <w:r>
          <w:rPr>
            <w:rFonts w:hint="eastAsia" w:ascii="Times New Roman" w:hAnsi="Times New Roman"/>
            <w:i/>
            <w:iCs/>
            <w:color w:val="auto"/>
            <w:szCs w:val="24"/>
          </w:rPr>
          <w:delText>J</w:delText>
        </w:r>
      </w:del>
      <w:del w:id="8249" w:author="Janusio" w:date="2018-03-10T14:41:08Z">
        <w:r>
          <w:rPr>
            <w:rFonts w:hint="eastAsia" w:ascii="Times New Roman" w:hAnsi="Times New Roman"/>
            <w:iCs/>
            <w:color w:val="auto"/>
            <w:szCs w:val="24"/>
          </w:rPr>
          <w:delText>,</w:delText>
        </w:r>
      </w:del>
      <w:del w:id="8250" w:author="Janusio" w:date="2018-03-10T14:41:08Z">
        <w:r>
          <w:rPr>
            <w:rFonts w:hint="eastAsia" w:ascii="Times New Roman" w:hAnsi="Times New Roman"/>
            <w:i/>
            <w:iCs/>
            <w:color w:val="auto"/>
            <w:szCs w:val="24"/>
          </w:rPr>
          <w:delText xml:space="preserve"> vTPM-VM Binding</w:delText>
        </w:r>
      </w:del>
      <w:del w:id="8251" w:author="Janusio" w:date="2018-03-10T14:41:08Z">
        <w:r>
          <w:rPr>
            <w:rFonts w:hint="eastAsia" w:ascii="Times New Roman" w:hAnsi="Times New Roman"/>
            <w:iCs/>
            <w:color w:val="auto"/>
            <w:szCs w:val="24"/>
          </w:rPr>
          <w:delText>(</w:delText>
        </w:r>
      </w:del>
      <w:del w:id="8252" w:author="Janusio" w:date="2018-03-10T14:41:08Z">
        <w:r>
          <w:rPr>
            <w:rFonts w:hint="eastAsia" w:ascii="Times New Roman" w:hAnsi="Times New Roman"/>
            <w:i/>
            <w:iCs/>
            <w:color w:val="auto"/>
            <w:szCs w:val="24"/>
          </w:rPr>
          <w:delText>m</w:delText>
        </w:r>
      </w:del>
      <w:del w:id="8253" w:author="Janusio" w:date="2018-03-10T14:41:08Z">
        <w:r>
          <w:rPr>
            <w:rFonts w:hint="eastAsia" w:ascii="Times New Roman" w:hAnsi="Times New Roman"/>
            <w:iCs/>
            <w:color w:val="auto"/>
            <w:szCs w:val="24"/>
          </w:rPr>
          <w:delText>)</w:delText>
        </w:r>
      </w:del>
      <w:del w:id="8254" w:author="Janusio" w:date="2018-03-10T14:41:08Z">
        <w:r>
          <w:rPr>
            <w:rFonts w:hint="eastAsia" w:ascii="Times New Roman" w:hAnsi="Times New Roman"/>
            <w:color w:val="auto"/>
            <w:szCs w:val="24"/>
          </w:rPr>
          <w:delText xml:space="preserve"> )@</w:delText>
        </w:r>
      </w:del>
      <w:del w:id="8255" w:author="Janusio" w:date="2018-03-10T14:41:08Z">
        <w:r>
          <w:rPr>
            <w:rFonts w:hint="eastAsia" w:ascii="Times New Roman" w:hAnsi="Times New Roman"/>
            <w:i/>
            <w:iCs/>
            <w:color w:val="auto"/>
            <w:szCs w:val="24"/>
          </w:rPr>
          <w:delText xml:space="preserve"> t</w:delText>
        </w:r>
      </w:del>
      <w:del w:id="8256" w:author="Janusio" w:date="2018-03-10T14:41:08Z">
        <w:r>
          <w:rPr>
            <w:rFonts w:hint="eastAsia" w:ascii="Times New Roman" w:hAnsi="Times New Roman"/>
            <w:i/>
            <w:iCs/>
            <w:color w:val="auto"/>
            <w:szCs w:val="24"/>
            <w:vertAlign w:val="subscript"/>
          </w:rPr>
          <w:delText>vv</w:delText>
        </w:r>
      </w:del>
      <w:del w:id="8257"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258" w:author="Janusio" w:date="2018-03-10T14:41:08Z"/>
          <w:rFonts w:hint="eastAsia" w:ascii="Times New Roman" w:hAnsi="Times New Roman"/>
          <w:color w:val="auto"/>
          <w:szCs w:val="24"/>
        </w:rPr>
      </w:pPr>
      <w:del w:id="8259" w:author="Janusio" w:date="2018-03-10T14:41:08Z"/>
      <w:del w:id="8260" w:author="Janusio" w:date="2018-03-10T14:41:08Z"/>
      <w:del w:id="8261" w:author="Janusio" w:date="2018-03-10T14:41:08Z"/>
      <w:del w:id="8262" w:author="Janusio" w:date="2018-03-10T14:41:08Z">
        <w:r>
          <w:rPr>
            <w:rFonts w:hint="eastAsia" w:ascii="Times New Roman" w:hAnsi="Times New Roman"/>
            <w:color w:val="auto"/>
            <w:position w:val="-4"/>
            <w:szCs w:val="24"/>
          </w:rPr>
          <w:object>
            <v:shape id="_x0000_i1042"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2" DrawAspect="Content" ObjectID="_1468075886" r:id="rId228">
              <o:LockedField>false</o:LockedField>
            </o:OLEObject>
          </w:object>
        </w:r>
      </w:del>
      <w:del w:id="8264" w:author="Janusio" w:date="2018-03-10T14:41:08Z"/>
      <w:del w:id="8265" w:author="Janusio" w:date="2018-03-10T14:41:08Z">
        <w:r>
          <w:rPr>
            <w:rFonts w:hint="eastAsia" w:ascii="Times New Roman" w:hAnsi="Times New Roman"/>
            <w:color w:val="auto"/>
            <w:szCs w:val="24"/>
          </w:rPr>
          <w:delText>(Jump(</w:delText>
        </w:r>
      </w:del>
      <w:del w:id="8266" w:author="Janusio" w:date="2018-03-10T14:41:08Z">
        <w:r>
          <w:rPr>
            <w:rFonts w:hint="eastAsia" w:ascii="Times New Roman" w:hAnsi="Times New Roman"/>
            <w:i/>
            <w:iCs/>
            <w:color w:val="auto"/>
            <w:szCs w:val="24"/>
          </w:rPr>
          <w:delText>J</w:delText>
        </w:r>
      </w:del>
      <w:del w:id="8267" w:author="Janusio" w:date="2018-03-10T14:41:08Z">
        <w:r>
          <w:rPr>
            <w:rFonts w:hint="eastAsia" w:ascii="Times New Roman" w:hAnsi="Times New Roman"/>
            <w:iCs/>
            <w:color w:val="auto"/>
            <w:szCs w:val="24"/>
          </w:rPr>
          <w:delText>,</w:delText>
        </w:r>
      </w:del>
      <w:del w:id="8268" w:author="Janusio" w:date="2018-03-10T14:41:08Z">
        <w:r>
          <w:rPr>
            <w:rFonts w:hint="eastAsia" w:ascii="Times New Roman" w:hAnsi="Times New Roman"/>
            <w:i/>
            <w:iCs/>
            <w:color w:val="auto"/>
            <w:szCs w:val="24"/>
          </w:rPr>
          <w:delText xml:space="preserve"> VM-Builder</w:delText>
        </w:r>
      </w:del>
      <w:del w:id="8269" w:author="Janusio" w:date="2018-03-10T14:41:08Z">
        <w:r>
          <w:rPr>
            <w:rFonts w:hint="eastAsia" w:ascii="Times New Roman" w:hAnsi="Times New Roman"/>
            <w:iCs/>
            <w:color w:val="auto"/>
            <w:szCs w:val="24"/>
          </w:rPr>
          <w:delText>(</w:delText>
        </w:r>
      </w:del>
      <w:del w:id="8270" w:author="Janusio" w:date="2018-03-10T14:41:08Z">
        <w:r>
          <w:rPr>
            <w:rFonts w:hint="eastAsia" w:ascii="Times New Roman" w:hAnsi="Times New Roman"/>
            <w:i/>
            <w:iCs/>
            <w:color w:val="auto"/>
            <w:szCs w:val="24"/>
          </w:rPr>
          <w:delText>m</w:delText>
        </w:r>
      </w:del>
      <w:del w:id="8271" w:author="Janusio" w:date="2018-03-10T14:41:08Z">
        <w:r>
          <w:rPr>
            <w:rFonts w:hint="eastAsia" w:ascii="Times New Roman" w:hAnsi="Times New Roman"/>
            <w:iCs/>
            <w:color w:val="auto"/>
            <w:szCs w:val="24"/>
          </w:rPr>
          <w:delText>)</w:delText>
        </w:r>
      </w:del>
      <w:del w:id="8272" w:author="Janusio" w:date="2018-03-10T14:41:08Z">
        <w:r>
          <w:rPr>
            <w:rFonts w:hint="eastAsia" w:ascii="Times New Roman" w:hAnsi="Times New Roman"/>
            <w:color w:val="auto"/>
            <w:szCs w:val="24"/>
          </w:rPr>
          <w:delText xml:space="preserve"> )@</w:delText>
        </w:r>
      </w:del>
      <w:del w:id="8273" w:author="Janusio" w:date="2018-03-10T14:41:08Z">
        <w:r>
          <w:rPr>
            <w:rFonts w:hint="eastAsia" w:ascii="Times New Roman" w:hAnsi="Times New Roman"/>
            <w:i/>
            <w:iCs/>
            <w:color w:val="auto"/>
            <w:szCs w:val="24"/>
          </w:rPr>
          <w:delText xml:space="preserve"> t</w:delText>
        </w:r>
      </w:del>
      <w:del w:id="8274" w:author="Janusio" w:date="2018-03-10T14:41:08Z">
        <w:r>
          <w:rPr>
            <w:rFonts w:hint="eastAsia" w:ascii="Times New Roman" w:hAnsi="Times New Roman"/>
            <w:i/>
            <w:iCs/>
            <w:color w:val="auto"/>
            <w:szCs w:val="24"/>
            <w:vertAlign w:val="subscript"/>
          </w:rPr>
          <w:delText>vvb</w:delText>
        </w:r>
      </w:del>
      <w:del w:id="8275"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276" w:author="Janusio" w:date="2018-03-10T14:41:08Z"/>
          <w:rFonts w:hint="eastAsia" w:ascii="Times New Roman" w:hAnsi="Times New Roman"/>
          <w:color w:val="auto"/>
          <w:szCs w:val="24"/>
        </w:rPr>
      </w:pPr>
      <w:del w:id="8277" w:author="Janusio" w:date="2018-03-10T14:41:08Z"/>
      <w:del w:id="8278" w:author="Janusio" w:date="2018-03-10T14:41:08Z"/>
      <w:del w:id="8279" w:author="Janusio" w:date="2018-03-10T14:41:08Z"/>
      <w:del w:id="8280" w:author="Janusio" w:date="2018-03-10T14:41:08Z">
        <w:r>
          <w:rPr>
            <w:rFonts w:hint="eastAsia" w:ascii="Times New Roman" w:hAnsi="Times New Roman"/>
            <w:color w:val="auto"/>
            <w:position w:val="-4"/>
            <w:szCs w:val="24"/>
          </w:rPr>
          <w:object>
            <v:shape id="_x0000_i104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3" DrawAspect="Content" ObjectID="_1468075887" r:id="rId229">
              <o:LockedField>false</o:LockedField>
            </o:OLEObject>
          </w:object>
        </w:r>
      </w:del>
      <w:del w:id="8282" w:author="Janusio" w:date="2018-03-10T14:41:08Z"/>
      <w:del w:id="8283" w:author="Janusio" w:date="2018-03-10T14:41:08Z">
        <w:r>
          <w:rPr>
            <w:rFonts w:hint="eastAsia" w:ascii="Times New Roman" w:hAnsi="Times New Roman"/>
            <w:color w:val="auto"/>
            <w:szCs w:val="24"/>
          </w:rPr>
          <w:delText>(Jump(</w:delText>
        </w:r>
      </w:del>
      <w:del w:id="8284" w:author="Janusio" w:date="2018-03-10T14:41:08Z">
        <w:r>
          <w:rPr>
            <w:rFonts w:hint="eastAsia" w:ascii="Times New Roman" w:hAnsi="Times New Roman"/>
            <w:i/>
            <w:iCs/>
            <w:color w:val="auto"/>
            <w:szCs w:val="24"/>
          </w:rPr>
          <w:delText>J</w:delText>
        </w:r>
      </w:del>
      <w:del w:id="8285" w:author="Janusio" w:date="2018-03-10T14:41:08Z">
        <w:r>
          <w:rPr>
            <w:rFonts w:hint="eastAsia" w:ascii="Times New Roman" w:hAnsi="Times New Roman"/>
            <w:iCs/>
            <w:color w:val="auto"/>
            <w:szCs w:val="24"/>
          </w:rPr>
          <w:delText>,</w:delText>
        </w:r>
      </w:del>
      <w:del w:id="8286" w:author="Janusio" w:date="2018-03-10T14:41:08Z">
        <w:r>
          <w:rPr>
            <w:rFonts w:hint="eastAsia" w:ascii="Times New Roman" w:hAnsi="Times New Roman"/>
            <w:i/>
            <w:iCs/>
            <w:color w:val="auto"/>
            <w:szCs w:val="24"/>
          </w:rPr>
          <w:delText xml:space="preserve"> VM-Builder</w:delText>
        </w:r>
      </w:del>
      <w:del w:id="8287" w:author="Janusio" w:date="2018-03-10T14:41:08Z">
        <w:r>
          <w:rPr>
            <w:rFonts w:hint="eastAsia" w:ascii="Times New Roman" w:hAnsi="Times New Roman"/>
            <w:iCs/>
            <w:color w:val="auto"/>
            <w:szCs w:val="24"/>
          </w:rPr>
          <w:delText>(</w:delText>
        </w:r>
      </w:del>
      <w:del w:id="8288" w:author="Janusio" w:date="2018-03-10T14:41:08Z">
        <w:r>
          <w:rPr>
            <w:rFonts w:hint="eastAsia" w:ascii="Times New Roman" w:hAnsi="Times New Roman"/>
            <w:i/>
            <w:iCs/>
            <w:color w:val="auto"/>
            <w:szCs w:val="24"/>
          </w:rPr>
          <w:delText>m</w:delText>
        </w:r>
      </w:del>
      <w:del w:id="8289" w:author="Janusio" w:date="2018-03-10T14:41:08Z">
        <w:r>
          <w:rPr>
            <w:rFonts w:hint="eastAsia" w:ascii="Times New Roman" w:hAnsi="Times New Roman"/>
            <w:iCs/>
            <w:color w:val="auto"/>
            <w:szCs w:val="24"/>
          </w:rPr>
          <w:delText>)</w:delText>
        </w:r>
      </w:del>
      <w:del w:id="8290" w:author="Janusio" w:date="2018-03-10T14:41:08Z">
        <w:r>
          <w:rPr>
            <w:rFonts w:hint="eastAsia" w:ascii="Times New Roman" w:hAnsi="Times New Roman"/>
            <w:color w:val="auto"/>
            <w:szCs w:val="24"/>
          </w:rPr>
          <w:delText xml:space="preserve"> )@</w:delText>
        </w:r>
      </w:del>
      <w:del w:id="8291" w:author="Janusio" w:date="2018-03-10T14:41:08Z">
        <w:r>
          <w:rPr>
            <w:rFonts w:hint="eastAsia" w:ascii="Times New Roman" w:hAnsi="Times New Roman"/>
            <w:i/>
            <w:iCs/>
            <w:color w:val="auto"/>
            <w:szCs w:val="24"/>
          </w:rPr>
          <w:delText xml:space="preserve"> t</w:delText>
        </w:r>
      </w:del>
      <w:del w:id="8292" w:author="Janusio" w:date="2018-03-10T14:41:08Z">
        <w:r>
          <w:rPr>
            <w:rFonts w:hint="eastAsia" w:ascii="Times New Roman" w:hAnsi="Times New Roman"/>
            <w:i/>
            <w:iCs/>
            <w:color w:val="auto"/>
            <w:szCs w:val="24"/>
            <w:vertAlign w:val="subscript"/>
          </w:rPr>
          <w:delText>o_app</w:delText>
        </w:r>
      </w:del>
      <w:del w:id="8293"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294" w:author="Janusio" w:date="2018-03-10T14:41:08Z"/>
          <w:rFonts w:hint="eastAsia" w:ascii="Times New Roman" w:hAnsi="Times New Roman"/>
          <w:color w:val="auto"/>
          <w:szCs w:val="24"/>
        </w:rPr>
      </w:pPr>
      <w:del w:id="8295" w:author="Janusio" w:date="2018-03-10T14:41:08Z"/>
      <w:del w:id="8296" w:author="Janusio" w:date="2018-03-10T14:41:08Z"/>
      <w:del w:id="8297" w:author="Janusio" w:date="2018-03-10T14:41:08Z"/>
      <w:del w:id="8298" w:author="Janusio" w:date="2018-03-10T14:41:08Z">
        <w:r>
          <w:rPr>
            <w:rFonts w:hint="eastAsia" w:ascii="Times New Roman" w:hAnsi="Times New Roman"/>
            <w:color w:val="auto"/>
            <w:position w:val="-4"/>
            <w:szCs w:val="24"/>
          </w:rPr>
          <w:object>
            <v:shape id="_x0000_i1044" o:spt="75" type="#_x0000_t75" style="height:9.4pt;width:15.55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4" DrawAspect="Content" ObjectID="_1468075888" r:id="rId230">
              <o:LockedField>false</o:LockedField>
            </o:OLEObject>
          </w:object>
        </w:r>
      </w:del>
      <w:del w:id="8300" w:author="Janusio" w:date="2018-03-10T14:41:08Z"/>
      <w:del w:id="8301" w:author="Janusio" w:date="2018-03-10T14:41:08Z">
        <w:r>
          <w:rPr>
            <w:rFonts w:hint="eastAsia" w:ascii="Times New Roman" w:hAnsi="Times New Roman"/>
            <w:color w:val="auto"/>
            <w:szCs w:val="24"/>
          </w:rPr>
          <w:delText>(</w:delText>
        </w:r>
      </w:del>
      <w:del w:id="8302" w:author="Janusio" w:date="2018-03-10T14:41:08Z">
        <w:r>
          <w:rPr>
            <w:rFonts w:hint="eastAsia" w:ascii="宋体" w:hAnsi="宋体" w:cs="宋体"/>
            <w:color w:val="auto"/>
            <w:szCs w:val="24"/>
          </w:rPr>
          <w:delText>┐</w:delText>
        </w:r>
      </w:del>
      <w:del w:id="8303" w:author="Janusio" w:date="2018-03-10T14:41:08Z">
        <w:r>
          <w:rPr>
            <w:rFonts w:hint="eastAsia" w:ascii="Times New Roman" w:hAnsi="Times New Roman"/>
            <w:color w:val="auto"/>
            <w:szCs w:val="24"/>
          </w:rPr>
          <w:delText>Reset(</w:delText>
        </w:r>
      </w:del>
      <w:del w:id="8304" w:author="Janusio" w:date="2018-03-10T14:41:08Z">
        <w:r>
          <w:rPr>
            <w:rFonts w:hint="eastAsia" w:ascii="Times New Roman" w:hAnsi="Times New Roman"/>
            <w:i/>
            <w:iCs/>
            <w:color w:val="auto"/>
            <w:szCs w:val="24"/>
          </w:rPr>
          <w:delText>m</w:delText>
        </w:r>
      </w:del>
      <w:del w:id="8305" w:author="Janusio" w:date="2018-03-10T14:41:08Z">
        <w:r>
          <w:rPr>
            <w:rFonts w:hint="eastAsia" w:ascii="Times New Roman" w:hAnsi="Times New Roman"/>
            <w:color w:val="auto"/>
            <w:szCs w:val="24"/>
          </w:rPr>
          <w:delText>)on(</w:delText>
        </w:r>
      </w:del>
      <w:del w:id="8306" w:author="Janusio" w:date="2018-03-10T14:41:08Z">
        <w:r>
          <w:rPr>
            <w:rFonts w:hint="eastAsia" w:ascii="Times New Roman" w:hAnsi="Times New Roman"/>
            <w:i/>
            <w:iCs/>
            <w:color w:val="auto"/>
            <w:szCs w:val="24"/>
          </w:rPr>
          <w:delText>t</w:delText>
        </w:r>
      </w:del>
      <w:del w:id="8307" w:author="Janusio" w:date="2018-03-10T14:41:08Z">
        <w:r>
          <w:rPr>
            <w:rFonts w:hint="eastAsia" w:ascii="Times New Roman" w:hAnsi="Times New Roman"/>
            <w:i/>
            <w:iCs/>
            <w:color w:val="auto"/>
            <w:szCs w:val="24"/>
            <w:vertAlign w:val="subscript"/>
          </w:rPr>
          <w:delText>S</w:delText>
        </w:r>
      </w:del>
      <w:del w:id="8308" w:author="Janusio" w:date="2018-03-10T14:41:08Z">
        <w:r>
          <w:rPr>
            <w:rFonts w:hint="eastAsia" w:ascii="Times New Roman" w:hAnsi="Times New Roman"/>
            <w:iCs/>
            <w:color w:val="auto"/>
            <w:szCs w:val="24"/>
          </w:rPr>
          <w:delText>,</w:delText>
        </w:r>
      </w:del>
      <w:del w:id="8309" w:author="Janusio" w:date="2018-03-10T14:41:08Z">
        <w:r>
          <w:rPr>
            <w:rFonts w:hint="eastAsia" w:ascii="Times New Roman" w:hAnsi="Times New Roman"/>
            <w:i/>
            <w:iCs/>
            <w:color w:val="auto"/>
            <w:szCs w:val="24"/>
          </w:rPr>
          <w:delText>t</w:delText>
        </w:r>
      </w:del>
      <w:del w:id="8310" w:author="Janusio" w:date="2018-03-10T14:41:08Z">
        <w:r>
          <w:rPr>
            <w:rFonts w:hint="eastAsia" w:ascii="Times New Roman" w:hAnsi="Times New Roman"/>
            <w:color w:val="auto"/>
            <w:szCs w:val="24"/>
          </w:rPr>
          <w:delText xml:space="preserve">]) </w:delText>
        </w:r>
      </w:del>
      <w:del w:id="8311" w:author="Janusio" w:date="2018-03-10T14:41:08Z"/>
      <w:del w:id="8312" w:author="Janusio" w:date="2018-03-10T14:41:08Z"/>
      <w:del w:id="8313" w:author="Janusio" w:date="2018-03-10T14:41:08Z"/>
      <w:del w:id="8314" w:author="Janusio" w:date="2018-03-10T14:41:08Z">
        <w:r>
          <w:rPr>
            <w:rFonts w:hint="eastAsia" w:ascii="Times New Roman" w:hAnsi="Times New Roman"/>
            <w:color w:val="auto"/>
            <w:position w:val="-4"/>
            <w:szCs w:val="24"/>
          </w:rPr>
          <w:object>
            <v:shape id="_x0000_i1045" o:spt="75" type="#_x0000_t75" style="height:9.4pt;width:15.55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5" DrawAspect="Content" ObjectID="_1468075889" r:id="rId231">
              <o:LockedField>false</o:LockedField>
            </o:OLEObject>
          </w:object>
        </w:r>
      </w:del>
      <w:del w:id="8316" w:author="Janusio" w:date="2018-03-10T14:41:08Z"/>
      <w:del w:id="8317" w:author="Janusio" w:date="2018-03-10T14:41:08Z">
        <w:r>
          <w:rPr>
            <w:rFonts w:hint="eastAsia" w:ascii="Times New Roman" w:hAnsi="Times New Roman"/>
            <w:color w:val="auto"/>
            <w:szCs w:val="24"/>
          </w:rPr>
          <w:delText xml:space="preserve"> (</w:delText>
        </w:r>
      </w:del>
      <w:del w:id="8318" w:author="Janusio" w:date="2018-03-10T14:41:08Z">
        <w:r>
          <w:rPr>
            <w:rFonts w:hint="eastAsia" w:ascii="宋体" w:hAnsi="宋体" w:cs="宋体"/>
            <w:color w:val="auto"/>
            <w:szCs w:val="24"/>
          </w:rPr>
          <w:delText>┐</w:delText>
        </w:r>
      </w:del>
      <w:del w:id="8319" w:author="Janusio" w:date="2018-03-10T14:41:08Z">
        <w:r>
          <w:rPr>
            <w:rFonts w:hint="eastAsia" w:ascii="Times New Roman" w:hAnsi="Times New Roman"/>
            <w:color w:val="auto"/>
            <w:szCs w:val="24"/>
          </w:rPr>
          <w:delText>Jump(</w:delText>
        </w:r>
      </w:del>
      <w:del w:id="8320" w:author="Janusio" w:date="2018-03-10T14:41:08Z">
        <w:r>
          <w:rPr>
            <w:rFonts w:hint="eastAsia" w:ascii="Times New Roman" w:hAnsi="Times New Roman"/>
            <w:i/>
            <w:iCs/>
            <w:color w:val="auto"/>
            <w:szCs w:val="24"/>
          </w:rPr>
          <w:delText>J</w:delText>
        </w:r>
      </w:del>
      <w:del w:id="8321" w:author="Janusio" w:date="2018-03-10T14:41:08Z">
        <w:r>
          <w:rPr>
            <w:rFonts w:hint="eastAsia" w:ascii="Times New Roman" w:hAnsi="Times New Roman"/>
            <w:color w:val="auto"/>
            <w:szCs w:val="24"/>
          </w:rPr>
          <w:delText>)on(</w:delText>
        </w:r>
      </w:del>
      <w:del w:id="8322" w:author="Janusio" w:date="2018-03-10T14:41:08Z">
        <w:r>
          <w:rPr>
            <w:rFonts w:hint="eastAsia" w:ascii="Times New Roman" w:hAnsi="Times New Roman"/>
            <w:i/>
            <w:iCs/>
            <w:color w:val="auto"/>
            <w:szCs w:val="24"/>
          </w:rPr>
          <w:delText>t</w:delText>
        </w:r>
      </w:del>
      <w:del w:id="8323" w:author="Janusio" w:date="2018-03-10T14:41:08Z">
        <w:r>
          <w:rPr>
            <w:rFonts w:hint="eastAsia" w:ascii="Times New Roman" w:hAnsi="Times New Roman"/>
            <w:i/>
            <w:iCs/>
            <w:color w:val="auto"/>
            <w:szCs w:val="24"/>
            <w:vertAlign w:val="subscript"/>
          </w:rPr>
          <w:delText>S</w:delText>
        </w:r>
      </w:del>
      <w:del w:id="8324" w:author="Janusio" w:date="2018-03-10T14:41:08Z">
        <w:r>
          <w:rPr>
            <w:rFonts w:hint="eastAsia" w:ascii="Times New Roman" w:hAnsi="Times New Roman"/>
            <w:iCs/>
            <w:color w:val="auto"/>
            <w:szCs w:val="24"/>
          </w:rPr>
          <w:delText>,</w:delText>
        </w:r>
      </w:del>
      <w:del w:id="8325" w:author="Janusio" w:date="2018-03-10T14:41:08Z">
        <w:r>
          <w:rPr>
            <w:rFonts w:hint="eastAsia" w:ascii="Times New Roman" w:hAnsi="Times New Roman"/>
            <w:i/>
            <w:iCs/>
            <w:color w:val="auto"/>
            <w:szCs w:val="24"/>
          </w:rPr>
          <w:delText>t</w:delText>
        </w:r>
      </w:del>
      <w:del w:id="8326" w:author="Janusio" w:date="2018-03-10T14:41:08Z">
        <w:r>
          <w:rPr>
            <w:rFonts w:hint="eastAsia" w:ascii="Times New Roman" w:hAnsi="Times New Roman"/>
            <w:i/>
            <w:iCs/>
            <w:color w:val="auto"/>
            <w:szCs w:val="24"/>
            <w:vertAlign w:val="subscript"/>
          </w:rPr>
          <w:delText>b</w:delText>
        </w:r>
      </w:del>
      <w:del w:id="8327"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328" w:author="Janusio" w:date="2018-03-10T14:41:08Z"/>
          <w:rFonts w:hint="eastAsia" w:ascii="Times New Roman" w:hAnsi="Times New Roman"/>
          <w:color w:val="auto"/>
          <w:szCs w:val="24"/>
        </w:rPr>
      </w:pPr>
      <w:del w:id="8329" w:author="Janusio" w:date="2018-03-10T14:41:08Z"/>
      <w:del w:id="8330" w:author="Janusio" w:date="2018-03-10T14:41:08Z"/>
      <w:del w:id="8331" w:author="Janusio" w:date="2018-03-10T14:41:08Z"/>
      <w:del w:id="8332" w:author="Janusio" w:date="2018-03-10T14:41:08Z">
        <w:r>
          <w:rPr>
            <w:rFonts w:hint="eastAsia" w:ascii="Times New Roman" w:hAnsi="Times New Roman"/>
            <w:color w:val="auto"/>
            <w:position w:val="-4"/>
            <w:szCs w:val="24"/>
          </w:rPr>
          <w:object>
            <v:shape id="_x0000_i104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6" DrawAspect="Content" ObjectID="_1468075890" r:id="rId232">
              <o:LockedField>false</o:LockedField>
            </o:OLEObject>
          </w:object>
        </w:r>
      </w:del>
      <w:del w:id="8334" w:author="Janusio" w:date="2018-03-10T14:41:08Z"/>
      <w:del w:id="8335" w:author="Janusio" w:date="2018-03-10T14:41:08Z">
        <w:r>
          <w:rPr>
            <w:rFonts w:hint="eastAsia" w:ascii="Times New Roman" w:hAnsi="Times New Roman"/>
            <w:color w:val="auto"/>
            <w:szCs w:val="24"/>
          </w:rPr>
          <w:delText>(</w:delText>
        </w:r>
      </w:del>
      <w:del w:id="8336" w:author="Janusio" w:date="2018-03-10T14:41:08Z">
        <w:r>
          <w:rPr>
            <w:rFonts w:hint="eastAsia" w:ascii="宋体" w:hAnsi="宋体" w:cs="宋体"/>
            <w:color w:val="auto"/>
            <w:szCs w:val="24"/>
          </w:rPr>
          <w:delText>┐</w:delText>
        </w:r>
      </w:del>
      <w:del w:id="8337" w:author="Janusio" w:date="2018-03-10T14:41:08Z">
        <w:r>
          <w:rPr>
            <w:rFonts w:hint="eastAsia" w:ascii="Times New Roman" w:hAnsi="Times New Roman"/>
            <w:color w:val="auto"/>
            <w:szCs w:val="24"/>
          </w:rPr>
          <w:delText>Jump(</w:delText>
        </w:r>
      </w:del>
      <w:del w:id="8338" w:author="Janusio" w:date="2018-03-10T14:41:08Z">
        <w:r>
          <w:rPr>
            <w:rFonts w:hint="eastAsia" w:ascii="Times New Roman" w:hAnsi="Times New Roman"/>
            <w:i/>
            <w:iCs/>
            <w:color w:val="auto"/>
            <w:szCs w:val="24"/>
          </w:rPr>
          <w:delText>J</w:delText>
        </w:r>
      </w:del>
      <w:del w:id="8339" w:author="Janusio" w:date="2018-03-10T14:41:08Z">
        <w:r>
          <w:rPr>
            <w:rFonts w:hint="eastAsia" w:ascii="Times New Roman" w:hAnsi="Times New Roman"/>
            <w:color w:val="auto"/>
            <w:szCs w:val="24"/>
          </w:rPr>
          <w:delText>)on(</w:delText>
        </w:r>
      </w:del>
      <w:del w:id="8340" w:author="Janusio" w:date="2018-03-10T14:41:08Z">
        <w:r>
          <w:rPr>
            <w:rFonts w:hint="eastAsia" w:ascii="Times New Roman" w:hAnsi="Times New Roman"/>
            <w:i/>
            <w:iCs/>
            <w:color w:val="auto"/>
            <w:szCs w:val="24"/>
          </w:rPr>
          <w:delText>t</w:delText>
        </w:r>
      </w:del>
      <w:del w:id="8341" w:author="Janusio" w:date="2018-03-10T14:41:08Z">
        <w:r>
          <w:rPr>
            <w:rFonts w:hint="eastAsia" w:ascii="Times New Roman" w:hAnsi="Times New Roman"/>
            <w:i/>
            <w:iCs/>
            <w:color w:val="auto"/>
            <w:szCs w:val="24"/>
            <w:vertAlign w:val="subscript"/>
          </w:rPr>
          <w:delText>B</w:delText>
        </w:r>
      </w:del>
      <w:del w:id="8342" w:author="Janusio" w:date="2018-03-10T14:41:08Z">
        <w:r>
          <w:rPr>
            <w:rFonts w:hint="eastAsia" w:ascii="Times New Roman" w:hAnsi="Times New Roman"/>
            <w:iCs/>
            <w:color w:val="auto"/>
            <w:szCs w:val="24"/>
          </w:rPr>
          <w:delText>,</w:delText>
        </w:r>
      </w:del>
      <w:del w:id="8343" w:author="Janusio" w:date="2018-03-10T14:41:08Z">
        <w:r>
          <w:rPr>
            <w:rFonts w:hint="eastAsia" w:ascii="Times New Roman" w:hAnsi="Times New Roman"/>
            <w:i/>
            <w:iCs/>
            <w:color w:val="auto"/>
            <w:szCs w:val="24"/>
          </w:rPr>
          <w:delText>t</w:delText>
        </w:r>
      </w:del>
      <w:del w:id="8344" w:author="Janusio" w:date="2018-03-10T14:41:08Z">
        <w:r>
          <w:rPr>
            <w:rFonts w:hint="eastAsia" w:ascii="Times New Roman" w:hAnsi="Times New Roman"/>
            <w:i/>
            <w:iCs/>
            <w:color w:val="auto"/>
            <w:szCs w:val="24"/>
            <w:vertAlign w:val="subscript"/>
          </w:rPr>
          <w:delText>o</w:delText>
        </w:r>
      </w:del>
      <w:del w:id="8345" w:author="Janusio" w:date="2018-03-10T14:41:08Z">
        <w:r>
          <w:rPr>
            <w:rFonts w:hint="eastAsia" w:ascii="Times New Roman" w:hAnsi="Times New Roman"/>
            <w:color w:val="auto"/>
            <w:szCs w:val="24"/>
          </w:rPr>
          <w:delText xml:space="preserve">)) </w:delText>
        </w:r>
      </w:del>
      <w:del w:id="8346" w:author="Janusio" w:date="2018-03-10T14:41:08Z"/>
      <w:del w:id="8347" w:author="Janusio" w:date="2018-03-10T14:41:08Z"/>
      <w:del w:id="8348" w:author="Janusio" w:date="2018-03-10T14:41:08Z"/>
      <w:del w:id="8349" w:author="Janusio" w:date="2018-03-10T14:41:08Z">
        <w:r>
          <w:rPr>
            <w:rFonts w:hint="eastAsia" w:ascii="Times New Roman" w:hAnsi="Times New Roman"/>
            <w:color w:val="auto"/>
            <w:position w:val="-4"/>
            <w:szCs w:val="24"/>
          </w:rPr>
          <w:object>
            <v:shape id="_x0000_i104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7" DrawAspect="Content" ObjectID="_1468075891" r:id="rId233">
              <o:LockedField>false</o:LockedField>
            </o:OLEObject>
          </w:object>
        </w:r>
      </w:del>
      <w:del w:id="8351" w:author="Janusio" w:date="2018-03-10T14:41:08Z"/>
      <w:del w:id="8352" w:author="Janusio" w:date="2018-03-10T14:41:08Z">
        <w:r>
          <w:rPr>
            <w:rFonts w:hint="eastAsia" w:ascii="Times New Roman" w:hAnsi="Times New Roman"/>
            <w:color w:val="auto"/>
            <w:szCs w:val="24"/>
          </w:rPr>
          <w:delText>(</w:delText>
        </w:r>
      </w:del>
      <w:del w:id="8353" w:author="Janusio" w:date="2018-03-10T14:41:08Z">
        <w:r>
          <w:rPr>
            <w:rFonts w:hint="eastAsia" w:ascii="宋体" w:hAnsi="宋体" w:cs="宋体"/>
            <w:color w:val="auto"/>
            <w:szCs w:val="24"/>
          </w:rPr>
          <w:delText>┐</w:delText>
        </w:r>
      </w:del>
      <w:del w:id="8354" w:author="Janusio" w:date="2018-03-10T14:41:08Z">
        <w:r>
          <w:rPr>
            <w:rFonts w:hint="eastAsia" w:ascii="Times New Roman" w:hAnsi="Times New Roman"/>
            <w:color w:val="auto"/>
            <w:szCs w:val="24"/>
          </w:rPr>
          <w:delText>Jump(</w:delText>
        </w:r>
      </w:del>
      <w:del w:id="8355" w:author="Janusio" w:date="2018-03-10T14:41:08Z">
        <w:r>
          <w:rPr>
            <w:rFonts w:hint="eastAsia" w:ascii="Times New Roman" w:hAnsi="Times New Roman"/>
            <w:i/>
            <w:iCs/>
            <w:color w:val="auto"/>
            <w:szCs w:val="24"/>
          </w:rPr>
          <w:delText>J</w:delText>
        </w:r>
      </w:del>
      <w:del w:id="8356" w:author="Janusio" w:date="2018-03-10T14:41:08Z">
        <w:r>
          <w:rPr>
            <w:rFonts w:hint="eastAsia" w:ascii="Times New Roman" w:hAnsi="Times New Roman"/>
            <w:color w:val="auto"/>
            <w:szCs w:val="24"/>
          </w:rPr>
          <w:delText>)on(</w:delText>
        </w:r>
      </w:del>
      <w:del w:id="8357" w:author="Janusio" w:date="2018-03-10T14:41:08Z">
        <w:r>
          <w:rPr>
            <w:rFonts w:hint="eastAsia" w:ascii="Times New Roman" w:hAnsi="Times New Roman"/>
            <w:i/>
            <w:iCs/>
            <w:color w:val="auto"/>
            <w:szCs w:val="24"/>
          </w:rPr>
          <w:delText>t</w:delText>
        </w:r>
      </w:del>
      <w:del w:id="8358" w:author="Janusio" w:date="2018-03-10T14:41:08Z">
        <w:r>
          <w:rPr>
            <w:rFonts w:hint="eastAsia" w:ascii="Times New Roman" w:hAnsi="Times New Roman"/>
            <w:i/>
            <w:iCs/>
            <w:color w:val="auto"/>
            <w:szCs w:val="24"/>
            <w:vertAlign w:val="subscript"/>
          </w:rPr>
          <w:delText>o</w:delText>
        </w:r>
      </w:del>
      <w:del w:id="8359" w:author="Janusio" w:date="2018-03-10T14:41:08Z">
        <w:r>
          <w:rPr>
            <w:rFonts w:hint="eastAsia" w:ascii="Times New Roman" w:hAnsi="Times New Roman"/>
            <w:iCs/>
            <w:color w:val="auto"/>
            <w:szCs w:val="24"/>
          </w:rPr>
          <w:delText>,</w:delText>
        </w:r>
      </w:del>
      <w:del w:id="8360" w:author="Janusio" w:date="2018-03-10T14:41:08Z">
        <w:r>
          <w:rPr>
            <w:rFonts w:hint="eastAsia" w:ascii="Times New Roman" w:hAnsi="Times New Roman"/>
            <w:i/>
            <w:iCs/>
            <w:color w:val="auto"/>
            <w:szCs w:val="24"/>
          </w:rPr>
          <w:delText>t</w:delText>
        </w:r>
      </w:del>
      <w:del w:id="8361" w:author="Janusio" w:date="2018-03-10T14:41:08Z">
        <w:r>
          <w:rPr>
            <w:rFonts w:hint="eastAsia" w:ascii="Times New Roman" w:hAnsi="Times New Roman"/>
            <w:i/>
            <w:iCs/>
            <w:color w:val="auto"/>
            <w:szCs w:val="24"/>
            <w:vertAlign w:val="subscript"/>
          </w:rPr>
          <w:delText>v</w:delText>
        </w:r>
      </w:del>
      <w:del w:id="8362"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363" w:author="Janusio" w:date="2018-03-10T14:41:08Z"/>
          <w:rFonts w:hint="eastAsia" w:ascii="Times New Roman" w:hAnsi="Times New Roman"/>
          <w:color w:val="auto"/>
          <w:szCs w:val="24"/>
        </w:rPr>
      </w:pPr>
      <w:del w:id="8364" w:author="Janusio" w:date="2018-03-10T14:41:08Z"/>
      <w:del w:id="8365" w:author="Janusio" w:date="2018-03-10T14:41:08Z"/>
      <w:del w:id="8366" w:author="Janusio" w:date="2018-03-10T14:41:08Z"/>
      <w:del w:id="8367" w:author="Janusio" w:date="2018-03-10T14:41:08Z">
        <w:r>
          <w:rPr>
            <w:rFonts w:hint="eastAsia" w:ascii="Times New Roman" w:hAnsi="Times New Roman"/>
            <w:color w:val="auto"/>
            <w:position w:val="-4"/>
            <w:szCs w:val="24"/>
          </w:rPr>
          <w:object>
            <v:shape id="_x0000_i104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8" DrawAspect="Content" ObjectID="_1468075892" r:id="rId234">
              <o:LockedField>false</o:LockedField>
            </o:OLEObject>
          </w:object>
        </w:r>
      </w:del>
      <w:del w:id="8369" w:author="Janusio" w:date="2018-03-10T14:41:08Z"/>
      <w:del w:id="8370" w:author="Janusio" w:date="2018-03-10T14:41:08Z">
        <w:r>
          <w:rPr>
            <w:rFonts w:hint="eastAsia" w:ascii="Times New Roman" w:hAnsi="Times New Roman"/>
            <w:color w:val="auto"/>
            <w:szCs w:val="24"/>
          </w:rPr>
          <w:delText>(</w:delText>
        </w:r>
      </w:del>
      <w:del w:id="8371" w:author="Janusio" w:date="2018-03-10T14:41:08Z">
        <w:r>
          <w:rPr>
            <w:rFonts w:hint="eastAsia" w:ascii="宋体" w:hAnsi="宋体" w:cs="宋体"/>
            <w:color w:val="auto"/>
            <w:szCs w:val="24"/>
          </w:rPr>
          <w:delText>┐</w:delText>
        </w:r>
      </w:del>
      <w:del w:id="8372" w:author="Janusio" w:date="2018-03-10T14:41:08Z">
        <w:r>
          <w:rPr>
            <w:rFonts w:hint="eastAsia" w:ascii="Times New Roman" w:hAnsi="Times New Roman"/>
            <w:color w:val="auto"/>
            <w:szCs w:val="24"/>
          </w:rPr>
          <w:delText>Jump(</w:delText>
        </w:r>
      </w:del>
      <w:del w:id="8373" w:author="Janusio" w:date="2018-03-10T14:41:08Z">
        <w:r>
          <w:rPr>
            <w:rFonts w:hint="eastAsia" w:ascii="Times New Roman" w:hAnsi="Times New Roman"/>
            <w:i/>
            <w:iCs/>
            <w:color w:val="auto"/>
            <w:szCs w:val="24"/>
          </w:rPr>
          <w:delText>J</w:delText>
        </w:r>
      </w:del>
      <w:del w:id="8374" w:author="Janusio" w:date="2018-03-10T14:41:08Z">
        <w:r>
          <w:rPr>
            <w:rFonts w:hint="eastAsia" w:ascii="Times New Roman" w:hAnsi="Times New Roman"/>
            <w:color w:val="auto"/>
            <w:szCs w:val="24"/>
          </w:rPr>
          <w:delText>)on(</w:delText>
        </w:r>
      </w:del>
      <w:del w:id="8375" w:author="Janusio" w:date="2018-03-10T14:41:08Z">
        <w:r>
          <w:rPr>
            <w:rFonts w:hint="eastAsia" w:ascii="Times New Roman" w:hAnsi="Times New Roman"/>
            <w:i/>
            <w:iCs/>
            <w:color w:val="auto"/>
            <w:szCs w:val="24"/>
          </w:rPr>
          <w:delText>t</w:delText>
        </w:r>
      </w:del>
      <w:del w:id="8376" w:author="Janusio" w:date="2018-03-10T14:41:08Z">
        <w:r>
          <w:rPr>
            <w:rFonts w:hint="eastAsia" w:ascii="Times New Roman" w:hAnsi="Times New Roman"/>
            <w:i/>
            <w:iCs/>
            <w:color w:val="auto"/>
            <w:szCs w:val="24"/>
            <w:vertAlign w:val="subscript"/>
          </w:rPr>
          <w:delText>v</w:delText>
        </w:r>
      </w:del>
      <w:del w:id="8377" w:author="Janusio" w:date="2018-03-10T14:41:08Z">
        <w:r>
          <w:rPr>
            <w:rFonts w:hint="eastAsia" w:ascii="Times New Roman" w:hAnsi="Times New Roman"/>
            <w:iCs/>
            <w:color w:val="auto"/>
            <w:szCs w:val="24"/>
          </w:rPr>
          <w:delText>,</w:delText>
        </w:r>
      </w:del>
      <w:del w:id="8378" w:author="Janusio" w:date="2018-03-10T14:41:08Z">
        <w:r>
          <w:rPr>
            <w:rFonts w:hint="eastAsia" w:ascii="Times New Roman" w:hAnsi="Times New Roman"/>
            <w:i/>
            <w:iCs/>
            <w:color w:val="auto"/>
            <w:szCs w:val="24"/>
          </w:rPr>
          <w:delText>t</w:delText>
        </w:r>
      </w:del>
      <w:del w:id="8379" w:author="Janusio" w:date="2018-03-10T14:41:08Z">
        <w:r>
          <w:rPr>
            <w:rFonts w:hint="eastAsia" w:ascii="Times New Roman" w:hAnsi="Times New Roman"/>
            <w:i/>
            <w:iCs/>
            <w:color w:val="auto"/>
            <w:szCs w:val="24"/>
            <w:vertAlign w:val="subscript"/>
          </w:rPr>
          <w:delText>d</w:delText>
        </w:r>
      </w:del>
      <w:del w:id="8380" w:author="Janusio" w:date="2018-03-10T14:41:08Z">
        <w:r>
          <w:rPr>
            <w:rFonts w:hint="eastAsia" w:ascii="Times New Roman" w:hAnsi="Times New Roman"/>
            <w:color w:val="auto"/>
            <w:szCs w:val="24"/>
          </w:rPr>
          <w:delText>))</w:delText>
        </w:r>
      </w:del>
      <w:del w:id="8381" w:author="Janusio" w:date="2018-03-10T14:41:08Z"/>
      <w:del w:id="8382" w:author="Janusio" w:date="2018-03-10T14:41:08Z"/>
      <w:del w:id="8383" w:author="Janusio" w:date="2018-03-10T14:41:08Z"/>
      <w:del w:id="8384" w:author="Janusio" w:date="2018-03-10T14:41:08Z">
        <w:r>
          <w:rPr>
            <w:rFonts w:hint="eastAsia" w:ascii="Times New Roman" w:hAnsi="Times New Roman"/>
            <w:color w:val="auto"/>
            <w:position w:val="-4"/>
            <w:szCs w:val="24"/>
          </w:rPr>
          <w:object>
            <v:shape id="_x0000_i104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49" DrawAspect="Content" ObjectID="_1468075893" r:id="rId235">
              <o:LockedField>false</o:LockedField>
            </o:OLEObject>
          </w:object>
        </w:r>
      </w:del>
      <w:del w:id="8386" w:author="Janusio" w:date="2018-03-10T14:41:08Z"/>
      <w:del w:id="8387" w:author="Janusio" w:date="2018-03-10T14:41:08Z">
        <w:r>
          <w:rPr>
            <w:rFonts w:hint="eastAsia" w:ascii="Times New Roman" w:hAnsi="Times New Roman"/>
            <w:color w:val="auto"/>
            <w:szCs w:val="24"/>
          </w:rPr>
          <w:delText>(</w:delText>
        </w:r>
      </w:del>
      <w:del w:id="8388" w:author="Janusio" w:date="2018-03-10T14:41:08Z">
        <w:r>
          <w:rPr>
            <w:rFonts w:hint="eastAsia" w:ascii="宋体" w:hAnsi="宋体" w:cs="宋体"/>
            <w:color w:val="auto"/>
            <w:szCs w:val="24"/>
          </w:rPr>
          <w:delText>┐</w:delText>
        </w:r>
      </w:del>
      <w:del w:id="8389" w:author="Janusio" w:date="2018-03-10T14:41:08Z">
        <w:r>
          <w:rPr>
            <w:rFonts w:hint="eastAsia" w:ascii="Times New Roman" w:hAnsi="Times New Roman"/>
            <w:color w:val="auto"/>
            <w:szCs w:val="24"/>
          </w:rPr>
          <w:delText>Jump(</w:delText>
        </w:r>
      </w:del>
      <w:del w:id="8390" w:author="Janusio" w:date="2018-03-10T14:41:08Z">
        <w:r>
          <w:rPr>
            <w:rFonts w:hint="eastAsia" w:ascii="Times New Roman" w:hAnsi="Times New Roman"/>
            <w:i/>
            <w:iCs/>
            <w:color w:val="auto"/>
            <w:szCs w:val="24"/>
          </w:rPr>
          <w:delText>J</w:delText>
        </w:r>
      </w:del>
      <w:del w:id="8391" w:author="Janusio" w:date="2018-03-10T14:41:08Z">
        <w:r>
          <w:rPr>
            <w:rFonts w:hint="eastAsia" w:ascii="Times New Roman" w:hAnsi="Times New Roman"/>
            <w:color w:val="auto"/>
            <w:szCs w:val="24"/>
          </w:rPr>
          <w:delText>)on(</w:delText>
        </w:r>
      </w:del>
      <w:del w:id="8392" w:author="Janusio" w:date="2018-03-10T14:41:08Z">
        <w:r>
          <w:rPr>
            <w:rFonts w:hint="eastAsia" w:ascii="Times New Roman" w:hAnsi="Times New Roman"/>
            <w:i/>
            <w:iCs/>
            <w:color w:val="auto"/>
            <w:szCs w:val="24"/>
          </w:rPr>
          <w:delText>t</w:delText>
        </w:r>
      </w:del>
      <w:del w:id="8393" w:author="Janusio" w:date="2018-03-10T14:41:08Z">
        <w:r>
          <w:rPr>
            <w:rFonts w:hint="eastAsia" w:ascii="Times New Roman" w:hAnsi="Times New Roman"/>
            <w:i/>
            <w:iCs/>
            <w:color w:val="auto"/>
            <w:szCs w:val="24"/>
            <w:vertAlign w:val="subscript"/>
          </w:rPr>
          <w:delText>d</w:delText>
        </w:r>
      </w:del>
      <w:del w:id="8394" w:author="Janusio" w:date="2018-03-10T14:41:08Z">
        <w:r>
          <w:rPr>
            <w:rFonts w:hint="eastAsia" w:ascii="Times New Roman" w:hAnsi="Times New Roman"/>
            <w:iCs/>
            <w:color w:val="auto"/>
            <w:szCs w:val="24"/>
          </w:rPr>
          <w:delText>,</w:delText>
        </w:r>
      </w:del>
      <w:del w:id="8395" w:author="Janusio" w:date="2018-03-10T14:41:08Z">
        <w:r>
          <w:rPr>
            <w:rFonts w:hint="eastAsia" w:ascii="Times New Roman" w:hAnsi="Times New Roman"/>
            <w:i/>
            <w:iCs/>
            <w:color w:val="auto"/>
            <w:szCs w:val="24"/>
          </w:rPr>
          <w:delText xml:space="preserve"> t</w:delText>
        </w:r>
      </w:del>
      <w:del w:id="8396" w:author="Janusio" w:date="2018-03-10T14:41:08Z">
        <w:r>
          <w:rPr>
            <w:rFonts w:hint="eastAsia" w:ascii="Times New Roman" w:hAnsi="Times New Roman"/>
            <w:i/>
            <w:iCs/>
            <w:color w:val="auto"/>
            <w:szCs w:val="24"/>
            <w:vertAlign w:val="subscript"/>
          </w:rPr>
          <w:delText>vb</w:delText>
        </w:r>
      </w:del>
      <w:del w:id="8397"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398" w:author="Janusio" w:date="2018-03-10T14:41:08Z"/>
          <w:rFonts w:hint="eastAsia" w:ascii="Times New Roman" w:hAnsi="Times New Roman"/>
          <w:color w:val="auto"/>
          <w:szCs w:val="24"/>
        </w:rPr>
      </w:pPr>
      <w:del w:id="8399" w:author="Janusio" w:date="2018-03-10T14:41:08Z"/>
      <w:del w:id="8400" w:author="Janusio" w:date="2018-03-10T14:41:08Z"/>
      <w:del w:id="8401" w:author="Janusio" w:date="2018-03-10T14:41:08Z"/>
      <w:del w:id="8402" w:author="Janusio" w:date="2018-03-10T14:41:08Z">
        <w:r>
          <w:rPr>
            <w:rFonts w:hint="eastAsia" w:ascii="Times New Roman" w:hAnsi="Times New Roman"/>
            <w:color w:val="auto"/>
            <w:position w:val="-4"/>
            <w:szCs w:val="24"/>
          </w:rPr>
          <w:object>
            <v:shape id="_x0000_i105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50" DrawAspect="Content" ObjectID="_1468075894" r:id="rId236">
              <o:LockedField>false</o:LockedField>
            </o:OLEObject>
          </w:object>
        </w:r>
      </w:del>
      <w:del w:id="8404" w:author="Janusio" w:date="2018-03-10T14:41:08Z"/>
      <w:del w:id="8405" w:author="Janusio" w:date="2018-03-10T14:41:08Z">
        <w:r>
          <w:rPr>
            <w:rFonts w:hint="eastAsia" w:ascii="Times New Roman" w:hAnsi="Times New Roman"/>
            <w:color w:val="auto"/>
            <w:szCs w:val="24"/>
          </w:rPr>
          <w:delText>(</w:delText>
        </w:r>
      </w:del>
      <w:del w:id="8406" w:author="Janusio" w:date="2018-03-10T14:41:08Z">
        <w:r>
          <w:rPr>
            <w:rFonts w:hint="eastAsia" w:ascii="宋体" w:hAnsi="宋体" w:cs="宋体"/>
            <w:color w:val="auto"/>
            <w:szCs w:val="24"/>
          </w:rPr>
          <w:delText>┐</w:delText>
        </w:r>
      </w:del>
      <w:del w:id="8407" w:author="Janusio" w:date="2018-03-10T14:41:08Z">
        <w:r>
          <w:rPr>
            <w:rFonts w:hint="eastAsia" w:ascii="Times New Roman" w:hAnsi="Times New Roman"/>
            <w:color w:val="auto"/>
            <w:szCs w:val="24"/>
          </w:rPr>
          <w:delText>Jump(</w:delText>
        </w:r>
      </w:del>
      <w:del w:id="8408" w:author="Janusio" w:date="2018-03-10T14:41:08Z">
        <w:r>
          <w:rPr>
            <w:rFonts w:hint="eastAsia" w:ascii="Times New Roman" w:hAnsi="Times New Roman"/>
            <w:i/>
            <w:iCs/>
            <w:color w:val="auto"/>
            <w:szCs w:val="24"/>
          </w:rPr>
          <w:delText>J</w:delText>
        </w:r>
      </w:del>
      <w:del w:id="8409" w:author="Janusio" w:date="2018-03-10T14:41:08Z">
        <w:r>
          <w:rPr>
            <w:rFonts w:hint="eastAsia" w:ascii="Times New Roman" w:hAnsi="Times New Roman"/>
            <w:color w:val="auto"/>
            <w:szCs w:val="24"/>
          </w:rPr>
          <w:delText>)on(</w:delText>
        </w:r>
      </w:del>
      <w:del w:id="8410" w:author="Janusio" w:date="2018-03-10T14:41:08Z">
        <w:r>
          <w:rPr>
            <w:rFonts w:hint="eastAsia" w:ascii="Times New Roman" w:hAnsi="Times New Roman"/>
            <w:i/>
            <w:iCs/>
            <w:color w:val="auto"/>
            <w:szCs w:val="24"/>
          </w:rPr>
          <w:delText>t</w:delText>
        </w:r>
      </w:del>
      <w:del w:id="8411" w:author="Janusio" w:date="2018-03-10T14:41:08Z">
        <w:r>
          <w:rPr>
            <w:rFonts w:hint="eastAsia" w:ascii="Times New Roman" w:hAnsi="Times New Roman"/>
            <w:i/>
            <w:iCs/>
            <w:color w:val="auto"/>
            <w:szCs w:val="24"/>
            <w:vertAlign w:val="subscript"/>
          </w:rPr>
          <w:delText>vb</w:delText>
        </w:r>
      </w:del>
      <w:del w:id="8412" w:author="Janusio" w:date="2018-03-10T14:41:08Z">
        <w:r>
          <w:rPr>
            <w:rFonts w:hint="eastAsia" w:ascii="Times New Roman" w:hAnsi="Times New Roman"/>
            <w:iCs/>
            <w:color w:val="auto"/>
            <w:szCs w:val="24"/>
          </w:rPr>
          <w:delText>,</w:delText>
        </w:r>
      </w:del>
      <w:del w:id="8413" w:author="Janusio" w:date="2018-03-10T14:41:08Z">
        <w:r>
          <w:rPr>
            <w:rFonts w:hint="eastAsia" w:ascii="Times New Roman" w:hAnsi="Times New Roman"/>
            <w:i/>
            <w:iCs/>
            <w:color w:val="auto"/>
            <w:szCs w:val="24"/>
          </w:rPr>
          <w:delText xml:space="preserve"> t</w:delText>
        </w:r>
      </w:del>
      <w:del w:id="8414" w:author="Janusio" w:date="2018-03-10T14:41:08Z">
        <w:r>
          <w:rPr>
            <w:rFonts w:hint="eastAsia" w:ascii="Times New Roman" w:hAnsi="Times New Roman"/>
            <w:i/>
            <w:iCs/>
            <w:color w:val="auto"/>
            <w:szCs w:val="24"/>
            <w:vertAlign w:val="subscript"/>
          </w:rPr>
          <w:delText>vv</w:delText>
        </w:r>
      </w:del>
      <w:del w:id="8415" w:author="Janusio" w:date="2018-03-10T14:41:08Z">
        <w:r>
          <w:rPr>
            <w:rFonts w:hint="eastAsia" w:ascii="Times New Roman" w:hAnsi="Times New Roman"/>
            <w:color w:val="auto"/>
            <w:szCs w:val="24"/>
          </w:rPr>
          <w:delText>))(</w:delText>
        </w:r>
      </w:del>
      <w:del w:id="8416" w:author="Janusio" w:date="2018-03-10T14:41:08Z">
        <w:r>
          <w:rPr>
            <w:rFonts w:hint="eastAsia" w:ascii="宋体" w:hAnsi="宋体" w:cs="宋体"/>
            <w:color w:val="auto"/>
            <w:szCs w:val="24"/>
          </w:rPr>
          <w:delText>┐</w:delText>
        </w:r>
      </w:del>
      <w:del w:id="8417" w:author="Janusio" w:date="2018-03-10T14:41:08Z">
        <w:r>
          <w:rPr>
            <w:rFonts w:hint="eastAsia" w:ascii="Times New Roman" w:hAnsi="Times New Roman"/>
            <w:color w:val="auto"/>
            <w:szCs w:val="24"/>
          </w:rPr>
          <w:delText>Jump(</w:delText>
        </w:r>
      </w:del>
      <w:del w:id="8418" w:author="Janusio" w:date="2018-03-10T14:41:08Z">
        <w:r>
          <w:rPr>
            <w:rFonts w:hint="eastAsia" w:ascii="Times New Roman" w:hAnsi="Times New Roman"/>
            <w:i/>
            <w:iCs/>
            <w:color w:val="auto"/>
            <w:szCs w:val="24"/>
          </w:rPr>
          <w:delText>J</w:delText>
        </w:r>
      </w:del>
      <w:del w:id="8419" w:author="Janusio" w:date="2018-03-10T14:41:08Z">
        <w:r>
          <w:rPr>
            <w:rFonts w:hint="eastAsia" w:ascii="Times New Roman" w:hAnsi="Times New Roman"/>
            <w:color w:val="auto"/>
            <w:szCs w:val="24"/>
          </w:rPr>
          <w:delText>)on(</w:delText>
        </w:r>
      </w:del>
      <w:del w:id="8420" w:author="Janusio" w:date="2018-03-10T14:41:08Z">
        <w:r>
          <w:rPr>
            <w:rFonts w:hint="eastAsia" w:ascii="Times New Roman" w:hAnsi="Times New Roman"/>
            <w:i/>
            <w:iCs/>
            <w:color w:val="auto"/>
            <w:szCs w:val="24"/>
          </w:rPr>
          <w:delText>t</w:delText>
        </w:r>
      </w:del>
      <w:del w:id="8421" w:author="Janusio" w:date="2018-03-10T14:41:08Z">
        <w:r>
          <w:rPr>
            <w:rFonts w:hint="eastAsia" w:ascii="Times New Roman" w:hAnsi="Times New Roman"/>
            <w:i/>
            <w:iCs/>
            <w:color w:val="auto"/>
            <w:szCs w:val="24"/>
            <w:vertAlign w:val="subscript"/>
          </w:rPr>
          <w:delText>vv</w:delText>
        </w:r>
      </w:del>
      <w:del w:id="8422" w:author="Janusio" w:date="2018-03-10T14:41:08Z">
        <w:r>
          <w:rPr>
            <w:rFonts w:hint="eastAsia" w:ascii="Times New Roman" w:hAnsi="Times New Roman"/>
            <w:iCs/>
            <w:color w:val="auto"/>
            <w:szCs w:val="24"/>
          </w:rPr>
          <w:delText>,</w:delText>
        </w:r>
      </w:del>
      <w:del w:id="8423" w:author="Janusio" w:date="2018-03-10T14:41:08Z">
        <w:r>
          <w:rPr>
            <w:rFonts w:hint="eastAsia" w:ascii="Times New Roman" w:hAnsi="Times New Roman"/>
            <w:color w:val="auto"/>
            <w:szCs w:val="24"/>
          </w:rPr>
          <w:delText xml:space="preserve"> </w:delText>
        </w:r>
      </w:del>
      <w:del w:id="8424" w:author="Janusio" w:date="2018-03-10T14:41:08Z">
        <w:r>
          <w:rPr>
            <w:rFonts w:hint="eastAsia" w:ascii="Times New Roman" w:hAnsi="Times New Roman"/>
            <w:i/>
            <w:iCs/>
            <w:color w:val="auto"/>
            <w:szCs w:val="24"/>
          </w:rPr>
          <w:delText>t</w:delText>
        </w:r>
      </w:del>
      <w:del w:id="8425" w:author="Janusio" w:date="2018-03-10T14:41:08Z">
        <w:r>
          <w:rPr>
            <w:rFonts w:hint="eastAsia" w:ascii="Times New Roman" w:hAnsi="Times New Roman"/>
            <w:i/>
            <w:iCs/>
            <w:color w:val="auto"/>
            <w:szCs w:val="24"/>
            <w:vertAlign w:val="subscript"/>
          </w:rPr>
          <w:delText>vvb</w:delText>
        </w:r>
      </w:del>
      <w:del w:id="8426"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del w:id="8427" w:author="Janusio" w:date="2018-03-10T14:41:08Z"/>
          <w:rFonts w:hint="eastAsia" w:ascii="Times New Roman" w:hAnsi="Times New Roman"/>
          <w:color w:val="auto"/>
          <w:szCs w:val="24"/>
        </w:rPr>
      </w:pPr>
      <w:del w:id="8428" w:author="Janusio" w:date="2018-03-10T14:41:08Z"/>
      <w:del w:id="8429" w:author="Janusio" w:date="2018-03-10T14:41:08Z"/>
      <w:del w:id="8430" w:author="Janusio" w:date="2018-03-10T14:41:08Z"/>
      <w:del w:id="8431" w:author="Janusio" w:date="2018-03-10T14:41:08Z">
        <w:r>
          <w:rPr>
            <w:rFonts w:hint="eastAsia" w:ascii="Times New Roman" w:hAnsi="Times New Roman"/>
            <w:color w:val="auto"/>
            <w:position w:val="-4"/>
            <w:szCs w:val="24"/>
          </w:rPr>
          <w:object>
            <v:shape id="_x0000_i105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51" DrawAspect="Content" ObjectID="_1468075895" r:id="rId237">
              <o:LockedField>false</o:LockedField>
            </o:OLEObject>
          </w:object>
        </w:r>
      </w:del>
      <w:del w:id="8433" w:author="Janusio" w:date="2018-03-10T14:41:08Z"/>
      <w:del w:id="8434" w:author="Janusio" w:date="2018-03-10T14:41:08Z">
        <w:r>
          <w:rPr>
            <w:rFonts w:hint="eastAsia" w:ascii="Times New Roman" w:hAnsi="Times New Roman"/>
            <w:color w:val="auto"/>
            <w:szCs w:val="24"/>
          </w:rPr>
          <w:delText>(</w:delText>
        </w:r>
      </w:del>
      <w:del w:id="8435" w:author="Janusio" w:date="2018-03-10T14:41:08Z">
        <w:r>
          <w:rPr>
            <w:rFonts w:hint="eastAsia" w:ascii="宋体" w:hAnsi="宋体" w:cs="宋体"/>
            <w:color w:val="auto"/>
            <w:szCs w:val="24"/>
          </w:rPr>
          <w:delText>┐</w:delText>
        </w:r>
      </w:del>
      <w:del w:id="8436" w:author="Janusio" w:date="2018-03-10T14:41:08Z">
        <w:r>
          <w:rPr>
            <w:rFonts w:hint="eastAsia" w:ascii="Times New Roman" w:hAnsi="Times New Roman"/>
            <w:color w:val="auto"/>
            <w:szCs w:val="24"/>
          </w:rPr>
          <w:delText>Jump(</w:delText>
        </w:r>
      </w:del>
      <w:del w:id="8437" w:author="Janusio" w:date="2018-03-10T14:41:08Z">
        <w:r>
          <w:rPr>
            <w:rFonts w:hint="eastAsia" w:ascii="Times New Roman" w:hAnsi="Times New Roman"/>
            <w:i/>
            <w:iCs/>
            <w:color w:val="auto"/>
            <w:szCs w:val="24"/>
          </w:rPr>
          <w:delText>J</w:delText>
        </w:r>
      </w:del>
      <w:del w:id="8438" w:author="Janusio" w:date="2018-03-10T14:41:08Z">
        <w:r>
          <w:rPr>
            <w:rFonts w:hint="eastAsia" w:ascii="Times New Roman" w:hAnsi="Times New Roman"/>
            <w:color w:val="auto"/>
            <w:szCs w:val="24"/>
          </w:rPr>
          <w:delText>)on(</w:delText>
        </w:r>
      </w:del>
      <w:del w:id="8439" w:author="Janusio" w:date="2018-03-10T14:41:08Z">
        <w:r>
          <w:rPr>
            <w:rFonts w:hint="eastAsia" w:ascii="Times New Roman" w:hAnsi="Times New Roman"/>
            <w:i/>
            <w:iCs/>
            <w:color w:val="auto"/>
            <w:szCs w:val="24"/>
          </w:rPr>
          <w:delText>t</w:delText>
        </w:r>
      </w:del>
      <w:del w:id="8440" w:author="Janusio" w:date="2018-03-10T14:41:08Z">
        <w:r>
          <w:rPr>
            <w:rFonts w:hint="eastAsia" w:ascii="Times New Roman" w:hAnsi="Times New Roman"/>
            <w:i/>
            <w:iCs/>
            <w:color w:val="auto"/>
            <w:szCs w:val="24"/>
            <w:vertAlign w:val="subscript"/>
          </w:rPr>
          <w:delText>vvb</w:delText>
        </w:r>
      </w:del>
      <w:del w:id="8441" w:author="Janusio" w:date="2018-03-10T14:41:08Z">
        <w:r>
          <w:rPr>
            <w:rFonts w:hint="eastAsia" w:ascii="Times New Roman" w:hAnsi="Times New Roman"/>
            <w:iCs/>
            <w:color w:val="auto"/>
            <w:szCs w:val="24"/>
          </w:rPr>
          <w:delText>,</w:delText>
        </w:r>
      </w:del>
      <w:del w:id="8442" w:author="Janusio" w:date="2018-03-10T14:41:08Z">
        <w:r>
          <w:rPr>
            <w:rFonts w:hint="eastAsia" w:ascii="Times New Roman" w:hAnsi="Times New Roman"/>
            <w:i/>
            <w:iCs/>
            <w:color w:val="auto"/>
            <w:szCs w:val="24"/>
          </w:rPr>
          <w:delText xml:space="preserve"> t</w:delText>
        </w:r>
      </w:del>
      <w:del w:id="8443" w:author="Janusio" w:date="2018-03-10T14:41:08Z">
        <w:r>
          <w:rPr>
            <w:rFonts w:hint="eastAsia" w:ascii="Times New Roman" w:hAnsi="Times New Roman"/>
            <w:i/>
            <w:iCs/>
            <w:color w:val="auto"/>
            <w:szCs w:val="24"/>
            <w:vertAlign w:val="subscript"/>
          </w:rPr>
          <w:delText>o_app</w:delText>
        </w:r>
      </w:del>
      <w:del w:id="8444"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445" w:author="Janusio" w:date="2018-03-10T14:41:08Z"/>
          <w:rFonts w:hint="eastAsia" w:ascii="Times New Roman" w:hAnsi="Times New Roman"/>
          <w:color w:val="auto"/>
          <w:szCs w:val="24"/>
        </w:rPr>
      </w:pPr>
      <w:del w:id="8446" w:author="Janusio" w:date="2018-03-10T14:41:08Z">
        <w:r>
          <w:rPr>
            <w:rFonts w:hint="eastAsia" w:ascii="Times New Roman" w:hAnsi="Times New Roman"/>
            <w:color w:val="auto"/>
            <w:szCs w:val="24"/>
          </w:rPr>
          <w:delText>上述公式表示：如果TVP的m基于信任链构建了本地信任环境，则其启动过程一定是从BIOS跳转到OSLoader，从OSLoader到VMM，从VMM到</w:delText>
        </w:r>
      </w:del>
      <w:del w:id="8447" w:author="Janusio" w:date="2018-03-10T14:41:08Z">
        <w:r>
          <w:rPr>
            <w:rFonts w:hint="eastAsia" w:ascii="Times New Roman" w:hAnsi="Times New Roman"/>
            <w:iCs/>
            <w:color w:val="auto"/>
            <w:szCs w:val="24"/>
          </w:rPr>
          <w:delText>Dom0_Kernel，</w:delText>
        </w:r>
      </w:del>
      <w:del w:id="8448" w:author="Janusio" w:date="2018-03-10T14:41:08Z">
        <w:r>
          <w:rPr>
            <w:rFonts w:hint="eastAsia" w:ascii="Times New Roman" w:hAnsi="Times New Roman"/>
            <w:color w:val="auto"/>
            <w:szCs w:val="24"/>
          </w:rPr>
          <w:delText>然后</w:delText>
        </w:r>
      </w:del>
      <w:del w:id="8449" w:author="Janusio" w:date="2018-03-10T14:41:08Z">
        <w:r>
          <w:rPr>
            <w:rFonts w:hint="eastAsia" w:ascii="Times New Roman" w:hAnsi="Times New Roman"/>
            <w:iCs/>
            <w:color w:val="auto"/>
            <w:szCs w:val="24"/>
          </w:rPr>
          <w:delText>Dom0_ Kernel到TJP，</w:delText>
        </w:r>
      </w:del>
      <w:del w:id="8450" w:author="Janusio" w:date="2018-03-10T14:41:08Z">
        <w:r>
          <w:rPr>
            <w:rFonts w:hint="eastAsia" w:ascii="Times New Roman" w:hAnsi="Times New Roman"/>
            <w:color w:val="auto"/>
            <w:szCs w:val="24"/>
          </w:rPr>
          <w:delText>而在此期间不会有其他程序执行。这就需要证明上述程序启动序列与PCR值之间的一一映射关系。基于前文的假定前提，要证明的信任链本地信任属性如下。</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451" w:author="Janusio" w:date="2018-03-10T14:41:08Z"/>
          <w:rFonts w:hint="eastAsia" w:ascii="Times New Roman" w:hAnsi="Times New Roman"/>
          <w:color w:val="auto"/>
          <w:szCs w:val="24"/>
        </w:rPr>
      </w:pPr>
      <w:del w:id="8452" w:author="Janusio" w:date="2018-03-10T14:41:08Z">
        <w:r>
          <w:rPr>
            <w:rFonts w:hint="eastAsia" w:ascii="Times New Roman" w:hAnsi="Times New Roman"/>
            <w:b/>
            <w:bCs/>
            <w:color w:val="auto"/>
            <w:szCs w:val="24"/>
          </w:rPr>
          <w:delText xml:space="preserve">定理1 </w:delText>
        </w:r>
      </w:del>
      <w:del w:id="8453" w:author="Janusio" w:date="2018-03-10T14:41:08Z">
        <w:r>
          <w:rPr>
            <w:rFonts w:hint="eastAsia" w:ascii="Times New Roman" w:hAnsi="Times New Roman"/>
            <w:color w:val="auto"/>
            <w:szCs w:val="24"/>
          </w:rPr>
          <w:delText>如果m从CRTM启动运行，且与该m启动过程对应的</w:delText>
        </w:r>
      </w:del>
      <w:del w:id="8454" w:author="Janusio" w:date="2018-03-10T14:41:08Z">
        <w:r>
          <w:rPr>
            <w:rFonts w:hint="eastAsia" w:ascii="Times New Roman" w:hAnsi="Times New Roman"/>
            <w:iCs/>
            <w:color w:val="auto"/>
            <w:szCs w:val="24"/>
          </w:rPr>
          <w:delText>PCR</w:delText>
        </w:r>
      </w:del>
      <w:del w:id="8455" w:author="Janusio" w:date="2018-03-10T14:41:08Z">
        <w:r>
          <w:rPr>
            <w:rFonts w:hint="eastAsia" w:ascii="Times New Roman" w:hAnsi="Times New Roman"/>
            <w:color w:val="auto"/>
            <w:szCs w:val="24"/>
          </w:rPr>
          <w:delText>值为</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456" w:author="Janusio" w:date="2018-03-10T14:41:08Z"/>
          <w:rFonts w:hint="eastAsia" w:ascii="Times New Roman" w:hAnsi="Times New Roman"/>
          <w:color w:val="auto"/>
          <w:szCs w:val="24"/>
        </w:rPr>
      </w:pPr>
      <w:del w:id="8457" w:author="Janusio" w:date="2018-03-10T14:41:08Z">
        <w:r>
          <w:rPr>
            <w:rFonts w:hint="eastAsia" w:ascii="Times New Roman" w:hAnsi="Times New Roman"/>
            <w:i/>
            <w:iCs/>
            <w:color w:val="auto"/>
            <w:szCs w:val="24"/>
          </w:rPr>
          <w:delText>seq</w:delText>
        </w:r>
      </w:del>
      <w:del w:id="8458" w:author="Janusio" w:date="2018-03-10T14:41:08Z">
        <w:r>
          <w:rPr>
            <w:rFonts w:hint="eastAsia" w:ascii="Times New Roman" w:hAnsi="Times New Roman"/>
            <w:iCs/>
            <w:color w:val="auto"/>
            <w:szCs w:val="24"/>
          </w:rPr>
          <w:delText>(</w:delText>
        </w:r>
      </w:del>
      <w:del w:id="8459" w:author="Janusio" w:date="2018-03-10T14:41:08Z">
        <w:r>
          <w:rPr>
            <w:rFonts w:hint="eastAsia" w:ascii="Times New Roman" w:hAnsi="Times New Roman"/>
            <w:i/>
            <w:iCs/>
            <w:color w:val="auto"/>
            <w:szCs w:val="24"/>
          </w:rPr>
          <w:delText>BIOS</w:delText>
        </w:r>
      </w:del>
      <w:del w:id="8460" w:author="Janusio" w:date="2018-03-10T14:41:08Z">
        <w:r>
          <w:rPr>
            <w:rFonts w:hint="eastAsia" w:ascii="Times New Roman" w:hAnsi="Times New Roman"/>
            <w:iCs/>
            <w:color w:val="auto"/>
            <w:szCs w:val="24"/>
          </w:rPr>
          <w:delText>(</w:delText>
        </w:r>
      </w:del>
      <w:del w:id="8461" w:author="Janusio" w:date="2018-03-10T14:41:08Z">
        <w:r>
          <w:rPr>
            <w:rFonts w:hint="eastAsia" w:ascii="Times New Roman" w:hAnsi="Times New Roman"/>
            <w:i/>
            <w:iCs/>
            <w:color w:val="auto"/>
            <w:szCs w:val="24"/>
          </w:rPr>
          <w:delText>m</w:delText>
        </w:r>
      </w:del>
      <w:del w:id="8462" w:author="Janusio" w:date="2018-03-10T14:41:08Z">
        <w:r>
          <w:rPr>
            <w:rFonts w:hint="eastAsia" w:ascii="Times New Roman" w:hAnsi="Times New Roman"/>
            <w:iCs/>
            <w:color w:val="auto"/>
            <w:szCs w:val="24"/>
          </w:rPr>
          <w:delText>),</w:delText>
        </w:r>
      </w:del>
      <w:del w:id="8463" w:author="Janusio" w:date="2018-03-10T14:41:08Z">
        <w:r>
          <w:rPr>
            <w:rFonts w:hint="eastAsia" w:ascii="Times New Roman" w:hAnsi="Times New Roman"/>
            <w:i/>
            <w:iCs/>
            <w:color w:val="auto"/>
            <w:szCs w:val="24"/>
          </w:rPr>
          <w:delText>OSLoader</w:delText>
        </w:r>
      </w:del>
      <w:del w:id="8464" w:author="Janusio" w:date="2018-03-10T14:41:08Z">
        <w:r>
          <w:rPr>
            <w:rFonts w:hint="eastAsia" w:ascii="Times New Roman" w:hAnsi="Times New Roman"/>
            <w:iCs/>
            <w:color w:val="auto"/>
            <w:szCs w:val="24"/>
          </w:rPr>
          <w:delText>(</w:delText>
        </w:r>
      </w:del>
      <w:del w:id="8465" w:author="Janusio" w:date="2018-03-10T14:41:08Z">
        <w:r>
          <w:rPr>
            <w:rFonts w:hint="eastAsia" w:ascii="Times New Roman" w:hAnsi="Times New Roman"/>
            <w:i/>
            <w:iCs/>
            <w:color w:val="auto"/>
            <w:szCs w:val="24"/>
          </w:rPr>
          <w:delText>m</w:delText>
        </w:r>
      </w:del>
      <w:del w:id="8466" w:author="Janusio" w:date="2018-03-10T14:41:08Z">
        <w:r>
          <w:rPr>
            <w:rFonts w:hint="eastAsia" w:ascii="Times New Roman" w:hAnsi="Times New Roman"/>
            <w:iCs/>
            <w:color w:val="auto"/>
            <w:szCs w:val="24"/>
          </w:rPr>
          <w:delText>),</w:delText>
        </w:r>
      </w:del>
      <w:del w:id="8467" w:author="Janusio" w:date="2018-03-10T14:41:08Z">
        <w:r>
          <w:rPr>
            <w:rFonts w:hint="eastAsia" w:ascii="Times New Roman" w:hAnsi="Times New Roman"/>
            <w:i/>
            <w:iCs/>
            <w:color w:val="auto"/>
            <w:szCs w:val="24"/>
          </w:rPr>
          <w:delText>VMM</w:delText>
        </w:r>
      </w:del>
      <w:del w:id="8468" w:author="Janusio" w:date="2018-03-10T14:41:08Z">
        <w:r>
          <w:rPr>
            <w:rFonts w:hint="eastAsia" w:ascii="Times New Roman" w:hAnsi="Times New Roman"/>
            <w:iCs/>
            <w:color w:val="auto"/>
            <w:szCs w:val="24"/>
          </w:rPr>
          <w:delText>(</w:delText>
        </w:r>
      </w:del>
      <w:del w:id="8469" w:author="Janusio" w:date="2018-03-10T14:41:08Z">
        <w:r>
          <w:rPr>
            <w:rFonts w:hint="eastAsia" w:ascii="Times New Roman" w:hAnsi="Times New Roman"/>
            <w:i/>
            <w:iCs/>
            <w:color w:val="auto"/>
            <w:szCs w:val="24"/>
          </w:rPr>
          <w:delText>m</w:delText>
        </w:r>
      </w:del>
      <w:del w:id="8470" w:author="Janusio" w:date="2018-03-10T14:41:08Z">
        <w:r>
          <w:rPr>
            <w:rFonts w:hint="eastAsia" w:ascii="Times New Roman" w:hAnsi="Times New Roman"/>
            <w:iCs/>
            <w:color w:val="auto"/>
            <w:szCs w:val="24"/>
          </w:rPr>
          <w:delText>),</w:delText>
        </w:r>
      </w:del>
      <w:del w:id="8471" w:author="Janusio" w:date="2018-03-10T14:41:08Z">
        <w:r>
          <w:rPr>
            <w:rFonts w:hint="eastAsia" w:ascii="Times New Roman" w:hAnsi="Times New Roman"/>
            <w:i/>
            <w:iCs/>
            <w:color w:val="auto"/>
            <w:szCs w:val="24"/>
          </w:rPr>
          <w:delText>Dom0_Kernel</w:delText>
        </w:r>
      </w:del>
      <w:del w:id="8472" w:author="Janusio" w:date="2018-03-10T14:41:08Z">
        <w:r>
          <w:rPr>
            <w:rFonts w:hint="eastAsia" w:ascii="Times New Roman" w:hAnsi="Times New Roman"/>
            <w:iCs/>
            <w:color w:val="auto"/>
            <w:szCs w:val="24"/>
          </w:rPr>
          <w:delText>(</w:delText>
        </w:r>
      </w:del>
      <w:del w:id="8473" w:author="Janusio" w:date="2018-03-10T14:41:08Z">
        <w:r>
          <w:rPr>
            <w:rFonts w:hint="eastAsia" w:ascii="Times New Roman" w:hAnsi="Times New Roman"/>
            <w:i/>
            <w:iCs/>
            <w:color w:val="auto"/>
            <w:szCs w:val="24"/>
          </w:rPr>
          <w:delText>m</w:delText>
        </w:r>
      </w:del>
      <w:del w:id="8474" w:author="Janusio" w:date="2018-03-10T14:41:08Z">
        <w:r>
          <w:rPr>
            <w:rFonts w:hint="eastAsia" w:ascii="Times New Roman" w:hAnsi="Times New Roman"/>
            <w:iCs/>
            <w:color w:val="auto"/>
            <w:szCs w:val="24"/>
          </w:rPr>
          <w:delText>),</w:delText>
        </w:r>
      </w:del>
      <w:del w:id="8475" w:author="Janusio" w:date="2018-03-10T14:41:08Z">
        <w:r>
          <w:rPr>
            <w:rFonts w:hint="eastAsia" w:ascii="Times New Roman" w:hAnsi="Times New Roman"/>
            <w:color w:val="auto"/>
            <w:szCs w:val="24"/>
          </w:rPr>
          <w:delText xml:space="preserve"> </w:delText>
        </w:r>
      </w:del>
      <w:del w:id="8476" w:author="Janusio" w:date="2018-03-10T14:41:08Z">
        <w:r>
          <w:rPr>
            <w:rFonts w:hint="eastAsia" w:ascii="Times New Roman" w:hAnsi="Times New Roman"/>
            <w:i/>
            <w:color w:val="auto"/>
            <w:szCs w:val="24"/>
          </w:rPr>
          <w:delText>vTPM Builder</w:delText>
        </w:r>
      </w:del>
      <w:del w:id="8477" w:author="Janusio" w:date="2018-03-10T14:41:08Z">
        <w:r>
          <w:rPr>
            <w:rFonts w:hint="eastAsia" w:ascii="Times New Roman" w:hAnsi="Times New Roman"/>
            <w:iCs/>
            <w:color w:val="auto"/>
            <w:szCs w:val="24"/>
          </w:rPr>
          <w:delText>(</w:delText>
        </w:r>
      </w:del>
      <w:del w:id="8478" w:author="Janusio" w:date="2018-03-10T14:41:08Z">
        <w:r>
          <w:rPr>
            <w:rFonts w:hint="eastAsia" w:ascii="Times New Roman" w:hAnsi="Times New Roman"/>
            <w:i/>
            <w:iCs/>
            <w:color w:val="auto"/>
            <w:szCs w:val="24"/>
          </w:rPr>
          <w:delText>m</w:delText>
        </w:r>
      </w:del>
      <w:del w:id="8479" w:author="Janusio" w:date="2018-03-10T14:41:08Z">
        <w:r>
          <w:rPr>
            <w:rFonts w:hint="eastAsia" w:ascii="Times New Roman" w:hAnsi="Times New Roman"/>
            <w:iCs/>
            <w:color w:val="auto"/>
            <w:szCs w:val="24"/>
          </w:rPr>
          <w:delText>)</w:delText>
        </w:r>
      </w:del>
      <w:del w:id="8480" w:author="Janusio" w:date="2018-03-10T14:41:08Z">
        <w:r>
          <w:rPr>
            <w:rFonts w:hint="eastAsia" w:ascii="Times New Roman" w:hAnsi="Times New Roman"/>
            <w:color w:val="auto"/>
            <w:szCs w:val="24"/>
          </w:rPr>
          <w:delText xml:space="preserve">, </w:delText>
        </w:r>
      </w:del>
      <w:del w:id="8481" w:author="Janusio" w:date="2018-03-10T14:41:08Z">
        <w:r>
          <w:rPr>
            <w:rFonts w:hint="eastAsia" w:ascii="Times New Roman" w:hAnsi="Times New Roman"/>
            <w:i/>
            <w:color w:val="auto"/>
            <w:szCs w:val="24"/>
          </w:rPr>
          <w:delText>vTPM-VM Binding</w:delText>
        </w:r>
      </w:del>
      <w:del w:id="8482" w:author="Janusio" w:date="2018-03-10T14:41:08Z">
        <w:r>
          <w:rPr>
            <w:rFonts w:hint="eastAsia" w:ascii="Times New Roman" w:hAnsi="Times New Roman"/>
            <w:iCs/>
            <w:color w:val="auto"/>
            <w:szCs w:val="24"/>
          </w:rPr>
          <w:delText>(</w:delText>
        </w:r>
      </w:del>
      <w:del w:id="8483" w:author="Janusio" w:date="2018-03-10T14:41:08Z">
        <w:r>
          <w:rPr>
            <w:rFonts w:hint="eastAsia" w:ascii="Times New Roman" w:hAnsi="Times New Roman"/>
            <w:i/>
            <w:iCs/>
            <w:color w:val="auto"/>
            <w:szCs w:val="24"/>
          </w:rPr>
          <w:delText>m</w:delText>
        </w:r>
      </w:del>
      <w:del w:id="8484" w:author="Janusio" w:date="2018-03-10T14:41:08Z">
        <w:r>
          <w:rPr>
            <w:rFonts w:hint="eastAsia" w:ascii="Times New Roman" w:hAnsi="Times New Roman"/>
            <w:iCs/>
            <w:color w:val="auto"/>
            <w:szCs w:val="24"/>
          </w:rPr>
          <w:delText>)</w:delText>
        </w:r>
      </w:del>
      <w:del w:id="8485" w:author="Janusio" w:date="2018-03-10T14:41:08Z">
        <w:r>
          <w:rPr>
            <w:rFonts w:hint="eastAsia" w:ascii="Times New Roman" w:hAnsi="Times New Roman"/>
            <w:color w:val="auto"/>
            <w:szCs w:val="24"/>
          </w:rPr>
          <w:delText xml:space="preserve">, </w:delText>
        </w:r>
      </w:del>
      <w:del w:id="8486" w:author="Janusio" w:date="2018-03-10T14:41:08Z">
        <w:r>
          <w:rPr>
            <w:rFonts w:hint="eastAsia" w:ascii="Times New Roman" w:hAnsi="Times New Roman"/>
            <w:i/>
            <w:color w:val="auto"/>
            <w:szCs w:val="24"/>
          </w:rPr>
          <w:delText>VM Builder</w:delText>
        </w:r>
      </w:del>
      <w:del w:id="8487" w:author="Janusio" w:date="2018-03-10T14:41:08Z">
        <w:r>
          <w:rPr>
            <w:rFonts w:hint="eastAsia" w:ascii="Times New Roman" w:hAnsi="Times New Roman"/>
            <w:iCs/>
            <w:color w:val="auto"/>
            <w:szCs w:val="24"/>
          </w:rPr>
          <w:delText>(</w:delText>
        </w:r>
      </w:del>
      <w:del w:id="8488" w:author="Janusio" w:date="2018-03-10T14:41:08Z">
        <w:r>
          <w:rPr>
            <w:rFonts w:hint="eastAsia" w:ascii="Times New Roman" w:hAnsi="Times New Roman"/>
            <w:i/>
            <w:iCs/>
            <w:color w:val="auto"/>
            <w:szCs w:val="24"/>
          </w:rPr>
          <w:delText>m</w:delText>
        </w:r>
      </w:del>
      <w:del w:id="8489" w:author="Janusio" w:date="2018-03-10T14:41:08Z">
        <w:r>
          <w:rPr>
            <w:rFonts w:hint="eastAsia" w:ascii="Times New Roman" w:hAnsi="Times New Roman"/>
            <w:iCs/>
            <w:color w:val="auto"/>
            <w:szCs w:val="24"/>
          </w:rPr>
          <w:delText>))</w:delText>
        </w:r>
      </w:del>
      <w:del w:id="8490"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491" w:author="Janusio" w:date="2018-03-10T14:41:08Z"/>
          <w:rFonts w:hint="eastAsia" w:ascii="Times New Roman" w:hAnsi="Times New Roman"/>
          <w:color w:val="auto"/>
          <w:szCs w:val="24"/>
        </w:rPr>
      </w:pPr>
      <w:del w:id="8492" w:author="Janusio" w:date="2018-03-10T14:41:08Z">
        <w:r>
          <w:rPr>
            <w:rFonts w:hint="eastAsia" w:ascii="Times New Roman" w:hAnsi="Times New Roman"/>
            <w:color w:val="auto"/>
            <w:szCs w:val="24"/>
          </w:rPr>
          <w:delText>那么该m的本地信任链传递过程就是唯一的、正确的，即确定地从</w:delText>
        </w:r>
      </w:del>
      <w:del w:id="8493" w:author="Janusio" w:date="2018-03-10T14:41:08Z">
        <w:r>
          <w:rPr>
            <w:rFonts w:hint="eastAsia" w:ascii="Times New Roman" w:hAnsi="Times New Roman"/>
            <w:i/>
            <w:color w:val="auto"/>
            <w:szCs w:val="24"/>
          </w:rPr>
          <w:delText>BIOS</w:delText>
        </w:r>
      </w:del>
      <w:del w:id="8494" w:author="Janusio" w:date="2018-03-10T14:41:08Z">
        <w:r>
          <w:rPr>
            <w:rFonts w:hint="eastAsia" w:ascii="Times New Roman" w:hAnsi="Times New Roman"/>
            <w:color w:val="auto"/>
            <w:szCs w:val="24"/>
          </w:rPr>
          <w:delText>(m)到</w:delText>
        </w:r>
      </w:del>
      <w:del w:id="8495" w:author="Janusio" w:date="2018-03-10T14:41:08Z">
        <w:r>
          <w:rPr>
            <w:rFonts w:hint="eastAsia" w:ascii="Times New Roman" w:hAnsi="Times New Roman"/>
            <w:i/>
            <w:color w:val="auto"/>
            <w:szCs w:val="24"/>
          </w:rPr>
          <w:delText>OSLoader(</w:delText>
        </w:r>
      </w:del>
      <w:del w:id="8496" w:author="Janusio" w:date="2018-03-10T14:41:08Z">
        <w:r>
          <w:rPr>
            <w:rFonts w:hint="eastAsia" w:ascii="Times New Roman" w:hAnsi="Times New Roman"/>
            <w:color w:val="auto"/>
            <w:szCs w:val="24"/>
          </w:rPr>
          <w:delText>m)再</w:delText>
        </w:r>
      </w:del>
      <w:del w:id="8497" w:author="Janusio" w:date="2018-03-10T14:41:08Z">
        <w:r>
          <w:rPr>
            <w:rFonts w:hint="eastAsia" w:ascii="Times New Roman" w:hAnsi="Times New Roman"/>
            <w:i/>
            <w:color w:val="auto"/>
            <w:szCs w:val="24"/>
          </w:rPr>
          <w:delText>VMM</w:delText>
        </w:r>
      </w:del>
      <w:del w:id="8498" w:author="Janusio" w:date="2018-03-10T14:41:08Z">
        <w:r>
          <w:rPr>
            <w:rFonts w:hint="eastAsia" w:ascii="Times New Roman" w:hAnsi="Times New Roman"/>
            <w:color w:val="auto"/>
            <w:szCs w:val="24"/>
          </w:rPr>
          <w:delText>(m)、</w:delText>
        </w:r>
      </w:del>
      <w:del w:id="8499" w:author="Janusio" w:date="2018-03-10T14:41:08Z">
        <w:r>
          <w:rPr>
            <w:rFonts w:hint="eastAsia" w:ascii="Times New Roman" w:hAnsi="Times New Roman"/>
            <w:i/>
            <w:color w:val="auto"/>
            <w:szCs w:val="24"/>
          </w:rPr>
          <w:delText>Dom0 Kernel</w:delText>
        </w:r>
      </w:del>
      <w:del w:id="8500" w:author="Janusio" w:date="2018-03-10T14:41:08Z">
        <w:r>
          <w:rPr>
            <w:rFonts w:hint="eastAsia" w:ascii="Times New Roman" w:hAnsi="Times New Roman"/>
            <w:color w:val="auto"/>
            <w:szCs w:val="24"/>
          </w:rPr>
          <w:delText>(m)、</w:delText>
        </w:r>
      </w:del>
      <w:del w:id="8501" w:author="Janusio" w:date="2018-03-10T14:41:08Z">
        <w:r>
          <w:rPr>
            <w:rFonts w:hint="eastAsia" w:ascii="Times New Roman" w:hAnsi="Times New Roman"/>
            <w:i/>
            <w:color w:val="auto"/>
            <w:szCs w:val="24"/>
          </w:rPr>
          <w:delText>vTPM Builder</w:delText>
        </w:r>
      </w:del>
      <w:del w:id="8502" w:author="Janusio" w:date="2018-03-10T14:41:08Z">
        <w:r>
          <w:rPr>
            <w:rFonts w:hint="eastAsia" w:ascii="Times New Roman" w:hAnsi="Times New Roman"/>
            <w:color w:val="auto"/>
            <w:szCs w:val="24"/>
          </w:rPr>
          <w:delText xml:space="preserve">(m) </w:delText>
        </w:r>
      </w:del>
      <w:del w:id="8503" w:author="Janusio" w:date="2018-03-10T14:41:08Z">
        <w:r>
          <w:rPr>
            <w:rFonts w:ascii="Times New Roman" w:hAnsi="Times New Roman"/>
            <w:color w:val="auto"/>
            <w:szCs w:val="24"/>
          </w:rPr>
          <w:delText>、</w:delText>
        </w:r>
      </w:del>
      <w:del w:id="8504" w:author="Janusio" w:date="2018-03-10T14:41:08Z">
        <w:r>
          <w:rPr>
            <w:rFonts w:hint="eastAsia" w:ascii="Times New Roman" w:hAnsi="Times New Roman"/>
            <w:color w:val="auto"/>
            <w:szCs w:val="24"/>
          </w:rPr>
          <w:delText xml:space="preserve"> </w:delText>
        </w:r>
      </w:del>
      <w:del w:id="8505" w:author="Janusio" w:date="2018-03-10T14:41:08Z">
        <w:r>
          <w:rPr>
            <w:rFonts w:hint="eastAsia" w:ascii="Times New Roman" w:hAnsi="Times New Roman"/>
            <w:i/>
            <w:color w:val="auto"/>
            <w:szCs w:val="24"/>
          </w:rPr>
          <w:delText>vTPM-VM Binding</w:delText>
        </w:r>
      </w:del>
      <w:del w:id="8506" w:author="Janusio" w:date="2018-03-10T14:41:08Z">
        <w:r>
          <w:rPr>
            <w:rFonts w:hint="eastAsia" w:ascii="Times New Roman" w:hAnsi="Times New Roman"/>
            <w:color w:val="auto"/>
            <w:szCs w:val="24"/>
          </w:rPr>
          <w:delText>(m)</w:delText>
        </w:r>
      </w:del>
      <w:del w:id="8507" w:author="Janusio" w:date="2018-03-10T14:41:08Z">
        <w:r>
          <w:rPr>
            <w:rFonts w:ascii="Times New Roman" w:hAnsi="Times New Roman"/>
            <w:color w:val="auto"/>
            <w:szCs w:val="24"/>
          </w:rPr>
          <w:delText>、</w:delText>
        </w:r>
      </w:del>
      <w:del w:id="8508" w:author="Janusio" w:date="2018-03-10T14:41:08Z">
        <w:r>
          <w:rPr>
            <w:rFonts w:hint="eastAsia" w:ascii="Times New Roman" w:hAnsi="Times New Roman"/>
            <w:i/>
            <w:color w:val="auto"/>
            <w:szCs w:val="24"/>
          </w:rPr>
          <w:delText>VM Builde</w:delText>
        </w:r>
      </w:del>
      <w:del w:id="8509" w:author="Janusio" w:date="2018-03-10T14:41:08Z">
        <w:r>
          <w:rPr>
            <w:rFonts w:hint="eastAsia" w:ascii="Times New Roman" w:hAnsi="Times New Roman"/>
            <w:color w:val="auto"/>
            <w:szCs w:val="24"/>
          </w:rPr>
          <w:delText>(m)</w:delText>
        </w:r>
      </w:del>
      <w:del w:id="8510" w:author="Janusio" w:date="2018-03-10T14:41:08Z">
        <w:r>
          <w:rPr>
            <w:rFonts w:hint="eastAsia" w:ascii="Times New Roman" w:hAnsi="Times New Roman"/>
            <w:i/>
            <w:color w:val="auto"/>
            <w:szCs w:val="24"/>
          </w:rPr>
          <w:delText>r</w:delText>
        </w:r>
      </w:del>
      <w:del w:id="8511" w:author="Janusio" w:date="2018-03-10T14:41:08Z">
        <w:r>
          <w:rPr>
            <w:rFonts w:hint="eastAsia" w:ascii="Times New Roman" w:hAnsi="Times New Roman"/>
            <w:color w:val="auto"/>
            <w:szCs w:val="24"/>
          </w:rPr>
          <w:delText>。该信任属性形式化表示为</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512" w:author="Janusio" w:date="2018-03-10T14:41:08Z"/>
          <w:rFonts w:hint="eastAsia" w:ascii="Times New Roman" w:hAnsi="Times New Roman"/>
          <w:color w:val="auto"/>
          <w:szCs w:val="24"/>
        </w:rPr>
      </w:pPr>
      <w:del w:id="8513" w:author="Janusio" w:date="2018-03-10T14:41:08Z">
        <w:r>
          <w:rPr>
            <w:rFonts w:hint="eastAsia" w:ascii="Times New Roman" w:hAnsi="Times New Roman"/>
            <w:color w:val="auto"/>
            <w:szCs w:val="24"/>
          </w:rPr>
          <w:delText>ProtectedSRTM(m)+</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514" w:author="Janusio" w:date="2018-03-10T14:41:08Z"/>
          <w:rFonts w:hint="eastAsia" w:ascii="Times New Roman" w:hAnsi="Times New Roman"/>
          <w:color w:val="auto"/>
          <w:szCs w:val="24"/>
        </w:rPr>
      </w:pPr>
      <w:del w:id="8515" w:author="Janusio" w:date="2018-03-10T14:41:08Z">
        <w:r>
          <w:rPr>
            <w:rFonts w:hint="eastAsia" w:ascii="Times New Roman" w:hAnsi="Times New Roman"/>
            <w:color w:val="auto"/>
            <w:szCs w:val="24"/>
          </w:rPr>
          <w:delText>Mem(</w:delText>
        </w:r>
      </w:del>
      <w:del w:id="8516" w:author="Janusio" w:date="2018-03-10T14:41:08Z">
        <w:r>
          <w:rPr>
            <w:rFonts w:hint="eastAsia" w:ascii="Times New Roman" w:hAnsi="Times New Roman"/>
            <w:i/>
            <w:iCs/>
            <w:color w:val="auto"/>
            <w:szCs w:val="24"/>
          </w:rPr>
          <w:delText>m.pcr.s</w:delText>
        </w:r>
      </w:del>
      <w:del w:id="8517" w:author="Janusio" w:date="2018-03-10T14:41:08Z">
        <w:r>
          <w:rPr>
            <w:rFonts w:hint="eastAsia" w:ascii="Times New Roman" w:hAnsi="Times New Roman"/>
            <w:color w:val="auto"/>
            <w:szCs w:val="24"/>
          </w:rPr>
          <w:delText>,</w:delText>
        </w:r>
      </w:del>
      <w:del w:id="8518" w:author="Janusio" w:date="2018-03-10T14:41:08Z">
        <w:r>
          <w:rPr>
            <w:rFonts w:hint="eastAsia" w:ascii="Times New Roman" w:hAnsi="Times New Roman"/>
            <w:i/>
            <w:iCs/>
            <w:color w:val="auto"/>
            <w:szCs w:val="24"/>
          </w:rPr>
          <w:delText>seq</w:delText>
        </w:r>
      </w:del>
      <w:del w:id="8519" w:author="Janusio" w:date="2018-03-10T14:41:08Z">
        <w:r>
          <w:rPr>
            <w:rFonts w:hint="eastAsia" w:ascii="Times New Roman" w:hAnsi="Times New Roman"/>
            <w:iCs/>
            <w:color w:val="auto"/>
            <w:szCs w:val="24"/>
          </w:rPr>
          <w:delText>(</w:delText>
        </w:r>
      </w:del>
      <w:del w:id="8520" w:author="Janusio" w:date="2018-03-10T14:41:08Z">
        <w:r>
          <w:rPr>
            <w:rFonts w:hint="eastAsia" w:ascii="Times New Roman" w:hAnsi="Times New Roman"/>
            <w:i/>
            <w:iCs/>
            <w:color w:val="auto"/>
            <w:szCs w:val="24"/>
          </w:rPr>
          <w:delText>BIOS</w:delText>
        </w:r>
      </w:del>
      <w:del w:id="8521" w:author="Janusio" w:date="2018-03-10T14:41:08Z">
        <w:r>
          <w:rPr>
            <w:rFonts w:hint="eastAsia" w:ascii="Times New Roman" w:hAnsi="Times New Roman"/>
            <w:iCs/>
            <w:color w:val="auto"/>
            <w:szCs w:val="24"/>
          </w:rPr>
          <w:delText>(</w:delText>
        </w:r>
      </w:del>
      <w:del w:id="8522" w:author="Janusio" w:date="2018-03-10T14:41:08Z">
        <w:r>
          <w:rPr>
            <w:rFonts w:hint="eastAsia" w:ascii="Times New Roman" w:hAnsi="Times New Roman"/>
            <w:i/>
            <w:iCs/>
            <w:color w:val="auto"/>
            <w:szCs w:val="24"/>
          </w:rPr>
          <w:delText>m</w:delText>
        </w:r>
      </w:del>
      <w:del w:id="8523" w:author="Janusio" w:date="2018-03-10T14:41:08Z">
        <w:r>
          <w:rPr>
            <w:rFonts w:hint="eastAsia" w:ascii="Times New Roman" w:hAnsi="Times New Roman"/>
            <w:iCs/>
            <w:color w:val="auto"/>
            <w:szCs w:val="24"/>
          </w:rPr>
          <w:delText>),</w:delText>
        </w:r>
      </w:del>
      <w:del w:id="8524" w:author="Janusio" w:date="2018-03-10T14:41:08Z">
        <w:r>
          <w:rPr>
            <w:rFonts w:hint="eastAsia" w:ascii="Times New Roman" w:hAnsi="Times New Roman"/>
            <w:i/>
            <w:iCs/>
            <w:color w:val="auto"/>
            <w:szCs w:val="24"/>
          </w:rPr>
          <w:delText>OSLoader</w:delText>
        </w:r>
      </w:del>
      <w:del w:id="8525" w:author="Janusio" w:date="2018-03-10T14:41:08Z">
        <w:r>
          <w:rPr>
            <w:rFonts w:hint="eastAsia" w:ascii="Times New Roman" w:hAnsi="Times New Roman"/>
            <w:iCs/>
            <w:color w:val="auto"/>
            <w:szCs w:val="24"/>
          </w:rPr>
          <w:delText>(</w:delText>
        </w:r>
      </w:del>
      <w:del w:id="8526" w:author="Janusio" w:date="2018-03-10T14:41:08Z">
        <w:r>
          <w:rPr>
            <w:rFonts w:hint="eastAsia" w:ascii="Times New Roman" w:hAnsi="Times New Roman"/>
            <w:i/>
            <w:iCs/>
            <w:color w:val="auto"/>
            <w:szCs w:val="24"/>
          </w:rPr>
          <w:delText>m</w:delText>
        </w:r>
      </w:del>
      <w:del w:id="8527" w:author="Janusio" w:date="2018-03-10T14:41:08Z">
        <w:r>
          <w:rPr>
            <w:rFonts w:hint="eastAsia" w:ascii="Times New Roman" w:hAnsi="Times New Roman"/>
            <w:iCs/>
            <w:color w:val="auto"/>
            <w:szCs w:val="24"/>
          </w:rPr>
          <w:delText>),</w:delText>
        </w:r>
      </w:del>
      <w:del w:id="8528" w:author="Janusio" w:date="2018-03-10T14:41:08Z">
        <w:r>
          <w:rPr>
            <w:rFonts w:hint="eastAsia" w:ascii="Times New Roman" w:hAnsi="Times New Roman"/>
            <w:i/>
            <w:iCs/>
            <w:color w:val="auto"/>
            <w:szCs w:val="24"/>
          </w:rPr>
          <w:delText>VMM</w:delText>
        </w:r>
      </w:del>
      <w:del w:id="8529" w:author="Janusio" w:date="2018-03-10T14:41:08Z">
        <w:r>
          <w:rPr>
            <w:rFonts w:hint="eastAsia" w:ascii="Times New Roman" w:hAnsi="Times New Roman"/>
            <w:iCs/>
            <w:color w:val="auto"/>
            <w:szCs w:val="24"/>
          </w:rPr>
          <w:delText>(</w:delText>
        </w:r>
      </w:del>
      <w:del w:id="8530" w:author="Janusio" w:date="2018-03-10T14:41:08Z">
        <w:r>
          <w:rPr>
            <w:rFonts w:hint="eastAsia" w:ascii="Times New Roman" w:hAnsi="Times New Roman"/>
            <w:i/>
            <w:iCs/>
            <w:color w:val="auto"/>
            <w:szCs w:val="24"/>
          </w:rPr>
          <w:delText>m</w:delText>
        </w:r>
      </w:del>
      <w:del w:id="8531" w:author="Janusio" w:date="2018-03-10T14:41:08Z">
        <w:r>
          <w:rPr>
            <w:rFonts w:hint="eastAsia" w:ascii="Times New Roman" w:hAnsi="Times New Roman"/>
            <w:iCs/>
            <w:color w:val="auto"/>
            <w:szCs w:val="24"/>
          </w:rPr>
          <w:delText>),</w:delText>
        </w:r>
      </w:del>
      <w:del w:id="8532" w:author="Janusio" w:date="2018-03-10T14:41:08Z">
        <w:r>
          <w:rPr>
            <w:rFonts w:hint="eastAsia" w:ascii="Times New Roman" w:hAnsi="Times New Roman"/>
            <w:i/>
            <w:iCs/>
            <w:color w:val="auto"/>
            <w:szCs w:val="24"/>
          </w:rPr>
          <w:delText>Dom0_Kernel</w:delText>
        </w:r>
      </w:del>
      <w:del w:id="8533" w:author="Janusio" w:date="2018-03-10T14:41:08Z">
        <w:r>
          <w:rPr>
            <w:rFonts w:hint="eastAsia" w:ascii="Times New Roman" w:hAnsi="Times New Roman"/>
            <w:iCs/>
            <w:color w:val="auto"/>
            <w:szCs w:val="24"/>
          </w:rPr>
          <w:delText>(</w:delText>
        </w:r>
      </w:del>
      <w:del w:id="8534" w:author="Janusio" w:date="2018-03-10T14:41:08Z">
        <w:r>
          <w:rPr>
            <w:rFonts w:hint="eastAsia" w:ascii="Times New Roman" w:hAnsi="Times New Roman"/>
            <w:i/>
            <w:iCs/>
            <w:color w:val="auto"/>
            <w:szCs w:val="24"/>
          </w:rPr>
          <w:delText>m</w:delText>
        </w:r>
      </w:del>
      <w:del w:id="8535" w:author="Janusio" w:date="2018-03-10T14:41:08Z">
        <w:r>
          <w:rPr>
            <w:rFonts w:hint="eastAsia" w:ascii="Times New Roman" w:hAnsi="Times New Roman"/>
            <w:iCs/>
            <w:color w:val="auto"/>
            <w:szCs w:val="24"/>
          </w:rPr>
          <w:delText>),</w:delText>
        </w:r>
      </w:del>
      <w:del w:id="8536" w:author="Janusio" w:date="2018-03-10T14:41:08Z">
        <w:r>
          <w:rPr>
            <w:rFonts w:hint="eastAsia" w:ascii="Times New Roman" w:hAnsi="Times New Roman"/>
            <w:i/>
            <w:color w:val="auto"/>
            <w:szCs w:val="24"/>
          </w:rPr>
          <w:delText>vTPMBuilder</w:delText>
        </w:r>
      </w:del>
      <w:del w:id="8537" w:author="Janusio" w:date="2018-03-10T14:41:08Z">
        <w:r>
          <w:rPr>
            <w:rFonts w:hint="eastAsia" w:ascii="Times New Roman" w:hAnsi="Times New Roman"/>
            <w:iCs/>
            <w:color w:val="auto"/>
            <w:szCs w:val="24"/>
          </w:rPr>
          <w:delText>(</w:delText>
        </w:r>
      </w:del>
      <w:del w:id="8538" w:author="Janusio" w:date="2018-03-10T14:41:08Z">
        <w:r>
          <w:rPr>
            <w:rFonts w:hint="eastAsia" w:ascii="Times New Roman" w:hAnsi="Times New Roman"/>
            <w:i/>
            <w:iCs/>
            <w:color w:val="auto"/>
            <w:szCs w:val="24"/>
          </w:rPr>
          <w:delText>m</w:delText>
        </w:r>
      </w:del>
      <w:del w:id="8539" w:author="Janusio" w:date="2018-03-10T14:41:08Z">
        <w:r>
          <w:rPr>
            <w:rFonts w:hint="eastAsia" w:ascii="Times New Roman" w:hAnsi="Times New Roman"/>
            <w:iCs/>
            <w:color w:val="auto"/>
            <w:szCs w:val="24"/>
          </w:rPr>
          <w:delText>)</w:delText>
        </w:r>
      </w:del>
      <w:del w:id="8540" w:author="Janusio" w:date="2018-03-10T14:41:08Z">
        <w:r>
          <w:rPr>
            <w:rFonts w:hint="eastAsia" w:ascii="Times New Roman" w:hAnsi="Times New Roman"/>
            <w:color w:val="auto"/>
            <w:szCs w:val="24"/>
          </w:rPr>
          <w:delText xml:space="preserve">, </w:delText>
        </w:r>
      </w:del>
      <w:del w:id="8541" w:author="Janusio" w:date="2018-03-10T14:41:08Z">
        <w:r>
          <w:rPr>
            <w:rFonts w:hint="eastAsia" w:ascii="Times New Roman" w:hAnsi="Times New Roman"/>
            <w:i/>
            <w:color w:val="auto"/>
            <w:szCs w:val="24"/>
          </w:rPr>
          <w:delText>vTPM-VM Binding</w:delText>
        </w:r>
      </w:del>
      <w:del w:id="8542" w:author="Janusio" w:date="2018-03-10T14:41:08Z">
        <w:r>
          <w:rPr>
            <w:rFonts w:hint="eastAsia" w:ascii="Times New Roman" w:hAnsi="Times New Roman"/>
            <w:iCs/>
            <w:color w:val="auto"/>
            <w:szCs w:val="24"/>
          </w:rPr>
          <w:delText>(</w:delText>
        </w:r>
      </w:del>
      <w:del w:id="8543" w:author="Janusio" w:date="2018-03-10T14:41:08Z">
        <w:r>
          <w:rPr>
            <w:rFonts w:hint="eastAsia" w:ascii="Times New Roman" w:hAnsi="Times New Roman"/>
            <w:i/>
            <w:iCs/>
            <w:color w:val="auto"/>
            <w:szCs w:val="24"/>
          </w:rPr>
          <w:delText>m</w:delText>
        </w:r>
      </w:del>
      <w:del w:id="8544" w:author="Janusio" w:date="2018-03-10T14:41:08Z">
        <w:r>
          <w:rPr>
            <w:rFonts w:hint="eastAsia" w:ascii="Times New Roman" w:hAnsi="Times New Roman"/>
            <w:iCs/>
            <w:color w:val="auto"/>
            <w:szCs w:val="24"/>
          </w:rPr>
          <w:delText>)</w:delText>
        </w:r>
      </w:del>
      <w:del w:id="8545" w:author="Janusio" w:date="2018-03-10T14:41:08Z">
        <w:r>
          <w:rPr>
            <w:rFonts w:hint="eastAsia" w:ascii="Times New Roman" w:hAnsi="Times New Roman"/>
            <w:color w:val="auto"/>
            <w:szCs w:val="24"/>
          </w:rPr>
          <w:delText xml:space="preserve">, </w:delText>
        </w:r>
      </w:del>
      <w:del w:id="8546" w:author="Janusio" w:date="2018-03-10T14:41:08Z">
        <w:r>
          <w:rPr>
            <w:rFonts w:hint="eastAsia" w:ascii="Times New Roman" w:hAnsi="Times New Roman"/>
            <w:i/>
            <w:color w:val="auto"/>
            <w:szCs w:val="24"/>
          </w:rPr>
          <w:delText>VM Builder</w:delText>
        </w:r>
      </w:del>
      <w:del w:id="8547" w:author="Janusio" w:date="2018-03-10T14:41:08Z">
        <w:r>
          <w:rPr>
            <w:rFonts w:hint="eastAsia" w:ascii="Times New Roman" w:hAnsi="Times New Roman"/>
            <w:iCs/>
            <w:color w:val="auto"/>
            <w:szCs w:val="24"/>
          </w:rPr>
          <w:delText>(</w:delText>
        </w:r>
      </w:del>
      <w:del w:id="8548" w:author="Janusio" w:date="2018-03-10T14:41:08Z">
        <w:r>
          <w:rPr>
            <w:rFonts w:hint="eastAsia" w:ascii="Times New Roman" w:hAnsi="Times New Roman"/>
            <w:i/>
            <w:iCs/>
            <w:color w:val="auto"/>
            <w:szCs w:val="24"/>
          </w:rPr>
          <w:delText>m</w:delText>
        </w:r>
      </w:del>
      <w:del w:id="8549" w:author="Janusio" w:date="2018-03-10T14:41:08Z">
        <w:r>
          <w:rPr>
            <w:rFonts w:hint="eastAsia" w:ascii="Times New Roman" w:hAnsi="Times New Roman"/>
            <w:iCs/>
            <w:color w:val="auto"/>
            <w:szCs w:val="24"/>
          </w:rPr>
          <w:delText>)</w:delText>
        </w:r>
      </w:del>
      <w:del w:id="8550" w:author="Janusio" w:date="2018-03-10T14:41:08Z">
        <w:r>
          <w:rPr>
            <w:rFonts w:hint="eastAsia" w:ascii="Times New Roman" w:hAnsi="Times New Roman"/>
            <w:color w:val="auto"/>
            <w:szCs w:val="24"/>
          </w:rPr>
          <w:delText>)</w:delText>
        </w:r>
      </w:del>
      <w:del w:id="8551" w:author="Janusio" w:date="2018-03-10T14:41:08Z"/>
      <w:del w:id="8552" w:author="Janusio" w:date="2018-03-10T14:41:08Z"/>
      <w:del w:id="8553" w:author="Janusio" w:date="2018-03-10T14:41:08Z"/>
      <w:del w:id="8554" w:author="Janusio" w:date="2018-03-10T14:41:08Z">
        <w:r>
          <w:rPr>
            <w:rFonts w:hint="eastAsia" w:ascii="Times New Roman" w:hAnsi="Times New Roman"/>
            <w:color w:val="auto"/>
            <w:position w:val="-4"/>
            <w:szCs w:val="24"/>
          </w:rPr>
          <w:object>
            <v:shape id="_x0000_i1052" o:spt="75" type="#_x0000_t75" style="height:10pt;width:13pt;" o:ole="t" filled="f" o:preferrelative="t" stroked="f" coordsize="21600,21600">
              <v:path/>
              <v:fill on="f" focussize="0,0"/>
              <v:stroke on="f"/>
              <v:imagedata r:id="rId42" embosscolor="#FFFFFF" o:title=""/>
              <o:lock v:ext="edit" grouping="f" rotation="f" text="f" aspectratio="t"/>
              <w10:wrap type="none"/>
              <w10:anchorlock/>
            </v:shape>
            <o:OLEObject Type="Embed" ProgID="Equation.KSEE3" ShapeID="_x0000_i1052" DrawAspect="Content" ObjectID="_1468075896" r:id="rId238">
              <o:LockedField>false</o:LockedField>
            </o:OLEObject>
          </w:object>
        </w:r>
      </w:del>
      <w:del w:id="8556" w:author="Janusio" w:date="2018-03-10T14:41:08Z"/>
      <w:del w:id="8557" w:author="Janusio" w:date="2018-03-10T14:41:08Z">
        <w:r>
          <w:rPr>
            <w:rFonts w:hint="eastAsia" w:ascii="Times New Roman" w:hAnsi="Times New Roman"/>
            <w:color w:val="auto"/>
            <w:szCs w:val="24"/>
          </w:rPr>
          <w:delText>MeasuredBoot</w:delText>
        </w:r>
      </w:del>
      <w:del w:id="8558" w:author="Janusio" w:date="2018-03-10T14:41:08Z">
        <w:r>
          <w:rPr>
            <w:rFonts w:hint="eastAsia" w:ascii="Times New Roman" w:hAnsi="Times New Roman"/>
            <w:color w:val="auto"/>
            <w:szCs w:val="24"/>
            <w:vertAlign w:val="subscript"/>
          </w:rPr>
          <w:delText>SRTM</w:delText>
        </w:r>
      </w:del>
      <w:del w:id="8559" w:author="Janusio" w:date="2018-03-10T14:41:08Z">
        <w:r>
          <w:rPr>
            <w:rFonts w:hint="eastAsia" w:ascii="Times New Roman" w:hAnsi="Times New Roman"/>
            <w:color w:val="auto"/>
            <w:szCs w:val="24"/>
          </w:rPr>
          <w:delText>(m,</w:delText>
        </w:r>
      </w:del>
      <w:del w:id="8560" w:author="Janusio" w:date="2018-03-10T14:41:08Z">
        <w:r>
          <w:rPr>
            <w:rFonts w:hint="eastAsia" w:ascii="Times New Roman" w:hAnsi="Times New Roman"/>
            <w:i/>
            <w:iCs/>
            <w:color w:val="auto"/>
            <w:szCs w:val="24"/>
          </w:rPr>
          <w:delText>t</w:delText>
        </w:r>
      </w:del>
      <w:del w:id="8561"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562" w:author="Janusio" w:date="2018-03-10T14:41:08Z"/>
          <w:rFonts w:hint="eastAsia" w:ascii="Times New Roman" w:hAnsi="Times New Roman"/>
          <w:b/>
          <w:bCs/>
          <w:color w:val="auto"/>
          <w:szCs w:val="24"/>
        </w:rPr>
      </w:pPr>
      <w:del w:id="8563" w:author="Janusio" w:date="2018-03-10T14:41:08Z">
        <w:r>
          <w:rPr>
            <w:rFonts w:hint="eastAsia" w:ascii="Times New Roman" w:hAnsi="Times New Roman"/>
            <w:b/>
            <w:bCs/>
            <w:color w:val="auto"/>
            <w:szCs w:val="24"/>
          </w:rPr>
          <w:delText xml:space="preserve">证明： </w:delText>
        </w:r>
      </w:del>
      <w:del w:id="8564" w:author="Janusio" w:date="2018-03-10T14:41:08Z">
        <w:r>
          <w:rPr>
            <w:rFonts w:hint="eastAsia" w:ascii="Times New Roman" w:hAnsi="Times New Roman"/>
            <w:color w:val="auto"/>
            <w:szCs w:val="24"/>
          </w:rPr>
          <w:delText>本文按照以下步骤进行证明：</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565" w:author="Janusio" w:date="2018-03-10T14:41:08Z"/>
          <w:rFonts w:hint="eastAsia" w:ascii="Times New Roman" w:hAnsi="Times New Roman"/>
          <w:color w:val="auto"/>
          <w:szCs w:val="24"/>
        </w:rPr>
      </w:pPr>
      <w:del w:id="8566" w:author="Janusio" w:date="2018-03-10T14:41:08Z">
        <w:r>
          <w:rPr>
            <w:rFonts w:hint="eastAsia" w:ascii="Times New Roman" w:hAnsi="Times New Roman"/>
            <w:color w:val="auto"/>
            <w:szCs w:val="24"/>
          </w:rPr>
          <w:delText>首先，由前提条件可知在时间点</w:delText>
        </w:r>
      </w:del>
      <w:del w:id="8567" w:author="Janusio" w:date="2018-03-10T14:41:08Z">
        <w:r>
          <w:rPr>
            <w:rFonts w:hint="eastAsia" w:ascii="Times New Roman" w:hAnsi="Times New Roman"/>
            <w:i/>
            <w:iCs/>
            <w:color w:val="auto"/>
            <w:szCs w:val="24"/>
          </w:rPr>
          <w:delText>t</w:delText>
        </w:r>
      </w:del>
      <w:del w:id="8568" w:author="Janusio" w:date="2018-03-10T14:41:08Z">
        <w:r>
          <w:rPr>
            <w:rFonts w:hint="eastAsia" w:ascii="Times New Roman" w:hAnsi="Times New Roman"/>
            <w:color w:val="auto"/>
            <w:szCs w:val="24"/>
          </w:rPr>
          <w:delText>，有</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569" w:author="Janusio" w:date="2018-03-10T14:41:08Z"/>
          <w:rFonts w:hint="eastAsia" w:ascii="Times New Roman" w:hAnsi="Times New Roman"/>
          <w:color w:val="auto"/>
          <w:szCs w:val="24"/>
        </w:rPr>
      </w:pPr>
      <w:del w:id="8570" w:author="Janusio" w:date="2018-03-10T14:41:08Z">
        <w:r>
          <w:rPr>
            <w:rFonts w:hint="eastAsia" w:ascii="Times New Roman" w:hAnsi="Times New Roman"/>
            <w:color w:val="auto"/>
            <w:szCs w:val="24"/>
          </w:rPr>
          <w:delText>Mem(</w:delText>
        </w:r>
      </w:del>
      <w:del w:id="8571" w:author="Janusio" w:date="2018-03-10T14:41:08Z">
        <w:r>
          <w:rPr>
            <w:rFonts w:hint="eastAsia" w:ascii="Times New Roman" w:hAnsi="Times New Roman"/>
            <w:i/>
            <w:iCs/>
            <w:color w:val="auto"/>
            <w:szCs w:val="24"/>
          </w:rPr>
          <w:delText>m.pcr.s</w:delText>
        </w:r>
      </w:del>
      <w:del w:id="8572" w:author="Janusio" w:date="2018-03-10T14:41:08Z">
        <w:r>
          <w:rPr>
            <w:rFonts w:hint="eastAsia" w:ascii="Times New Roman" w:hAnsi="Times New Roman"/>
            <w:color w:val="auto"/>
            <w:szCs w:val="24"/>
          </w:rPr>
          <w:delText>,</w:delText>
        </w:r>
      </w:del>
      <w:del w:id="8573" w:author="Janusio" w:date="2018-03-10T14:41:08Z">
        <w:r>
          <w:rPr>
            <w:rFonts w:hint="eastAsia" w:ascii="Times New Roman" w:hAnsi="Times New Roman"/>
            <w:i/>
            <w:iCs/>
            <w:color w:val="auto"/>
            <w:szCs w:val="24"/>
          </w:rPr>
          <w:delText>seq</w:delText>
        </w:r>
      </w:del>
      <w:del w:id="8574" w:author="Janusio" w:date="2018-03-10T14:41:08Z">
        <w:r>
          <w:rPr>
            <w:rFonts w:hint="eastAsia" w:ascii="Times New Roman" w:hAnsi="Times New Roman"/>
            <w:iCs/>
            <w:color w:val="auto"/>
            <w:szCs w:val="24"/>
          </w:rPr>
          <w:delText>(</w:delText>
        </w:r>
      </w:del>
      <w:del w:id="8575" w:author="Janusio" w:date="2018-03-10T14:41:08Z">
        <w:r>
          <w:rPr>
            <w:rFonts w:hint="eastAsia" w:ascii="Times New Roman" w:hAnsi="Times New Roman"/>
            <w:i/>
            <w:iCs/>
            <w:color w:val="auto"/>
            <w:szCs w:val="24"/>
          </w:rPr>
          <w:delText>BIOS</w:delText>
        </w:r>
      </w:del>
      <w:del w:id="8576" w:author="Janusio" w:date="2018-03-10T14:41:08Z">
        <w:r>
          <w:rPr>
            <w:rFonts w:hint="eastAsia" w:ascii="Times New Roman" w:hAnsi="Times New Roman"/>
            <w:iCs/>
            <w:color w:val="auto"/>
            <w:szCs w:val="24"/>
          </w:rPr>
          <w:delText>(</w:delText>
        </w:r>
      </w:del>
      <w:del w:id="8577" w:author="Janusio" w:date="2018-03-10T14:41:08Z">
        <w:r>
          <w:rPr>
            <w:rFonts w:hint="eastAsia" w:ascii="Times New Roman" w:hAnsi="Times New Roman"/>
            <w:i/>
            <w:iCs/>
            <w:color w:val="auto"/>
            <w:szCs w:val="24"/>
          </w:rPr>
          <w:delText>m</w:delText>
        </w:r>
      </w:del>
      <w:del w:id="8578" w:author="Janusio" w:date="2018-03-10T14:41:08Z">
        <w:r>
          <w:rPr>
            <w:rFonts w:hint="eastAsia" w:ascii="Times New Roman" w:hAnsi="Times New Roman"/>
            <w:iCs/>
            <w:color w:val="auto"/>
            <w:szCs w:val="24"/>
          </w:rPr>
          <w:delText>),</w:delText>
        </w:r>
      </w:del>
      <w:del w:id="8579" w:author="Janusio" w:date="2018-03-10T14:41:08Z">
        <w:r>
          <w:rPr>
            <w:rFonts w:hint="eastAsia" w:ascii="Times New Roman" w:hAnsi="Times New Roman"/>
            <w:i/>
            <w:iCs/>
            <w:color w:val="auto"/>
            <w:szCs w:val="24"/>
          </w:rPr>
          <w:delText>OSLoader</w:delText>
        </w:r>
      </w:del>
      <w:del w:id="8580" w:author="Janusio" w:date="2018-03-10T14:41:08Z">
        <w:r>
          <w:rPr>
            <w:rFonts w:hint="eastAsia" w:ascii="Times New Roman" w:hAnsi="Times New Roman"/>
            <w:iCs/>
            <w:color w:val="auto"/>
            <w:szCs w:val="24"/>
          </w:rPr>
          <w:delText>(</w:delText>
        </w:r>
      </w:del>
      <w:del w:id="8581" w:author="Janusio" w:date="2018-03-10T14:41:08Z">
        <w:r>
          <w:rPr>
            <w:rFonts w:hint="eastAsia" w:ascii="Times New Roman" w:hAnsi="Times New Roman"/>
            <w:i/>
            <w:iCs/>
            <w:color w:val="auto"/>
            <w:szCs w:val="24"/>
          </w:rPr>
          <w:delText>m</w:delText>
        </w:r>
      </w:del>
      <w:del w:id="8582" w:author="Janusio" w:date="2018-03-10T14:41:08Z">
        <w:r>
          <w:rPr>
            <w:rFonts w:hint="eastAsia" w:ascii="Times New Roman" w:hAnsi="Times New Roman"/>
            <w:iCs/>
            <w:color w:val="auto"/>
            <w:szCs w:val="24"/>
          </w:rPr>
          <w:delText>),</w:delText>
        </w:r>
      </w:del>
      <w:del w:id="8583" w:author="Janusio" w:date="2018-03-10T14:41:08Z">
        <w:r>
          <w:rPr>
            <w:rFonts w:hint="eastAsia" w:ascii="Times New Roman" w:hAnsi="Times New Roman"/>
            <w:i/>
            <w:iCs/>
            <w:color w:val="auto"/>
            <w:szCs w:val="24"/>
          </w:rPr>
          <w:delText>VMM</w:delText>
        </w:r>
      </w:del>
      <w:del w:id="8584" w:author="Janusio" w:date="2018-03-10T14:41:08Z">
        <w:r>
          <w:rPr>
            <w:rFonts w:hint="eastAsia" w:ascii="Times New Roman" w:hAnsi="Times New Roman"/>
            <w:iCs/>
            <w:color w:val="auto"/>
            <w:szCs w:val="24"/>
          </w:rPr>
          <w:delText>(</w:delText>
        </w:r>
      </w:del>
      <w:del w:id="8585" w:author="Janusio" w:date="2018-03-10T14:41:08Z">
        <w:r>
          <w:rPr>
            <w:rFonts w:hint="eastAsia" w:ascii="Times New Roman" w:hAnsi="Times New Roman"/>
            <w:i/>
            <w:iCs/>
            <w:color w:val="auto"/>
            <w:szCs w:val="24"/>
          </w:rPr>
          <w:delText>m</w:delText>
        </w:r>
      </w:del>
      <w:del w:id="8586" w:author="Janusio" w:date="2018-03-10T14:41:08Z">
        <w:r>
          <w:rPr>
            <w:rFonts w:hint="eastAsia" w:ascii="Times New Roman" w:hAnsi="Times New Roman"/>
            <w:iCs/>
            <w:color w:val="auto"/>
            <w:szCs w:val="24"/>
          </w:rPr>
          <w:delText>),</w:delText>
        </w:r>
      </w:del>
      <w:del w:id="8587" w:author="Janusio" w:date="2018-03-10T14:41:08Z">
        <w:r>
          <w:rPr>
            <w:rFonts w:hint="eastAsia" w:ascii="Times New Roman" w:hAnsi="Times New Roman"/>
            <w:i/>
            <w:iCs/>
            <w:color w:val="auto"/>
            <w:szCs w:val="24"/>
          </w:rPr>
          <w:delText>Dom0_Kernel</w:delText>
        </w:r>
      </w:del>
      <w:del w:id="8588" w:author="Janusio" w:date="2018-03-10T14:41:08Z">
        <w:r>
          <w:rPr>
            <w:rFonts w:hint="eastAsia" w:ascii="Times New Roman" w:hAnsi="Times New Roman"/>
            <w:iCs/>
            <w:color w:val="auto"/>
            <w:szCs w:val="24"/>
          </w:rPr>
          <w:delText>(</w:delText>
        </w:r>
      </w:del>
      <w:del w:id="8589" w:author="Janusio" w:date="2018-03-10T14:41:08Z">
        <w:r>
          <w:rPr>
            <w:rFonts w:hint="eastAsia" w:ascii="Times New Roman" w:hAnsi="Times New Roman"/>
            <w:i/>
            <w:iCs/>
            <w:color w:val="auto"/>
            <w:szCs w:val="24"/>
          </w:rPr>
          <w:delText>m</w:delText>
        </w:r>
      </w:del>
      <w:del w:id="8590" w:author="Janusio" w:date="2018-03-10T14:41:08Z">
        <w:r>
          <w:rPr>
            <w:rFonts w:hint="eastAsia" w:ascii="Times New Roman" w:hAnsi="Times New Roman"/>
            <w:iCs/>
            <w:color w:val="auto"/>
            <w:szCs w:val="24"/>
          </w:rPr>
          <w:delText>),</w:delText>
        </w:r>
      </w:del>
      <w:del w:id="8591" w:author="Janusio" w:date="2018-03-10T14:41:08Z">
        <w:r>
          <w:rPr>
            <w:rFonts w:hint="eastAsia" w:ascii="Times New Roman" w:hAnsi="Times New Roman"/>
            <w:i/>
            <w:color w:val="auto"/>
            <w:szCs w:val="24"/>
          </w:rPr>
          <w:delText>vTPM Builder</w:delText>
        </w:r>
      </w:del>
      <w:del w:id="8592" w:author="Janusio" w:date="2018-03-10T14:41:08Z">
        <w:r>
          <w:rPr>
            <w:rFonts w:hint="eastAsia" w:ascii="Times New Roman" w:hAnsi="Times New Roman"/>
            <w:iCs/>
            <w:color w:val="auto"/>
            <w:szCs w:val="24"/>
          </w:rPr>
          <w:delText>(</w:delText>
        </w:r>
      </w:del>
      <w:del w:id="8593" w:author="Janusio" w:date="2018-03-10T14:41:08Z">
        <w:r>
          <w:rPr>
            <w:rFonts w:hint="eastAsia" w:ascii="Times New Roman" w:hAnsi="Times New Roman"/>
            <w:i/>
            <w:iCs/>
            <w:color w:val="auto"/>
            <w:szCs w:val="24"/>
          </w:rPr>
          <w:delText>m</w:delText>
        </w:r>
      </w:del>
      <w:del w:id="8594" w:author="Janusio" w:date="2018-03-10T14:41:08Z">
        <w:r>
          <w:rPr>
            <w:rFonts w:hint="eastAsia" w:ascii="Times New Roman" w:hAnsi="Times New Roman"/>
            <w:iCs/>
            <w:color w:val="auto"/>
            <w:szCs w:val="24"/>
          </w:rPr>
          <w:delText>)</w:delText>
        </w:r>
      </w:del>
      <w:del w:id="8595" w:author="Janusio" w:date="2018-03-10T14:41:08Z">
        <w:r>
          <w:rPr>
            <w:rFonts w:hint="eastAsia" w:ascii="Times New Roman" w:hAnsi="Times New Roman"/>
            <w:color w:val="auto"/>
            <w:szCs w:val="24"/>
          </w:rPr>
          <w:delText xml:space="preserve">, </w:delText>
        </w:r>
      </w:del>
      <w:del w:id="8596" w:author="Janusio" w:date="2018-03-10T14:41:08Z">
        <w:r>
          <w:rPr>
            <w:rFonts w:hint="eastAsia" w:ascii="Times New Roman" w:hAnsi="Times New Roman"/>
            <w:i/>
            <w:color w:val="auto"/>
            <w:szCs w:val="24"/>
          </w:rPr>
          <w:delText>vTPM-VM Binding</w:delText>
        </w:r>
      </w:del>
      <w:del w:id="8597" w:author="Janusio" w:date="2018-03-10T14:41:08Z">
        <w:r>
          <w:rPr>
            <w:rFonts w:hint="eastAsia" w:ascii="Times New Roman" w:hAnsi="Times New Roman"/>
            <w:iCs/>
            <w:color w:val="auto"/>
            <w:szCs w:val="24"/>
          </w:rPr>
          <w:delText>(</w:delText>
        </w:r>
      </w:del>
      <w:del w:id="8598" w:author="Janusio" w:date="2018-03-10T14:41:08Z">
        <w:r>
          <w:rPr>
            <w:rFonts w:hint="eastAsia" w:ascii="Times New Roman" w:hAnsi="Times New Roman"/>
            <w:i/>
            <w:iCs/>
            <w:color w:val="auto"/>
            <w:szCs w:val="24"/>
          </w:rPr>
          <w:delText>m</w:delText>
        </w:r>
      </w:del>
      <w:del w:id="8599" w:author="Janusio" w:date="2018-03-10T14:41:08Z">
        <w:r>
          <w:rPr>
            <w:rFonts w:hint="eastAsia" w:ascii="Times New Roman" w:hAnsi="Times New Roman"/>
            <w:iCs/>
            <w:color w:val="auto"/>
            <w:szCs w:val="24"/>
          </w:rPr>
          <w:delText>)</w:delText>
        </w:r>
      </w:del>
      <w:del w:id="8600" w:author="Janusio" w:date="2018-03-10T14:41:08Z">
        <w:r>
          <w:rPr>
            <w:rFonts w:hint="eastAsia" w:ascii="Times New Roman" w:hAnsi="Times New Roman"/>
            <w:color w:val="auto"/>
            <w:szCs w:val="24"/>
          </w:rPr>
          <w:delText xml:space="preserve">, </w:delText>
        </w:r>
      </w:del>
      <w:del w:id="8601" w:author="Janusio" w:date="2018-03-10T14:41:08Z">
        <w:r>
          <w:rPr>
            <w:rFonts w:hint="eastAsia" w:ascii="Times New Roman" w:hAnsi="Times New Roman"/>
            <w:i/>
            <w:color w:val="auto"/>
            <w:szCs w:val="24"/>
          </w:rPr>
          <w:delText>VM Builder</w:delText>
        </w:r>
      </w:del>
      <w:del w:id="8602" w:author="Janusio" w:date="2018-03-10T14:41:08Z">
        <w:r>
          <w:rPr>
            <w:rFonts w:hint="eastAsia" w:ascii="Times New Roman" w:hAnsi="Times New Roman"/>
            <w:iCs/>
            <w:color w:val="auto"/>
            <w:szCs w:val="24"/>
          </w:rPr>
          <w:delText>(</w:delText>
        </w:r>
      </w:del>
      <w:del w:id="8603" w:author="Janusio" w:date="2018-03-10T14:41:08Z">
        <w:r>
          <w:rPr>
            <w:rFonts w:hint="eastAsia" w:ascii="Times New Roman" w:hAnsi="Times New Roman"/>
            <w:i/>
            <w:iCs/>
            <w:color w:val="auto"/>
            <w:szCs w:val="24"/>
          </w:rPr>
          <w:delText>m</w:delText>
        </w:r>
      </w:del>
      <w:del w:id="8604" w:author="Janusio" w:date="2018-03-10T14:41:08Z">
        <w:r>
          <w:rPr>
            <w:rFonts w:hint="eastAsia" w:ascii="Times New Roman" w:hAnsi="Times New Roman"/>
            <w:iCs/>
            <w:color w:val="auto"/>
            <w:szCs w:val="24"/>
          </w:rPr>
          <w:delText>)</w:delText>
        </w:r>
      </w:del>
      <w:del w:id="8605"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606" w:author="Janusio" w:date="2018-03-10T14:41:08Z"/>
          <w:rFonts w:hint="eastAsia" w:ascii="Times New Roman" w:hAnsi="Times New Roman"/>
          <w:color w:val="auto"/>
          <w:szCs w:val="24"/>
        </w:rPr>
      </w:pPr>
      <w:del w:id="8607" w:author="Janusio" w:date="2018-03-10T14:41:08Z">
        <w:r>
          <w:rPr>
            <w:rFonts w:hint="eastAsia" w:ascii="Times New Roman" w:hAnsi="Times New Roman"/>
            <w:color w:val="auto"/>
            <w:szCs w:val="24"/>
          </w:rPr>
          <w:delText>成立，反复利用PCR公理即可直接得到在该序列中的所有子序列一定在时间</w:delText>
        </w:r>
      </w:del>
      <w:del w:id="8608" w:author="Janusio" w:date="2018-03-10T14:41:08Z">
        <w:r>
          <w:rPr>
            <w:rFonts w:hint="eastAsia" w:ascii="Times New Roman" w:hAnsi="Times New Roman"/>
            <w:i/>
            <w:iCs/>
            <w:color w:val="auto"/>
            <w:szCs w:val="24"/>
          </w:rPr>
          <w:delText>t</w:delText>
        </w:r>
      </w:del>
      <w:del w:id="8609" w:author="Janusio" w:date="2018-03-10T14:41:08Z">
        <w:r>
          <w:rPr>
            <w:rFonts w:hint="eastAsia" w:ascii="Times New Roman" w:hAnsi="Times New Roman"/>
            <w:color w:val="auto"/>
            <w:szCs w:val="24"/>
          </w:rPr>
          <w:delText>之前就出现在</w:delText>
        </w:r>
      </w:del>
      <w:del w:id="8610" w:author="Janusio" w:date="2018-03-10T14:41:08Z">
        <w:r>
          <w:rPr>
            <w:rFonts w:hint="eastAsia" w:ascii="Times New Roman" w:hAnsi="Times New Roman"/>
            <w:i/>
            <w:iCs/>
            <w:color w:val="auto"/>
            <w:szCs w:val="24"/>
          </w:rPr>
          <w:delText>m.pcr.s</w:delText>
        </w:r>
      </w:del>
      <w:del w:id="8611" w:author="Janusio" w:date="2018-03-10T14:41:08Z">
        <w:r>
          <w:rPr>
            <w:rFonts w:hint="eastAsia" w:ascii="Times New Roman" w:hAnsi="Times New Roman"/>
            <w:color w:val="auto"/>
            <w:szCs w:val="24"/>
          </w:rPr>
          <w:delText>中，即：</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612" w:author="Janusio" w:date="2018-03-10T14:41:08Z"/>
          <w:rFonts w:hint="eastAsia" w:ascii="Times New Roman" w:hAnsi="Times New Roman"/>
          <w:color w:val="auto"/>
          <w:szCs w:val="24"/>
        </w:rPr>
      </w:pPr>
      <w:del w:id="8613" w:author="Janusio" w:date="2018-03-10T14:41:08Z"/>
      <w:del w:id="8614" w:author="Janusio" w:date="2018-03-10T14:41:08Z"/>
      <w:del w:id="8615" w:author="Janusio" w:date="2018-03-10T14:41:08Z"/>
      <w:del w:id="8616" w:author="Janusio" w:date="2018-03-10T14:41:08Z">
        <w:r>
          <w:rPr>
            <w:rFonts w:hint="eastAsia" w:ascii="Times New Roman" w:hAnsi="Times New Roman"/>
            <w:color w:val="auto"/>
            <w:position w:val="-4"/>
            <w:szCs w:val="24"/>
          </w:rPr>
          <w:object>
            <v:shape id="_x0000_i1053"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053" DrawAspect="Content" ObjectID="_1468075897" r:id="rId239">
              <o:LockedField>false</o:LockedField>
            </o:OLEObject>
          </w:object>
        </w:r>
      </w:del>
      <w:del w:id="8618" w:author="Janusio" w:date="2018-03-10T14:41:08Z"/>
      <w:del w:id="8619" w:author="Janusio" w:date="2018-03-10T14:41:08Z">
        <w:r>
          <w:rPr>
            <w:rFonts w:hint="eastAsia" w:ascii="Times New Roman" w:hAnsi="Times New Roman"/>
            <w:i/>
            <w:iCs/>
            <w:color w:val="auto"/>
            <w:szCs w:val="24"/>
          </w:rPr>
          <w:delText>t</w:delText>
        </w:r>
      </w:del>
      <w:del w:id="8620" w:author="Janusio" w:date="2018-03-10T14:41:08Z">
        <w:r>
          <w:rPr>
            <w:rFonts w:hint="eastAsia" w:ascii="Times New Roman" w:hAnsi="Times New Roman"/>
            <w:i/>
            <w:iCs/>
            <w:color w:val="auto"/>
            <w:szCs w:val="24"/>
            <w:vertAlign w:val="subscript"/>
          </w:rPr>
          <w:delText>S</w:delText>
        </w:r>
      </w:del>
      <w:del w:id="8621" w:author="Janusio" w:date="2018-03-10T14:41:08Z">
        <w:r>
          <w:rPr>
            <w:rFonts w:hint="eastAsia" w:ascii="Times New Roman" w:hAnsi="Times New Roman"/>
            <w:iCs/>
            <w:color w:val="auto"/>
            <w:szCs w:val="24"/>
          </w:rPr>
          <w:delText>,</w:delText>
        </w:r>
      </w:del>
      <w:del w:id="8622" w:author="Janusio" w:date="2018-03-10T14:41:08Z">
        <w:r>
          <w:rPr>
            <w:rFonts w:hint="eastAsia" w:ascii="Times New Roman" w:hAnsi="Times New Roman"/>
            <w:i/>
            <w:iCs/>
            <w:color w:val="auto"/>
            <w:szCs w:val="24"/>
          </w:rPr>
          <w:delText>t</w:delText>
        </w:r>
      </w:del>
      <w:del w:id="8623" w:author="Janusio" w:date="2018-03-10T14:41:08Z">
        <w:r>
          <w:rPr>
            <w:rFonts w:hint="eastAsia" w:ascii="Times New Roman" w:hAnsi="Times New Roman"/>
            <w:i/>
            <w:iCs/>
            <w:color w:val="auto"/>
            <w:szCs w:val="24"/>
            <w:vertAlign w:val="subscript"/>
          </w:rPr>
          <w:delText>1</w:delText>
        </w:r>
      </w:del>
      <w:del w:id="8624" w:author="Janusio" w:date="2018-03-10T14:41:08Z">
        <w:r>
          <w:rPr>
            <w:rFonts w:hint="eastAsia" w:ascii="Times New Roman" w:hAnsi="Times New Roman"/>
            <w:iCs/>
            <w:color w:val="auto"/>
            <w:szCs w:val="24"/>
          </w:rPr>
          <w:delText>,</w:delText>
        </w:r>
      </w:del>
      <w:del w:id="8625" w:author="Janusio" w:date="2018-03-10T14:41:08Z">
        <w:r>
          <w:rPr>
            <w:rFonts w:hint="eastAsia" w:ascii="Times New Roman" w:hAnsi="Times New Roman"/>
            <w:i/>
            <w:iCs/>
            <w:color w:val="auto"/>
            <w:szCs w:val="24"/>
          </w:rPr>
          <w:delText>t</w:delText>
        </w:r>
      </w:del>
      <w:del w:id="8626" w:author="Janusio" w:date="2018-03-10T14:41:08Z">
        <w:r>
          <w:rPr>
            <w:rFonts w:hint="eastAsia" w:ascii="Times New Roman" w:hAnsi="Times New Roman"/>
            <w:i/>
            <w:iCs/>
            <w:color w:val="auto"/>
            <w:szCs w:val="24"/>
            <w:vertAlign w:val="subscript"/>
          </w:rPr>
          <w:delText>2</w:delText>
        </w:r>
      </w:del>
      <w:del w:id="8627" w:author="Janusio" w:date="2018-03-10T14:41:08Z">
        <w:r>
          <w:rPr>
            <w:rFonts w:hint="eastAsia" w:ascii="Times New Roman" w:hAnsi="Times New Roman"/>
            <w:iCs/>
            <w:color w:val="auto"/>
            <w:szCs w:val="24"/>
          </w:rPr>
          <w:delText>,</w:delText>
        </w:r>
      </w:del>
      <w:del w:id="8628" w:author="Janusio" w:date="2018-03-10T14:41:08Z">
        <w:r>
          <w:rPr>
            <w:rFonts w:hint="eastAsia" w:ascii="Times New Roman" w:hAnsi="Times New Roman"/>
            <w:i/>
            <w:iCs/>
            <w:color w:val="auto"/>
            <w:szCs w:val="24"/>
          </w:rPr>
          <w:delText>t</w:delText>
        </w:r>
      </w:del>
      <w:del w:id="8629" w:author="Janusio" w:date="2018-03-10T14:41:08Z">
        <w:r>
          <w:rPr>
            <w:rFonts w:hint="eastAsia" w:ascii="Times New Roman" w:hAnsi="Times New Roman"/>
            <w:i/>
            <w:iCs/>
            <w:color w:val="auto"/>
            <w:szCs w:val="24"/>
            <w:vertAlign w:val="subscript"/>
          </w:rPr>
          <w:delText>3</w:delText>
        </w:r>
      </w:del>
      <w:del w:id="8630" w:author="Janusio" w:date="2018-03-10T14:41:08Z">
        <w:r>
          <w:rPr>
            <w:rFonts w:hint="eastAsia" w:ascii="Times New Roman" w:hAnsi="Times New Roman"/>
            <w:iCs/>
            <w:color w:val="auto"/>
            <w:szCs w:val="24"/>
          </w:rPr>
          <w:delText>,</w:delText>
        </w:r>
      </w:del>
      <w:del w:id="8631" w:author="Janusio" w:date="2018-03-10T14:41:08Z">
        <w:r>
          <w:rPr>
            <w:rFonts w:hint="eastAsia" w:ascii="Times New Roman" w:hAnsi="Times New Roman"/>
            <w:i/>
            <w:iCs/>
            <w:color w:val="auto"/>
            <w:szCs w:val="24"/>
          </w:rPr>
          <w:delText>t</w:delText>
        </w:r>
      </w:del>
      <w:del w:id="8632" w:author="Janusio" w:date="2018-03-10T14:41:08Z">
        <w:r>
          <w:rPr>
            <w:rFonts w:hint="eastAsia" w:ascii="Times New Roman" w:hAnsi="Times New Roman"/>
            <w:i/>
            <w:iCs/>
            <w:color w:val="auto"/>
            <w:szCs w:val="24"/>
            <w:vertAlign w:val="subscript"/>
          </w:rPr>
          <w:delText>4</w:delText>
        </w:r>
      </w:del>
      <w:del w:id="8633" w:author="Janusio" w:date="2018-03-10T14:41:08Z">
        <w:r>
          <w:rPr>
            <w:rFonts w:hint="eastAsia" w:ascii="Times New Roman" w:hAnsi="Times New Roman"/>
            <w:iCs/>
            <w:color w:val="auto"/>
            <w:szCs w:val="24"/>
          </w:rPr>
          <w:delText xml:space="preserve">, </w:delText>
        </w:r>
      </w:del>
      <w:del w:id="8634" w:author="Janusio" w:date="2018-03-10T14:41:08Z">
        <w:r>
          <w:rPr>
            <w:rFonts w:hint="eastAsia" w:ascii="Times New Roman" w:hAnsi="Times New Roman"/>
            <w:i/>
            <w:iCs/>
            <w:color w:val="auto"/>
            <w:szCs w:val="24"/>
          </w:rPr>
          <w:delText>t</w:delText>
        </w:r>
      </w:del>
      <w:del w:id="8635" w:author="Janusio" w:date="2018-03-10T14:41:08Z">
        <w:r>
          <w:rPr>
            <w:rFonts w:hint="eastAsia" w:ascii="Times New Roman" w:hAnsi="Times New Roman"/>
            <w:i/>
            <w:iCs/>
            <w:color w:val="auto"/>
            <w:szCs w:val="24"/>
            <w:vertAlign w:val="subscript"/>
          </w:rPr>
          <w:delText>5</w:delText>
        </w:r>
      </w:del>
      <w:del w:id="8636" w:author="Janusio" w:date="2018-03-10T14:41:08Z">
        <w:r>
          <w:rPr>
            <w:rFonts w:hint="eastAsia" w:ascii="Times New Roman" w:hAnsi="Times New Roman"/>
            <w:iCs/>
            <w:color w:val="auto"/>
            <w:szCs w:val="24"/>
          </w:rPr>
          <w:delText>,</w:delText>
        </w:r>
      </w:del>
      <w:del w:id="8637" w:author="Janusio" w:date="2018-03-10T14:41:08Z">
        <w:r>
          <w:rPr>
            <w:rFonts w:hint="eastAsia" w:ascii="Times New Roman" w:hAnsi="Times New Roman"/>
            <w:i/>
            <w:iCs/>
            <w:color w:val="auto"/>
            <w:szCs w:val="24"/>
          </w:rPr>
          <w:delText>t</w:delText>
        </w:r>
      </w:del>
      <w:del w:id="8638" w:author="Janusio" w:date="2018-03-10T14:41:08Z">
        <w:r>
          <w:rPr>
            <w:rFonts w:hint="eastAsia" w:ascii="Times New Roman" w:hAnsi="Times New Roman"/>
            <w:i/>
            <w:iCs/>
            <w:color w:val="auto"/>
            <w:szCs w:val="24"/>
            <w:vertAlign w:val="subscript"/>
          </w:rPr>
          <w:delText>6</w:delText>
        </w:r>
      </w:del>
      <w:del w:id="8639" w:author="Janusio" w:date="2018-03-10T14:41:08Z">
        <w:r>
          <w:rPr>
            <w:rFonts w:hint="eastAsia" w:ascii="Times New Roman" w:hAnsi="Times New Roman"/>
            <w:iCs/>
            <w:color w:val="auto"/>
            <w:szCs w:val="24"/>
          </w:rPr>
          <w:delText>,</w:delText>
        </w:r>
      </w:del>
      <w:del w:id="8640" w:author="Janusio" w:date="2018-03-10T14:41:08Z">
        <w:r>
          <w:rPr>
            <w:rFonts w:hint="eastAsia" w:ascii="Times New Roman" w:hAnsi="Times New Roman"/>
            <w:i/>
            <w:iCs/>
            <w:color w:val="auto"/>
            <w:szCs w:val="24"/>
          </w:rPr>
          <w:delText>J</w:delText>
        </w:r>
      </w:del>
      <w:del w:id="8641" w:author="Janusio" w:date="2018-03-10T14:41:08Z">
        <w:r>
          <w:rPr>
            <w:rFonts w:hint="eastAsia" w:ascii="Times New Roman" w:hAnsi="Times New Roman"/>
            <w:color w:val="auto"/>
            <w:szCs w:val="24"/>
          </w:rPr>
          <w:delText>.(</w:delText>
        </w:r>
      </w:del>
      <w:del w:id="8642" w:author="Janusio" w:date="2018-03-10T14:41:08Z">
        <w:r>
          <w:rPr>
            <w:rFonts w:hint="eastAsia" w:ascii="Times New Roman" w:hAnsi="Times New Roman"/>
            <w:i/>
            <w:iCs/>
            <w:color w:val="auto"/>
            <w:szCs w:val="24"/>
          </w:rPr>
          <w:delText>t</w:delText>
        </w:r>
      </w:del>
      <w:del w:id="8643" w:author="Janusio" w:date="2018-03-10T14:41:08Z">
        <w:r>
          <w:rPr>
            <w:rFonts w:hint="eastAsia" w:ascii="Times New Roman" w:hAnsi="Times New Roman"/>
            <w:i/>
            <w:iCs/>
            <w:color w:val="auto"/>
            <w:szCs w:val="24"/>
            <w:vertAlign w:val="subscript"/>
          </w:rPr>
          <w:delText>S</w:delText>
        </w:r>
      </w:del>
      <w:del w:id="8644" w:author="Janusio" w:date="2018-03-10T14:41:08Z"/>
      <w:del w:id="8645" w:author="Janusio" w:date="2018-03-10T14:41:08Z"/>
      <w:del w:id="8646" w:author="Janusio" w:date="2018-03-10T14:41:08Z"/>
      <w:del w:id="8647" w:author="Janusio" w:date="2018-03-10T14:41:08Z">
        <w:r>
          <w:rPr>
            <w:rFonts w:hint="eastAsia" w:ascii="Times New Roman" w:hAnsi="Times New Roman"/>
            <w:i/>
            <w:iCs/>
            <w:color w:val="auto"/>
            <w:position w:val="-4"/>
            <w:szCs w:val="24"/>
            <w:vertAlign w:val="subscript"/>
          </w:rPr>
          <w:object>
            <v:shape id="_x0000_i1054" o:spt="75" type="#_x0000_t75" style="height:12pt;width:10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054" DrawAspect="Content" ObjectID="_1468075898" r:id="rId240">
              <o:LockedField>false</o:LockedField>
            </o:OLEObject>
          </w:object>
        </w:r>
      </w:del>
      <w:del w:id="8649" w:author="Janusio" w:date="2018-03-10T14:41:08Z"/>
      <w:del w:id="8650" w:author="Janusio" w:date="2018-03-10T14:41:08Z">
        <w:r>
          <w:rPr>
            <w:rFonts w:hint="eastAsia" w:ascii="Times New Roman" w:hAnsi="Times New Roman"/>
            <w:i/>
            <w:iCs/>
            <w:color w:val="auto"/>
            <w:szCs w:val="24"/>
          </w:rPr>
          <w:delText>t</w:delText>
        </w:r>
      </w:del>
      <w:del w:id="8651" w:author="Janusio" w:date="2018-03-10T14:41:08Z">
        <w:r>
          <w:rPr>
            <w:rFonts w:hint="eastAsia" w:ascii="Times New Roman" w:hAnsi="Times New Roman"/>
            <w:i/>
            <w:iCs/>
            <w:color w:val="auto"/>
            <w:szCs w:val="24"/>
            <w:vertAlign w:val="subscript"/>
          </w:rPr>
          <w:delText>1</w:delText>
        </w:r>
      </w:del>
      <w:del w:id="8652" w:author="Janusio" w:date="2018-03-10T14:41:08Z">
        <w:r>
          <w:rPr>
            <w:rFonts w:hint="eastAsia" w:ascii="Times New Roman" w:hAnsi="Times New Roman"/>
            <w:color w:val="auto"/>
            <w:szCs w:val="24"/>
          </w:rPr>
          <w:delText>&lt;</w:delText>
        </w:r>
      </w:del>
      <w:del w:id="8653" w:author="Janusio" w:date="2018-03-10T14:41:08Z">
        <w:r>
          <w:rPr>
            <w:rFonts w:hint="eastAsia" w:ascii="Times New Roman" w:hAnsi="Times New Roman"/>
            <w:i/>
            <w:iCs/>
            <w:color w:val="auto"/>
            <w:szCs w:val="24"/>
          </w:rPr>
          <w:delText>t</w:delText>
        </w:r>
      </w:del>
      <w:del w:id="8654" w:author="Janusio" w:date="2018-03-10T14:41:08Z">
        <w:r>
          <w:rPr>
            <w:rFonts w:hint="eastAsia" w:ascii="Times New Roman" w:hAnsi="Times New Roman"/>
            <w:i/>
            <w:iCs/>
            <w:color w:val="auto"/>
            <w:szCs w:val="24"/>
            <w:vertAlign w:val="subscript"/>
          </w:rPr>
          <w:delText>2</w:delText>
        </w:r>
      </w:del>
      <w:del w:id="8655" w:author="Janusio" w:date="2018-03-10T14:41:08Z">
        <w:r>
          <w:rPr>
            <w:rFonts w:hint="eastAsia" w:ascii="Times New Roman" w:hAnsi="Times New Roman"/>
            <w:color w:val="auto"/>
            <w:szCs w:val="24"/>
          </w:rPr>
          <w:delText>&lt;</w:delText>
        </w:r>
      </w:del>
      <w:del w:id="8656" w:author="Janusio" w:date="2018-03-10T14:41:08Z">
        <w:r>
          <w:rPr>
            <w:rFonts w:hint="eastAsia" w:ascii="Times New Roman" w:hAnsi="Times New Roman"/>
            <w:i/>
            <w:iCs/>
            <w:color w:val="auto"/>
            <w:szCs w:val="24"/>
          </w:rPr>
          <w:delText>t</w:delText>
        </w:r>
      </w:del>
      <w:del w:id="8657" w:author="Janusio" w:date="2018-03-10T14:41:08Z">
        <w:r>
          <w:rPr>
            <w:rFonts w:hint="eastAsia" w:ascii="Times New Roman" w:hAnsi="Times New Roman"/>
            <w:i/>
            <w:iCs/>
            <w:color w:val="auto"/>
            <w:szCs w:val="24"/>
            <w:vertAlign w:val="subscript"/>
          </w:rPr>
          <w:delText>3</w:delText>
        </w:r>
      </w:del>
      <w:del w:id="8658" w:author="Janusio" w:date="2018-03-10T14:41:08Z">
        <w:r>
          <w:rPr>
            <w:rFonts w:hint="eastAsia" w:ascii="Times New Roman" w:hAnsi="Times New Roman"/>
            <w:color w:val="auto"/>
            <w:szCs w:val="24"/>
          </w:rPr>
          <w:delText>&lt;</w:delText>
        </w:r>
      </w:del>
      <w:del w:id="8659" w:author="Janusio" w:date="2018-03-10T14:41:08Z">
        <w:r>
          <w:rPr>
            <w:rFonts w:hint="eastAsia" w:ascii="Times New Roman" w:hAnsi="Times New Roman"/>
            <w:i/>
            <w:iCs/>
            <w:color w:val="auto"/>
            <w:szCs w:val="24"/>
          </w:rPr>
          <w:delText>t</w:delText>
        </w:r>
      </w:del>
      <w:del w:id="8660" w:author="Janusio" w:date="2018-03-10T14:41:08Z">
        <w:r>
          <w:rPr>
            <w:rFonts w:hint="eastAsia" w:ascii="Times New Roman" w:hAnsi="Times New Roman"/>
            <w:i/>
            <w:iCs/>
            <w:color w:val="auto"/>
            <w:szCs w:val="24"/>
            <w:vertAlign w:val="subscript"/>
          </w:rPr>
          <w:delText>4</w:delText>
        </w:r>
      </w:del>
      <w:del w:id="8661" w:author="Janusio" w:date="2018-03-10T14:41:08Z">
        <w:r>
          <w:rPr>
            <w:rFonts w:hint="eastAsia" w:ascii="Times New Roman" w:hAnsi="Times New Roman"/>
            <w:i/>
            <w:iCs/>
            <w:color w:val="auto"/>
            <w:szCs w:val="24"/>
          </w:rPr>
          <w:delText xml:space="preserve"> &lt;t</w:delText>
        </w:r>
      </w:del>
      <w:del w:id="8662" w:author="Janusio" w:date="2018-03-10T14:41:08Z">
        <w:r>
          <w:rPr>
            <w:rFonts w:hint="eastAsia" w:ascii="Times New Roman" w:hAnsi="Times New Roman"/>
            <w:i/>
            <w:iCs/>
            <w:color w:val="auto"/>
            <w:szCs w:val="24"/>
            <w:vertAlign w:val="subscript"/>
          </w:rPr>
          <w:delText>5</w:delText>
        </w:r>
      </w:del>
      <w:del w:id="8663" w:author="Janusio" w:date="2018-03-10T14:41:08Z">
        <w:r>
          <w:rPr>
            <w:rFonts w:hint="eastAsia" w:ascii="Times New Roman" w:hAnsi="Times New Roman"/>
            <w:iCs/>
            <w:color w:val="auto"/>
            <w:szCs w:val="24"/>
          </w:rPr>
          <w:delText xml:space="preserve"> &lt;</w:delText>
        </w:r>
      </w:del>
      <w:del w:id="8664" w:author="Janusio" w:date="2018-03-10T14:41:08Z">
        <w:r>
          <w:rPr>
            <w:rFonts w:hint="eastAsia" w:ascii="Times New Roman" w:hAnsi="Times New Roman"/>
            <w:i/>
            <w:iCs/>
            <w:color w:val="auto"/>
            <w:szCs w:val="24"/>
          </w:rPr>
          <w:delText>t</w:delText>
        </w:r>
      </w:del>
      <w:del w:id="8665" w:author="Janusio" w:date="2018-03-10T14:41:08Z">
        <w:r>
          <w:rPr>
            <w:rFonts w:hint="eastAsia" w:ascii="Times New Roman" w:hAnsi="Times New Roman"/>
            <w:i/>
            <w:iCs/>
            <w:color w:val="auto"/>
            <w:szCs w:val="24"/>
            <w:vertAlign w:val="subscript"/>
          </w:rPr>
          <w:delText>6</w:delText>
        </w:r>
      </w:del>
      <w:del w:id="8666" w:author="Janusio" w:date="2018-03-10T14:41:08Z">
        <w:r>
          <w:rPr>
            <w:rFonts w:hint="eastAsia" w:ascii="Times New Roman" w:hAnsi="Times New Roman"/>
            <w:color w:val="auto"/>
            <w:szCs w:val="24"/>
          </w:rPr>
          <w:delText>&lt;</w:delText>
        </w:r>
      </w:del>
      <w:del w:id="8667" w:author="Janusio" w:date="2018-03-10T14:41:08Z">
        <w:r>
          <w:rPr>
            <w:rFonts w:hint="eastAsia" w:ascii="Times New Roman" w:hAnsi="Times New Roman"/>
            <w:i/>
            <w:iCs/>
            <w:color w:val="auto"/>
            <w:szCs w:val="24"/>
          </w:rPr>
          <w:delText>t</w:delText>
        </w:r>
      </w:del>
      <w:del w:id="8668" w:author="Janusio" w:date="2018-03-10T14:41:08Z">
        <w:r>
          <w:rPr>
            <w:rFonts w:hint="eastAsia" w:ascii="Times New Roman" w:hAnsi="Times New Roman"/>
            <w:color w:val="auto"/>
            <w:szCs w:val="24"/>
          </w:rPr>
          <w:delText>)</w:delText>
        </w:r>
      </w:del>
      <w:del w:id="8669" w:author="Janusio" w:date="2018-03-10T14:41:08Z"/>
      <w:del w:id="8670" w:author="Janusio" w:date="2018-03-10T14:41:08Z"/>
      <w:del w:id="8671" w:author="Janusio" w:date="2018-03-10T14:41:08Z"/>
      <w:del w:id="8672" w:author="Janusio" w:date="2018-03-10T14:41:08Z">
        <w:r>
          <w:rPr>
            <w:rFonts w:hint="eastAsia" w:ascii="Times New Roman" w:hAnsi="Times New Roman"/>
            <w:color w:val="auto"/>
            <w:position w:val="-4"/>
            <w:szCs w:val="24"/>
          </w:rPr>
          <w:object>
            <v:shape id="_x0000_i105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55" DrawAspect="Content" ObjectID="_1468075899" r:id="rId241">
              <o:LockedField>false</o:LockedField>
            </o:OLEObject>
          </w:object>
        </w:r>
      </w:del>
      <w:del w:id="8674"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675" w:author="Janusio" w:date="2018-03-10T14:41:08Z"/>
          <w:rFonts w:hint="eastAsia" w:ascii="Times New Roman" w:hAnsi="Times New Roman"/>
          <w:iCs/>
          <w:color w:val="auto"/>
          <w:szCs w:val="24"/>
        </w:rPr>
      </w:pPr>
      <w:del w:id="8676" w:author="Janusio" w:date="2018-03-10T14:41:08Z">
        <w:r>
          <w:rPr>
            <w:rFonts w:hint="eastAsia" w:ascii="Times New Roman" w:hAnsi="Times New Roman"/>
            <w:color w:val="auto"/>
            <w:szCs w:val="24"/>
          </w:rPr>
          <w:delText>(Mem(</w:delText>
        </w:r>
      </w:del>
      <w:del w:id="8677" w:author="Janusio" w:date="2018-03-10T14:41:08Z">
        <w:r>
          <w:rPr>
            <w:rFonts w:hint="eastAsia" w:ascii="Times New Roman" w:hAnsi="Times New Roman"/>
            <w:i/>
            <w:iCs/>
            <w:color w:val="auto"/>
            <w:szCs w:val="24"/>
          </w:rPr>
          <w:delText>m.pcr.s</w:delText>
        </w:r>
      </w:del>
      <w:del w:id="8678" w:author="Janusio" w:date="2018-03-10T14:41:08Z">
        <w:r>
          <w:rPr>
            <w:rFonts w:hint="eastAsia" w:ascii="Times New Roman" w:hAnsi="Times New Roman"/>
            <w:color w:val="auto"/>
            <w:szCs w:val="24"/>
          </w:rPr>
          <w:delText xml:space="preserve">, </w:delText>
        </w:r>
      </w:del>
      <w:del w:id="8679" w:author="Janusio" w:date="2018-03-10T14:41:08Z">
        <w:r>
          <w:rPr>
            <w:rFonts w:hint="eastAsia" w:ascii="Times New Roman" w:hAnsi="Times New Roman"/>
            <w:i/>
            <w:iCs/>
            <w:color w:val="auto"/>
            <w:szCs w:val="24"/>
          </w:rPr>
          <w:delText>seq</w:delText>
        </w:r>
      </w:del>
      <w:del w:id="8680" w:author="Janusio" w:date="2018-03-10T14:41:08Z">
        <w:r>
          <w:rPr>
            <w:rFonts w:hint="eastAsia" w:ascii="Times New Roman" w:hAnsi="Times New Roman"/>
            <w:iCs/>
            <w:color w:val="auto"/>
            <w:szCs w:val="24"/>
          </w:rPr>
          <w:delText>(</w:delText>
        </w:r>
      </w:del>
      <w:del w:id="8681" w:author="Janusio" w:date="2018-03-10T14:41:08Z">
        <w:r>
          <w:rPr>
            <w:rFonts w:hint="eastAsia" w:ascii="Times New Roman" w:hAnsi="Times New Roman"/>
            <w:i/>
            <w:iCs/>
            <w:color w:val="auto"/>
            <w:szCs w:val="24"/>
          </w:rPr>
          <w:delText>BIOS</w:delText>
        </w:r>
      </w:del>
      <w:del w:id="8682" w:author="Janusio" w:date="2018-03-10T14:41:08Z">
        <w:r>
          <w:rPr>
            <w:rFonts w:hint="eastAsia" w:ascii="Times New Roman" w:hAnsi="Times New Roman"/>
            <w:iCs/>
            <w:color w:val="auto"/>
            <w:szCs w:val="24"/>
          </w:rPr>
          <w:delText>(</w:delText>
        </w:r>
      </w:del>
      <w:del w:id="8683" w:author="Janusio" w:date="2018-03-10T14:41:08Z">
        <w:r>
          <w:rPr>
            <w:rFonts w:hint="eastAsia" w:ascii="Times New Roman" w:hAnsi="Times New Roman"/>
            <w:i/>
            <w:iCs/>
            <w:color w:val="auto"/>
            <w:szCs w:val="24"/>
          </w:rPr>
          <w:delText>m</w:delText>
        </w:r>
      </w:del>
      <w:del w:id="8684" w:author="Janusio" w:date="2018-03-10T14:41:08Z">
        <w:r>
          <w:rPr>
            <w:rFonts w:hint="eastAsia" w:ascii="Times New Roman" w:hAnsi="Times New Roman"/>
            <w:iCs/>
            <w:color w:val="auto"/>
            <w:szCs w:val="24"/>
          </w:rPr>
          <w:delText>),</w:delText>
        </w:r>
      </w:del>
      <w:del w:id="8685" w:author="Janusio" w:date="2018-03-10T14:41:08Z">
        <w:r>
          <w:rPr>
            <w:rFonts w:hint="eastAsia" w:ascii="Times New Roman" w:hAnsi="Times New Roman"/>
            <w:i/>
            <w:iCs/>
            <w:color w:val="auto"/>
            <w:szCs w:val="24"/>
          </w:rPr>
          <w:delText>OSLoader</w:delText>
        </w:r>
      </w:del>
      <w:del w:id="8686" w:author="Janusio" w:date="2018-03-10T14:41:08Z">
        <w:r>
          <w:rPr>
            <w:rFonts w:hint="eastAsia" w:ascii="Times New Roman" w:hAnsi="Times New Roman"/>
            <w:iCs/>
            <w:color w:val="auto"/>
            <w:szCs w:val="24"/>
          </w:rPr>
          <w:delText>(</w:delText>
        </w:r>
      </w:del>
      <w:del w:id="8687" w:author="Janusio" w:date="2018-03-10T14:41:08Z">
        <w:r>
          <w:rPr>
            <w:rFonts w:hint="eastAsia" w:ascii="Times New Roman" w:hAnsi="Times New Roman"/>
            <w:i/>
            <w:iCs/>
            <w:color w:val="auto"/>
            <w:szCs w:val="24"/>
          </w:rPr>
          <w:delText>m</w:delText>
        </w:r>
      </w:del>
      <w:del w:id="8688" w:author="Janusio" w:date="2018-03-10T14:41:08Z">
        <w:r>
          <w:rPr>
            <w:rFonts w:hint="eastAsia" w:ascii="Times New Roman" w:hAnsi="Times New Roman"/>
            <w:iCs/>
            <w:color w:val="auto"/>
            <w:szCs w:val="24"/>
          </w:rPr>
          <w:delText>),</w:delText>
        </w:r>
      </w:del>
      <w:del w:id="8689" w:author="Janusio" w:date="2018-03-10T14:41:08Z">
        <w:r>
          <w:rPr>
            <w:rFonts w:hint="eastAsia" w:ascii="Times New Roman" w:hAnsi="Times New Roman"/>
            <w:i/>
            <w:iCs/>
            <w:color w:val="auto"/>
            <w:szCs w:val="24"/>
          </w:rPr>
          <w:delText>VMM</w:delText>
        </w:r>
      </w:del>
      <w:del w:id="8690" w:author="Janusio" w:date="2018-03-10T14:41:08Z">
        <w:r>
          <w:rPr>
            <w:rFonts w:hint="eastAsia" w:ascii="Times New Roman" w:hAnsi="Times New Roman"/>
            <w:iCs/>
            <w:color w:val="auto"/>
            <w:szCs w:val="24"/>
          </w:rPr>
          <w:delText>(</w:delText>
        </w:r>
      </w:del>
      <w:del w:id="8691" w:author="Janusio" w:date="2018-03-10T14:41:08Z">
        <w:r>
          <w:rPr>
            <w:rFonts w:hint="eastAsia" w:ascii="Times New Roman" w:hAnsi="Times New Roman"/>
            <w:i/>
            <w:iCs/>
            <w:color w:val="auto"/>
            <w:szCs w:val="24"/>
          </w:rPr>
          <w:delText>m</w:delText>
        </w:r>
      </w:del>
      <w:del w:id="8692"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693" w:author="Janusio" w:date="2018-03-10T14:41:08Z"/>
          <w:rFonts w:hint="eastAsia" w:ascii="Times New Roman" w:hAnsi="Times New Roman"/>
          <w:color w:val="auto"/>
          <w:szCs w:val="24"/>
        </w:rPr>
      </w:pPr>
      <w:del w:id="8694" w:author="Janusio" w:date="2018-03-10T14:41:08Z">
        <w:r>
          <w:rPr>
            <w:rFonts w:hint="eastAsia" w:ascii="Times New Roman" w:hAnsi="Times New Roman"/>
            <w:i/>
            <w:iCs/>
            <w:color w:val="auto"/>
            <w:szCs w:val="24"/>
          </w:rPr>
          <w:delText>Dom0_Kernel</w:delText>
        </w:r>
      </w:del>
      <w:del w:id="8695" w:author="Janusio" w:date="2018-03-10T14:41:08Z">
        <w:r>
          <w:rPr>
            <w:rFonts w:hint="eastAsia" w:ascii="Times New Roman" w:hAnsi="Times New Roman"/>
            <w:iCs/>
            <w:color w:val="auto"/>
            <w:szCs w:val="24"/>
          </w:rPr>
          <w:delText>(</w:delText>
        </w:r>
      </w:del>
      <w:del w:id="8696" w:author="Janusio" w:date="2018-03-10T14:41:08Z">
        <w:r>
          <w:rPr>
            <w:rFonts w:hint="eastAsia" w:ascii="Times New Roman" w:hAnsi="Times New Roman"/>
            <w:i/>
            <w:iCs/>
            <w:color w:val="auto"/>
            <w:szCs w:val="24"/>
          </w:rPr>
          <w:delText>m</w:delText>
        </w:r>
      </w:del>
      <w:del w:id="8697" w:author="Janusio" w:date="2018-03-10T14:41:08Z">
        <w:r>
          <w:rPr>
            <w:rFonts w:hint="eastAsia" w:ascii="Times New Roman" w:hAnsi="Times New Roman"/>
            <w:iCs/>
            <w:color w:val="auto"/>
            <w:szCs w:val="24"/>
          </w:rPr>
          <w:delText>),</w:delText>
        </w:r>
      </w:del>
      <w:del w:id="8698" w:author="Janusio" w:date="2018-03-10T14:41:08Z">
        <w:r>
          <w:rPr>
            <w:rFonts w:hint="eastAsia" w:ascii="Times New Roman" w:hAnsi="Times New Roman"/>
            <w:i/>
            <w:color w:val="auto"/>
            <w:szCs w:val="24"/>
          </w:rPr>
          <w:delText>vTPM Builder</w:delText>
        </w:r>
      </w:del>
      <w:del w:id="8699" w:author="Janusio" w:date="2018-03-10T14:41:08Z">
        <w:r>
          <w:rPr>
            <w:rFonts w:hint="eastAsia" w:ascii="Times New Roman" w:hAnsi="Times New Roman"/>
            <w:iCs/>
            <w:color w:val="auto"/>
            <w:szCs w:val="24"/>
          </w:rPr>
          <w:delText>(</w:delText>
        </w:r>
      </w:del>
      <w:del w:id="8700" w:author="Janusio" w:date="2018-03-10T14:41:08Z">
        <w:r>
          <w:rPr>
            <w:rFonts w:hint="eastAsia" w:ascii="Times New Roman" w:hAnsi="Times New Roman"/>
            <w:i/>
            <w:iCs/>
            <w:color w:val="auto"/>
            <w:szCs w:val="24"/>
          </w:rPr>
          <w:delText>m</w:delText>
        </w:r>
      </w:del>
      <w:del w:id="8701" w:author="Janusio" w:date="2018-03-10T14:41:08Z">
        <w:r>
          <w:rPr>
            <w:rFonts w:hint="eastAsia" w:ascii="Times New Roman" w:hAnsi="Times New Roman"/>
            <w:iCs/>
            <w:color w:val="auto"/>
            <w:szCs w:val="24"/>
          </w:rPr>
          <w:delText>)</w:delText>
        </w:r>
      </w:del>
      <w:del w:id="8702"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703" w:author="Janusio" w:date="2018-03-10T14:41:08Z"/>
          <w:rFonts w:hint="eastAsia" w:ascii="Times New Roman" w:hAnsi="Times New Roman"/>
          <w:color w:val="auto"/>
          <w:szCs w:val="24"/>
        </w:rPr>
      </w:pPr>
      <w:del w:id="8704" w:author="Janusio" w:date="2018-03-10T14:41:08Z">
        <w:r>
          <w:rPr>
            <w:rFonts w:hint="eastAsia" w:ascii="Times New Roman" w:hAnsi="Times New Roman"/>
            <w:i/>
            <w:color w:val="auto"/>
            <w:szCs w:val="24"/>
          </w:rPr>
          <w:delText>vTPM-VM Binding</w:delText>
        </w:r>
      </w:del>
      <w:del w:id="8705" w:author="Janusio" w:date="2018-03-10T14:41:08Z">
        <w:r>
          <w:rPr>
            <w:rFonts w:hint="eastAsia" w:ascii="Times New Roman" w:hAnsi="Times New Roman"/>
            <w:iCs/>
            <w:color w:val="auto"/>
            <w:szCs w:val="24"/>
          </w:rPr>
          <w:delText>(</w:delText>
        </w:r>
      </w:del>
      <w:del w:id="8706" w:author="Janusio" w:date="2018-03-10T14:41:08Z">
        <w:r>
          <w:rPr>
            <w:rFonts w:hint="eastAsia" w:ascii="Times New Roman" w:hAnsi="Times New Roman"/>
            <w:i/>
            <w:iCs/>
            <w:color w:val="auto"/>
            <w:szCs w:val="24"/>
          </w:rPr>
          <w:delText>m</w:delText>
        </w:r>
      </w:del>
      <w:del w:id="8707" w:author="Janusio" w:date="2018-03-10T14:41:08Z">
        <w:r>
          <w:rPr>
            <w:rFonts w:hint="eastAsia" w:ascii="Times New Roman" w:hAnsi="Times New Roman"/>
            <w:iCs/>
            <w:color w:val="auto"/>
            <w:szCs w:val="24"/>
          </w:rPr>
          <w:delText>)</w:delText>
        </w:r>
      </w:del>
      <w:del w:id="8708" w:author="Janusio" w:date="2018-03-10T14:41:08Z">
        <w:r>
          <w:rPr>
            <w:rFonts w:hint="eastAsia" w:ascii="Times New Roman" w:hAnsi="Times New Roman"/>
            <w:color w:val="auto"/>
            <w:szCs w:val="24"/>
          </w:rPr>
          <w:delText xml:space="preserve">, </w:delText>
        </w:r>
      </w:del>
      <w:del w:id="8709" w:author="Janusio" w:date="2018-03-10T14:41:08Z">
        <w:r>
          <w:rPr>
            <w:rFonts w:hint="eastAsia" w:ascii="Times New Roman" w:hAnsi="Times New Roman"/>
            <w:i/>
            <w:color w:val="auto"/>
            <w:szCs w:val="24"/>
          </w:rPr>
          <w:delText>VM Builder</w:delText>
        </w:r>
      </w:del>
      <w:del w:id="8710" w:author="Janusio" w:date="2018-03-10T14:41:08Z">
        <w:r>
          <w:rPr>
            <w:rFonts w:hint="eastAsia" w:ascii="Times New Roman" w:hAnsi="Times New Roman"/>
            <w:iCs/>
            <w:color w:val="auto"/>
            <w:szCs w:val="24"/>
          </w:rPr>
          <w:delText>(</w:delText>
        </w:r>
      </w:del>
      <w:del w:id="8711" w:author="Janusio" w:date="2018-03-10T14:41:08Z">
        <w:r>
          <w:rPr>
            <w:rFonts w:hint="eastAsia" w:ascii="Times New Roman" w:hAnsi="Times New Roman"/>
            <w:i/>
            <w:iCs/>
            <w:color w:val="auto"/>
            <w:szCs w:val="24"/>
          </w:rPr>
          <w:delText>m</w:delText>
        </w:r>
      </w:del>
      <w:del w:id="8712" w:author="Janusio" w:date="2018-03-10T14:41:08Z">
        <w:r>
          <w:rPr>
            <w:rFonts w:hint="eastAsia" w:ascii="Times New Roman" w:hAnsi="Times New Roman"/>
            <w:iCs/>
            <w:color w:val="auto"/>
            <w:szCs w:val="24"/>
          </w:rPr>
          <w:delText>))</w:delText>
        </w:r>
      </w:del>
      <w:del w:id="8713" w:author="Janusio" w:date="2018-03-10T14:41:08Z">
        <w:r>
          <w:rPr>
            <w:rFonts w:hint="eastAsia" w:ascii="Times New Roman" w:hAnsi="Times New Roman"/>
            <w:i/>
            <w:iCs/>
            <w:color w:val="auto"/>
            <w:szCs w:val="24"/>
          </w:rPr>
          <w:delText>@t</w:delText>
        </w:r>
      </w:del>
      <w:del w:id="8714" w:author="Janusio" w:date="2018-03-10T14:41:08Z">
        <w:r>
          <w:rPr>
            <w:rFonts w:hint="eastAsia" w:ascii="Times New Roman" w:hAnsi="Times New Roman"/>
            <w:color w:val="auto"/>
            <w:szCs w:val="24"/>
          </w:rPr>
          <w:delText>)</w:delText>
        </w:r>
      </w:del>
      <w:del w:id="8715" w:author="Janusio" w:date="2018-03-10T14:41:08Z"/>
      <w:del w:id="8716" w:author="Janusio" w:date="2018-03-10T14:41:08Z"/>
      <w:del w:id="8717" w:author="Janusio" w:date="2018-03-10T14:41:08Z"/>
      <w:del w:id="8718" w:author="Janusio" w:date="2018-03-10T14:41:08Z">
        <w:r>
          <w:rPr>
            <w:rFonts w:hint="eastAsia" w:ascii="Times New Roman" w:hAnsi="Times New Roman"/>
            <w:color w:val="auto"/>
            <w:position w:val="-4"/>
            <w:szCs w:val="24"/>
          </w:rPr>
          <w:object>
            <v:shape id="_x0000_i1056"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56" DrawAspect="Content" ObjectID="_1468075900" r:id="rId242">
              <o:LockedField>false</o:LockedField>
            </o:OLEObject>
          </w:object>
        </w:r>
      </w:del>
      <w:del w:id="8720"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721" w:author="Janusio" w:date="2018-03-10T14:41:08Z"/>
          <w:rFonts w:hint="eastAsia" w:ascii="Times New Roman" w:hAnsi="Times New Roman"/>
          <w:iCs/>
          <w:color w:val="auto"/>
          <w:szCs w:val="24"/>
        </w:rPr>
      </w:pPr>
      <w:del w:id="8722" w:author="Janusio" w:date="2018-03-10T14:41:08Z">
        <w:r>
          <w:rPr>
            <w:rFonts w:hint="eastAsia" w:ascii="Times New Roman" w:hAnsi="Times New Roman"/>
            <w:color w:val="auto"/>
            <w:szCs w:val="24"/>
          </w:rPr>
          <w:delText>(Mem(</w:delText>
        </w:r>
      </w:del>
      <w:del w:id="8723" w:author="Janusio" w:date="2018-03-10T14:41:08Z">
        <w:r>
          <w:rPr>
            <w:rFonts w:hint="eastAsia" w:ascii="Times New Roman" w:hAnsi="Times New Roman"/>
            <w:i/>
            <w:iCs/>
            <w:color w:val="auto"/>
            <w:szCs w:val="24"/>
          </w:rPr>
          <w:delText>m.pcr.s</w:delText>
        </w:r>
      </w:del>
      <w:del w:id="8724" w:author="Janusio" w:date="2018-03-10T14:41:08Z">
        <w:r>
          <w:rPr>
            <w:rFonts w:hint="eastAsia" w:ascii="Times New Roman" w:hAnsi="Times New Roman"/>
            <w:color w:val="auto"/>
            <w:szCs w:val="24"/>
          </w:rPr>
          <w:delText xml:space="preserve">, </w:delText>
        </w:r>
      </w:del>
      <w:del w:id="8725" w:author="Janusio" w:date="2018-03-10T14:41:08Z">
        <w:r>
          <w:rPr>
            <w:rFonts w:hint="eastAsia" w:ascii="Times New Roman" w:hAnsi="Times New Roman"/>
            <w:i/>
            <w:iCs/>
            <w:color w:val="auto"/>
            <w:szCs w:val="24"/>
          </w:rPr>
          <w:delText>seq</w:delText>
        </w:r>
      </w:del>
      <w:del w:id="8726" w:author="Janusio" w:date="2018-03-10T14:41:08Z">
        <w:r>
          <w:rPr>
            <w:rFonts w:hint="eastAsia" w:ascii="Times New Roman" w:hAnsi="Times New Roman"/>
            <w:iCs/>
            <w:color w:val="auto"/>
            <w:szCs w:val="24"/>
          </w:rPr>
          <w:delText>(</w:delText>
        </w:r>
      </w:del>
      <w:del w:id="8727" w:author="Janusio" w:date="2018-03-10T14:41:08Z">
        <w:r>
          <w:rPr>
            <w:rFonts w:hint="eastAsia" w:ascii="Times New Roman" w:hAnsi="Times New Roman"/>
            <w:i/>
            <w:iCs/>
            <w:color w:val="auto"/>
            <w:szCs w:val="24"/>
          </w:rPr>
          <w:delText>BIOS</w:delText>
        </w:r>
      </w:del>
      <w:del w:id="8728" w:author="Janusio" w:date="2018-03-10T14:41:08Z">
        <w:r>
          <w:rPr>
            <w:rFonts w:hint="eastAsia" w:ascii="Times New Roman" w:hAnsi="Times New Roman"/>
            <w:iCs/>
            <w:color w:val="auto"/>
            <w:szCs w:val="24"/>
          </w:rPr>
          <w:delText>(</w:delText>
        </w:r>
      </w:del>
      <w:del w:id="8729" w:author="Janusio" w:date="2018-03-10T14:41:08Z">
        <w:r>
          <w:rPr>
            <w:rFonts w:hint="eastAsia" w:ascii="Times New Roman" w:hAnsi="Times New Roman"/>
            <w:i/>
            <w:iCs/>
            <w:color w:val="auto"/>
            <w:szCs w:val="24"/>
          </w:rPr>
          <w:delText>m</w:delText>
        </w:r>
      </w:del>
      <w:del w:id="8730" w:author="Janusio" w:date="2018-03-10T14:41:08Z">
        <w:r>
          <w:rPr>
            <w:rFonts w:hint="eastAsia" w:ascii="Times New Roman" w:hAnsi="Times New Roman"/>
            <w:iCs/>
            <w:color w:val="auto"/>
            <w:szCs w:val="24"/>
          </w:rPr>
          <w:delText>),</w:delText>
        </w:r>
      </w:del>
      <w:del w:id="8731" w:author="Janusio" w:date="2018-03-10T14:41:08Z">
        <w:r>
          <w:rPr>
            <w:rFonts w:hint="eastAsia" w:ascii="Times New Roman" w:hAnsi="Times New Roman"/>
            <w:i/>
            <w:iCs/>
            <w:color w:val="auto"/>
            <w:szCs w:val="24"/>
          </w:rPr>
          <w:delText>OSLoader</w:delText>
        </w:r>
      </w:del>
      <w:del w:id="8732" w:author="Janusio" w:date="2018-03-10T14:41:08Z">
        <w:r>
          <w:rPr>
            <w:rFonts w:hint="eastAsia" w:ascii="Times New Roman" w:hAnsi="Times New Roman"/>
            <w:iCs/>
            <w:color w:val="auto"/>
            <w:szCs w:val="24"/>
          </w:rPr>
          <w:delText>(</w:delText>
        </w:r>
      </w:del>
      <w:del w:id="8733" w:author="Janusio" w:date="2018-03-10T14:41:08Z">
        <w:r>
          <w:rPr>
            <w:rFonts w:hint="eastAsia" w:ascii="Times New Roman" w:hAnsi="Times New Roman"/>
            <w:i/>
            <w:iCs/>
            <w:color w:val="auto"/>
            <w:szCs w:val="24"/>
          </w:rPr>
          <w:delText>m</w:delText>
        </w:r>
      </w:del>
      <w:del w:id="8734" w:author="Janusio" w:date="2018-03-10T14:41:08Z">
        <w:r>
          <w:rPr>
            <w:rFonts w:hint="eastAsia" w:ascii="Times New Roman" w:hAnsi="Times New Roman"/>
            <w:iCs/>
            <w:color w:val="auto"/>
            <w:szCs w:val="24"/>
          </w:rPr>
          <w:delText>),</w:delText>
        </w:r>
      </w:del>
      <w:del w:id="8735" w:author="Janusio" w:date="2018-03-10T14:41:08Z">
        <w:r>
          <w:rPr>
            <w:rFonts w:hint="eastAsia" w:ascii="Times New Roman" w:hAnsi="Times New Roman"/>
            <w:i/>
            <w:iCs/>
            <w:color w:val="auto"/>
            <w:szCs w:val="24"/>
          </w:rPr>
          <w:delText>VMM</w:delText>
        </w:r>
      </w:del>
      <w:del w:id="8736" w:author="Janusio" w:date="2018-03-10T14:41:08Z">
        <w:r>
          <w:rPr>
            <w:rFonts w:hint="eastAsia" w:ascii="Times New Roman" w:hAnsi="Times New Roman"/>
            <w:iCs/>
            <w:color w:val="auto"/>
            <w:szCs w:val="24"/>
          </w:rPr>
          <w:delText>(</w:delText>
        </w:r>
      </w:del>
      <w:del w:id="8737" w:author="Janusio" w:date="2018-03-10T14:41:08Z">
        <w:r>
          <w:rPr>
            <w:rFonts w:hint="eastAsia" w:ascii="Times New Roman" w:hAnsi="Times New Roman"/>
            <w:i/>
            <w:iCs/>
            <w:color w:val="auto"/>
            <w:szCs w:val="24"/>
          </w:rPr>
          <w:delText>m</w:delText>
        </w:r>
      </w:del>
      <w:del w:id="8738"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739" w:author="Janusio" w:date="2018-03-10T14:41:08Z"/>
          <w:rFonts w:hint="eastAsia" w:ascii="Times New Roman" w:hAnsi="Times New Roman"/>
          <w:color w:val="auto"/>
          <w:szCs w:val="24"/>
        </w:rPr>
      </w:pPr>
      <w:del w:id="8740" w:author="Janusio" w:date="2018-03-10T14:41:08Z">
        <w:r>
          <w:rPr>
            <w:rFonts w:hint="eastAsia" w:ascii="Times New Roman" w:hAnsi="Times New Roman"/>
            <w:i/>
            <w:iCs/>
            <w:color w:val="auto"/>
            <w:szCs w:val="24"/>
          </w:rPr>
          <w:delText>Dom0_Kernel</w:delText>
        </w:r>
      </w:del>
      <w:del w:id="8741" w:author="Janusio" w:date="2018-03-10T14:41:08Z">
        <w:r>
          <w:rPr>
            <w:rFonts w:hint="eastAsia" w:ascii="Times New Roman" w:hAnsi="Times New Roman"/>
            <w:iCs/>
            <w:color w:val="auto"/>
            <w:szCs w:val="24"/>
          </w:rPr>
          <w:delText>(</w:delText>
        </w:r>
      </w:del>
      <w:del w:id="8742" w:author="Janusio" w:date="2018-03-10T14:41:08Z">
        <w:r>
          <w:rPr>
            <w:rFonts w:hint="eastAsia" w:ascii="Times New Roman" w:hAnsi="Times New Roman"/>
            <w:i/>
            <w:iCs/>
            <w:color w:val="auto"/>
            <w:szCs w:val="24"/>
          </w:rPr>
          <w:delText>m</w:delText>
        </w:r>
      </w:del>
      <w:del w:id="8743" w:author="Janusio" w:date="2018-03-10T14:41:08Z">
        <w:r>
          <w:rPr>
            <w:rFonts w:hint="eastAsia" w:ascii="Times New Roman" w:hAnsi="Times New Roman"/>
            <w:iCs/>
            <w:color w:val="auto"/>
            <w:szCs w:val="24"/>
          </w:rPr>
          <w:delText>),</w:delText>
        </w:r>
      </w:del>
      <w:del w:id="8744" w:author="Janusio" w:date="2018-03-10T14:41:08Z">
        <w:r>
          <w:rPr>
            <w:rFonts w:hint="eastAsia" w:ascii="Times New Roman" w:hAnsi="Times New Roman"/>
            <w:i/>
            <w:color w:val="auto"/>
            <w:szCs w:val="24"/>
          </w:rPr>
          <w:delText xml:space="preserve"> vTPM Builder</w:delText>
        </w:r>
      </w:del>
      <w:del w:id="8745" w:author="Janusio" w:date="2018-03-10T14:41:08Z">
        <w:r>
          <w:rPr>
            <w:rFonts w:hint="eastAsia" w:ascii="Times New Roman" w:hAnsi="Times New Roman"/>
            <w:iCs/>
            <w:color w:val="auto"/>
            <w:szCs w:val="24"/>
          </w:rPr>
          <w:delText>(</w:delText>
        </w:r>
      </w:del>
      <w:del w:id="8746" w:author="Janusio" w:date="2018-03-10T14:41:08Z">
        <w:r>
          <w:rPr>
            <w:rFonts w:hint="eastAsia" w:ascii="Times New Roman" w:hAnsi="Times New Roman"/>
            <w:i/>
            <w:iCs/>
            <w:color w:val="auto"/>
            <w:szCs w:val="24"/>
          </w:rPr>
          <w:delText>m</w:delText>
        </w:r>
      </w:del>
      <w:del w:id="8747" w:author="Janusio" w:date="2018-03-10T14:41:08Z">
        <w:r>
          <w:rPr>
            <w:rFonts w:hint="eastAsia" w:ascii="Times New Roman" w:hAnsi="Times New Roman"/>
            <w:iCs/>
            <w:color w:val="auto"/>
            <w:szCs w:val="24"/>
          </w:rPr>
          <w:delText>)</w:delText>
        </w:r>
      </w:del>
      <w:del w:id="8748" w:author="Janusio" w:date="2018-03-10T14:41:08Z">
        <w:r>
          <w:rPr>
            <w:rFonts w:hint="eastAsia" w:ascii="Times New Roman" w:hAnsi="Times New Roman"/>
            <w:color w:val="auto"/>
            <w:szCs w:val="24"/>
          </w:rPr>
          <w:delText xml:space="preserve">, </w:delText>
        </w:r>
      </w:del>
      <w:del w:id="8749" w:author="Janusio" w:date="2018-03-10T14:41:08Z">
        <w:r>
          <w:rPr>
            <w:rFonts w:hint="eastAsia" w:ascii="Times New Roman" w:hAnsi="Times New Roman"/>
            <w:i/>
            <w:color w:val="auto"/>
            <w:szCs w:val="24"/>
          </w:rPr>
          <w:delText>vTPM-VM Binding</w:delText>
        </w:r>
      </w:del>
      <w:del w:id="8750" w:author="Janusio" w:date="2018-03-10T14:41:08Z">
        <w:r>
          <w:rPr>
            <w:rFonts w:hint="eastAsia" w:ascii="Times New Roman" w:hAnsi="Times New Roman"/>
            <w:iCs/>
            <w:color w:val="auto"/>
            <w:szCs w:val="24"/>
          </w:rPr>
          <w:delText>(</w:delText>
        </w:r>
      </w:del>
      <w:del w:id="8751" w:author="Janusio" w:date="2018-03-10T14:41:08Z">
        <w:r>
          <w:rPr>
            <w:rFonts w:hint="eastAsia" w:ascii="Times New Roman" w:hAnsi="Times New Roman"/>
            <w:i/>
            <w:iCs/>
            <w:color w:val="auto"/>
            <w:szCs w:val="24"/>
          </w:rPr>
          <w:delText>m</w:delText>
        </w:r>
      </w:del>
      <w:del w:id="8752" w:author="Janusio" w:date="2018-03-10T14:41:08Z">
        <w:r>
          <w:rPr>
            <w:rFonts w:hint="eastAsia" w:ascii="Times New Roman" w:hAnsi="Times New Roman"/>
            <w:iCs/>
            <w:color w:val="auto"/>
            <w:szCs w:val="24"/>
          </w:rPr>
          <w:delText>)</w:delText>
        </w:r>
      </w:del>
      <w:del w:id="8753" w:author="Janusio" w:date="2018-03-10T14:41:08Z">
        <w:r>
          <w:rPr>
            <w:rFonts w:hint="eastAsia" w:ascii="Times New Roman" w:hAnsi="Times New Roman"/>
            <w:i/>
            <w:iCs/>
            <w:color w:val="auto"/>
            <w:szCs w:val="24"/>
          </w:rPr>
          <w:delText xml:space="preserve"> @t</w:delText>
        </w:r>
      </w:del>
      <w:del w:id="8754" w:author="Janusio" w:date="2018-03-10T14:41:08Z">
        <w:r>
          <w:rPr>
            <w:rFonts w:hint="eastAsia" w:ascii="Times New Roman" w:hAnsi="Times New Roman"/>
            <w:i/>
            <w:iCs/>
            <w:color w:val="auto"/>
            <w:szCs w:val="24"/>
            <w:vertAlign w:val="subscript"/>
          </w:rPr>
          <w:delText>6</w:delText>
        </w:r>
      </w:del>
      <w:del w:id="8755" w:author="Janusio" w:date="2018-03-10T14:41:08Z">
        <w:r>
          <w:rPr>
            <w:rFonts w:hint="eastAsia" w:ascii="Times New Roman" w:hAnsi="Times New Roman"/>
            <w:color w:val="auto"/>
            <w:szCs w:val="24"/>
          </w:rPr>
          <w:delText>)</w:delText>
        </w:r>
      </w:del>
      <w:del w:id="8756" w:author="Janusio" w:date="2018-03-10T14:41:08Z"/>
      <w:del w:id="8757" w:author="Janusio" w:date="2018-03-10T14:41:08Z"/>
      <w:del w:id="8758" w:author="Janusio" w:date="2018-03-10T14:41:08Z"/>
      <w:del w:id="8759" w:author="Janusio" w:date="2018-03-10T14:41:08Z">
        <w:r>
          <w:rPr>
            <w:rFonts w:hint="eastAsia" w:ascii="Times New Roman" w:hAnsi="Times New Roman"/>
            <w:color w:val="auto"/>
            <w:position w:val="-4"/>
            <w:szCs w:val="24"/>
          </w:rPr>
          <w:object>
            <v:shape id="_x0000_i1057"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57" DrawAspect="Content" ObjectID="_1468075901" r:id="rId243">
              <o:LockedField>false</o:LockedField>
            </o:OLEObject>
          </w:object>
        </w:r>
      </w:del>
      <w:del w:id="8761"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762" w:author="Janusio" w:date="2018-03-10T14:41:08Z"/>
          <w:rFonts w:hint="eastAsia" w:ascii="Times New Roman" w:hAnsi="Times New Roman"/>
          <w:iCs/>
          <w:color w:val="auto"/>
          <w:szCs w:val="24"/>
        </w:rPr>
      </w:pPr>
      <w:del w:id="8763" w:author="Janusio" w:date="2018-03-10T14:41:08Z">
        <w:r>
          <w:rPr>
            <w:rFonts w:hint="eastAsia" w:ascii="Times New Roman" w:hAnsi="Times New Roman"/>
            <w:color w:val="auto"/>
            <w:szCs w:val="24"/>
          </w:rPr>
          <w:delText>(Mem(</w:delText>
        </w:r>
      </w:del>
      <w:del w:id="8764" w:author="Janusio" w:date="2018-03-10T14:41:08Z">
        <w:r>
          <w:rPr>
            <w:rFonts w:hint="eastAsia" w:ascii="Times New Roman" w:hAnsi="Times New Roman"/>
            <w:i/>
            <w:iCs/>
            <w:color w:val="auto"/>
            <w:szCs w:val="24"/>
          </w:rPr>
          <w:delText>m.pcr.s</w:delText>
        </w:r>
      </w:del>
      <w:del w:id="8765" w:author="Janusio" w:date="2018-03-10T14:41:08Z">
        <w:r>
          <w:rPr>
            <w:rFonts w:hint="eastAsia" w:ascii="Times New Roman" w:hAnsi="Times New Roman"/>
            <w:color w:val="auto"/>
            <w:szCs w:val="24"/>
          </w:rPr>
          <w:delText xml:space="preserve">, </w:delText>
        </w:r>
      </w:del>
      <w:del w:id="8766" w:author="Janusio" w:date="2018-03-10T14:41:08Z">
        <w:r>
          <w:rPr>
            <w:rFonts w:hint="eastAsia" w:ascii="Times New Roman" w:hAnsi="Times New Roman"/>
            <w:i/>
            <w:iCs/>
            <w:color w:val="auto"/>
            <w:szCs w:val="24"/>
          </w:rPr>
          <w:delText>seq</w:delText>
        </w:r>
      </w:del>
      <w:del w:id="8767" w:author="Janusio" w:date="2018-03-10T14:41:08Z">
        <w:r>
          <w:rPr>
            <w:rFonts w:hint="eastAsia" w:ascii="Times New Roman" w:hAnsi="Times New Roman"/>
            <w:iCs/>
            <w:color w:val="auto"/>
            <w:szCs w:val="24"/>
          </w:rPr>
          <w:delText>(</w:delText>
        </w:r>
      </w:del>
      <w:del w:id="8768" w:author="Janusio" w:date="2018-03-10T14:41:08Z">
        <w:r>
          <w:rPr>
            <w:rFonts w:hint="eastAsia" w:ascii="Times New Roman" w:hAnsi="Times New Roman"/>
            <w:i/>
            <w:iCs/>
            <w:color w:val="auto"/>
            <w:szCs w:val="24"/>
          </w:rPr>
          <w:delText>BIOS</w:delText>
        </w:r>
      </w:del>
      <w:del w:id="8769" w:author="Janusio" w:date="2018-03-10T14:41:08Z">
        <w:r>
          <w:rPr>
            <w:rFonts w:hint="eastAsia" w:ascii="Times New Roman" w:hAnsi="Times New Roman"/>
            <w:iCs/>
            <w:color w:val="auto"/>
            <w:szCs w:val="24"/>
          </w:rPr>
          <w:delText>(</w:delText>
        </w:r>
      </w:del>
      <w:del w:id="8770" w:author="Janusio" w:date="2018-03-10T14:41:08Z">
        <w:r>
          <w:rPr>
            <w:rFonts w:hint="eastAsia" w:ascii="Times New Roman" w:hAnsi="Times New Roman"/>
            <w:i/>
            <w:iCs/>
            <w:color w:val="auto"/>
            <w:szCs w:val="24"/>
          </w:rPr>
          <w:delText>m</w:delText>
        </w:r>
      </w:del>
      <w:del w:id="8771" w:author="Janusio" w:date="2018-03-10T14:41:08Z">
        <w:r>
          <w:rPr>
            <w:rFonts w:hint="eastAsia" w:ascii="Times New Roman" w:hAnsi="Times New Roman"/>
            <w:iCs/>
            <w:color w:val="auto"/>
            <w:szCs w:val="24"/>
          </w:rPr>
          <w:delText>),</w:delText>
        </w:r>
      </w:del>
      <w:del w:id="8772" w:author="Janusio" w:date="2018-03-10T14:41:08Z">
        <w:r>
          <w:rPr>
            <w:rFonts w:hint="eastAsia" w:ascii="Times New Roman" w:hAnsi="Times New Roman"/>
            <w:i/>
            <w:iCs/>
            <w:color w:val="auto"/>
            <w:szCs w:val="24"/>
          </w:rPr>
          <w:delText>OSLoader</w:delText>
        </w:r>
      </w:del>
      <w:del w:id="8773" w:author="Janusio" w:date="2018-03-10T14:41:08Z">
        <w:r>
          <w:rPr>
            <w:rFonts w:hint="eastAsia" w:ascii="Times New Roman" w:hAnsi="Times New Roman"/>
            <w:iCs/>
            <w:color w:val="auto"/>
            <w:szCs w:val="24"/>
          </w:rPr>
          <w:delText>(</w:delText>
        </w:r>
      </w:del>
      <w:del w:id="8774" w:author="Janusio" w:date="2018-03-10T14:41:08Z">
        <w:r>
          <w:rPr>
            <w:rFonts w:hint="eastAsia" w:ascii="Times New Roman" w:hAnsi="Times New Roman"/>
            <w:i/>
            <w:iCs/>
            <w:color w:val="auto"/>
            <w:szCs w:val="24"/>
          </w:rPr>
          <w:delText>m</w:delText>
        </w:r>
      </w:del>
      <w:del w:id="8775" w:author="Janusio" w:date="2018-03-10T14:41:08Z">
        <w:r>
          <w:rPr>
            <w:rFonts w:hint="eastAsia" w:ascii="Times New Roman" w:hAnsi="Times New Roman"/>
            <w:iCs/>
            <w:color w:val="auto"/>
            <w:szCs w:val="24"/>
          </w:rPr>
          <w:delText>),</w:delText>
        </w:r>
      </w:del>
      <w:del w:id="8776" w:author="Janusio" w:date="2018-03-10T14:41:08Z">
        <w:r>
          <w:rPr>
            <w:rFonts w:hint="eastAsia" w:ascii="Times New Roman" w:hAnsi="Times New Roman"/>
            <w:i/>
            <w:iCs/>
            <w:color w:val="auto"/>
            <w:szCs w:val="24"/>
          </w:rPr>
          <w:delText>VMM</w:delText>
        </w:r>
      </w:del>
      <w:del w:id="8777" w:author="Janusio" w:date="2018-03-10T14:41:08Z">
        <w:r>
          <w:rPr>
            <w:rFonts w:hint="eastAsia" w:ascii="Times New Roman" w:hAnsi="Times New Roman"/>
            <w:iCs/>
            <w:color w:val="auto"/>
            <w:szCs w:val="24"/>
          </w:rPr>
          <w:delText>(</w:delText>
        </w:r>
      </w:del>
      <w:del w:id="8778" w:author="Janusio" w:date="2018-03-10T14:41:08Z">
        <w:r>
          <w:rPr>
            <w:rFonts w:hint="eastAsia" w:ascii="Times New Roman" w:hAnsi="Times New Roman"/>
            <w:i/>
            <w:iCs/>
            <w:color w:val="auto"/>
            <w:szCs w:val="24"/>
          </w:rPr>
          <w:delText>m</w:delText>
        </w:r>
      </w:del>
      <w:del w:id="8779"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780" w:author="Janusio" w:date="2018-03-10T14:41:08Z"/>
          <w:rFonts w:hint="eastAsia" w:ascii="Times New Roman" w:hAnsi="Times New Roman"/>
          <w:iCs/>
          <w:color w:val="auto"/>
          <w:szCs w:val="24"/>
        </w:rPr>
      </w:pPr>
      <w:del w:id="8781" w:author="Janusio" w:date="2018-03-10T14:41:08Z">
        <w:r>
          <w:rPr>
            <w:rFonts w:hint="eastAsia" w:ascii="Times New Roman" w:hAnsi="Times New Roman"/>
            <w:i/>
            <w:iCs/>
            <w:color w:val="auto"/>
            <w:szCs w:val="24"/>
          </w:rPr>
          <w:delText>Dom0_Kernel</w:delText>
        </w:r>
      </w:del>
      <w:del w:id="8782" w:author="Janusio" w:date="2018-03-10T14:41:08Z">
        <w:r>
          <w:rPr>
            <w:rFonts w:hint="eastAsia" w:ascii="Times New Roman" w:hAnsi="Times New Roman"/>
            <w:iCs/>
            <w:color w:val="auto"/>
            <w:szCs w:val="24"/>
          </w:rPr>
          <w:delText>(</w:delText>
        </w:r>
      </w:del>
      <w:del w:id="8783" w:author="Janusio" w:date="2018-03-10T14:41:08Z">
        <w:r>
          <w:rPr>
            <w:rFonts w:hint="eastAsia" w:ascii="Times New Roman" w:hAnsi="Times New Roman"/>
            <w:i/>
            <w:iCs/>
            <w:color w:val="auto"/>
            <w:szCs w:val="24"/>
          </w:rPr>
          <w:delText>m</w:delText>
        </w:r>
      </w:del>
      <w:del w:id="8784" w:author="Janusio" w:date="2018-03-10T14:41:08Z">
        <w:r>
          <w:rPr>
            <w:rFonts w:hint="eastAsia" w:ascii="Times New Roman" w:hAnsi="Times New Roman"/>
            <w:iCs/>
            <w:color w:val="auto"/>
            <w:szCs w:val="24"/>
          </w:rPr>
          <w:delText>),</w:delText>
        </w:r>
      </w:del>
      <w:del w:id="8785" w:author="Janusio" w:date="2018-03-10T14:41:08Z">
        <w:r>
          <w:rPr>
            <w:rFonts w:hint="eastAsia" w:ascii="Times New Roman" w:hAnsi="Times New Roman"/>
            <w:i/>
            <w:color w:val="auto"/>
            <w:szCs w:val="24"/>
          </w:rPr>
          <w:delText xml:space="preserve"> vTPM Builder</w:delText>
        </w:r>
      </w:del>
      <w:del w:id="8786" w:author="Janusio" w:date="2018-03-10T14:41:08Z">
        <w:r>
          <w:rPr>
            <w:rFonts w:hint="eastAsia" w:ascii="Times New Roman" w:hAnsi="Times New Roman"/>
            <w:iCs/>
            <w:color w:val="auto"/>
            <w:szCs w:val="24"/>
          </w:rPr>
          <w:delText>(</w:delText>
        </w:r>
      </w:del>
      <w:del w:id="8787" w:author="Janusio" w:date="2018-03-10T14:41:08Z">
        <w:r>
          <w:rPr>
            <w:rFonts w:hint="eastAsia" w:ascii="Times New Roman" w:hAnsi="Times New Roman"/>
            <w:i/>
            <w:iCs/>
            <w:color w:val="auto"/>
            <w:szCs w:val="24"/>
          </w:rPr>
          <w:delText>m</w:delText>
        </w:r>
      </w:del>
      <w:del w:id="8788" w:author="Janusio" w:date="2018-03-10T14:41:08Z">
        <w:r>
          <w:rPr>
            <w:rFonts w:hint="eastAsia" w:ascii="Times New Roman" w:hAnsi="Times New Roman"/>
            <w:iCs/>
            <w:color w:val="auto"/>
            <w:szCs w:val="24"/>
          </w:rPr>
          <w:delText>)</w:delText>
        </w:r>
      </w:del>
      <w:del w:id="8789" w:author="Janusio" w:date="2018-03-10T14:41:08Z">
        <w:r>
          <w:rPr>
            <w:rFonts w:hint="eastAsia" w:ascii="Times New Roman" w:hAnsi="Times New Roman"/>
            <w:color w:val="auto"/>
            <w:szCs w:val="24"/>
          </w:rPr>
          <w:delText xml:space="preserve">, </w:delText>
        </w:r>
      </w:del>
      <w:del w:id="8790" w:author="Janusio" w:date="2018-03-10T14:41:08Z">
        <w:r>
          <w:rPr>
            <w:rFonts w:hint="eastAsia" w:ascii="Times New Roman" w:hAnsi="Times New Roman"/>
            <w:i/>
            <w:iCs/>
            <w:color w:val="auto"/>
            <w:szCs w:val="24"/>
          </w:rPr>
          <w:delText>@t</w:delText>
        </w:r>
      </w:del>
      <w:del w:id="8791" w:author="Janusio" w:date="2018-03-10T14:41:08Z">
        <w:r>
          <w:rPr>
            <w:rFonts w:hint="eastAsia" w:ascii="Times New Roman" w:hAnsi="Times New Roman"/>
            <w:i/>
            <w:iCs/>
            <w:color w:val="auto"/>
            <w:szCs w:val="24"/>
            <w:vertAlign w:val="subscript"/>
          </w:rPr>
          <w:delText>5</w:delText>
        </w:r>
      </w:del>
      <w:del w:id="8792" w:author="Janusio" w:date="2018-03-10T14:41:08Z">
        <w:r>
          <w:rPr>
            <w:rFonts w:hint="eastAsia" w:ascii="Times New Roman" w:hAnsi="Times New Roman"/>
            <w:color w:val="auto"/>
            <w:szCs w:val="24"/>
          </w:rPr>
          <w:delText>)</w:delText>
        </w:r>
      </w:del>
      <w:del w:id="8793" w:author="Janusio" w:date="2018-03-10T14:41:08Z"/>
      <w:del w:id="8794" w:author="Janusio" w:date="2018-03-10T14:41:08Z"/>
      <w:del w:id="8795" w:author="Janusio" w:date="2018-03-10T14:41:08Z"/>
      <w:del w:id="8796" w:author="Janusio" w:date="2018-03-10T14:41:08Z">
        <w:r>
          <w:rPr>
            <w:rFonts w:hint="eastAsia" w:ascii="Times New Roman" w:hAnsi="Times New Roman"/>
            <w:color w:val="auto"/>
            <w:position w:val="-4"/>
            <w:szCs w:val="24"/>
          </w:rPr>
          <w:object>
            <v:shape id="_x0000_i1058"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58" DrawAspect="Content" ObjectID="_1468075902" r:id="rId244">
              <o:LockedField>false</o:LockedField>
            </o:OLEObject>
          </w:object>
        </w:r>
      </w:del>
      <w:del w:id="8798" w:author="Janusio" w:date="2018-03-10T14:41:08Z"/>
      <w:del w:id="8799" w:author="Janusio" w:date="2018-03-10T14:41:08Z">
        <w:r>
          <w:rPr>
            <w:rFonts w:hint="eastAsia" w:ascii="Times New Roman" w:hAnsi="Times New Roman"/>
            <w:color w:val="auto"/>
            <w:szCs w:val="24"/>
          </w:rPr>
          <w:delText xml:space="preserve"> (Mem(</w:delText>
        </w:r>
      </w:del>
      <w:del w:id="8800" w:author="Janusio" w:date="2018-03-10T14:41:08Z">
        <w:r>
          <w:rPr>
            <w:rFonts w:hint="eastAsia" w:ascii="Times New Roman" w:hAnsi="Times New Roman"/>
            <w:i/>
            <w:iCs/>
            <w:color w:val="auto"/>
            <w:szCs w:val="24"/>
          </w:rPr>
          <w:delText>m.pcr.s</w:delText>
        </w:r>
      </w:del>
      <w:del w:id="8801" w:author="Janusio" w:date="2018-03-10T14:41:08Z">
        <w:r>
          <w:rPr>
            <w:rFonts w:hint="eastAsia" w:ascii="Times New Roman" w:hAnsi="Times New Roman"/>
            <w:color w:val="auto"/>
            <w:szCs w:val="24"/>
          </w:rPr>
          <w:delText xml:space="preserve">, </w:delText>
        </w:r>
      </w:del>
      <w:del w:id="8802" w:author="Janusio" w:date="2018-03-10T14:41:08Z">
        <w:r>
          <w:rPr>
            <w:rFonts w:hint="eastAsia" w:ascii="Times New Roman" w:hAnsi="Times New Roman"/>
            <w:i/>
            <w:iCs/>
            <w:color w:val="auto"/>
            <w:szCs w:val="24"/>
          </w:rPr>
          <w:delText>seq</w:delText>
        </w:r>
      </w:del>
      <w:del w:id="8803" w:author="Janusio" w:date="2018-03-10T14:41:08Z">
        <w:r>
          <w:rPr>
            <w:rFonts w:hint="eastAsia" w:ascii="Times New Roman" w:hAnsi="Times New Roman"/>
            <w:iCs/>
            <w:color w:val="auto"/>
            <w:szCs w:val="24"/>
          </w:rPr>
          <w:delText>(</w:delText>
        </w:r>
      </w:del>
      <w:del w:id="8804" w:author="Janusio" w:date="2018-03-10T14:41:08Z">
        <w:r>
          <w:rPr>
            <w:rFonts w:hint="eastAsia" w:ascii="Times New Roman" w:hAnsi="Times New Roman"/>
            <w:i/>
            <w:iCs/>
            <w:color w:val="auto"/>
            <w:szCs w:val="24"/>
          </w:rPr>
          <w:delText>BIOS</w:delText>
        </w:r>
      </w:del>
      <w:del w:id="8805" w:author="Janusio" w:date="2018-03-10T14:41:08Z">
        <w:r>
          <w:rPr>
            <w:rFonts w:hint="eastAsia" w:ascii="Times New Roman" w:hAnsi="Times New Roman"/>
            <w:iCs/>
            <w:color w:val="auto"/>
            <w:szCs w:val="24"/>
          </w:rPr>
          <w:delText>(</w:delText>
        </w:r>
      </w:del>
      <w:del w:id="8806" w:author="Janusio" w:date="2018-03-10T14:41:08Z">
        <w:r>
          <w:rPr>
            <w:rFonts w:hint="eastAsia" w:ascii="Times New Roman" w:hAnsi="Times New Roman"/>
            <w:i/>
            <w:iCs/>
            <w:color w:val="auto"/>
            <w:szCs w:val="24"/>
          </w:rPr>
          <w:delText>m</w:delText>
        </w:r>
      </w:del>
      <w:del w:id="8807" w:author="Janusio" w:date="2018-03-10T14:41:08Z">
        <w:r>
          <w:rPr>
            <w:rFonts w:hint="eastAsia" w:ascii="Times New Roman" w:hAnsi="Times New Roman"/>
            <w:iCs/>
            <w:color w:val="auto"/>
            <w:szCs w:val="24"/>
          </w:rPr>
          <w:delText>),</w:delText>
        </w:r>
      </w:del>
      <w:del w:id="8808" w:author="Janusio" w:date="2018-03-10T14:41:08Z">
        <w:r>
          <w:rPr>
            <w:rFonts w:hint="eastAsia" w:ascii="Times New Roman" w:hAnsi="Times New Roman"/>
            <w:i/>
            <w:iCs/>
            <w:color w:val="auto"/>
            <w:szCs w:val="24"/>
          </w:rPr>
          <w:delText>OSLoader</w:delText>
        </w:r>
      </w:del>
      <w:del w:id="8809" w:author="Janusio" w:date="2018-03-10T14:41:08Z">
        <w:r>
          <w:rPr>
            <w:rFonts w:hint="eastAsia" w:ascii="Times New Roman" w:hAnsi="Times New Roman"/>
            <w:iCs/>
            <w:color w:val="auto"/>
            <w:szCs w:val="24"/>
          </w:rPr>
          <w:delText>(</w:delText>
        </w:r>
      </w:del>
      <w:del w:id="8810" w:author="Janusio" w:date="2018-03-10T14:41:08Z">
        <w:r>
          <w:rPr>
            <w:rFonts w:hint="eastAsia" w:ascii="Times New Roman" w:hAnsi="Times New Roman"/>
            <w:i/>
            <w:iCs/>
            <w:color w:val="auto"/>
            <w:szCs w:val="24"/>
          </w:rPr>
          <w:delText>m</w:delText>
        </w:r>
      </w:del>
      <w:del w:id="8811" w:author="Janusio" w:date="2018-03-10T14:41:08Z">
        <w:r>
          <w:rPr>
            <w:rFonts w:hint="eastAsia" w:ascii="Times New Roman" w:hAnsi="Times New Roman"/>
            <w:iCs/>
            <w:color w:val="auto"/>
            <w:szCs w:val="24"/>
          </w:rPr>
          <w:delText>),</w:delText>
        </w:r>
      </w:del>
      <w:del w:id="8812" w:author="Janusio" w:date="2018-03-10T14:41:08Z">
        <w:r>
          <w:rPr>
            <w:rFonts w:hint="eastAsia" w:ascii="Times New Roman" w:hAnsi="Times New Roman"/>
            <w:i/>
            <w:iCs/>
            <w:color w:val="auto"/>
            <w:szCs w:val="24"/>
          </w:rPr>
          <w:delText>VMM</w:delText>
        </w:r>
      </w:del>
      <w:del w:id="8813" w:author="Janusio" w:date="2018-03-10T14:41:08Z">
        <w:r>
          <w:rPr>
            <w:rFonts w:hint="eastAsia" w:ascii="Times New Roman" w:hAnsi="Times New Roman"/>
            <w:iCs/>
            <w:color w:val="auto"/>
            <w:szCs w:val="24"/>
          </w:rPr>
          <w:delText>(</w:delText>
        </w:r>
      </w:del>
      <w:del w:id="8814" w:author="Janusio" w:date="2018-03-10T14:41:08Z">
        <w:r>
          <w:rPr>
            <w:rFonts w:hint="eastAsia" w:ascii="Times New Roman" w:hAnsi="Times New Roman"/>
            <w:i/>
            <w:iCs/>
            <w:color w:val="auto"/>
            <w:szCs w:val="24"/>
          </w:rPr>
          <w:delText>m</w:delText>
        </w:r>
      </w:del>
      <w:del w:id="8815"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816" w:author="Janusio" w:date="2018-03-10T14:41:08Z"/>
          <w:rFonts w:hint="eastAsia" w:ascii="Times New Roman" w:hAnsi="Times New Roman"/>
          <w:color w:val="auto"/>
          <w:szCs w:val="24"/>
        </w:rPr>
      </w:pPr>
      <w:del w:id="8817" w:author="Janusio" w:date="2018-03-10T14:41:08Z">
        <w:r>
          <w:rPr>
            <w:rFonts w:hint="eastAsia" w:ascii="Times New Roman" w:hAnsi="Times New Roman"/>
            <w:i/>
            <w:iCs/>
            <w:color w:val="auto"/>
            <w:szCs w:val="24"/>
          </w:rPr>
          <w:delText>Dom0_Kernel</w:delText>
        </w:r>
      </w:del>
      <w:del w:id="8818" w:author="Janusio" w:date="2018-03-10T14:41:08Z">
        <w:r>
          <w:rPr>
            <w:rFonts w:hint="eastAsia" w:ascii="Times New Roman" w:hAnsi="Times New Roman"/>
            <w:iCs/>
            <w:color w:val="auto"/>
            <w:szCs w:val="24"/>
          </w:rPr>
          <w:delText>(</w:delText>
        </w:r>
      </w:del>
      <w:del w:id="8819" w:author="Janusio" w:date="2018-03-10T14:41:08Z">
        <w:r>
          <w:rPr>
            <w:rFonts w:hint="eastAsia" w:ascii="Times New Roman" w:hAnsi="Times New Roman"/>
            <w:i/>
            <w:iCs/>
            <w:color w:val="auto"/>
            <w:szCs w:val="24"/>
          </w:rPr>
          <w:delText>m</w:delText>
        </w:r>
      </w:del>
      <w:del w:id="8820" w:author="Janusio" w:date="2018-03-10T14:41:08Z">
        <w:r>
          <w:rPr>
            <w:rFonts w:hint="eastAsia" w:ascii="Times New Roman" w:hAnsi="Times New Roman"/>
            <w:iCs/>
            <w:color w:val="auto"/>
            <w:szCs w:val="24"/>
          </w:rPr>
          <w:delText>))</w:delText>
        </w:r>
      </w:del>
      <w:del w:id="8821" w:author="Janusio" w:date="2018-03-10T14:41:08Z">
        <w:r>
          <w:rPr>
            <w:rFonts w:hint="eastAsia" w:ascii="Times New Roman" w:hAnsi="Times New Roman"/>
            <w:i/>
            <w:iCs/>
            <w:color w:val="auto"/>
            <w:szCs w:val="24"/>
          </w:rPr>
          <w:delText>@t</w:delText>
        </w:r>
      </w:del>
      <w:del w:id="8822" w:author="Janusio" w:date="2018-03-10T14:41:08Z">
        <w:r>
          <w:rPr>
            <w:rFonts w:hint="eastAsia" w:ascii="Times New Roman" w:hAnsi="Times New Roman"/>
            <w:i/>
            <w:iCs/>
            <w:color w:val="auto"/>
            <w:szCs w:val="24"/>
            <w:vertAlign w:val="subscript"/>
          </w:rPr>
          <w:delText>4</w:delText>
        </w:r>
      </w:del>
      <w:del w:id="8823" w:author="Janusio" w:date="2018-03-10T14:41:08Z">
        <w:r>
          <w:rPr>
            <w:rFonts w:hint="eastAsia" w:ascii="Times New Roman" w:hAnsi="Times New Roman"/>
            <w:color w:val="auto"/>
            <w:szCs w:val="24"/>
          </w:rPr>
          <w:delText>)</w:delText>
        </w:r>
      </w:del>
      <w:del w:id="8824" w:author="Janusio" w:date="2018-03-10T14:41:08Z"/>
      <w:del w:id="8825" w:author="Janusio" w:date="2018-03-10T14:41:08Z"/>
      <w:del w:id="8826" w:author="Janusio" w:date="2018-03-10T14:41:08Z"/>
      <w:del w:id="8827" w:author="Janusio" w:date="2018-03-10T14:41:08Z">
        <w:r>
          <w:rPr>
            <w:rFonts w:hint="eastAsia" w:ascii="Times New Roman" w:hAnsi="Times New Roman"/>
            <w:color w:val="auto"/>
            <w:position w:val="-4"/>
            <w:szCs w:val="24"/>
          </w:rPr>
          <w:object>
            <v:shape id="_x0000_i105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59" DrawAspect="Content" ObjectID="_1468075903" r:id="rId245">
              <o:LockedField>false</o:LockedField>
            </o:OLEObject>
          </w:object>
        </w:r>
      </w:del>
      <w:del w:id="8829"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830" w:author="Janusio" w:date="2018-03-10T14:41:08Z"/>
          <w:rFonts w:hint="eastAsia" w:ascii="Times New Roman" w:hAnsi="Times New Roman"/>
          <w:color w:val="auto"/>
          <w:szCs w:val="24"/>
        </w:rPr>
      </w:pPr>
      <w:del w:id="8831" w:author="Janusio" w:date="2018-03-10T14:41:08Z">
        <w:r>
          <w:rPr>
            <w:rFonts w:hint="eastAsia" w:ascii="Times New Roman" w:hAnsi="Times New Roman"/>
            <w:color w:val="auto"/>
            <w:szCs w:val="24"/>
          </w:rPr>
          <w:delText>(Mem(</w:delText>
        </w:r>
      </w:del>
      <w:del w:id="8832" w:author="Janusio" w:date="2018-03-10T14:41:08Z">
        <w:r>
          <w:rPr>
            <w:rFonts w:hint="eastAsia" w:ascii="Times New Roman" w:hAnsi="Times New Roman"/>
            <w:i/>
            <w:iCs/>
            <w:color w:val="auto"/>
            <w:szCs w:val="24"/>
          </w:rPr>
          <w:delText>m.pcr.s</w:delText>
        </w:r>
      </w:del>
      <w:del w:id="8833" w:author="Janusio" w:date="2018-03-10T14:41:08Z">
        <w:r>
          <w:rPr>
            <w:rFonts w:hint="eastAsia" w:ascii="Times New Roman" w:hAnsi="Times New Roman"/>
            <w:color w:val="auto"/>
            <w:szCs w:val="24"/>
          </w:rPr>
          <w:delText>,</w:delText>
        </w:r>
      </w:del>
      <w:del w:id="8834" w:author="Janusio" w:date="2018-03-10T14:41:08Z">
        <w:r>
          <w:rPr>
            <w:rFonts w:hint="eastAsia" w:ascii="Times New Roman" w:hAnsi="Times New Roman"/>
            <w:b/>
            <w:bCs/>
            <w:color w:val="auto"/>
            <w:szCs w:val="24"/>
          </w:rPr>
          <w:delText xml:space="preserve"> </w:delText>
        </w:r>
      </w:del>
      <w:del w:id="8835" w:author="Janusio" w:date="2018-03-10T14:41:08Z">
        <w:r>
          <w:rPr>
            <w:rFonts w:hint="eastAsia" w:ascii="Times New Roman" w:hAnsi="Times New Roman"/>
            <w:i/>
            <w:iCs/>
            <w:color w:val="auto"/>
            <w:szCs w:val="24"/>
          </w:rPr>
          <w:delText>seq</w:delText>
        </w:r>
      </w:del>
      <w:del w:id="8836" w:author="Janusio" w:date="2018-03-10T14:41:08Z">
        <w:r>
          <w:rPr>
            <w:rFonts w:hint="eastAsia" w:ascii="Times New Roman" w:hAnsi="Times New Roman"/>
            <w:iCs/>
            <w:color w:val="auto"/>
            <w:szCs w:val="24"/>
          </w:rPr>
          <w:delText>(</w:delText>
        </w:r>
      </w:del>
      <w:del w:id="8837" w:author="Janusio" w:date="2018-03-10T14:41:08Z">
        <w:r>
          <w:rPr>
            <w:rFonts w:hint="eastAsia" w:ascii="Times New Roman" w:hAnsi="Times New Roman"/>
            <w:i/>
            <w:iCs/>
            <w:color w:val="auto"/>
            <w:szCs w:val="24"/>
          </w:rPr>
          <w:delText>BIOS</w:delText>
        </w:r>
      </w:del>
      <w:del w:id="8838" w:author="Janusio" w:date="2018-03-10T14:41:08Z">
        <w:r>
          <w:rPr>
            <w:rFonts w:hint="eastAsia" w:ascii="Times New Roman" w:hAnsi="Times New Roman"/>
            <w:iCs/>
            <w:color w:val="auto"/>
            <w:szCs w:val="24"/>
          </w:rPr>
          <w:delText>(</w:delText>
        </w:r>
      </w:del>
      <w:del w:id="8839" w:author="Janusio" w:date="2018-03-10T14:41:08Z">
        <w:r>
          <w:rPr>
            <w:rFonts w:hint="eastAsia" w:ascii="Times New Roman" w:hAnsi="Times New Roman"/>
            <w:i/>
            <w:iCs/>
            <w:color w:val="auto"/>
            <w:szCs w:val="24"/>
          </w:rPr>
          <w:delText>m</w:delText>
        </w:r>
      </w:del>
      <w:del w:id="8840" w:author="Janusio" w:date="2018-03-10T14:41:08Z">
        <w:r>
          <w:rPr>
            <w:rFonts w:hint="eastAsia" w:ascii="Times New Roman" w:hAnsi="Times New Roman"/>
            <w:iCs/>
            <w:color w:val="auto"/>
            <w:szCs w:val="24"/>
          </w:rPr>
          <w:delText>),</w:delText>
        </w:r>
      </w:del>
      <w:del w:id="8841" w:author="Janusio" w:date="2018-03-10T14:41:08Z">
        <w:r>
          <w:rPr>
            <w:rFonts w:hint="eastAsia" w:ascii="Times New Roman" w:hAnsi="Times New Roman"/>
            <w:i/>
            <w:iCs/>
            <w:color w:val="auto"/>
            <w:szCs w:val="24"/>
          </w:rPr>
          <w:delText>OSLoader</w:delText>
        </w:r>
      </w:del>
      <w:del w:id="8842" w:author="Janusio" w:date="2018-03-10T14:41:08Z">
        <w:r>
          <w:rPr>
            <w:rFonts w:hint="eastAsia" w:ascii="Times New Roman" w:hAnsi="Times New Roman"/>
            <w:iCs/>
            <w:color w:val="auto"/>
            <w:szCs w:val="24"/>
          </w:rPr>
          <w:delText>(</w:delText>
        </w:r>
      </w:del>
      <w:del w:id="8843" w:author="Janusio" w:date="2018-03-10T14:41:08Z">
        <w:r>
          <w:rPr>
            <w:rFonts w:hint="eastAsia" w:ascii="Times New Roman" w:hAnsi="Times New Roman"/>
            <w:i/>
            <w:iCs/>
            <w:color w:val="auto"/>
            <w:szCs w:val="24"/>
          </w:rPr>
          <w:delText>m</w:delText>
        </w:r>
      </w:del>
      <w:del w:id="8844" w:author="Janusio" w:date="2018-03-10T14:41:08Z">
        <w:r>
          <w:rPr>
            <w:rFonts w:hint="eastAsia" w:ascii="Times New Roman" w:hAnsi="Times New Roman"/>
            <w:iCs/>
            <w:color w:val="auto"/>
            <w:szCs w:val="24"/>
          </w:rPr>
          <w:delText>),</w:delText>
        </w:r>
      </w:del>
      <w:del w:id="8845" w:author="Janusio" w:date="2018-03-10T14:41:08Z">
        <w:r>
          <w:rPr>
            <w:rFonts w:hint="eastAsia" w:ascii="Times New Roman" w:hAnsi="Times New Roman"/>
            <w:i/>
            <w:iCs/>
            <w:color w:val="auto"/>
            <w:szCs w:val="24"/>
          </w:rPr>
          <w:delText>VMM</w:delText>
        </w:r>
      </w:del>
      <w:del w:id="8846" w:author="Janusio" w:date="2018-03-10T14:41:08Z">
        <w:r>
          <w:rPr>
            <w:rFonts w:hint="eastAsia" w:ascii="Times New Roman" w:hAnsi="Times New Roman"/>
            <w:color w:val="auto"/>
            <w:szCs w:val="24"/>
          </w:rPr>
          <w:delText>(</w:delText>
        </w:r>
      </w:del>
      <w:del w:id="8847" w:author="Janusio" w:date="2018-03-10T14:41:08Z">
        <w:r>
          <w:rPr>
            <w:rFonts w:hint="eastAsia" w:ascii="Times New Roman" w:hAnsi="Times New Roman"/>
            <w:i/>
            <w:iCs/>
            <w:color w:val="auto"/>
            <w:szCs w:val="24"/>
          </w:rPr>
          <w:delText>m</w:delText>
        </w:r>
      </w:del>
      <w:del w:id="8848" w:author="Janusio" w:date="2018-03-10T14:41:08Z">
        <w:r>
          <w:rPr>
            <w:rFonts w:hint="eastAsia" w:ascii="Times New Roman" w:hAnsi="Times New Roman"/>
            <w:color w:val="auto"/>
            <w:szCs w:val="24"/>
          </w:rPr>
          <w:delText>)))@</w:delText>
        </w:r>
      </w:del>
      <w:del w:id="8849" w:author="Janusio" w:date="2018-03-10T14:41:08Z">
        <w:r>
          <w:rPr>
            <w:rFonts w:hint="eastAsia" w:ascii="Times New Roman" w:hAnsi="Times New Roman"/>
            <w:i/>
            <w:iCs/>
            <w:color w:val="auto"/>
            <w:szCs w:val="24"/>
          </w:rPr>
          <w:delText>t</w:delText>
        </w:r>
      </w:del>
      <w:del w:id="8850" w:author="Janusio" w:date="2018-03-10T14:41:08Z">
        <w:r>
          <w:rPr>
            <w:rFonts w:hint="eastAsia" w:ascii="Times New Roman" w:hAnsi="Times New Roman"/>
            <w:i/>
            <w:iCs/>
            <w:color w:val="auto"/>
            <w:szCs w:val="24"/>
            <w:vertAlign w:val="subscript"/>
          </w:rPr>
          <w:delText>3</w:delText>
        </w:r>
      </w:del>
      <w:del w:id="8851"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852" w:author="Janusio" w:date="2018-03-10T14:41:08Z"/>
          <w:rFonts w:hint="eastAsia" w:ascii="Times New Roman" w:hAnsi="Times New Roman"/>
          <w:color w:val="auto"/>
          <w:szCs w:val="24"/>
        </w:rPr>
      </w:pPr>
      <w:del w:id="8853" w:author="Janusio" w:date="2018-03-10T14:41:08Z"/>
      <w:del w:id="8854" w:author="Janusio" w:date="2018-03-10T14:41:08Z"/>
      <w:del w:id="8855" w:author="Janusio" w:date="2018-03-10T14:41:08Z"/>
      <w:del w:id="8856" w:author="Janusio" w:date="2018-03-10T14:41:08Z">
        <w:r>
          <w:rPr>
            <w:rFonts w:hint="eastAsia" w:ascii="Times New Roman" w:hAnsi="Times New Roman"/>
            <w:color w:val="auto"/>
            <w:position w:val="-4"/>
            <w:szCs w:val="24"/>
          </w:rPr>
          <w:object>
            <v:shape id="_x0000_i1060"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60" DrawAspect="Content" ObjectID="_1468075904" r:id="rId246">
              <o:LockedField>false</o:LockedField>
            </o:OLEObject>
          </w:object>
        </w:r>
      </w:del>
      <w:del w:id="8858" w:author="Janusio" w:date="2018-03-10T14:41:08Z"/>
      <w:del w:id="8859" w:author="Janusio" w:date="2018-03-10T14:41:08Z">
        <w:r>
          <w:rPr>
            <w:rFonts w:hint="eastAsia" w:ascii="Times New Roman" w:hAnsi="Times New Roman"/>
            <w:color w:val="auto"/>
            <w:szCs w:val="24"/>
          </w:rPr>
          <w:delText>(Mem(</w:delText>
        </w:r>
      </w:del>
      <w:del w:id="8860" w:author="Janusio" w:date="2018-03-10T14:41:08Z">
        <w:r>
          <w:rPr>
            <w:rFonts w:hint="eastAsia" w:ascii="Times New Roman" w:hAnsi="Times New Roman"/>
            <w:i/>
            <w:iCs/>
            <w:color w:val="auto"/>
            <w:szCs w:val="24"/>
          </w:rPr>
          <w:delText>m.pcr.s</w:delText>
        </w:r>
      </w:del>
      <w:del w:id="8861" w:author="Janusio" w:date="2018-03-10T14:41:08Z">
        <w:r>
          <w:rPr>
            <w:rFonts w:hint="eastAsia" w:ascii="Times New Roman" w:hAnsi="Times New Roman"/>
            <w:color w:val="auto"/>
            <w:szCs w:val="24"/>
          </w:rPr>
          <w:delText>,</w:delText>
        </w:r>
      </w:del>
      <w:del w:id="8862" w:author="Janusio" w:date="2018-03-10T14:41:08Z">
        <w:r>
          <w:rPr>
            <w:rFonts w:hint="eastAsia" w:ascii="Times New Roman" w:hAnsi="Times New Roman"/>
            <w:b/>
            <w:bCs/>
            <w:color w:val="auto"/>
            <w:szCs w:val="24"/>
          </w:rPr>
          <w:delText xml:space="preserve"> </w:delText>
        </w:r>
      </w:del>
      <w:del w:id="8863" w:author="Janusio" w:date="2018-03-10T14:41:08Z">
        <w:r>
          <w:rPr>
            <w:rFonts w:hint="eastAsia" w:ascii="Times New Roman" w:hAnsi="Times New Roman"/>
            <w:i/>
            <w:iCs/>
            <w:color w:val="auto"/>
            <w:szCs w:val="24"/>
          </w:rPr>
          <w:delText>seq</w:delText>
        </w:r>
      </w:del>
      <w:del w:id="8864" w:author="Janusio" w:date="2018-03-10T14:41:08Z">
        <w:r>
          <w:rPr>
            <w:rFonts w:hint="eastAsia" w:ascii="Times New Roman" w:hAnsi="Times New Roman"/>
            <w:iCs/>
            <w:color w:val="auto"/>
            <w:szCs w:val="24"/>
          </w:rPr>
          <w:delText>(</w:delText>
        </w:r>
      </w:del>
      <w:del w:id="8865" w:author="Janusio" w:date="2018-03-10T14:41:08Z">
        <w:r>
          <w:rPr>
            <w:rFonts w:hint="eastAsia" w:ascii="Times New Roman" w:hAnsi="Times New Roman"/>
            <w:i/>
            <w:iCs/>
            <w:color w:val="auto"/>
            <w:szCs w:val="24"/>
          </w:rPr>
          <w:delText>BIOS</w:delText>
        </w:r>
      </w:del>
      <w:del w:id="8866" w:author="Janusio" w:date="2018-03-10T14:41:08Z">
        <w:r>
          <w:rPr>
            <w:rFonts w:hint="eastAsia" w:ascii="Times New Roman" w:hAnsi="Times New Roman"/>
            <w:iCs/>
            <w:color w:val="auto"/>
            <w:szCs w:val="24"/>
          </w:rPr>
          <w:delText>(</w:delText>
        </w:r>
      </w:del>
      <w:del w:id="8867" w:author="Janusio" w:date="2018-03-10T14:41:08Z">
        <w:r>
          <w:rPr>
            <w:rFonts w:hint="eastAsia" w:ascii="Times New Roman" w:hAnsi="Times New Roman"/>
            <w:i/>
            <w:iCs/>
            <w:color w:val="auto"/>
            <w:szCs w:val="24"/>
          </w:rPr>
          <w:delText>m</w:delText>
        </w:r>
      </w:del>
      <w:del w:id="8868" w:author="Janusio" w:date="2018-03-10T14:41:08Z">
        <w:r>
          <w:rPr>
            <w:rFonts w:hint="eastAsia" w:ascii="Times New Roman" w:hAnsi="Times New Roman"/>
            <w:iCs/>
            <w:color w:val="auto"/>
            <w:szCs w:val="24"/>
          </w:rPr>
          <w:delText>),</w:delText>
        </w:r>
      </w:del>
      <w:del w:id="8869" w:author="Janusio" w:date="2018-03-10T14:41:08Z">
        <w:r>
          <w:rPr>
            <w:rFonts w:hint="eastAsia" w:ascii="Times New Roman" w:hAnsi="Times New Roman"/>
            <w:i/>
            <w:iCs/>
            <w:color w:val="auto"/>
            <w:szCs w:val="24"/>
          </w:rPr>
          <w:delText>OSLoader</w:delText>
        </w:r>
      </w:del>
      <w:del w:id="8870" w:author="Janusio" w:date="2018-03-10T14:41:08Z">
        <w:r>
          <w:rPr>
            <w:rFonts w:hint="eastAsia" w:ascii="Times New Roman" w:hAnsi="Times New Roman"/>
            <w:iCs/>
            <w:color w:val="auto"/>
            <w:szCs w:val="24"/>
          </w:rPr>
          <w:delText>(</w:delText>
        </w:r>
      </w:del>
      <w:del w:id="8871" w:author="Janusio" w:date="2018-03-10T14:41:08Z">
        <w:r>
          <w:rPr>
            <w:rFonts w:hint="eastAsia" w:ascii="Times New Roman" w:hAnsi="Times New Roman"/>
            <w:i/>
            <w:iCs/>
            <w:color w:val="auto"/>
            <w:szCs w:val="24"/>
          </w:rPr>
          <w:delText>m</w:delText>
        </w:r>
      </w:del>
      <w:del w:id="8872" w:author="Janusio" w:date="2018-03-10T14:41:08Z">
        <w:r>
          <w:rPr>
            <w:rFonts w:hint="eastAsia" w:ascii="Times New Roman" w:hAnsi="Times New Roman"/>
            <w:iCs/>
            <w:color w:val="auto"/>
            <w:szCs w:val="24"/>
          </w:rPr>
          <w:delText>)</w:delText>
        </w:r>
      </w:del>
      <w:del w:id="8873" w:author="Janusio" w:date="2018-03-10T14:41:08Z">
        <w:r>
          <w:rPr>
            <w:rFonts w:hint="eastAsia" w:ascii="Times New Roman" w:hAnsi="Times New Roman"/>
            <w:color w:val="auto"/>
            <w:szCs w:val="24"/>
          </w:rPr>
          <w:delText>)@</w:delText>
        </w:r>
      </w:del>
      <w:del w:id="8874" w:author="Janusio" w:date="2018-03-10T14:41:08Z">
        <w:r>
          <w:rPr>
            <w:rFonts w:hint="eastAsia" w:ascii="Times New Roman" w:hAnsi="Times New Roman"/>
            <w:i/>
            <w:iCs/>
            <w:color w:val="auto"/>
            <w:szCs w:val="24"/>
          </w:rPr>
          <w:delText>t</w:delText>
        </w:r>
      </w:del>
      <w:del w:id="8875" w:author="Janusio" w:date="2018-03-10T14:41:08Z">
        <w:r>
          <w:rPr>
            <w:rFonts w:hint="eastAsia" w:ascii="Times New Roman" w:hAnsi="Times New Roman"/>
            <w:i/>
            <w:iCs/>
            <w:color w:val="auto"/>
            <w:szCs w:val="24"/>
            <w:vertAlign w:val="subscript"/>
          </w:rPr>
          <w:delText>2</w:delText>
        </w:r>
      </w:del>
      <w:del w:id="8876" w:author="Janusio" w:date="2018-03-10T14:41:08Z">
        <w:r>
          <w:rPr>
            <w:rFonts w:hint="eastAsia" w:ascii="Times New Roman" w:hAnsi="Times New Roman"/>
            <w:color w:val="auto"/>
            <w:szCs w:val="24"/>
          </w:rPr>
          <w:delText>)</w:delText>
        </w:r>
      </w:del>
      <w:del w:id="8877" w:author="Janusio" w:date="2018-03-10T14:41:08Z"/>
      <w:del w:id="8878" w:author="Janusio" w:date="2018-03-10T14:41:08Z"/>
      <w:del w:id="8879" w:author="Janusio" w:date="2018-03-10T14:41:08Z"/>
      <w:del w:id="8880" w:author="Janusio" w:date="2018-03-10T14:41:08Z">
        <w:r>
          <w:rPr>
            <w:rFonts w:hint="eastAsia" w:ascii="Times New Roman" w:hAnsi="Times New Roman"/>
            <w:color w:val="auto"/>
            <w:position w:val="-4"/>
            <w:szCs w:val="24"/>
          </w:rPr>
          <w:object>
            <v:shape id="_x0000_i1061"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61" DrawAspect="Content" ObjectID="_1468075905" r:id="rId247">
              <o:LockedField>false</o:LockedField>
            </o:OLEObject>
          </w:object>
        </w:r>
      </w:del>
      <w:del w:id="8882"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883" w:author="Janusio" w:date="2018-03-10T14:41:08Z"/>
          <w:rFonts w:hint="eastAsia" w:ascii="Times New Roman" w:hAnsi="Times New Roman"/>
          <w:color w:val="auto"/>
          <w:szCs w:val="24"/>
        </w:rPr>
      </w:pPr>
      <w:del w:id="8884" w:author="Janusio" w:date="2018-03-10T14:41:08Z">
        <w:r>
          <w:rPr>
            <w:rFonts w:hint="eastAsia" w:ascii="Times New Roman" w:hAnsi="Times New Roman"/>
            <w:color w:val="auto"/>
            <w:szCs w:val="24"/>
          </w:rPr>
          <w:delText>(Mem(</w:delText>
        </w:r>
      </w:del>
      <w:del w:id="8885" w:author="Janusio" w:date="2018-03-10T14:41:08Z">
        <w:r>
          <w:rPr>
            <w:rFonts w:hint="eastAsia" w:ascii="Times New Roman" w:hAnsi="Times New Roman"/>
            <w:i/>
            <w:iCs/>
            <w:color w:val="auto"/>
            <w:szCs w:val="24"/>
          </w:rPr>
          <w:delText>m.pcr.s</w:delText>
        </w:r>
      </w:del>
      <w:del w:id="8886" w:author="Janusio" w:date="2018-03-10T14:41:08Z">
        <w:r>
          <w:rPr>
            <w:rFonts w:hint="eastAsia" w:ascii="Times New Roman" w:hAnsi="Times New Roman"/>
            <w:color w:val="auto"/>
            <w:szCs w:val="24"/>
          </w:rPr>
          <w:delText>,</w:delText>
        </w:r>
      </w:del>
      <w:del w:id="8887" w:author="Janusio" w:date="2018-03-10T14:41:08Z">
        <w:r>
          <w:rPr>
            <w:rFonts w:hint="eastAsia" w:ascii="Times New Roman" w:hAnsi="Times New Roman"/>
            <w:b/>
            <w:bCs/>
            <w:color w:val="auto"/>
            <w:szCs w:val="24"/>
          </w:rPr>
          <w:delText xml:space="preserve"> </w:delText>
        </w:r>
      </w:del>
      <w:del w:id="8888" w:author="Janusio" w:date="2018-03-10T14:41:08Z">
        <w:r>
          <w:rPr>
            <w:rFonts w:hint="eastAsia" w:ascii="Times New Roman" w:hAnsi="Times New Roman"/>
            <w:i/>
            <w:iCs/>
            <w:color w:val="auto"/>
            <w:szCs w:val="24"/>
          </w:rPr>
          <w:delText>seq</w:delText>
        </w:r>
      </w:del>
      <w:del w:id="8889" w:author="Janusio" w:date="2018-03-10T14:41:08Z">
        <w:r>
          <w:rPr>
            <w:rFonts w:hint="eastAsia" w:ascii="Times New Roman" w:hAnsi="Times New Roman"/>
            <w:iCs/>
            <w:color w:val="auto"/>
            <w:szCs w:val="24"/>
          </w:rPr>
          <w:delText>(</w:delText>
        </w:r>
      </w:del>
      <w:del w:id="8890" w:author="Janusio" w:date="2018-03-10T14:41:08Z">
        <w:r>
          <w:rPr>
            <w:rFonts w:hint="eastAsia" w:ascii="Times New Roman" w:hAnsi="Times New Roman"/>
            <w:i/>
            <w:iCs/>
            <w:color w:val="auto"/>
            <w:szCs w:val="24"/>
          </w:rPr>
          <w:delText>BIOS</w:delText>
        </w:r>
      </w:del>
      <w:del w:id="8891" w:author="Janusio" w:date="2018-03-10T14:41:08Z">
        <w:r>
          <w:rPr>
            <w:rFonts w:hint="eastAsia" w:ascii="Times New Roman" w:hAnsi="Times New Roman"/>
            <w:iCs/>
            <w:color w:val="auto"/>
            <w:szCs w:val="24"/>
          </w:rPr>
          <w:delText>(</w:delText>
        </w:r>
      </w:del>
      <w:del w:id="8892" w:author="Janusio" w:date="2018-03-10T14:41:08Z">
        <w:r>
          <w:rPr>
            <w:rFonts w:hint="eastAsia" w:ascii="Times New Roman" w:hAnsi="Times New Roman"/>
            <w:i/>
            <w:iCs/>
            <w:color w:val="auto"/>
            <w:szCs w:val="24"/>
          </w:rPr>
          <w:delText>m</w:delText>
        </w:r>
      </w:del>
      <w:del w:id="8893" w:author="Janusio" w:date="2018-03-10T14:41:08Z">
        <w:r>
          <w:rPr>
            <w:rFonts w:hint="eastAsia" w:ascii="Times New Roman" w:hAnsi="Times New Roman"/>
            <w:iCs/>
            <w:color w:val="auto"/>
            <w:szCs w:val="24"/>
          </w:rPr>
          <w:delText>)</w:delText>
        </w:r>
      </w:del>
      <w:del w:id="8894" w:author="Janusio" w:date="2018-03-10T14:41:08Z">
        <w:r>
          <w:rPr>
            <w:rFonts w:hint="eastAsia" w:ascii="Times New Roman" w:hAnsi="Times New Roman"/>
            <w:color w:val="auto"/>
            <w:szCs w:val="24"/>
          </w:rPr>
          <w:delText>)@</w:delText>
        </w:r>
      </w:del>
      <w:del w:id="8895" w:author="Janusio" w:date="2018-03-10T14:41:08Z">
        <w:r>
          <w:rPr>
            <w:rFonts w:hint="eastAsia" w:ascii="Times New Roman" w:hAnsi="Times New Roman"/>
            <w:i/>
            <w:iCs/>
            <w:color w:val="auto"/>
            <w:szCs w:val="24"/>
          </w:rPr>
          <w:delText>t</w:delText>
        </w:r>
      </w:del>
      <w:del w:id="8896" w:author="Janusio" w:date="2018-03-10T14:41:08Z">
        <w:r>
          <w:rPr>
            <w:rFonts w:hint="eastAsia" w:ascii="Times New Roman" w:hAnsi="Times New Roman"/>
            <w:i/>
            <w:iCs/>
            <w:color w:val="auto"/>
            <w:szCs w:val="24"/>
            <w:vertAlign w:val="subscript"/>
          </w:rPr>
          <w:delText>1</w:delText>
        </w:r>
      </w:del>
      <w:del w:id="8897" w:author="Janusio" w:date="2018-03-10T14:41:08Z">
        <w:r>
          <w:rPr>
            <w:rFonts w:hint="eastAsia" w:ascii="Times New Roman" w:hAnsi="Times New Roman"/>
            <w:color w:val="auto"/>
            <w:szCs w:val="24"/>
          </w:rPr>
          <w:delText>)</w:delText>
        </w:r>
      </w:del>
      <w:del w:id="8898" w:author="Janusio" w:date="2018-03-10T14:41:08Z"/>
      <w:del w:id="8899" w:author="Janusio" w:date="2018-03-10T14:41:08Z"/>
      <w:del w:id="8900" w:author="Janusio" w:date="2018-03-10T14:41:08Z"/>
      <w:del w:id="8901" w:author="Janusio" w:date="2018-03-10T14:41:08Z">
        <w:r>
          <w:rPr>
            <w:rFonts w:hint="eastAsia" w:ascii="Times New Roman" w:hAnsi="Times New Roman"/>
            <w:color w:val="auto"/>
            <w:position w:val="-4"/>
            <w:szCs w:val="24"/>
          </w:rPr>
          <w:object>
            <v:shape id="_x0000_i106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62" DrawAspect="Content" ObjectID="_1468075906" r:id="rId248">
              <o:LockedField>false</o:LockedField>
            </o:OLEObject>
          </w:object>
        </w:r>
      </w:del>
      <w:del w:id="8903" w:author="Janusio" w:date="2018-03-10T14:41:08Z"/>
      <w:del w:id="8904" w:author="Janusio" w:date="2018-03-10T14:41:08Z">
        <w:r>
          <w:rPr>
            <w:rFonts w:hint="eastAsia" w:ascii="Times New Roman" w:hAnsi="Times New Roman"/>
            <w:color w:val="auto"/>
            <w:szCs w:val="24"/>
          </w:rPr>
          <w:delText>Reset(m,</w:delText>
        </w:r>
      </w:del>
      <w:del w:id="8905" w:author="Janusio" w:date="2018-03-10T14:41:08Z">
        <w:r>
          <w:rPr>
            <w:rFonts w:hint="eastAsia" w:ascii="Times New Roman" w:hAnsi="Times New Roman"/>
            <w:i/>
            <w:iCs/>
            <w:color w:val="auto"/>
            <w:szCs w:val="24"/>
          </w:rPr>
          <w:delText>J</w:delText>
        </w:r>
      </w:del>
      <w:del w:id="8906" w:author="Janusio" w:date="2018-03-10T14:41:08Z">
        <w:r>
          <w:rPr>
            <w:rFonts w:hint="eastAsia" w:ascii="Times New Roman" w:hAnsi="Times New Roman"/>
            <w:color w:val="auto"/>
            <w:szCs w:val="24"/>
          </w:rPr>
          <w:delText>)@</w:delText>
        </w:r>
      </w:del>
      <w:del w:id="8907" w:author="Janusio" w:date="2018-03-10T14:41:08Z">
        <w:r>
          <w:rPr>
            <w:rFonts w:hint="eastAsia" w:ascii="Times New Roman" w:hAnsi="Times New Roman"/>
            <w:i/>
            <w:iCs/>
            <w:color w:val="auto"/>
            <w:szCs w:val="24"/>
          </w:rPr>
          <w:delText>t</w:delText>
        </w:r>
      </w:del>
      <w:del w:id="8908" w:author="Janusio" w:date="2018-03-10T14:41:08Z">
        <w:r>
          <w:rPr>
            <w:rFonts w:hint="eastAsia" w:ascii="Times New Roman" w:hAnsi="Times New Roman"/>
            <w:i/>
            <w:iCs/>
            <w:color w:val="auto"/>
            <w:szCs w:val="24"/>
            <w:vertAlign w:val="subscript"/>
          </w:rPr>
          <w:delText>S</w:delText>
        </w:r>
      </w:del>
      <w:del w:id="8909" w:author="Janusio" w:date="2018-03-10T14:41:08Z"/>
      <w:del w:id="8910" w:author="Janusio" w:date="2018-03-10T14:41:08Z"/>
      <w:del w:id="8911" w:author="Janusio" w:date="2018-03-10T14:41:08Z"/>
      <w:del w:id="8912" w:author="Janusio" w:date="2018-03-10T14:41:08Z">
        <w:r>
          <w:rPr>
            <w:rFonts w:hint="eastAsia" w:ascii="Times New Roman" w:hAnsi="Times New Roman"/>
            <w:color w:val="auto"/>
            <w:position w:val="-4"/>
            <w:szCs w:val="24"/>
          </w:rPr>
          <w:object>
            <v:shape id="_x0000_i1063"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063" DrawAspect="Content" ObjectID="_1468075907" r:id="rId249">
              <o:LockedField>false</o:LockedField>
            </o:OLEObject>
          </w:object>
        </w:r>
      </w:del>
      <w:del w:id="8914"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915" w:author="Janusio" w:date="2018-03-10T14:41:08Z"/>
          <w:rFonts w:hint="eastAsia" w:ascii="Times New Roman" w:hAnsi="Times New Roman"/>
          <w:color w:val="auto"/>
          <w:szCs w:val="24"/>
        </w:rPr>
      </w:pPr>
      <w:del w:id="8916" w:author="Janusio" w:date="2018-03-10T14:41:08Z">
        <w:r>
          <w:rPr>
            <w:rFonts w:hint="eastAsia" w:ascii="Times New Roman" w:hAnsi="Times New Roman"/>
            <w:color w:val="auto"/>
            <w:szCs w:val="24"/>
          </w:rPr>
          <w:delText>(</w:delText>
        </w:r>
      </w:del>
      <w:del w:id="8917" w:author="Janusio" w:date="2018-03-10T14:41:08Z">
        <w:r>
          <w:rPr>
            <w:rFonts w:hint="eastAsia" w:ascii="宋体" w:hAnsi="宋体" w:cs="宋体"/>
            <w:color w:val="auto"/>
            <w:szCs w:val="24"/>
          </w:rPr>
          <w:delText>┐</w:delText>
        </w:r>
      </w:del>
      <w:del w:id="8918" w:author="Janusio" w:date="2018-03-10T14:41:08Z">
        <w:r>
          <w:rPr>
            <w:rFonts w:hint="eastAsia" w:ascii="Times New Roman" w:hAnsi="Times New Roman"/>
            <w:color w:val="auto"/>
            <w:szCs w:val="24"/>
          </w:rPr>
          <w:delText>Reset(</w:delText>
        </w:r>
      </w:del>
      <w:del w:id="8919" w:author="Janusio" w:date="2018-03-10T14:41:08Z">
        <w:r>
          <w:rPr>
            <w:rFonts w:hint="eastAsia" w:ascii="Times New Roman" w:hAnsi="Times New Roman"/>
            <w:i/>
            <w:iCs/>
            <w:color w:val="auto"/>
            <w:szCs w:val="24"/>
          </w:rPr>
          <w:delText>m</w:delText>
        </w:r>
      </w:del>
      <w:del w:id="8920" w:author="Janusio" w:date="2018-03-10T14:41:08Z">
        <w:r>
          <w:rPr>
            <w:rFonts w:hint="eastAsia" w:ascii="Times New Roman" w:hAnsi="Times New Roman"/>
            <w:color w:val="auto"/>
            <w:szCs w:val="24"/>
          </w:rPr>
          <w:delText>)on(</w:delText>
        </w:r>
      </w:del>
      <w:del w:id="8921" w:author="Janusio" w:date="2018-03-10T14:41:08Z">
        <w:r>
          <w:rPr>
            <w:rFonts w:hint="eastAsia" w:ascii="Times New Roman" w:hAnsi="Times New Roman"/>
            <w:i/>
            <w:color w:val="auto"/>
            <w:szCs w:val="24"/>
          </w:rPr>
          <w:delText>t</w:delText>
        </w:r>
      </w:del>
      <w:del w:id="8922" w:author="Janusio" w:date="2018-03-10T14:41:08Z">
        <w:r>
          <w:rPr>
            <w:rFonts w:hint="eastAsia" w:ascii="Times New Roman" w:hAnsi="Times New Roman"/>
            <w:i/>
            <w:iCs/>
            <w:color w:val="auto"/>
            <w:szCs w:val="24"/>
            <w:vertAlign w:val="subscript"/>
          </w:rPr>
          <w:delText>S</w:delText>
        </w:r>
      </w:del>
      <w:del w:id="8923" w:author="Janusio" w:date="2018-03-10T14:41:08Z">
        <w:r>
          <w:rPr>
            <w:rFonts w:hint="eastAsia" w:ascii="Times New Roman" w:hAnsi="Times New Roman"/>
            <w:iCs/>
            <w:color w:val="auto"/>
            <w:szCs w:val="24"/>
          </w:rPr>
          <w:delText>,</w:delText>
        </w:r>
      </w:del>
      <w:del w:id="8924" w:author="Janusio" w:date="2018-03-10T14:41:08Z">
        <w:r>
          <w:rPr>
            <w:rFonts w:hint="eastAsia" w:ascii="Times New Roman" w:hAnsi="Times New Roman"/>
            <w:i/>
            <w:iCs/>
            <w:color w:val="auto"/>
            <w:szCs w:val="24"/>
          </w:rPr>
          <w:delText>t</w:delText>
        </w:r>
      </w:del>
      <w:del w:id="8925" w:author="Janusio" w:date="2018-03-10T14:41:08Z">
        <w:r>
          <w:rPr>
            <w:rFonts w:hint="eastAsia" w:ascii="Times New Roman" w:hAnsi="Times New Roman"/>
            <w:color w:val="auto"/>
            <w:szCs w:val="24"/>
          </w:rPr>
          <w:delText xml:space="preserve">)      </w:delText>
        </w:r>
      </w:del>
      <w:del w:id="8926" w:author="Janusio" w:date="2018-03-10T14:41:08Z">
        <w:r>
          <w:rPr>
            <w:rFonts w:hint="eastAsia"/>
            <w:color w:val="auto"/>
            <w:szCs w:val="24"/>
            <w:lang w:val="en-US" w:eastAsia="zh-CN"/>
          </w:rPr>
          <w:delText xml:space="preserve">                   </w:delText>
        </w:r>
      </w:del>
      <w:del w:id="8927" w:author="Janusio" w:date="2018-03-10T14:41:08Z">
        <w:r>
          <w:rPr>
            <w:rFonts w:hint="eastAsia" w:ascii="Times New Roman" w:hAnsi="Times New Roman"/>
            <w:b/>
            <w:bCs/>
            <w:color w:val="auto"/>
            <w:szCs w:val="24"/>
          </w:rPr>
          <w:delText xml:space="preserve"> </w:delText>
        </w:r>
      </w:del>
      <w:del w:id="8928" w:author="Janusio" w:date="2018-03-10T14:41:08Z">
        <w:r>
          <w:rPr>
            <w:rFonts w:hint="eastAsia" w:ascii="Times New Roman" w:hAnsi="Times New Roman"/>
            <w:bCs/>
            <w:color w:val="auto"/>
            <w:szCs w:val="24"/>
          </w:rPr>
          <w:delText>(</w:delText>
        </w:r>
      </w:del>
      <w:del w:id="8929" w:author="Janusio" w:date="2018-03-10T14:41:08Z">
        <w:r>
          <w:rPr>
            <w:rFonts w:hint="eastAsia" w:ascii="Times New Roman" w:hAnsi="Times New Roman"/>
            <w:b/>
            <w:bCs/>
            <w:color w:val="auto"/>
            <w:szCs w:val="24"/>
          </w:rPr>
          <w:delText>1</w:delText>
        </w:r>
      </w:del>
      <w:del w:id="8930" w:author="Janusio" w:date="2018-03-10T14:41:08Z">
        <w:r>
          <w:rPr>
            <w:rFonts w:hint="eastAsia" w:ascii="Times New Roman" w:hAnsi="Times New Roman"/>
            <w:b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931" w:author="Janusio" w:date="2018-03-10T14:41:08Z"/>
          <w:rFonts w:hint="eastAsia" w:ascii="Times New Roman" w:hAnsi="Times New Roman"/>
          <w:color w:val="auto"/>
          <w:szCs w:val="24"/>
        </w:rPr>
      </w:pPr>
      <w:del w:id="8932" w:author="Janusio" w:date="2018-03-10T14:41:08Z">
        <w:r>
          <w:rPr>
            <w:rFonts w:hint="eastAsia" w:ascii="Times New Roman" w:hAnsi="Times New Roman"/>
            <w:color w:val="auto"/>
            <w:szCs w:val="24"/>
          </w:rPr>
          <w:delText>接下对图4中信任链的执行过程进行说明，最先执行的操作是以CRTM为起点启动m，即Reset(m,</w:delText>
        </w:r>
      </w:del>
      <w:del w:id="8933" w:author="Janusio" w:date="2018-03-10T14:41:08Z">
        <w:r>
          <w:rPr>
            <w:rFonts w:hint="eastAsia" w:ascii="Times New Roman" w:hAnsi="Times New Roman"/>
            <w:i/>
            <w:iCs/>
            <w:color w:val="auto"/>
            <w:szCs w:val="24"/>
          </w:rPr>
          <w:delText>J</w:delText>
        </w:r>
      </w:del>
      <w:del w:id="8934" w:author="Janusio" w:date="2018-03-10T14:41:08Z">
        <w:r>
          <w:rPr>
            <w:rFonts w:hint="eastAsia" w:ascii="Times New Roman" w:hAnsi="Times New Roman"/>
            <w:color w:val="auto"/>
            <w:szCs w:val="24"/>
          </w:rPr>
          <w:delText>)，然后m执行第一个信任程序</w:delText>
        </w:r>
      </w:del>
      <w:del w:id="8935" w:author="Janusio" w:date="2018-03-10T14:41:08Z">
        <w:r>
          <w:rPr>
            <w:rFonts w:hint="eastAsia" w:ascii="Times New Roman" w:hAnsi="Times New Roman"/>
            <w:i/>
            <w:color w:val="auto"/>
            <w:szCs w:val="24"/>
          </w:rPr>
          <w:delText>BIOS</w:delText>
        </w:r>
      </w:del>
      <w:del w:id="8936" w:author="Janusio" w:date="2018-03-10T14:41:08Z">
        <w:r>
          <w:rPr>
            <w:rFonts w:hint="eastAsia" w:ascii="Times New Roman" w:hAnsi="Times New Roman"/>
            <w:color w:val="auto"/>
            <w:szCs w:val="24"/>
          </w:rPr>
          <w:delText>(m)。利用LS</w:delText>
        </w:r>
      </w:del>
      <w:del w:id="8937" w:author="Janusio" w:date="2018-03-10T14:41:08Z">
        <w:r>
          <w:rPr>
            <w:rFonts w:hint="eastAsia" w:ascii="Times New Roman" w:hAnsi="Times New Roman"/>
            <w:color w:val="auto"/>
            <w:szCs w:val="24"/>
            <w:vertAlign w:val="superscript"/>
          </w:rPr>
          <w:delText>2</w:delText>
        </w:r>
      </w:del>
      <w:del w:id="8938" w:author="Janusio" w:date="2018-03-10T14:41:08Z">
        <w:r>
          <w:rPr>
            <w:rFonts w:hint="eastAsia" w:ascii="Times New Roman" w:hAnsi="Times New Roman"/>
            <w:color w:val="auto"/>
            <w:szCs w:val="24"/>
          </w:rPr>
          <w:delText>规则，在某个时间</w:delText>
        </w:r>
      </w:del>
      <w:del w:id="8939" w:author="Janusio" w:date="2018-03-10T14:41:08Z">
        <w:r>
          <w:rPr>
            <w:rFonts w:hint="eastAsia" w:ascii="Times New Roman" w:hAnsi="Times New Roman"/>
            <w:i/>
            <w:color w:val="auto"/>
            <w:szCs w:val="24"/>
          </w:rPr>
          <w:delText>t</w:delText>
        </w:r>
      </w:del>
      <w:del w:id="8940" w:author="Janusio" w:date="2018-03-10T14:41:08Z">
        <w:r>
          <w:rPr>
            <w:rFonts w:hint="eastAsia" w:ascii="Times New Roman" w:hAnsi="Times New Roman"/>
            <w:color w:val="auto"/>
            <w:szCs w:val="24"/>
            <w:vertAlign w:val="subscript"/>
          </w:rPr>
          <w:delText>B</w:delText>
        </w:r>
      </w:del>
      <w:del w:id="8941" w:author="Janusio" w:date="2018-03-10T14:41:08Z">
        <w:r>
          <w:rPr>
            <w:rFonts w:hint="eastAsia" w:ascii="Times New Roman" w:hAnsi="Times New Roman"/>
            <w:color w:val="auto"/>
            <w:szCs w:val="24"/>
          </w:rPr>
          <w:delText>，程序会跳转到</w:delText>
        </w:r>
      </w:del>
      <w:del w:id="8942" w:author="Janusio" w:date="2018-03-10T14:41:08Z">
        <w:r>
          <w:rPr>
            <w:rFonts w:hint="eastAsia" w:ascii="Times New Roman" w:hAnsi="Times New Roman"/>
            <w:i/>
            <w:color w:val="auto"/>
            <w:szCs w:val="24"/>
          </w:rPr>
          <w:delText>b</w:delText>
        </w:r>
      </w:del>
      <w:del w:id="8943" w:author="Janusio" w:date="2018-03-10T14:41:08Z">
        <w:r>
          <w:rPr>
            <w:rFonts w:hint="eastAsia" w:ascii="Times New Roman" w:hAnsi="Times New Roman"/>
            <w:color w:val="auto"/>
            <w:szCs w:val="24"/>
          </w:rPr>
          <w:delText>,且其他时间不会有程序跳转，内存位置（即PCR值）被该线程锁定，即有以下属性(2)成立。</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944" w:author="Janusio" w:date="2018-03-10T14:41:08Z"/>
          <w:rFonts w:hint="eastAsia" w:ascii="Times New Roman" w:hAnsi="Times New Roman"/>
          <w:color w:val="auto"/>
          <w:szCs w:val="24"/>
        </w:rPr>
      </w:pPr>
      <w:del w:id="8945" w:author="Janusio" w:date="2018-03-10T14:41:08Z"/>
      <w:del w:id="8946" w:author="Janusio" w:date="2018-03-10T14:41:08Z"/>
      <w:del w:id="8947" w:author="Janusio" w:date="2018-03-10T14:41:08Z"/>
      <w:del w:id="8948" w:author="Janusio" w:date="2018-03-10T14:41:08Z">
        <w:r>
          <w:rPr>
            <w:rFonts w:ascii="Times New Roman" w:hAnsi="Times New Roman"/>
            <w:color w:val="auto"/>
            <w:position w:val="-10"/>
            <w:szCs w:val="24"/>
          </w:rPr>
          <w:object>
            <v:shape id="_x0000_i1064" o:spt="75" type="#_x0000_t75" style="height:16pt;width:39pt;" o:ole="t" filled="f" o:preferrelative="t" stroked="f" coordsize="21600,21600">
              <v:path/>
              <v:fill on="f" alignshape="1" focussize="0,0"/>
              <v:stroke on="f"/>
              <v:imagedata r:id="rId58" o:title=""/>
              <o:lock v:ext="edit" aspectratio="t"/>
              <w10:wrap type="none"/>
              <w10:anchorlock/>
            </v:shape>
            <o:OLEObject Type="Embed" ProgID="Equation.3" ShapeID="_x0000_i1064" DrawAspect="Content" ObjectID="_1468075908" r:id="rId250">
              <o:LockedField>false</o:LockedField>
            </o:OLEObject>
          </w:object>
        </w:r>
      </w:del>
      <w:del w:id="8950"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951" w:author="Janusio" w:date="2018-03-10T14:41:08Z"/>
          <w:rFonts w:hint="eastAsia" w:ascii="Times New Roman" w:hAnsi="Times New Roman"/>
          <w:color w:val="auto"/>
          <w:szCs w:val="24"/>
        </w:rPr>
      </w:pPr>
      <w:del w:id="8952" w:author="Janusio" w:date="2018-03-10T14:41:08Z">
        <w:r>
          <w:rPr>
            <w:rFonts w:hint="eastAsia" w:ascii="Times New Roman" w:hAnsi="Times New Roman"/>
            <w:color w:val="auto"/>
            <w:szCs w:val="24"/>
          </w:rPr>
          <w:delText>(((Mem(</w:delText>
        </w:r>
      </w:del>
      <w:del w:id="8953" w:author="Janusio" w:date="2018-03-10T14:41:08Z">
        <w:r>
          <w:rPr>
            <w:rFonts w:hint="eastAsia" w:ascii="Times New Roman" w:hAnsi="Times New Roman"/>
            <w:i/>
            <w:color w:val="auto"/>
            <w:szCs w:val="24"/>
          </w:rPr>
          <w:delText>m.pcr.s</w:delText>
        </w:r>
      </w:del>
      <w:del w:id="8954" w:author="Janusio" w:date="2018-03-10T14:41:08Z">
        <w:r>
          <w:rPr>
            <w:rFonts w:hint="eastAsia" w:ascii="Times New Roman" w:hAnsi="Times New Roman"/>
            <w:color w:val="auto"/>
            <w:szCs w:val="24"/>
          </w:rPr>
          <w:delText>,</w:delText>
        </w:r>
      </w:del>
      <w:del w:id="8955" w:author="Janusio" w:date="2018-03-10T14:41:08Z">
        <w:r>
          <w:rPr>
            <w:rFonts w:hint="eastAsia" w:ascii="Times New Roman" w:hAnsi="Times New Roman"/>
            <w:i/>
            <w:color w:val="auto"/>
            <w:szCs w:val="24"/>
          </w:rPr>
          <w:delText>seq</w:delText>
        </w:r>
      </w:del>
      <w:del w:id="8956" w:author="Janusio" w:date="2018-03-10T14:41:08Z">
        <w:r>
          <w:rPr>
            <w:rFonts w:hint="eastAsia" w:ascii="Times New Roman" w:hAnsi="Times New Roman"/>
            <w:color w:val="auto"/>
            <w:szCs w:val="24"/>
          </w:rPr>
          <w:delText>(</w:delText>
        </w:r>
      </w:del>
      <w:del w:id="8957" w:author="Janusio" w:date="2018-03-10T14:41:08Z">
        <w:r>
          <w:rPr>
            <w:rFonts w:hint="eastAsia" w:ascii="Times New Roman" w:hAnsi="Times New Roman"/>
            <w:i/>
            <w:iCs/>
            <w:color w:val="auto"/>
            <w:szCs w:val="24"/>
          </w:rPr>
          <w:delText>BIOS</w:delText>
        </w:r>
      </w:del>
      <w:del w:id="8958" w:author="Janusio" w:date="2018-03-10T14:41:08Z">
        <w:r>
          <w:rPr>
            <w:rFonts w:hint="eastAsia" w:ascii="Times New Roman" w:hAnsi="Times New Roman"/>
            <w:iCs/>
            <w:color w:val="auto"/>
            <w:szCs w:val="24"/>
          </w:rPr>
          <w:delText>,</w:delText>
        </w:r>
      </w:del>
      <w:del w:id="8959" w:author="Janusio" w:date="2018-03-10T14:41:08Z">
        <w:r>
          <w:rPr>
            <w:rFonts w:hint="eastAsia" w:ascii="Times New Roman" w:hAnsi="Times New Roman"/>
            <w:i/>
            <w:iCs/>
            <w:color w:val="auto"/>
            <w:szCs w:val="24"/>
          </w:rPr>
          <w:delText>b</w:delText>
        </w:r>
      </w:del>
      <w:del w:id="8960" w:author="Janusio" w:date="2018-03-10T14:41:08Z">
        <w:r>
          <w:rPr>
            <w:rFonts w:hint="eastAsia" w:ascii="Times New Roman" w:hAnsi="Times New Roman"/>
            <w:iCs/>
            <w:color w:val="auto"/>
            <w:szCs w:val="24"/>
          </w:rPr>
          <w:delText>,</w:delText>
        </w:r>
      </w:del>
      <w:del w:id="8961" w:author="Janusio" w:date="2018-03-10T14:41:08Z">
        <w:r>
          <w:rPr>
            <w:rFonts w:hint="eastAsia" w:ascii="Times New Roman" w:hAnsi="Times New Roman"/>
            <w:i/>
            <w:iCs/>
            <w:color w:val="auto"/>
            <w:szCs w:val="24"/>
          </w:rPr>
          <w:delText>o</w:delText>
        </w:r>
      </w:del>
      <w:del w:id="8962" w:author="Janusio" w:date="2018-03-10T14:41:08Z">
        <w:r>
          <w:rPr>
            <w:rFonts w:hint="eastAsia" w:ascii="Times New Roman" w:hAnsi="Times New Roman"/>
            <w:iCs/>
            <w:color w:val="auto"/>
            <w:szCs w:val="24"/>
          </w:rPr>
          <w:delText>))@</w:delText>
        </w:r>
      </w:del>
      <w:del w:id="8963" w:author="Janusio" w:date="2018-03-10T14:41:08Z">
        <w:r>
          <w:rPr>
            <w:rFonts w:hint="eastAsia" w:ascii="Times New Roman" w:hAnsi="Times New Roman"/>
            <w:i/>
            <w:iCs/>
            <w:color w:val="auto"/>
            <w:szCs w:val="24"/>
          </w:rPr>
          <w:delText>t</w:delText>
        </w:r>
      </w:del>
      <w:del w:id="8964" w:author="Janusio" w:date="2018-03-10T14:41:08Z">
        <w:r>
          <w:rPr>
            <w:rFonts w:ascii="Times New Roman" w:hAnsi="Times New Roman"/>
            <w:i/>
            <w:iCs/>
            <w:color w:val="auto"/>
            <w:szCs w:val="24"/>
          </w:rPr>
          <w:delText>’</w:delText>
        </w:r>
      </w:del>
      <w:del w:id="8965" w:author="Janusio" w:date="2018-03-10T14:41:08Z">
        <w:r>
          <w:rPr>
            <w:rFonts w:hint="eastAsia" w:ascii="Times New Roman" w:hAnsi="Times New Roman"/>
            <w:iCs/>
            <w:color w:val="auto"/>
            <w:szCs w:val="24"/>
          </w:rPr>
          <w:delText>)</w:delText>
        </w:r>
      </w:del>
      <w:del w:id="8966" w:author="Janusio" w:date="2018-03-10T14:41:08Z">
        <w:r>
          <w:rPr>
            <w:rFonts w:ascii="Times New Roman" w:hAnsi="Times New Roman"/>
            <w:color w:val="auto"/>
            <w:szCs w:val="24"/>
          </w:rPr>
          <w:delText xml:space="preserve"> </w:delText>
        </w:r>
      </w:del>
      <w:del w:id="8967" w:author="Janusio" w:date="2018-03-10T14:41:08Z"/>
      <w:del w:id="8968" w:author="Janusio" w:date="2018-03-10T14:41:08Z"/>
      <w:del w:id="8969" w:author="Janusio" w:date="2018-03-10T14:41:08Z"/>
      <w:del w:id="8970" w:author="Janusio" w:date="2018-03-10T14:41:08Z">
        <w:r>
          <w:rPr>
            <w:rFonts w:ascii="Times New Roman" w:hAnsi="Times New Roman"/>
            <w:color w:val="auto"/>
            <w:position w:val="-4"/>
            <w:szCs w:val="24"/>
          </w:rPr>
          <w:object>
            <v:shape id="_x0000_i1065" o:spt="75" type="#_x0000_t75" style="height:10pt;width:11pt;" o:ole="t" filled="f" o:preferrelative="t" stroked="f" coordsize="21600,21600">
              <v:path/>
              <v:fill on="f" alignshape="1" focussize="0,0"/>
              <v:stroke on="f"/>
              <v:imagedata r:id="rId60" o:title=""/>
              <o:lock v:ext="edit" aspectratio="t"/>
              <w10:wrap type="none"/>
              <w10:anchorlock/>
            </v:shape>
            <o:OLEObject Type="Embed" ProgID="Equation.3" ShapeID="_x0000_i1065" DrawAspect="Content" ObjectID="_1468075909" r:id="rId251">
              <o:LockedField>false</o:LockedField>
            </o:OLEObject>
          </w:object>
        </w:r>
      </w:del>
      <w:del w:id="8972" w:author="Janusio" w:date="2018-03-10T14:41:08Z"/>
      <w:del w:id="8973" w:author="Janusio" w:date="2018-03-10T14:41:08Z">
        <w:r>
          <w:rPr>
            <w:rFonts w:hint="eastAsia" w:ascii="Times New Roman" w:hAnsi="Times New Roman"/>
            <w:color w:val="auto"/>
            <w:szCs w:val="24"/>
          </w:rPr>
          <w:delText>(</w:delText>
        </w:r>
      </w:del>
      <w:del w:id="8974" w:author="Janusio" w:date="2018-03-10T14:41:08Z"/>
      <w:del w:id="8975" w:author="Janusio" w:date="2018-03-10T14:41:08Z"/>
      <w:del w:id="8976" w:author="Janusio" w:date="2018-03-10T14:41:08Z"/>
      <w:del w:id="8977" w:author="Janusio" w:date="2018-03-10T14:41:08Z">
        <w:r>
          <w:rPr>
            <w:rFonts w:ascii="Times New Roman" w:hAnsi="Times New Roman"/>
            <w:color w:val="auto"/>
            <w:position w:val="-12"/>
            <w:szCs w:val="24"/>
          </w:rPr>
          <w:object>
            <v:shape id="_x0000_i1066" o:spt="75" type="#_x0000_t75" style="height:18pt;width:10pt;" o:ole="t" filled="f" o:preferrelative="t" stroked="f" coordsize="21600,21600">
              <v:path/>
              <v:fill on="f" alignshape="1" focussize="0,0"/>
              <v:stroke on="f"/>
              <v:imagedata r:id="rId62" o:title=""/>
              <o:lock v:ext="edit" aspectratio="t"/>
              <w10:wrap type="none"/>
              <w10:anchorlock/>
            </v:shape>
            <o:OLEObject Type="Embed" ProgID="Equation.3" ShapeID="_x0000_i1066" DrawAspect="Content" ObjectID="_1468075910" r:id="rId252">
              <o:LockedField>false</o:LockedField>
            </o:OLEObject>
          </w:object>
        </w:r>
      </w:del>
      <w:del w:id="8979" w:author="Janusio" w:date="2018-03-10T14:41:08Z"/>
      <w:del w:id="8980" w:author="Janusio" w:date="2018-03-10T14:41:08Z">
        <w:r>
          <w:rPr>
            <w:rFonts w:hint="eastAsia" w:ascii="Times New Roman" w:hAnsi="Times New Roman"/>
            <w:color w:val="auto"/>
            <w:szCs w:val="24"/>
          </w:rPr>
          <w:delText>&lt;</w:delText>
        </w:r>
      </w:del>
      <w:del w:id="8981" w:author="Janusio" w:date="2018-03-10T14:41:08Z">
        <w:r>
          <w:rPr>
            <w:rFonts w:hint="eastAsia" w:ascii="Times New Roman" w:hAnsi="Times New Roman"/>
            <w:i/>
            <w:iCs/>
            <w:color w:val="auto"/>
            <w:szCs w:val="24"/>
          </w:rPr>
          <w:delText xml:space="preserve"> t</w:delText>
        </w:r>
      </w:del>
      <w:del w:id="8982" w:author="Janusio" w:date="2018-03-10T14:41:08Z">
        <w:r>
          <w:rPr>
            <w:rFonts w:ascii="Times New Roman" w:hAnsi="Times New Roman"/>
            <w:i/>
            <w:iCs/>
            <w:color w:val="auto"/>
            <w:szCs w:val="24"/>
          </w:rPr>
          <w:delText>’</w:delText>
        </w:r>
      </w:del>
      <w:del w:id="8983" w:author="Janusio" w:date="2018-03-10T14:41:08Z">
        <w:r>
          <w:rPr>
            <w:rFonts w:hint="eastAsia" w:ascii="Times New Roman" w:hAnsi="Times New Roman"/>
            <w:i/>
            <w:iCs/>
            <w:color w:val="auto"/>
            <w:szCs w:val="24"/>
          </w:rPr>
          <w:delText>&lt; t</w:delText>
        </w:r>
      </w:del>
      <w:del w:id="8984"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8985" w:author="Janusio" w:date="2018-03-10T14:41:08Z"/>
          <w:rFonts w:ascii="Times New Roman" w:hAnsi="Times New Roman"/>
          <w:color w:val="auto"/>
          <w:szCs w:val="24"/>
        </w:rPr>
      </w:pPr>
      <w:del w:id="8986" w:author="Janusio" w:date="2018-03-10T14:41:08Z"/>
      <w:del w:id="8987" w:author="Janusio" w:date="2018-03-10T14:41:08Z"/>
      <w:del w:id="8988" w:author="Janusio" w:date="2018-03-10T14:41:08Z"/>
      <w:del w:id="8989" w:author="Janusio" w:date="2018-03-10T14:41:08Z">
        <w:r>
          <w:rPr>
            <w:rFonts w:ascii="Times New Roman" w:hAnsi="Times New Roman"/>
            <w:color w:val="auto"/>
            <w:position w:val="-12"/>
            <w:szCs w:val="24"/>
          </w:rPr>
          <w:object>
            <v:shape id="_x0000_i1067" o:spt="75" type="#_x0000_t75" style="height:18pt;width:29pt;" o:ole="t" filled="f" o:preferrelative="t" stroked="f" coordsize="21600,21600">
              <v:path/>
              <v:fill on="f" alignshape="1" focussize="0,0"/>
              <v:stroke on="f"/>
              <v:imagedata r:id="rId64" o:title=""/>
              <o:lock v:ext="edit" aspectratio="t"/>
              <w10:wrap type="none"/>
              <w10:anchorlock/>
            </v:shape>
            <o:OLEObject Type="Embed" ProgID="Equation.3" ShapeID="_x0000_i1067" DrawAspect="Content" ObjectID="_1468075911" r:id="rId253">
              <o:LockedField>false</o:LockedField>
            </o:OLEObject>
          </w:object>
        </w:r>
      </w:del>
      <w:del w:id="8991" w:author="Janusio" w:date="2018-03-10T14:41:08Z"/>
      <w:del w:id="8992" w:author="Janusio" w:date="2018-03-10T14:41:08Z"/>
      <w:del w:id="8993" w:author="Janusio" w:date="2018-03-10T14:41:08Z"/>
      <w:del w:id="8994" w:author="Janusio" w:date="2018-03-10T14:41:08Z"/>
      <w:del w:id="8995" w:author="Janusio" w:date="2018-03-10T14:41:08Z">
        <w:r>
          <w:rPr>
            <w:rFonts w:ascii="Times New Roman" w:hAnsi="Times New Roman"/>
            <w:color w:val="auto"/>
            <w:szCs w:val="24"/>
          </w:rPr>
          <w:object>
            <v:shape id="_x0000_i1068" o:spt="75" type="#_x0000_t75" style="height:6pt;width:6pt;" o:ole="t" filled="f" o:preferrelative="t" stroked="f" coordsize="21600,21600">
              <v:path/>
              <v:fill on="f" alignshape="1" focussize="0,0"/>
              <v:stroke on="f"/>
              <v:imagedata r:id="rId66" o:title=""/>
              <o:lock v:ext="edit" aspectratio="t"/>
              <w10:wrap type="none"/>
              <w10:anchorlock/>
            </v:shape>
            <o:OLEObject Type="Embed" ProgID="Equation.3" ShapeID="_x0000_i1068" DrawAspect="Content" ObjectID="_1468075912" r:id="rId254">
              <o:LockedField>false</o:LockedField>
            </o:OLEObject>
          </w:object>
        </w:r>
      </w:del>
      <w:del w:id="8997" w:author="Janusio" w:date="2018-03-10T14:41:08Z"/>
      <w:del w:id="8998" w:author="Janusio" w:date="2018-03-10T14:41:08Z">
        <w:r>
          <w:rPr>
            <w:rFonts w:hint="eastAsia" w:ascii="Times New Roman" w:hAnsi="Times New Roman"/>
            <w:color w:val="auto"/>
            <w:szCs w:val="24"/>
          </w:rPr>
          <w:delText>((</w:delText>
        </w:r>
      </w:del>
      <w:del w:id="8999" w:author="Janusio" w:date="2018-03-10T14:41:08Z"/>
      <w:del w:id="9000" w:author="Janusio" w:date="2018-03-10T14:41:08Z"/>
      <w:del w:id="9001" w:author="Janusio" w:date="2018-03-10T14:41:08Z"/>
      <w:del w:id="9002" w:author="Janusio" w:date="2018-03-10T14:41:08Z">
        <w:r>
          <w:rPr>
            <w:rFonts w:ascii="Times New Roman" w:hAnsi="Times New Roman"/>
            <w:color w:val="auto"/>
            <w:position w:val="-12"/>
            <w:szCs w:val="24"/>
          </w:rPr>
          <w:object>
            <v:shape id="_x0000_i1069" o:spt="75" type="#_x0000_t75" style="height:18pt;width:10pt;" o:ole="t" filled="f" o:preferrelative="t" stroked="f" coordsize="21600,21600">
              <v:path/>
              <v:fill on="f" alignshape="1" focussize="0,0"/>
              <v:stroke on="f"/>
              <v:imagedata r:id="rId62" o:title=""/>
              <o:lock v:ext="edit" aspectratio="t"/>
              <w10:wrap type="none"/>
              <w10:anchorlock/>
            </v:shape>
            <o:OLEObject Type="Embed" ProgID="Equation.3" ShapeID="_x0000_i1069" DrawAspect="Content" ObjectID="_1468075913" r:id="rId255">
              <o:LockedField>false</o:LockedField>
            </o:OLEObject>
          </w:object>
        </w:r>
      </w:del>
      <w:del w:id="9004" w:author="Janusio" w:date="2018-03-10T14:41:08Z"/>
      <w:del w:id="9005" w:author="Janusio" w:date="2018-03-10T14:41:08Z">
        <w:r>
          <w:rPr>
            <w:rFonts w:hint="eastAsia" w:ascii="Times New Roman" w:hAnsi="Times New Roman"/>
            <w:color w:val="auto"/>
            <w:szCs w:val="24"/>
          </w:rPr>
          <w:delText>&lt;</w:delText>
        </w:r>
      </w:del>
      <w:del w:id="9006" w:author="Janusio" w:date="2018-03-10T14:41:08Z">
        <w:r>
          <w:rPr>
            <w:rFonts w:hint="eastAsia" w:ascii="Times New Roman" w:hAnsi="Times New Roman"/>
            <w:i/>
            <w:iCs/>
            <w:color w:val="auto"/>
            <w:szCs w:val="24"/>
          </w:rPr>
          <w:delText xml:space="preserve"> </w:delText>
        </w:r>
      </w:del>
      <w:del w:id="9007" w:author="Janusio" w:date="2018-03-10T14:41:08Z"/>
      <w:del w:id="9008" w:author="Janusio" w:date="2018-03-10T14:41:08Z"/>
      <w:del w:id="9009" w:author="Janusio" w:date="2018-03-10T14:41:08Z"/>
      <w:del w:id="9010" w:author="Janusio" w:date="2018-03-10T14:41:08Z">
        <w:r>
          <w:rPr>
            <w:color w:val="auto"/>
            <w:position w:val="-12"/>
            <w:szCs w:val="24"/>
          </w:rPr>
          <w:object>
            <v:shape id="_x0000_i1070" o:spt="75" type="#_x0000_t75" style="height:18pt;width:11pt;" o:ole="t" filled="f" o:preferrelative="t" stroked="f" coordsize="21600,21600">
              <v:path/>
              <v:fill on="f" alignshape="1" focussize="0,0"/>
              <v:stroke on="f"/>
              <v:imagedata r:id="rId69" o:title=""/>
              <o:lock v:ext="edit" aspectratio="t"/>
              <w10:wrap type="none"/>
              <w10:anchorlock/>
            </v:shape>
            <o:OLEObject Type="Embed" ProgID="Equation.3" ShapeID="_x0000_i1070" DrawAspect="Content" ObjectID="_1468075914" r:id="rId256">
              <o:LockedField>false</o:LockedField>
            </o:OLEObject>
          </w:object>
        </w:r>
      </w:del>
      <w:del w:id="9012" w:author="Janusio" w:date="2018-03-10T14:41:08Z"/>
      <w:del w:id="9013" w:author="Janusio" w:date="2018-03-10T14:41:08Z">
        <w:r>
          <w:rPr>
            <w:rFonts w:hint="eastAsia" w:ascii="Times New Roman" w:hAnsi="Times New Roman"/>
            <w:i/>
            <w:iCs/>
            <w:color w:val="auto"/>
            <w:szCs w:val="24"/>
          </w:rPr>
          <w:delText xml:space="preserve"> &lt; t</w:delText>
        </w:r>
      </w:del>
      <w:del w:id="9014" w:author="Janusio" w:date="2018-03-10T14:41:08Z">
        <w:r>
          <w:rPr>
            <w:rFonts w:hint="eastAsia" w:ascii="Times New Roman" w:hAnsi="Times New Roman"/>
            <w:color w:val="auto"/>
            <w:szCs w:val="24"/>
          </w:rPr>
          <w:delText>)</w:delText>
        </w:r>
      </w:del>
      <w:del w:id="9015" w:author="Janusio" w:date="2018-03-10T14:41:08Z">
        <w:r>
          <w:rPr>
            <w:rFonts w:ascii="Times New Roman" w:hAnsi="Times New Roman"/>
            <w:color w:val="auto"/>
            <w:szCs w:val="24"/>
          </w:rPr>
          <w:delText xml:space="preserve"> </w:delText>
        </w:r>
      </w:del>
      <w:del w:id="9016" w:author="Janusio" w:date="2018-03-10T14:41:08Z"/>
      <w:del w:id="9017" w:author="Janusio" w:date="2018-03-10T14:41:08Z"/>
      <w:del w:id="9018" w:author="Janusio" w:date="2018-03-10T14:41:08Z"/>
      <w:del w:id="9019" w:author="Janusio" w:date="2018-03-10T14:41:08Z">
        <w:r>
          <w:rPr>
            <w:rFonts w:ascii="Times New Roman" w:hAnsi="Times New Roman"/>
            <w:color w:val="auto"/>
            <w:position w:val="-4"/>
            <w:szCs w:val="24"/>
          </w:rPr>
          <w:object>
            <v:shape id="_x0000_i1071" o:spt="75" type="#_x0000_t75" style="height:10pt;width:11pt;" o:ole="t" filled="f" o:preferrelative="t" stroked="f" coordsize="21600,21600">
              <v:path/>
              <v:fill on="f" alignshape="1" focussize="0,0"/>
              <v:stroke on="f"/>
              <v:imagedata r:id="rId60" o:title=""/>
              <o:lock v:ext="edit" aspectratio="t"/>
              <w10:wrap type="none"/>
              <w10:anchorlock/>
            </v:shape>
            <o:OLEObject Type="Embed" ProgID="Equation.3" ShapeID="_x0000_i1071" DrawAspect="Content" ObjectID="_1468075915" r:id="rId257">
              <o:LockedField>false</o:LockedField>
            </o:OLEObject>
          </w:object>
        </w:r>
      </w:del>
      <w:del w:id="9021" w:author="Janusio" w:date="2018-03-10T14:41:08Z"/>
      <w:del w:id="9022" w:author="Janusio" w:date="2018-03-10T14:41:08Z">
        <w:r>
          <w:rPr>
            <w:rFonts w:hint="eastAsia" w:ascii="Times New Roman" w:hAnsi="Times New Roman"/>
            <w:color w:val="auto"/>
            <w:szCs w:val="24"/>
          </w:rPr>
          <w:delText>(Jump(</w:delText>
        </w:r>
      </w:del>
      <w:del w:id="9023" w:author="Janusio" w:date="2018-03-10T14:41:08Z">
        <w:r>
          <w:rPr>
            <w:rFonts w:hint="eastAsia" w:ascii="Times New Roman" w:hAnsi="Times New Roman"/>
            <w:i/>
            <w:color w:val="auto"/>
            <w:szCs w:val="24"/>
          </w:rPr>
          <w:delText>J</w:delText>
        </w:r>
      </w:del>
      <w:del w:id="9024" w:author="Janusio" w:date="2018-03-10T14:41:08Z">
        <w:r>
          <w:rPr>
            <w:rFonts w:hint="eastAsia" w:ascii="Times New Roman" w:hAnsi="Times New Roman"/>
            <w:color w:val="auto"/>
            <w:szCs w:val="24"/>
          </w:rPr>
          <w:delText>,</w:delText>
        </w:r>
      </w:del>
      <w:del w:id="9025" w:author="Janusio" w:date="2018-03-10T14:41:08Z">
        <w:r>
          <w:rPr>
            <w:rFonts w:hint="eastAsia" w:ascii="Times New Roman" w:hAnsi="Times New Roman"/>
            <w:i/>
            <w:color w:val="auto"/>
            <w:szCs w:val="24"/>
          </w:rPr>
          <w:delText>b</w:delText>
        </w:r>
      </w:del>
      <w:del w:id="9026" w:author="Janusio" w:date="2018-03-10T14:41:08Z">
        <w:r>
          <w:rPr>
            <w:rFonts w:hint="eastAsia" w:ascii="Times New Roman" w:hAnsi="Times New Roman"/>
            <w:color w:val="auto"/>
            <w:szCs w:val="24"/>
          </w:rPr>
          <w:delText>)@</w:delText>
        </w:r>
      </w:del>
      <w:del w:id="9027" w:author="Janusio" w:date="2018-03-10T14:41:08Z">
        <w:r>
          <w:rPr>
            <w:color w:val="auto"/>
            <w:szCs w:val="24"/>
          </w:rPr>
          <w:delText xml:space="preserve"> </w:delText>
        </w:r>
      </w:del>
      <w:del w:id="9028" w:author="Janusio" w:date="2018-03-10T14:41:08Z"/>
      <w:del w:id="9029" w:author="Janusio" w:date="2018-03-10T14:41:08Z"/>
      <w:del w:id="9030" w:author="Janusio" w:date="2018-03-10T14:41:08Z"/>
      <w:del w:id="9031" w:author="Janusio" w:date="2018-03-10T14:41:08Z">
        <w:r>
          <w:rPr>
            <w:color w:val="auto"/>
            <w:position w:val="-12"/>
            <w:szCs w:val="24"/>
          </w:rPr>
          <w:object>
            <v:shape id="_x0000_i1072" o:spt="75" type="#_x0000_t75" style="height:18pt;width:11pt;" o:ole="t" filled="f" o:preferrelative="t" stroked="f" coordsize="21600,21600">
              <v:path/>
              <v:fill on="f" alignshape="1" focussize="0,0"/>
              <v:stroke on="f"/>
              <v:imagedata r:id="rId72" o:title=""/>
              <o:lock v:ext="edit" aspectratio="t"/>
              <w10:wrap type="none"/>
              <w10:anchorlock/>
            </v:shape>
            <o:OLEObject Type="Embed" ProgID="Equation.3" ShapeID="_x0000_i1072" DrawAspect="Content" ObjectID="_1468075916" r:id="rId258">
              <o:LockedField>false</o:LockedField>
            </o:OLEObject>
          </w:object>
        </w:r>
      </w:del>
      <w:del w:id="9033" w:author="Janusio" w:date="2018-03-10T14:41:08Z"/>
      <w:del w:id="9034" w:author="Janusio" w:date="2018-03-10T14:41:08Z">
        <w:r>
          <w:rPr>
            <w:rFonts w:hint="eastAsia" w:ascii="Times New Roman" w:hAnsi="Times New Roman"/>
            <w:color w:val="auto"/>
            <w:szCs w:val="24"/>
          </w:rPr>
          <w:delText>)))</w:delText>
        </w:r>
      </w:del>
      <w:del w:id="9035" w:author="Janusio" w:date="2018-03-10T14:41:08Z"/>
      <w:del w:id="9036" w:author="Janusio" w:date="2018-03-10T14:41:08Z"/>
      <w:del w:id="9037" w:author="Janusio" w:date="2018-03-10T14:41:08Z"/>
      <w:del w:id="9038" w:author="Janusio" w:date="2018-03-10T14:41:08Z">
        <w:r>
          <w:rPr>
            <w:rFonts w:ascii="Times New Roman" w:hAnsi="Times New Roman"/>
            <w:color w:val="auto"/>
            <w:position w:val="-4"/>
            <w:szCs w:val="24"/>
          </w:rPr>
          <w:object>
            <v:shape id="_x0000_i1073" o:spt="75" type="#_x0000_t75" style="height:10pt;width:11pt;" o:ole="t" filled="f" o:preferrelative="t" stroked="f" coordsize="21600,21600">
              <v:path/>
              <v:fill on="f" alignshape="1" focussize="0,0"/>
              <v:stroke on="f"/>
              <v:imagedata r:id="rId60" o:title=""/>
              <o:lock v:ext="edit" aspectratio="t"/>
              <w10:wrap type="none"/>
              <w10:anchorlock/>
            </v:shape>
            <o:OLEObject Type="Embed" ProgID="Equation.3" ShapeID="_x0000_i1073" DrawAspect="Content" ObjectID="_1468075917" r:id="rId259">
              <o:LockedField>false</o:LockedField>
            </o:OLEObject>
          </w:object>
        </w:r>
      </w:del>
      <w:del w:id="9040"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041" w:author="Janusio" w:date="2018-03-10T14:41:08Z"/>
          <w:rFonts w:hint="eastAsia" w:ascii="Times New Roman" w:hAnsi="Times New Roman"/>
          <w:color w:val="auto"/>
          <w:szCs w:val="24"/>
        </w:rPr>
      </w:pPr>
      <w:del w:id="9042" w:author="Janusio" w:date="2018-03-10T14:41:08Z">
        <w:r>
          <w:rPr>
            <w:rFonts w:hint="eastAsia" w:ascii="Times New Roman" w:hAnsi="Times New Roman"/>
            <w:color w:val="auto"/>
            <w:szCs w:val="24"/>
          </w:rPr>
          <w:delText>(IsLocked(</w:delText>
        </w:r>
      </w:del>
      <w:del w:id="9043" w:author="Janusio" w:date="2018-03-10T14:41:08Z">
        <w:r>
          <w:rPr>
            <w:rFonts w:hint="eastAsia" w:ascii="Times New Roman" w:hAnsi="Times New Roman"/>
            <w:i/>
            <w:iCs/>
            <w:color w:val="auto"/>
            <w:szCs w:val="24"/>
          </w:rPr>
          <w:delText>m.pcr.s</w:delText>
        </w:r>
      </w:del>
      <w:del w:id="9044" w:author="Janusio" w:date="2018-03-10T14:41:08Z">
        <w:r>
          <w:rPr>
            <w:rFonts w:hint="eastAsia" w:ascii="Times New Roman" w:hAnsi="Times New Roman"/>
            <w:iCs/>
            <w:color w:val="auto"/>
            <w:szCs w:val="24"/>
          </w:rPr>
          <w:delText>,</w:delText>
        </w:r>
      </w:del>
      <w:del w:id="9045" w:author="Janusio" w:date="2018-03-10T14:41:08Z">
        <w:r>
          <w:rPr>
            <w:rFonts w:hint="eastAsia" w:ascii="Times New Roman" w:hAnsi="Times New Roman"/>
            <w:i/>
            <w:iCs/>
            <w:color w:val="auto"/>
            <w:szCs w:val="24"/>
          </w:rPr>
          <w:delText>J</w:delText>
        </w:r>
      </w:del>
      <w:del w:id="9046" w:author="Janusio" w:date="2018-03-10T14:41:08Z">
        <w:r>
          <w:rPr>
            <w:rFonts w:hint="eastAsia" w:ascii="Times New Roman" w:hAnsi="Times New Roman"/>
            <w:color w:val="auto"/>
            <w:szCs w:val="24"/>
          </w:rPr>
          <w:delText>) @</w:delText>
        </w:r>
      </w:del>
      <w:del w:id="9047" w:author="Janusio" w:date="2018-03-10T14:41:08Z">
        <w:r>
          <w:rPr>
            <w:color w:val="auto"/>
            <w:szCs w:val="24"/>
          </w:rPr>
          <w:delText xml:space="preserve"> </w:delText>
        </w:r>
      </w:del>
      <w:del w:id="9048" w:author="Janusio" w:date="2018-03-10T14:41:08Z"/>
      <w:del w:id="9049" w:author="Janusio" w:date="2018-03-10T14:41:08Z"/>
      <w:del w:id="9050" w:author="Janusio" w:date="2018-03-10T14:41:08Z"/>
      <w:del w:id="9051" w:author="Janusio" w:date="2018-03-10T14:41:08Z">
        <w:r>
          <w:rPr>
            <w:color w:val="auto"/>
            <w:position w:val="-12"/>
            <w:szCs w:val="24"/>
          </w:rPr>
          <w:object>
            <v:shape id="_x0000_i1074" o:spt="75" type="#_x0000_t75" style="height:18pt;width:11pt;" o:ole="t" filled="f" o:preferrelative="t" stroked="f" coordsize="21600,21600">
              <v:path/>
              <v:fill on="f" alignshape="1" focussize="0,0"/>
              <v:stroke on="f"/>
              <v:imagedata r:id="rId75" o:title=""/>
              <o:lock v:ext="edit" aspectratio="t"/>
              <w10:wrap type="none"/>
              <w10:anchorlock/>
            </v:shape>
            <o:OLEObject Type="Embed" ProgID="Equation.3" ShapeID="_x0000_i1074" DrawAspect="Content" ObjectID="_1468075918" r:id="rId260">
              <o:LockedField>false</o:LockedField>
            </o:OLEObject>
          </w:object>
        </w:r>
      </w:del>
      <w:del w:id="9053" w:author="Janusio" w:date="2018-03-10T14:41:08Z"/>
      <w:del w:id="9054" w:author="Janusio" w:date="2018-03-10T14:41:08Z">
        <w:r>
          <w:rPr>
            <w:rFonts w:hint="eastAsia" w:ascii="Times New Roman" w:hAnsi="Times New Roman"/>
            <w:color w:val="auto"/>
            <w:szCs w:val="24"/>
          </w:rPr>
          <w:delText xml:space="preserve">)     </w:delText>
        </w:r>
      </w:del>
      <w:del w:id="9055" w:author="Janusio" w:date="2018-03-10T14:41:08Z">
        <w:r>
          <w:rPr>
            <w:rFonts w:hint="eastAsia"/>
            <w:color w:val="auto"/>
            <w:szCs w:val="24"/>
            <w:lang w:val="en-US" w:eastAsia="zh-CN"/>
          </w:rPr>
          <w:delText xml:space="preserve">               </w:delText>
        </w:r>
      </w:del>
      <w:del w:id="9056" w:author="Janusio" w:date="2018-03-10T14:41:08Z">
        <w:r>
          <w:rPr>
            <w:rFonts w:hint="eastAsia" w:ascii="Times New Roman" w:hAnsi="Times New Roman"/>
            <w:color w:val="auto"/>
            <w:szCs w:val="24"/>
          </w:rPr>
          <w:delText xml:space="preserve"> </w:delText>
        </w:r>
      </w:del>
      <w:del w:id="9057" w:author="Janusio" w:date="2018-03-10T14:41:08Z">
        <w:r>
          <w:rPr>
            <w:rFonts w:hint="eastAsia" w:ascii="Times New Roman" w:hAnsi="Times New Roman"/>
            <w:b/>
            <w:bCs/>
            <w:color w:val="auto"/>
            <w:szCs w:val="24"/>
          </w:rPr>
          <w:delText>(2)</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058" w:author="Janusio" w:date="2018-03-10T14:41:08Z"/>
          <w:rFonts w:hint="eastAsia"/>
          <w:color w:val="auto"/>
          <w:szCs w:val="24"/>
          <w:lang w:eastAsia="zh-CN"/>
        </w:rPr>
      </w:pPr>
      <w:del w:id="9059" w:author="Janusio" w:date="2018-03-10T14:41:08Z">
        <w:r>
          <w:rPr>
            <w:rFonts w:hint="eastAsia" w:ascii="Times New Roman" w:hAnsi="Times New Roman"/>
            <w:color w:val="auto"/>
            <w:szCs w:val="24"/>
          </w:rPr>
          <w:delText>类似地，接下来的信任程序</w:delText>
        </w:r>
      </w:del>
      <w:del w:id="9060" w:author="Janusio" w:date="2018-03-10T14:41:08Z">
        <w:r>
          <w:rPr>
            <w:rFonts w:hint="eastAsia"/>
            <w:color w:val="auto"/>
            <w:szCs w:val="24"/>
            <w:lang w:eastAsia="zh-CN"/>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061" w:author="Janusio" w:date="2018-03-10T14:41:08Z"/>
          <w:rFonts w:hint="eastAsia" w:ascii="Times New Roman" w:hAnsi="Times New Roman"/>
          <w:color w:val="auto"/>
          <w:szCs w:val="24"/>
        </w:rPr>
      </w:pPr>
      <w:del w:id="9062" w:author="Janusio" w:date="2018-03-10T14:41:08Z">
        <w:r>
          <w:rPr>
            <w:rFonts w:hint="eastAsia" w:ascii="Times New Roman" w:hAnsi="Times New Roman"/>
            <w:i/>
            <w:iCs/>
            <w:color w:val="auto"/>
            <w:szCs w:val="24"/>
          </w:rPr>
          <w:delText>OSLoader</w:delText>
        </w:r>
      </w:del>
      <w:del w:id="9063" w:author="Janusio" w:date="2018-03-10T14:41:08Z">
        <w:r>
          <w:rPr>
            <w:rFonts w:hint="eastAsia" w:ascii="Times New Roman" w:hAnsi="Times New Roman"/>
            <w:iCs/>
            <w:color w:val="auto"/>
            <w:szCs w:val="24"/>
          </w:rPr>
          <w:delText>(</w:delText>
        </w:r>
      </w:del>
      <w:del w:id="9064" w:author="Janusio" w:date="2018-03-10T14:41:08Z">
        <w:r>
          <w:rPr>
            <w:rFonts w:hint="eastAsia" w:ascii="Times New Roman" w:hAnsi="Times New Roman"/>
            <w:i/>
            <w:iCs/>
            <w:color w:val="auto"/>
            <w:szCs w:val="24"/>
          </w:rPr>
          <w:delText>m</w:delText>
        </w:r>
      </w:del>
      <w:del w:id="9065" w:author="Janusio" w:date="2018-03-10T14:41:08Z">
        <w:r>
          <w:rPr>
            <w:rFonts w:hint="eastAsia" w:ascii="Times New Roman" w:hAnsi="Times New Roman"/>
            <w:iCs/>
            <w:color w:val="auto"/>
            <w:szCs w:val="24"/>
          </w:rPr>
          <w:delText>),</w:delText>
        </w:r>
      </w:del>
      <w:del w:id="9066" w:author="Janusio" w:date="2018-03-10T14:41:08Z">
        <w:r>
          <w:rPr>
            <w:rFonts w:hint="eastAsia" w:ascii="Times New Roman" w:hAnsi="Times New Roman"/>
            <w:i/>
            <w:iCs/>
            <w:color w:val="auto"/>
            <w:szCs w:val="24"/>
          </w:rPr>
          <w:delText>VMM</w:delText>
        </w:r>
      </w:del>
      <w:del w:id="9067" w:author="Janusio" w:date="2018-03-10T14:41:08Z">
        <w:r>
          <w:rPr>
            <w:rFonts w:hint="eastAsia" w:ascii="Times New Roman" w:hAnsi="Times New Roman"/>
            <w:iCs/>
            <w:color w:val="auto"/>
            <w:szCs w:val="24"/>
          </w:rPr>
          <w:delText>(</w:delText>
        </w:r>
      </w:del>
      <w:del w:id="9068" w:author="Janusio" w:date="2018-03-10T14:41:08Z">
        <w:r>
          <w:rPr>
            <w:rFonts w:hint="eastAsia" w:ascii="Times New Roman" w:hAnsi="Times New Roman"/>
            <w:i/>
            <w:iCs/>
            <w:color w:val="auto"/>
            <w:szCs w:val="24"/>
          </w:rPr>
          <w:delText>m</w:delText>
        </w:r>
      </w:del>
      <w:del w:id="9069" w:author="Janusio" w:date="2018-03-10T14:41:08Z">
        <w:r>
          <w:rPr>
            <w:rFonts w:hint="eastAsia" w:ascii="Times New Roman" w:hAnsi="Times New Roman"/>
            <w:iCs/>
            <w:color w:val="auto"/>
            <w:szCs w:val="24"/>
          </w:rPr>
          <w:delText>),</w:delText>
        </w:r>
      </w:del>
      <w:del w:id="9070" w:author="Janusio" w:date="2018-03-10T14:41:08Z">
        <w:r>
          <w:rPr>
            <w:rFonts w:hint="eastAsia" w:ascii="Times New Roman" w:hAnsi="Times New Roman"/>
            <w:i/>
            <w:iCs/>
            <w:color w:val="auto"/>
            <w:szCs w:val="24"/>
          </w:rPr>
          <w:delText>Dom0_Kernel</w:delText>
        </w:r>
      </w:del>
      <w:del w:id="9071" w:author="Janusio" w:date="2018-03-10T14:41:08Z">
        <w:r>
          <w:rPr>
            <w:rFonts w:hint="eastAsia" w:ascii="Times New Roman" w:hAnsi="Times New Roman"/>
            <w:iCs/>
            <w:color w:val="auto"/>
            <w:szCs w:val="24"/>
          </w:rPr>
          <w:delText>(</w:delText>
        </w:r>
      </w:del>
      <w:del w:id="9072" w:author="Janusio" w:date="2018-03-10T14:41:08Z">
        <w:r>
          <w:rPr>
            <w:rFonts w:hint="eastAsia" w:ascii="Times New Roman" w:hAnsi="Times New Roman"/>
            <w:i/>
            <w:iCs/>
            <w:color w:val="auto"/>
            <w:szCs w:val="24"/>
          </w:rPr>
          <w:delText>m</w:delText>
        </w:r>
      </w:del>
      <w:del w:id="9073" w:author="Janusio" w:date="2018-03-10T14:41:08Z">
        <w:r>
          <w:rPr>
            <w:rFonts w:hint="eastAsia" w:ascii="Times New Roman" w:hAnsi="Times New Roman"/>
            <w:iCs/>
            <w:color w:val="auto"/>
            <w:szCs w:val="24"/>
          </w:rPr>
          <w:delText>),</w:delText>
        </w:r>
      </w:del>
      <w:del w:id="9074" w:author="Janusio" w:date="2018-03-10T14:41:08Z">
        <w:r>
          <w:rPr>
            <w:rFonts w:hint="eastAsia" w:ascii="Times New Roman" w:hAnsi="Times New Roman"/>
            <w:i/>
            <w:color w:val="auto"/>
            <w:szCs w:val="24"/>
          </w:rPr>
          <w:delText>vTPM Builder</w:delText>
        </w:r>
      </w:del>
      <w:del w:id="9075" w:author="Janusio" w:date="2018-03-10T14:41:08Z">
        <w:r>
          <w:rPr>
            <w:rFonts w:hint="eastAsia" w:ascii="Times New Roman" w:hAnsi="Times New Roman"/>
            <w:iCs/>
            <w:color w:val="auto"/>
            <w:szCs w:val="24"/>
          </w:rPr>
          <w:delText>(</w:delText>
        </w:r>
      </w:del>
      <w:del w:id="9076" w:author="Janusio" w:date="2018-03-10T14:41:08Z">
        <w:r>
          <w:rPr>
            <w:rFonts w:hint="eastAsia" w:ascii="Times New Roman" w:hAnsi="Times New Roman"/>
            <w:i/>
            <w:iCs/>
            <w:color w:val="auto"/>
            <w:szCs w:val="24"/>
          </w:rPr>
          <w:delText>m</w:delText>
        </w:r>
      </w:del>
      <w:del w:id="9077" w:author="Janusio" w:date="2018-03-10T14:41:08Z">
        <w:r>
          <w:rPr>
            <w:rFonts w:hint="eastAsia" w:ascii="Times New Roman" w:hAnsi="Times New Roman"/>
            <w:iCs/>
            <w:color w:val="auto"/>
            <w:szCs w:val="24"/>
          </w:rPr>
          <w:delText>)</w:delText>
        </w:r>
      </w:del>
      <w:del w:id="9078" w:author="Janusio" w:date="2018-03-10T14:41:08Z">
        <w:r>
          <w:rPr>
            <w:rFonts w:hint="eastAsia" w:ascii="Times New Roman" w:hAnsi="Times New Roman"/>
            <w:color w:val="auto"/>
            <w:szCs w:val="24"/>
          </w:rPr>
          <w:delText xml:space="preserve">, </w:delText>
        </w:r>
      </w:del>
      <w:del w:id="9079" w:author="Janusio" w:date="2018-03-10T14:41:08Z">
        <w:r>
          <w:rPr>
            <w:rFonts w:hint="eastAsia" w:ascii="Times New Roman" w:hAnsi="Times New Roman"/>
            <w:i/>
            <w:color w:val="auto"/>
            <w:szCs w:val="24"/>
          </w:rPr>
          <w:delText>vTPM-VM Binding</w:delText>
        </w:r>
      </w:del>
      <w:del w:id="9080" w:author="Janusio" w:date="2018-03-10T14:41:08Z">
        <w:r>
          <w:rPr>
            <w:rFonts w:hint="eastAsia" w:ascii="Times New Roman" w:hAnsi="Times New Roman"/>
            <w:iCs/>
            <w:color w:val="auto"/>
            <w:szCs w:val="24"/>
          </w:rPr>
          <w:delText>(</w:delText>
        </w:r>
      </w:del>
      <w:del w:id="9081" w:author="Janusio" w:date="2018-03-10T14:41:08Z">
        <w:r>
          <w:rPr>
            <w:rFonts w:hint="eastAsia" w:ascii="Times New Roman" w:hAnsi="Times New Roman"/>
            <w:i/>
            <w:iCs/>
            <w:color w:val="auto"/>
            <w:szCs w:val="24"/>
          </w:rPr>
          <w:delText>m</w:delText>
        </w:r>
      </w:del>
      <w:del w:id="9082" w:author="Janusio" w:date="2018-03-10T14:41:08Z">
        <w:r>
          <w:rPr>
            <w:rFonts w:hint="eastAsia" w:ascii="Times New Roman" w:hAnsi="Times New Roman"/>
            <w:iCs/>
            <w:color w:val="auto"/>
            <w:szCs w:val="24"/>
          </w:rPr>
          <w:delText>)</w:delText>
        </w:r>
      </w:del>
      <w:del w:id="9083" w:author="Janusio" w:date="2018-03-10T14:41:08Z">
        <w:r>
          <w:rPr>
            <w:rFonts w:hint="eastAsia" w:ascii="Times New Roman" w:hAnsi="Times New Roman"/>
            <w:color w:val="auto"/>
            <w:szCs w:val="24"/>
          </w:rPr>
          <w:delText xml:space="preserve">, </w:delText>
        </w:r>
      </w:del>
      <w:del w:id="9084" w:author="Janusio" w:date="2018-03-10T14:41:08Z">
        <w:r>
          <w:rPr>
            <w:rFonts w:hint="eastAsia" w:ascii="Times New Roman" w:hAnsi="Times New Roman"/>
            <w:i/>
            <w:color w:val="auto"/>
            <w:szCs w:val="24"/>
          </w:rPr>
          <w:delText>VM Builder</w:delText>
        </w:r>
      </w:del>
      <w:del w:id="9085" w:author="Janusio" w:date="2018-03-10T14:41:08Z">
        <w:r>
          <w:rPr>
            <w:rFonts w:hint="eastAsia" w:ascii="Times New Roman" w:hAnsi="Times New Roman"/>
            <w:iCs/>
            <w:color w:val="auto"/>
            <w:szCs w:val="24"/>
          </w:rPr>
          <w:delText>(</w:delText>
        </w:r>
      </w:del>
      <w:del w:id="9086" w:author="Janusio" w:date="2018-03-10T14:41:08Z">
        <w:r>
          <w:rPr>
            <w:rFonts w:hint="eastAsia" w:ascii="Times New Roman" w:hAnsi="Times New Roman"/>
            <w:i/>
            <w:iCs/>
            <w:color w:val="auto"/>
            <w:szCs w:val="24"/>
          </w:rPr>
          <w:delText>m</w:delText>
        </w:r>
      </w:del>
      <w:del w:id="9087" w:author="Janusio" w:date="2018-03-10T14:41:08Z">
        <w:r>
          <w:rPr>
            <w:rFonts w:hint="eastAsia" w:ascii="Times New Roman" w:hAnsi="Times New Roman"/>
            <w:iCs/>
            <w:color w:val="auto"/>
            <w:szCs w:val="24"/>
          </w:rPr>
          <w:delText>)</w:delText>
        </w:r>
      </w:del>
      <w:del w:id="9088"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089" w:author="Janusio" w:date="2018-03-10T14:41:08Z"/>
          <w:rFonts w:hint="eastAsia" w:ascii="Times New Roman" w:hAnsi="Times New Roman"/>
          <w:color w:val="auto"/>
          <w:szCs w:val="24"/>
        </w:rPr>
      </w:pPr>
      <w:del w:id="9090" w:author="Janusio" w:date="2018-03-10T14:41:08Z">
        <w:r>
          <w:rPr>
            <w:rFonts w:hint="eastAsia" w:ascii="Times New Roman" w:hAnsi="Times New Roman"/>
            <w:color w:val="auto"/>
            <w:szCs w:val="24"/>
          </w:rPr>
          <w:delText>也利用LS</w:delText>
        </w:r>
      </w:del>
      <w:del w:id="9091" w:author="Janusio" w:date="2018-03-10T14:41:08Z">
        <w:r>
          <w:rPr>
            <w:rFonts w:hint="eastAsia" w:ascii="Times New Roman" w:hAnsi="Times New Roman"/>
            <w:color w:val="auto"/>
            <w:szCs w:val="24"/>
            <w:vertAlign w:val="superscript"/>
          </w:rPr>
          <w:delText>2</w:delText>
        </w:r>
      </w:del>
      <w:del w:id="9092" w:author="Janusio" w:date="2018-03-10T14:41:08Z">
        <w:r>
          <w:rPr>
            <w:rFonts w:hint="eastAsia" w:ascii="Times New Roman" w:hAnsi="Times New Roman"/>
            <w:color w:val="auto"/>
            <w:szCs w:val="24"/>
          </w:rPr>
          <w:delText>规则，在某个时间</w:delText>
        </w:r>
      </w:del>
      <w:del w:id="9093" w:author="Janusio" w:date="2018-03-10T14:41:08Z">
        <w:r>
          <w:rPr>
            <w:rFonts w:hint="eastAsia"/>
            <w:i/>
            <w:iCs/>
            <w:color w:val="auto"/>
            <w:szCs w:val="24"/>
            <w:lang w:val="en-US" w:eastAsia="zh-CN"/>
          </w:rPr>
          <w:delText>t</w:delText>
        </w:r>
      </w:del>
      <w:del w:id="9094" w:author="Janusio" w:date="2018-03-10T14:41:08Z">
        <w:r>
          <w:rPr>
            <w:rFonts w:hint="eastAsia"/>
            <w:i/>
            <w:iCs/>
            <w:color w:val="auto"/>
            <w:szCs w:val="24"/>
            <w:vertAlign w:val="subscript"/>
            <w:lang w:val="en-US" w:eastAsia="zh-CN"/>
          </w:rPr>
          <w:delText>o</w:delText>
        </w:r>
      </w:del>
      <w:del w:id="9095" w:author="Janusio" w:date="2018-03-10T14:41:08Z">
        <w:r>
          <w:rPr>
            <w:color w:val="auto"/>
            <w:szCs w:val="24"/>
          </w:rPr>
          <w:delText>、</w:delText>
        </w:r>
      </w:del>
      <w:del w:id="9096" w:author="Janusio" w:date="2018-03-10T14:41:08Z">
        <w:r>
          <w:rPr>
            <w:rFonts w:hint="eastAsia"/>
            <w:i/>
            <w:iCs/>
            <w:color w:val="auto"/>
            <w:szCs w:val="24"/>
            <w:lang w:val="en-US" w:eastAsia="zh-CN"/>
          </w:rPr>
          <w:delText>t</w:delText>
        </w:r>
      </w:del>
      <w:del w:id="9097" w:author="Janusio" w:date="2018-03-10T14:41:08Z">
        <w:r>
          <w:rPr>
            <w:rFonts w:hint="eastAsia"/>
            <w:i/>
            <w:iCs/>
            <w:color w:val="auto"/>
            <w:szCs w:val="24"/>
            <w:vertAlign w:val="subscript"/>
            <w:lang w:val="en-US" w:eastAsia="zh-CN"/>
          </w:rPr>
          <w:delText>v</w:delText>
        </w:r>
      </w:del>
      <w:del w:id="9098" w:author="Janusio" w:date="2018-03-10T14:41:08Z">
        <w:r>
          <w:rPr>
            <w:color w:val="auto"/>
            <w:szCs w:val="24"/>
          </w:rPr>
          <w:delText>、</w:delText>
        </w:r>
      </w:del>
      <w:del w:id="9099" w:author="Janusio" w:date="2018-03-10T14:41:08Z">
        <w:r>
          <w:rPr>
            <w:rFonts w:hint="eastAsia"/>
            <w:i/>
            <w:iCs/>
            <w:color w:val="auto"/>
            <w:szCs w:val="24"/>
            <w:lang w:val="en-US" w:eastAsia="zh-CN"/>
          </w:rPr>
          <w:delText>t</w:delText>
        </w:r>
      </w:del>
      <w:del w:id="9100" w:author="Janusio" w:date="2018-03-10T14:41:08Z">
        <w:r>
          <w:rPr>
            <w:rFonts w:hint="eastAsia"/>
            <w:i/>
            <w:iCs/>
            <w:color w:val="auto"/>
            <w:szCs w:val="24"/>
            <w:vertAlign w:val="subscript"/>
            <w:lang w:val="en-US" w:eastAsia="zh-CN"/>
          </w:rPr>
          <w:delText>d</w:delText>
        </w:r>
      </w:del>
      <w:del w:id="9101" w:author="Janusio" w:date="2018-03-10T14:41:08Z">
        <w:r>
          <w:rPr>
            <w:color w:val="auto"/>
            <w:szCs w:val="24"/>
          </w:rPr>
          <w:delText>、</w:delText>
        </w:r>
      </w:del>
      <w:del w:id="9102" w:author="Janusio" w:date="2018-03-10T14:41:08Z">
        <w:r>
          <w:rPr>
            <w:rFonts w:hint="eastAsia"/>
            <w:i/>
            <w:iCs/>
            <w:color w:val="auto"/>
            <w:szCs w:val="24"/>
            <w:lang w:val="en-US" w:eastAsia="zh-CN"/>
          </w:rPr>
          <w:delText>t</w:delText>
        </w:r>
      </w:del>
      <w:del w:id="9103" w:author="Janusio" w:date="2018-03-10T14:41:08Z">
        <w:r>
          <w:rPr>
            <w:rFonts w:hint="eastAsia"/>
            <w:i/>
            <w:iCs/>
            <w:color w:val="auto"/>
            <w:szCs w:val="24"/>
            <w:vertAlign w:val="subscript"/>
            <w:lang w:val="en-US" w:eastAsia="zh-CN"/>
          </w:rPr>
          <w:delText>vb</w:delText>
        </w:r>
      </w:del>
      <w:del w:id="9104" w:author="Janusio" w:date="2018-03-10T14:41:08Z">
        <w:r>
          <w:rPr>
            <w:color w:val="auto"/>
            <w:szCs w:val="24"/>
          </w:rPr>
          <w:delText>、</w:delText>
        </w:r>
      </w:del>
      <w:del w:id="9105" w:author="Janusio" w:date="2018-03-10T14:41:08Z">
        <w:r>
          <w:rPr>
            <w:rFonts w:hint="eastAsia"/>
            <w:i/>
            <w:iCs/>
            <w:color w:val="auto"/>
            <w:szCs w:val="24"/>
            <w:lang w:val="en-US" w:eastAsia="zh-CN"/>
          </w:rPr>
          <w:delText>t</w:delText>
        </w:r>
      </w:del>
      <w:del w:id="9106" w:author="Janusio" w:date="2018-03-10T14:41:08Z">
        <w:r>
          <w:rPr>
            <w:rFonts w:hint="eastAsia"/>
            <w:i/>
            <w:iCs/>
            <w:color w:val="auto"/>
            <w:szCs w:val="24"/>
            <w:vertAlign w:val="subscript"/>
            <w:lang w:val="en-US" w:eastAsia="zh-CN"/>
          </w:rPr>
          <w:delText>vv</w:delText>
        </w:r>
      </w:del>
      <w:del w:id="9107" w:author="Janusio" w:date="2018-03-10T14:41:08Z">
        <w:r>
          <w:rPr>
            <w:color w:val="auto"/>
            <w:szCs w:val="24"/>
          </w:rPr>
          <w:delText>、</w:delText>
        </w:r>
      </w:del>
      <w:del w:id="9108" w:author="Janusio" w:date="2018-03-10T14:41:08Z">
        <w:r>
          <w:rPr>
            <w:rFonts w:hint="eastAsia"/>
            <w:i/>
            <w:iCs/>
            <w:color w:val="auto"/>
            <w:szCs w:val="24"/>
            <w:lang w:val="en-US" w:eastAsia="zh-CN"/>
          </w:rPr>
          <w:delText>t</w:delText>
        </w:r>
      </w:del>
      <w:del w:id="9109" w:author="Janusio" w:date="2018-03-10T14:41:08Z">
        <w:r>
          <w:rPr>
            <w:rFonts w:hint="eastAsia"/>
            <w:i/>
            <w:iCs/>
            <w:color w:val="auto"/>
            <w:szCs w:val="24"/>
            <w:vertAlign w:val="subscript"/>
            <w:lang w:val="en-US" w:eastAsia="zh-CN"/>
          </w:rPr>
          <w:delText>vmb</w:delText>
        </w:r>
      </w:del>
      <w:del w:id="9110" w:author="Janusio" w:date="2018-03-10T14:41:08Z">
        <w:r>
          <w:rPr>
            <w:rFonts w:hint="eastAsia"/>
            <w:color w:val="auto"/>
            <w:szCs w:val="24"/>
          </w:rPr>
          <w:delText>、</w:delText>
        </w:r>
      </w:del>
      <w:del w:id="9111" w:author="Janusio" w:date="2018-03-10T14:41:08Z">
        <w:r>
          <w:rPr>
            <w:rFonts w:hint="eastAsia"/>
            <w:i/>
            <w:iCs/>
            <w:color w:val="auto"/>
            <w:szCs w:val="24"/>
            <w:lang w:val="en-US" w:eastAsia="zh-CN"/>
          </w:rPr>
          <w:delText>t</w:delText>
        </w:r>
      </w:del>
      <w:del w:id="9112" w:author="Janusio" w:date="2018-03-10T14:41:08Z">
        <w:r>
          <w:rPr>
            <w:rFonts w:hint="eastAsia"/>
            <w:i/>
            <w:iCs/>
            <w:color w:val="auto"/>
            <w:szCs w:val="24"/>
            <w:vertAlign w:val="subscript"/>
            <w:lang w:val="en-US" w:eastAsia="zh-CN"/>
          </w:rPr>
          <w:delText>o_app</w:delText>
        </w:r>
      </w:del>
      <w:del w:id="9113" w:author="Janusio" w:date="2018-03-10T14:41:08Z">
        <w:r>
          <w:rPr>
            <w:color w:val="auto"/>
            <w:szCs w:val="24"/>
          </w:rPr>
          <w:delText>，</w:delText>
        </w:r>
      </w:del>
      <w:del w:id="9114" w:author="Janusio" w:date="2018-03-10T14:41:08Z">
        <w:r>
          <w:rPr>
            <w:rFonts w:hint="eastAsia" w:ascii="Times New Roman" w:hAnsi="Times New Roman"/>
            <w:color w:val="auto"/>
            <w:szCs w:val="24"/>
          </w:rPr>
          <w:delText>程序会跳转到</w:delText>
        </w:r>
      </w:del>
      <w:del w:id="9115" w:author="Janusio" w:date="2018-03-10T14:41:08Z">
        <w:r>
          <w:rPr>
            <w:rFonts w:hint="eastAsia" w:ascii="Times New Roman" w:hAnsi="Times New Roman"/>
            <w:i/>
            <w:color w:val="auto"/>
            <w:szCs w:val="24"/>
          </w:rPr>
          <w:delText>o、v、d、vb、vv、vmb、o_app、</w:delText>
        </w:r>
      </w:del>
      <w:del w:id="9116" w:author="Janusio" w:date="2018-03-10T14:41:08Z">
        <w:r>
          <w:rPr>
            <w:rFonts w:hint="eastAsia" w:ascii="Times New Roman" w:hAnsi="Times New Roman"/>
            <w:color w:val="auto"/>
            <w:szCs w:val="24"/>
          </w:rPr>
          <w:delText xml:space="preserve">,且其他时间不会有程序跳转，相应的内存位置（即PCR值）被该线程锁定，即有属性(3)、（4）、（5）、（6）、（7）、（8）、（9）成立，鉴于篇幅，这些属性略。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117" w:author="Janusio" w:date="2018-03-10T14:41:08Z"/>
          <w:rFonts w:hint="eastAsia" w:ascii="Times New Roman" w:hAnsi="Times New Roman"/>
          <w:color w:val="auto"/>
          <w:szCs w:val="24"/>
        </w:rPr>
      </w:pPr>
      <w:del w:id="9118" w:author="Janusio" w:date="2018-03-10T14:41:08Z">
        <w:r>
          <w:rPr>
            <w:rFonts w:hint="eastAsia" w:ascii="Times New Roman" w:hAnsi="Times New Roman"/>
            <w:color w:val="auto"/>
            <w:szCs w:val="24"/>
          </w:rPr>
          <w:delText>根据式（2）—（9）可知，如果前提条件满足，那么</w:delText>
        </w:r>
      </w:del>
      <w:del w:id="9119" w:author="Janusio" w:date="2018-03-10T14:41:08Z">
        <w:r>
          <w:rPr>
            <w:rFonts w:hint="eastAsia" w:ascii="Times New Roman" w:hAnsi="Times New Roman"/>
            <w:i/>
            <w:color w:val="auto"/>
            <w:szCs w:val="24"/>
          </w:rPr>
          <w:delText>m</w:delText>
        </w:r>
      </w:del>
      <w:del w:id="9120" w:author="Janusio" w:date="2018-03-10T14:41:08Z">
        <w:r>
          <w:rPr>
            <w:rFonts w:hint="eastAsia" w:ascii="Times New Roman" w:hAnsi="Times New Roman"/>
            <w:color w:val="auto"/>
            <w:szCs w:val="24"/>
          </w:rPr>
          <w:delText>上执行程序的顺序一定是从BIOS(m)到OSLoader(m)再到VMM(m)、Dom0 Kernel(m)、TJP(m)。</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del w:id="9121" w:author="Janusio" w:date="2018-03-10T14:41:08Z"/>
          <w:rFonts w:hint="eastAsia" w:ascii="Times New Roman" w:hAnsi="Times New Roman"/>
          <w:color w:val="auto"/>
          <w:szCs w:val="24"/>
        </w:rPr>
      </w:pPr>
      <w:del w:id="9122" w:author="Janusio" w:date="2018-03-10T14:41:08Z"/>
      <w:del w:id="9123" w:author="Janusio" w:date="2018-03-10T14:41:08Z"/>
      <w:del w:id="9124" w:author="Janusio" w:date="2018-03-10T14:41:08Z"/>
      <w:del w:id="9125" w:author="Janusio" w:date="2018-03-10T14:41:08Z">
        <w:r>
          <w:rPr>
            <w:rFonts w:hint="eastAsia" w:ascii="Times New Roman" w:hAnsi="Times New Roman"/>
            <w:color w:val="auto"/>
            <w:position w:val="-10"/>
            <w:szCs w:val="24"/>
          </w:rPr>
          <w:object>
            <v:shape id="_x0000_i1075" o:spt="75" type="#_x0000_t75" style="height:15.6pt;width:148.1pt;" o:ole="t" filled="f" o:preferrelative="t" stroked="f" coordsize="21600,21600">
              <v:path/>
              <v:fill on="f" focussize="0,0"/>
              <v:stroke on="f"/>
              <v:imagedata r:id="rId77" o:title=""/>
              <o:lock v:ext="edit" aspectratio="t"/>
              <w10:wrap type="none"/>
              <w10:anchorlock/>
            </v:shape>
            <o:OLEObject Type="Embed" ProgID="Equation.KSEE3" ShapeID="_x0000_i1075" DrawAspect="Content" ObjectID="_1468075919" r:id="rId261">
              <o:LockedField>false</o:LockedField>
            </o:OLEObject>
          </w:object>
        </w:r>
      </w:del>
      <w:del w:id="9127" w:author="Janusio" w:date="2018-03-10T14:41:08Z"/>
      <w:del w:id="9128" w:author="Janusio" w:date="2018-03-10T14:41:08Z"/>
      <w:del w:id="9129" w:author="Janusio" w:date="2018-03-10T14:41:08Z"/>
      <w:del w:id="9130" w:author="Janusio" w:date="2018-03-10T14:41:08Z"/>
      <w:del w:id="9131" w:author="Janusio" w:date="2018-03-10T14:41:08Z">
        <w:r>
          <w:rPr>
            <w:rFonts w:hint="eastAsia" w:ascii="Times New Roman" w:hAnsi="Times New Roman"/>
            <w:color w:val="auto"/>
            <w:position w:val="-4"/>
            <w:szCs w:val="24"/>
          </w:rPr>
          <w:object>
            <v:shape id="_x0000_i107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76" DrawAspect="Content" ObjectID="_1468075920" r:id="rId262">
              <o:LockedField>false</o:LockedField>
            </o:OLEObject>
          </w:object>
        </w:r>
      </w:del>
      <w:del w:id="9133" w:author="Janusio" w:date="2018-03-10T14:41:08Z"/>
      <w:del w:id="9134"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del w:id="9135" w:author="Janusio" w:date="2018-03-10T14:41:08Z"/>
          <w:rFonts w:hint="eastAsia" w:ascii="Times New Roman" w:hAnsi="Times New Roman"/>
          <w:color w:val="auto"/>
          <w:szCs w:val="24"/>
        </w:rPr>
      </w:pPr>
      <w:del w:id="9136" w:author="Janusio" w:date="2018-03-10T14:41:08Z"/>
      <w:del w:id="9137" w:author="Janusio" w:date="2018-03-10T14:41:08Z"/>
      <w:del w:id="9138" w:author="Janusio" w:date="2018-03-10T14:41:08Z"/>
      <w:del w:id="9139" w:author="Janusio" w:date="2018-03-10T14:41:08Z">
        <w:r>
          <w:rPr>
            <w:color w:val="auto"/>
            <w:position w:val="-14"/>
            <w:szCs w:val="24"/>
          </w:rPr>
          <w:object>
            <v:shape id="_x0000_i1077" o:spt="75" type="#_x0000_t75" style="height:15.5pt;width:183.65pt;" o:ole="t" filled="f" o:preferrelative="t" stroked="f" coordsize="21600,21600">
              <v:path/>
              <v:fill on="f" focussize="0,0"/>
              <v:stroke on="f"/>
              <v:imagedata r:id="rId80" o:title=""/>
              <o:lock v:ext="edit" aspectratio="t"/>
              <w10:wrap type="none"/>
              <w10:anchorlock/>
            </v:shape>
            <o:OLEObject Type="Embed" ProgID="Equation.3" ShapeID="_x0000_i1077" DrawAspect="Content" ObjectID="_1468075921" r:id="rId263">
              <o:LockedField>false</o:LockedField>
            </o:OLEObject>
          </w:object>
        </w:r>
      </w:del>
      <w:del w:id="9141"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142" w:author="Janusio" w:date="2018-03-10T14:41:08Z"/>
          <w:rFonts w:hint="eastAsia" w:ascii="Times New Roman" w:hAnsi="Times New Roman"/>
          <w:color w:val="auto"/>
          <w:szCs w:val="24"/>
        </w:rPr>
      </w:pPr>
      <w:del w:id="9143" w:author="Janusio" w:date="2018-03-10T14:41:08Z"/>
      <w:del w:id="9144" w:author="Janusio" w:date="2018-03-10T14:41:08Z"/>
      <w:del w:id="9145" w:author="Janusio" w:date="2018-03-10T14:41:08Z"/>
      <w:del w:id="9146" w:author="Janusio" w:date="2018-03-10T14:41:08Z">
        <w:r>
          <w:rPr>
            <w:rFonts w:hint="eastAsia" w:ascii="Times New Roman" w:hAnsi="Times New Roman"/>
            <w:color w:val="auto"/>
            <w:position w:val="-4"/>
            <w:szCs w:val="24"/>
          </w:rPr>
          <w:object>
            <v:shape id="_x0000_i107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78" DrawAspect="Content" ObjectID="_1468075922" r:id="rId264">
              <o:LockedField>false</o:LockedField>
            </o:OLEObject>
          </w:object>
        </w:r>
      </w:del>
      <w:del w:id="9148" w:author="Janusio" w:date="2018-03-10T14:41:08Z"/>
      <w:del w:id="9149" w:author="Janusio" w:date="2018-03-10T14:41:08Z">
        <w:r>
          <w:rPr>
            <w:rFonts w:hint="eastAsia" w:ascii="Times New Roman" w:hAnsi="Times New Roman"/>
            <w:color w:val="auto"/>
            <w:szCs w:val="24"/>
          </w:rPr>
          <w:delText xml:space="preserve"> (</w:delText>
        </w:r>
      </w:del>
      <w:del w:id="9150" w:author="Janusio" w:date="2018-03-10T14:41:08Z">
        <w:r>
          <w:rPr>
            <w:rFonts w:hint="eastAsia" w:ascii="宋体" w:hAnsi="宋体" w:cs="宋体"/>
            <w:color w:val="auto"/>
            <w:szCs w:val="24"/>
          </w:rPr>
          <w:delText>┐</w:delText>
        </w:r>
      </w:del>
      <w:del w:id="9151" w:author="Janusio" w:date="2018-03-10T14:41:08Z">
        <w:r>
          <w:rPr>
            <w:rFonts w:hint="eastAsia" w:ascii="Times New Roman" w:hAnsi="Times New Roman"/>
            <w:color w:val="auto"/>
            <w:szCs w:val="24"/>
          </w:rPr>
          <w:delText>Reset(</w:delText>
        </w:r>
      </w:del>
      <w:del w:id="9152" w:author="Janusio" w:date="2018-03-10T14:41:08Z">
        <w:r>
          <w:rPr>
            <w:rFonts w:hint="eastAsia" w:ascii="Times New Roman" w:hAnsi="Times New Roman"/>
            <w:i/>
            <w:iCs/>
            <w:color w:val="auto"/>
            <w:szCs w:val="24"/>
          </w:rPr>
          <w:delText>m</w:delText>
        </w:r>
      </w:del>
      <w:del w:id="9153" w:author="Janusio" w:date="2018-03-10T14:41:08Z">
        <w:r>
          <w:rPr>
            <w:rFonts w:hint="eastAsia" w:ascii="Times New Roman" w:hAnsi="Times New Roman"/>
            <w:iCs/>
            <w:color w:val="auto"/>
            <w:szCs w:val="24"/>
          </w:rPr>
          <w:delText>,</w:delText>
        </w:r>
      </w:del>
      <w:del w:id="9154" w:author="Janusio" w:date="2018-03-10T14:41:08Z">
        <w:r>
          <w:rPr>
            <w:rFonts w:hint="eastAsia" w:ascii="Times New Roman" w:hAnsi="Times New Roman"/>
            <w:i/>
            <w:iCs/>
            <w:color w:val="auto"/>
            <w:szCs w:val="24"/>
          </w:rPr>
          <w:delText>I</w:delText>
        </w:r>
      </w:del>
      <w:del w:id="9155" w:author="Janusio" w:date="2018-03-10T14:41:08Z">
        <w:r>
          <w:rPr>
            <w:rFonts w:hint="eastAsia" w:ascii="Times New Roman" w:hAnsi="Times New Roman"/>
            <w:color w:val="auto"/>
            <w:szCs w:val="24"/>
          </w:rPr>
          <w:delText>)on (</w:delText>
        </w:r>
      </w:del>
      <w:del w:id="9156" w:author="Janusio" w:date="2018-03-10T14:41:08Z">
        <w:r>
          <w:rPr>
            <w:rFonts w:hint="eastAsia" w:ascii="Times New Roman" w:hAnsi="Times New Roman"/>
            <w:i/>
            <w:iCs/>
            <w:color w:val="auto"/>
            <w:szCs w:val="24"/>
          </w:rPr>
          <w:delText>t</w:delText>
        </w:r>
      </w:del>
      <w:del w:id="9157" w:author="Janusio" w:date="2018-03-10T14:41:08Z">
        <w:r>
          <w:rPr>
            <w:rFonts w:hint="eastAsia" w:ascii="Times New Roman" w:hAnsi="Times New Roman"/>
            <w:i/>
            <w:iCs/>
            <w:color w:val="auto"/>
            <w:szCs w:val="24"/>
            <w:vertAlign w:val="subscript"/>
          </w:rPr>
          <w:delText>S</w:delText>
        </w:r>
      </w:del>
      <w:del w:id="9158" w:author="Janusio" w:date="2018-03-10T14:41:08Z">
        <w:r>
          <w:rPr>
            <w:rFonts w:hint="eastAsia" w:ascii="Times New Roman" w:hAnsi="Times New Roman"/>
            <w:color w:val="auto"/>
            <w:szCs w:val="24"/>
          </w:rPr>
          <w:delText>,</w:delText>
        </w:r>
      </w:del>
      <w:del w:id="9159" w:author="Janusio" w:date="2018-03-10T14:41:08Z">
        <w:r>
          <w:rPr>
            <w:rFonts w:hint="eastAsia" w:ascii="Times New Roman" w:hAnsi="Times New Roman"/>
            <w:i/>
            <w:color w:val="auto"/>
            <w:szCs w:val="24"/>
          </w:rPr>
          <w:delText>t</w:delText>
        </w:r>
      </w:del>
      <w:del w:id="9160" w:author="Janusio" w:date="2018-03-10T14:41:08Z">
        <w:r>
          <w:rPr>
            <w:rFonts w:hint="eastAsia" w:ascii="Times New Roman" w:hAnsi="Times New Roman"/>
            <w:color w:val="auto"/>
            <w:szCs w:val="24"/>
          </w:rPr>
          <w:delText xml:space="preserve">]) </w:delText>
        </w:r>
      </w:del>
      <w:del w:id="9161" w:author="Janusio" w:date="2018-03-10T14:41:08Z"/>
      <w:del w:id="9162" w:author="Janusio" w:date="2018-03-10T14:41:08Z"/>
      <w:del w:id="9163" w:author="Janusio" w:date="2018-03-10T14:41:08Z"/>
      <w:del w:id="9164" w:author="Janusio" w:date="2018-03-10T14:41:08Z">
        <w:r>
          <w:rPr>
            <w:rFonts w:hint="eastAsia" w:ascii="Times New Roman" w:hAnsi="Times New Roman"/>
            <w:color w:val="auto"/>
            <w:position w:val="-4"/>
            <w:szCs w:val="24"/>
          </w:rPr>
          <w:object>
            <v:shape id="_x0000_i107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79" DrawAspect="Content" ObjectID="_1468075923" r:id="rId265">
              <o:LockedField>false</o:LockedField>
            </o:OLEObject>
          </w:object>
        </w:r>
      </w:del>
      <w:del w:id="9166" w:author="Janusio" w:date="2018-03-10T14:41:08Z"/>
      <w:del w:id="9167" w:author="Janusio" w:date="2018-03-10T14:41:08Z">
        <w:r>
          <w:rPr>
            <w:rFonts w:hint="eastAsia" w:ascii="Times New Roman" w:hAnsi="Times New Roman"/>
            <w:color w:val="auto"/>
            <w:szCs w:val="24"/>
          </w:rPr>
          <w:delText xml:space="preserve"> Reset(</w:delText>
        </w:r>
      </w:del>
      <w:del w:id="9168" w:author="Janusio" w:date="2018-03-10T14:41:08Z">
        <w:r>
          <w:rPr>
            <w:rFonts w:hint="eastAsia" w:ascii="Times New Roman" w:hAnsi="Times New Roman"/>
            <w:i/>
            <w:iCs/>
            <w:color w:val="auto"/>
            <w:szCs w:val="24"/>
          </w:rPr>
          <w:delText>m</w:delText>
        </w:r>
      </w:del>
      <w:del w:id="9169" w:author="Janusio" w:date="2018-03-10T14:41:08Z">
        <w:r>
          <w:rPr>
            <w:rFonts w:hint="eastAsia" w:ascii="Times New Roman" w:hAnsi="Times New Roman"/>
            <w:iCs/>
            <w:color w:val="auto"/>
            <w:szCs w:val="24"/>
          </w:rPr>
          <w:delText>,</w:delText>
        </w:r>
      </w:del>
      <w:del w:id="9170" w:author="Janusio" w:date="2018-03-10T14:41:08Z">
        <w:r>
          <w:rPr>
            <w:rFonts w:hint="eastAsia" w:ascii="Times New Roman" w:hAnsi="Times New Roman"/>
            <w:i/>
            <w:iCs/>
            <w:color w:val="auto"/>
            <w:szCs w:val="24"/>
          </w:rPr>
          <w:delText>J</w:delText>
        </w:r>
      </w:del>
      <w:del w:id="9171" w:author="Janusio" w:date="2018-03-10T14:41:08Z">
        <w:r>
          <w:rPr>
            <w:rFonts w:hint="eastAsia" w:ascii="Times New Roman" w:hAnsi="Times New Roman"/>
            <w:color w:val="auto"/>
            <w:szCs w:val="24"/>
          </w:rPr>
          <w:delText xml:space="preserve">)@ </w:delText>
        </w:r>
      </w:del>
      <w:del w:id="9172" w:author="Janusio" w:date="2018-03-10T14:41:08Z">
        <w:r>
          <w:rPr>
            <w:rFonts w:hint="eastAsia" w:ascii="Times New Roman" w:hAnsi="Times New Roman"/>
            <w:i/>
            <w:iCs/>
            <w:color w:val="auto"/>
            <w:szCs w:val="24"/>
          </w:rPr>
          <w:delText>t</w:delText>
        </w:r>
      </w:del>
      <w:del w:id="9173" w:author="Janusio" w:date="2018-03-10T14:41:08Z">
        <w:r>
          <w:rPr>
            <w:rFonts w:hint="eastAsia" w:ascii="Times New Roman" w:hAnsi="Times New Roman"/>
            <w:i/>
            <w:iCs/>
            <w:color w:val="auto"/>
            <w:szCs w:val="24"/>
            <w:vertAlign w:val="subscript"/>
          </w:rPr>
          <w:delText>S</w:delText>
        </w:r>
      </w:del>
      <w:del w:id="9174"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del w:id="9175" w:author="Janusio" w:date="2018-03-10T14:41:08Z"/>
          <w:rFonts w:hint="eastAsia" w:ascii="Times New Roman" w:hAnsi="Times New Roman"/>
          <w:color w:val="auto"/>
          <w:szCs w:val="24"/>
        </w:rPr>
      </w:pPr>
      <w:del w:id="9176" w:author="Janusio" w:date="2018-03-10T14:41:08Z"/>
      <w:del w:id="9177" w:author="Janusio" w:date="2018-03-10T14:41:08Z"/>
      <w:del w:id="9178" w:author="Janusio" w:date="2018-03-10T14:41:08Z"/>
      <w:del w:id="9179" w:author="Janusio" w:date="2018-03-10T14:41:08Z">
        <w:r>
          <w:rPr>
            <w:rFonts w:hint="eastAsia" w:ascii="Times New Roman" w:hAnsi="Times New Roman"/>
            <w:color w:val="auto"/>
            <w:position w:val="-4"/>
            <w:szCs w:val="24"/>
          </w:rPr>
          <w:object>
            <v:shape id="_x0000_i108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0" DrawAspect="Content" ObjectID="_1468075924" r:id="rId266">
              <o:LockedField>false</o:LockedField>
            </o:OLEObject>
          </w:object>
        </w:r>
      </w:del>
      <w:del w:id="9181" w:author="Janusio" w:date="2018-03-10T14:41:08Z"/>
      <w:del w:id="9182" w:author="Janusio" w:date="2018-03-10T14:41:08Z">
        <w:r>
          <w:rPr>
            <w:rFonts w:hint="eastAsia" w:ascii="Times New Roman" w:hAnsi="Times New Roman"/>
            <w:color w:val="auto"/>
            <w:szCs w:val="24"/>
          </w:rPr>
          <w:delText>(Jump(</w:delText>
        </w:r>
      </w:del>
      <w:del w:id="9183" w:author="Janusio" w:date="2018-03-10T14:41:08Z">
        <w:r>
          <w:rPr>
            <w:rFonts w:hint="eastAsia" w:ascii="Times New Roman" w:hAnsi="Times New Roman"/>
            <w:i/>
            <w:iCs/>
            <w:color w:val="auto"/>
            <w:szCs w:val="24"/>
          </w:rPr>
          <w:delText>J</w:delText>
        </w:r>
      </w:del>
      <w:del w:id="9184" w:author="Janusio" w:date="2018-03-10T14:41:08Z">
        <w:r>
          <w:rPr>
            <w:rFonts w:hint="eastAsia" w:ascii="Times New Roman" w:hAnsi="Times New Roman"/>
            <w:iCs/>
            <w:color w:val="auto"/>
            <w:szCs w:val="24"/>
          </w:rPr>
          <w:delText>,</w:delText>
        </w:r>
      </w:del>
      <w:del w:id="9185" w:author="Janusio" w:date="2018-03-10T14:41:08Z">
        <w:r>
          <w:rPr>
            <w:rFonts w:hint="eastAsia" w:ascii="Times New Roman" w:hAnsi="Times New Roman"/>
            <w:i/>
            <w:iCs/>
            <w:color w:val="auto"/>
            <w:szCs w:val="24"/>
          </w:rPr>
          <w:delText>BIOS</w:delText>
        </w:r>
      </w:del>
      <w:del w:id="9186" w:author="Janusio" w:date="2018-03-10T14:41:08Z">
        <w:r>
          <w:rPr>
            <w:rFonts w:hint="eastAsia" w:ascii="Times New Roman" w:hAnsi="Times New Roman"/>
            <w:color w:val="auto"/>
            <w:szCs w:val="24"/>
          </w:rPr>
          <w:delText>(</w:delText>
        </w:r>
      </w:del>
      <w:del w:id="9187" w:author="Janusio" w:date="2018-03-10T14:41:08Z">
        <w:r>
          <w:rPr>
            <w:rFonts w:hint="eastAsia" w:ascii="Times New Roman" w:hAnsi="Times New Roman"/>
            <w:i/>
            <w:iCs/>
            <w:color w:val="auto"/>
            <w:szCs w:val="24"/>
          </w:rPr>
          <w:delText>m</w:delText>
        </w:r>
      </w:del>
      <w:del w:id="9188" w:author="Janusio" w:date="2018-03-10T14:41:08Z">
        <w:r>
          <w:rPr>
            <w:rFonts w:hint="eastAsia" w:ascii="Times New Roman" w:hAnsi="Times New Roman"/>
            <w:color w:val="auto"/>
            <w:szCs w:val="24"/>
          </w:rPr>
          <w:delText>)) @</w:delText>
        </w:r>
      </w:del>
      <w:del w:id="9189" w:author="Janusio" w:date="2018-03-10T14:41:08Z">
        <w:r>
          <w:rPr>
            <w:rFonts w:hint="eastAsia" w:ascii="Times New Roman" w:hAnsi="Times New Roman"/>
            <w:i/>
            <w:iCs/>
            <w:color w:val="auto"/>
            <w:szCs w:val="24"/>
          </w:rPr>
          <w:delText>t</w:delText>
        </w:r>
      </w:del>
      <w:del w:id="9190" w:author="Janusio" w:date="2018-03-10T14:41:08Z">
        <w:r>
          <w:rPr>
            <w:rFonts w:hint="eastAsia" w:ascii="Times New Roman" w:hAnsi="Times New Roman"/>
            <w:i/>
            <w:iCs/>
            <w:color w:val="auto"/>
            <w:szCs w:val="24"/>
            <w:vertAlign w:val="subscript"/>
          </w:rPr>
          <w:delText>b</w:delText>
        </w:r>
      </w:del>
      <w:del w:id="9191" w:author="Janusio" w:date="2018-03-10T14:41:08Z">
        <w:r>
          <w:rPr>
            <w:rFonts w:hint="eastAsia" w:ascii="Times New Roman" w:hAnsi="Times New Roman"/>
            <w:color w:val="auto"/>
            <w:szCs w:val="24"/>
          </w:rPr>
          <w:delText>) (</w:delText>
        </w:r>
      </w:del>
      <w:del w:id="9192" w:author="Janusio" w:date="2018-03-10T14:41:08Z">
        <w:r>
          <w:rPr>
            <w:rFonts w:hint="eastAsia" w:ascii="宋体" w:hAnsi="宋体" w:cs="宋体"/>
            <w:color w:val="auto"/>
            <w:szCs w:val="24"/>
          </w:rPr>
          <w:delText>┐</w:delText>
        </w:r>
      </w:del>
      <w:del w:id="9193" w:author="Janusio" w:date="2018-03-10T14:41:08Z">
        <w:r>
          <w:rPr>
            <w:rFonts w:hint="eastAsia" w:ascii="Times New Roman" w:hAnsi="Times New Roman"/>
            <w:color w:val="auto"/>
            <w:szCs w:val="24"/>
          </w:rPr>
          <w:delText>Jump(</w:delText>
        </w:r>
      </w:del>
      <w:del w:id="9194" w:author="Janusio" w:date="2018-03-10T14:41:08Z">
        <w:r>
          <w:rPr>
            <w:rFonts w:hint="eastAsia" w:ascii="Times New Roman" w:hAnsi="Times New Roman"/>
            <w:i/>
            <w:iCs/>
            <w:color w:val="auto"/>
            <w:szCs w:val="24"/>
          </w:rPr>
          <w:delText>J</w:delText>
        </w:r>
      </w:del>
      <w:del w:id="9195" w:author="Janusio" w:date="2018-03-10T14:41:08Z">
        <w:r>
          <w:rPr>
            <w:rFonts w:hint="eastAsia" w:ascii="Times New Roman" w:hAnsi="Times New Roman"/>
            <w:iCs/>
            <w:color w:val="auto"/>
            <w:szCs w:val="24"/>
          </w:rPr>
          <w:delText>,</w:delText>
        </w:r>
      </w:del>
      <w:del w:id="9196" w:author="Janusio" w:date="2018-03-10T14:41:08Z">
        <w:r>
          <w:rPr>
            <w:rFonts w:hint="eastAsia" w:ascii="Times New Roman" w:hAnsi="Times New Roman"/>
            <w:i/>
            <w:iCs/>
            <w:color w:val="auto"/>
            <w:szCs w:val="24"/>
          </w:rPr>
          <w:delText>BIOS</w:delText>
        </w:r>
      </w:del>
      <w:del w:id="9197" w:author="Janusio" w:date="2018-03-10T14:41:08Z">
        <w:r>
          <w:rPr>
            <w:rFonts w:hint="eastAsia" w:ascii="Times New Roman" w:hAnsi="Times New Roman"/>
            <w:color w:val="auto"/>
            <w:szCs w:val="24"/>
          </w:rPr>
          <w:delText>(</w:delText>
        </w:r>
      </w:del>
      <w:del w:id="9198" w:author="Janusio" w:date="2018-03-10T14:41:08Z">
        <w:r>
          <w:rPr>
            <w:rFonts w:hint="eastAsia" w:ascii="Times New Roman" w:hAnsi="Times New Roman"/>
            <w:i/>
            <w:iCs/>
            <w:color w:val="auto"/>
            <w:szCs w:val="24"/>
          </w:rPr>
          <w:delText>m</w:delText>
        </w:r>
      </w:del>
      <w:del w:id="9199" w:author="Janusio" w:date="2018-03-10T14:41:08Z">
        <w:r>
          <w:rPr>
            <w:rFonts w:hint="eastAsia" w:ascii="Times New Roman" w:hAnsi="Times New Roman"/>
            <w:color w:val="auto"/>
            <w:szCs w:val="24"/>
          </w:rPr>
          <w:delText>)) on(</w:delText>
        </w:r>
      </w:del>
      <w:del w:id="9200" w:author="Janusio" w:date="2018-03-10T14:41:08Z">
        <w:r>
          <w:rPr>
            <w:rFonts w:hint="eastAsia" w:ascii="Times New Roman" w:hAnsi="Times New Roman"/>
            <w:i/>
            <w:iCs/>
            <w:color w:val="auto"/>
            <w:szCs w:val="24"/>
          </w:rPr>
          <w:delText>t</w:delText>
        </w:r>
      </w:del>
      <w:del w:id="9201" w:author="Janusio" w:date="2018-03-10T14:41:08Z">
        <w:r>
          <w:rPr>
            <w:rFonts w:hint="eastAsia" w:ascii="Times New Roman" w:hAnsi="Times New Roman"/>
            <w:i/>
            <w:iCs/>
            <w:color w:val="auto"/>
            <w:szCs w:val="24"/>
            <w:vertAlign w:val="subscript"/>
          </w:rPr>
          <w:delText>S</w:delText>
        </w:r>
      </w:del>
      <w:del w:id="9202" w:author="Janusio" w:date="2018-03-10T14:41:08Z">
        <w:r>
          <w:rPr>
            <w:rFonts w:hint="eastAsia" w:ascii="Times New Roman" w:hAnsi="Times New Roman"/>
            <w:color w:val="auto"/>
            <w:szCs w:val="24"/>
          </w:rPr>
          <w:delText>,</w:delText>
        </w:r>
      </w:del>
      <w:del w:id="9203" w:author="Janusio" w:date="2018-03-10T14:41:08Z">
        <w:r>
          <w:rPr>
            <w:rFonts w:hint="eastAsia" w:ascii="Times New Roman" w:hAnsi="Times New Roman"/>
            <w:i/>
            <w:iCs/>
            <w:color w:val="auto"/>
            <w:szCs w:val="24"/>
          </w:rPr>
          <w:delText xml:space="preserve"> t</w:delText>
        </w:r>
      </w:del>
      <w:del w:id="9204" w:author="Janusio" w:date="2018-03-10T14:41:08Z">
        <w:r>
          <w:rPr>
            <w:rFonts w:hint="eastAsia" w:ascii="Times New Roman" w:hAnsi="Times New Roman"/>
            <w:i/>
            <w:iCs/>
            <w:color w:val="auto"/>
            <w:szCs w:val="24"/>
            <w:vertAlign w:val="subscript"/>
          </w:rPr>
          <w:delText>b</w:delText>
        </w:r>
      </w:del>
      <w:del w:id="9205"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del w:id="9206" w:author="Janusio" w:date="2018-03-10T14:41:08Z"/>
          <w:rFonts w:hint="eastAsia" w:ascii="Times New Roman" w:hAnsi="Times New Roman"/>
          <w:color w:val="auto"/>
          <w:szCs w:val="24"/>
        </w:rPr>
      </w:pPr>
      <w:del w:id="9207" w:author="Janusio" w:date="2018-03-10T14:41:08Z"/>
      <w:del w:id="9208" w:author="Janusio" w:date="2018-03-10T14:41:08Z"/>
      <w:del w:id="9209" w:author="Janusio" w:date="2018-03-10T14:41:08Z"/>
      <w:del w:id="9210" w:author="Janusio" w:date="2018-03-10T14:41:08Z">
        <w:r>
          <w:rPr>
            <w:rFonts w:hint="eastAsia" w:ascii="Times New Roman" w:hAnsi="Times New Roman"/>
            <w:color w:val="auto"/>
            <w:position w:val="-4"/>
            <w:szCs w:val="24"/>
          </w:rPr>
          <w:object>
            <v:shape id="_x0000_i108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1" DrawAspect="Content" ObjectID="_1468075925" r:id="rId267">
              <o:LockedField>false</o:LockedField>
            </o:OLEObject>
          </w:object>
        </w:r>
      </w:del>
      <w:del w:id="9212" w:author="Janusio" w:date="2018-03-10T14:41:08Z"/>
      <w:del w:id="9213" w:author="Janusio" w:date="2018-03-10T14:41:08Z">
        <w:r>
          <w:rPr>
            <w:rFonts w:hint="eastAsia" w:ascii="Times New Roman" w:hAnsi="Times New Roman"/>
            <w:color w:val="auto"/>
            <w:szCs w:val="24"/>
          </w:rPr>
          <w:delText>(Jump(</w:delText>
        </w:r>
      </w:del>
      <w:del w:id="9214" w:author="Janusio" w:date="2018-03-10T14:41:08Z">
        <w:r>
          <w:rPr>
            <w:rFonts w:hint="eastAsia" w:ascii="Times New Roman" w:hAnsi="Times New Roman"/>
            <w:i/>
            <w:iCs/>
            <w:color w:val="auto"/>
            <w:szCs w:val="24"/>
          </w:rPr>
          <w:delText>J</w:delText>
        </w:r>
      </w:del>
      <w:del w:id="9215" w:author="Janusio" w:date="2018-03-10T14:41:08Z">
        <w:r>
          <w:rPr>
            <w:rFonts w:hint="eastAsia" w:ascii="Times New Roman" w:hAnsi="Times New Roman"/>
            <w:iCs/>
            <w:color w:val="auto"/>
            <w:szCs w:val="24"/>
          </w:rPr>
          <w:delText>,</w:delText>
        </w:r>
      </w:del>
      <w:del w:id="9216" w:author="Janusio" w:date="2018-03-10T14:41:08Z">
        <w:r>
          <w:rPr>
            <w:rFonts w:hint="eastAsia" w:ascii="Times New Roman" w:hAnsi="Times New Roman"/>
            <w:i/>
            <w:iCs/>
            <w:color w:val="auto"/>
            <w:szCs w:val="24"/>
          </w:rPr>
          <w:delText>OSLoader</w:delText>
        </w:r>
      </w:del>
      <w:del w:id="9217" w:author="Janusio" w:date="2018-03-10T14:41:08Z">
        <w:r>
          <w:rPr>
            <w:rFonts w:hint="eastAsia" w:ascii="Times New Roman" w:hAnsi="Times New Roman"/>
            <w:color w:val="auto"/>
            <w:szCs w:val="24"/>
          </w:rPr>
          <w:delText>(</w:delText>
        </w:r>
      </w:del>
      <w:del w:id="9218" w:author="Janusio" w:date="2018-03-10T14:41:08Z">
        <w:r>
          <w:rPr>
            <w:rFonts w:hint="eastAsia" w:ascii="Times New Roman" w:hAnsi="Times New Roman"/>
            <w:i/>
            <w:iCs/>
            <w:color w:val="auto"/>
            <w:szCs w:val="24"/>
          </w:rPr>
          <w:delText>m</w:delText>
        </w:r>
      </w:del>
      <w:del w:id="9219" w:author="Janusio" w:date="2018-03-10T14:41:08Z">
        <w:r>
          <w:rPr>
            <w:rFonts w:hint="eastAsia" w:ascii="Times New Roman" w:hAnsi="Times New Roman"/>
            <w:color w:val="auto"/>
            <w:szCs w:val="24"/>
          </w:rPr>
          <w:delText>))@</w:delText>
        </w:r>
      </w:del>
      <w:del w:id="9220" w:author="Janusio" w:date="2018-03-10T14:41:08Z">
        <w:r>
          <w:rPr>
            <w:rFonts w:hint="eastAsia" w:ascii="Times New Roman" w:hAnsi="Times New Roman"/>
            <w:i/>
            <w:iCs/>
            <w:color w:val="auto"/>
            <w:szCs w:val="24"/>
          </w:rPr>
          <w:delText>t</w:delText>
        </w:r>
      </w:del>
      <w:del w:id="9221" w:author="Janusio" w:date="2018-03-10T14:41:08Z">
        <w:r>
          <w:rPr>
            <w:rFonts w:hint="eastAsia" w:ascii="Times New Roman" w:hAnsi="Times New Roman"/>
            <w:i/>
            <w:iCs/>
            <w:color w:val="auto"/>
            <w:szCs w:val="24"/>
            <w:vertAlign w:val="subscript"/>
          </w:rPr>
          <w:delText>o</w:delText>
        </w:r>
      </w:del>
      <w:del w:id="9222"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del w:id="9223" w:author="Janusio" w:date="2018-03-10T14:41:08Z"/>
          <w:rFonts w:hint="eastAsia" w:ascii="Times New Roman" w:hAnsi="Times New Roman"/>
          <w:color w:val="auto"/>
          <w:szCs w:val="24"/>
        </w:rPr>
      </w:pPr>
      <w:del w:id="9224" w:author="Janusio" w:date="2018-03-10T14:41:08Z"/>
      <w:del w:id="9225" w:author="Janusio" w:date="2018-03-10T14:41:08Z"/>
      <w:del w:id="9226" w:author="Janusio" w:date="2018-03-10T14:41:08Z"/>
      <w:del w:id="9227" w:author="Janusio" w:date="2018-03-10T14:41:08Z">
        <w:r>
          <w:rPr>
            <w:rFonts w:hint="eastAsia" w:ascii="Times New Roman" w:hAnsi="Times New Roman"/>
            <w:color w:val="auto"/>
            <w:position w:val="-4"/>
            <w:szCs w:val="24"/>
          </w:rPr>
          <w:object>
            <v:shape id="_x0000_i1082"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2" DrawAspect="Content" ObjectID="_1468075926" r:id="rId268">
              <o:LockedField>false</o:LockedField>
            </o:OLEObject>
          </w:object>
        </w:r>
      </w:del>
      <w:del w:id="9229" w:author="Janusio" w:date="2018-03-10T14:41:08Z"/>
      <w:del w:id="9230" w:author="Janusio" w:date="2018-03-10T14:41:08Z">
        <w:r>
          <w:rPr>
            <w:rFonts w:hint="eastAsia" w:ascii="Times New Roman" w:hAnsi="Times New Roman"/>
            <w:color w:val="auto"/>
            <w:szCs w:val="24"/>
          </w:rPr>
          <w:delText>(</w:delText>
        </w:r>
      </w:del>
      <w:del w:id="9231" w:author="Janusio" w:date="2018-03-10T14:41:08Z">
        <w:r>
          <w:rPr>
            <w:rFonts w:hint="eastAsia" w:ascii="宋体" w:hAnsi="宋体" w:cs="宋体"/>
            <w:color w:val="auto"/>
            <w:szCs w:val="24"/>
          </w:rPr>
          <w:delText>┐</w:delText>
        </w:r>
      </w:del>
      <w:del w:id="9232" w:author="Janusio" w:date="2018-03-10T14:41:08Z">
        <w:r>
          <w:rPr>
            <w:rFonts w:hint="eastAsia" w:ascii="Times New Roman" w:hAnsi="Times New Roman"/>
            <w:color w:val="auto"/>
            <w:szCs w:val="24"/>
          </w:rPr>
          <w:delText>Jump(</w:delText>
        </w:r>
      </w:del>
      <w:del w:id="9233" w:author="Janusio" w:date="2018-03-10T14:41:08Z">
        <w:r>
          <w:rPr>
            <w:rFonts w:hint="eastAsia" w:ascii="Times New Roman" w:hAnsi="Times New Roman"/>
            <w:i/>
            <w:iCs/>
            <w:color w:val="auto"/>
            <w:szCs w:val="24"/>
          </w:rPr>
          <w:delText>J</w:delText>
        </w:r>
      </w:del>
      <w:del w:id="9234" w:author="Janusio" w:date="2018-03-10T14:41:08Z">
        <w:r>
          <w:rPr>
            <w:rFonts w:hint="eastAsia" w:ascii="Times New Roman" w:hAnsi="Times New Roman"/>
            <w:iCs/>
            <w:color w:val="auto"/>
            <w:szCs w:val="24"/>
          </w:rPr>
          <w:delText>,</w:delText>
        </w:r>
      </w:del>
      <w:del w:id="9235" w:author="Janusio" w:date="2018-03-10T14:41:08Z">
        <w:r>
          <w:rPr>
            <w:rFonts w:hint="eastAsia" w:ascii="Times New Roman" w:hAnsi="Times New Roman"/>
            <w:i/>
            <w:iCs/>
            <w:color w:val="auto"/>
            <w:szCs w:val="24"/>
          </w:rPr>
          <w:delText>OSLoader</w:delText>
        </w:r>
      </w:del>
      <w:del w:id="9236" w:author="Janusio" w:date="2018-03-10T14:41:08Z">
        <w:r>
          <w:rPr>
            <w:rFonts w:hint="eastAsia" w:ascii="Times New Roman" w:hAnsi="Times New Roman"/>
            <w:color w:val="auto"/>
            <w:szCs w:val="24"/>
          </w:rPr>
          <w:delText>(</w:delText>
        </w:r>
      </w:del>
      <w:del w:id="9237" w:author="Janusio" w:date="2018-03-10T14:41:08Z">
        <w:r>
          <w:rPr>
            <w:rFonts w:hint="eastAsia" w:ascii="Times New Roman" w:hAnsi="Times New Roman"/>
            <w:i/>
            <w:iCs/>
            <w:color w:val="auto"/>
            <w:szCs w:val="24"/>
          </w:rPr>
          <w:delText>m</w:delText>
        </w:r>
      </w:del>
      <w:del w:id="9238" w:author="Janusio" w:date="2018-03-10T14:41:08Z">
        <w:r>
          <w:rPr>
            <w:rFonts w:hint="eastAsia" w:ascii="Times New Roman" w:hAnsi="Times New Roman"/>
            <w:color w:val="auto"/>
            <w:szCs w:val="24"/>
          </w:rPr>
          <w:delText>)) on(</w:delText>
        </w:r>
      </w:del>
      <w:del w:id="9239" w:author="Janusio" w:date="2018-03-10T14:41:08Z">
        <w:r>
          <w:rPr>
            <w:rFonts w:hint="eastAsia" w:ascii="Times New Roman" w:hAnsi="Times New Roman"/>
            <w:i/>
            <w:iCs/>
            <w:color w:val="auto"/>
            <w:szCs w:val="24"/>
          </w:rPr>
          <w:delText>t</w:delText>
        </w:r>
      </w:del>
      <w:del w:id="9240" w:author="Janusio" w:date="2018-03-10T14:41:08Z">
        <w:r>
          <w:rPr>
            <w:rFonts w:hint="eastAsia" w:ascii="Times New Roman" w:hAnsi="Times New Roman"/>
            <w:i/>
            <w:iCs/>
            <w:color w:val="auto"/>
            <w:szCs w:val="24"/>
            <w:vertAlign w:val="subscript"/>
          </w:rPr>
          <w:delText>b</w:delText>
        </w:r>
      </w:del>
      <w:del w:id="9241" w:author="Janusio" w:date="2018-03-10T14:41:08Z">
        <w:r>
          <w:rPr>
            <w:rFonts w:hint="eastAsia" w:ascii="Times New Roman" w:hAnsi="Times New Roman"/>
            <w:color w:val="auto"/>
            <w:szCs w:val="24"/>
          </w:rPr>
          <w:delText>,</w:delText>
        </w:r>
      </w:del>
      <w:del w:id="9242" w:author="Janusio" w:date="2018-03-10T14:41:08Z">
        <w:r>
          <w:rPr>
            <w:rFonts w:hint="eastAsia" w:ascii="Times New Roman" w:hAnsi="Times New Roman"/>
            <w:i/>
            <w:iCs/>
            <w:color w:val="auto"/>
            <w:szCs w:val="24"/>
          </w:rPr>
          <w:delText>t</w:delText>
        </w:r>
      </w:del>
      <w:del w:id="9243" w:author="Janusio" w:date="2018-03-10T14:41:08Z">
        <w:r>
          <w:rPr>
            <w:rFonts w:hint="eastAsia" w:ascii="Times New Roman" w:hAnsi="Times New Roman"/>
            <w:i/>
            <w:iCs/>
            <w:color w:val="auto"/>
            <w:szCs w:val="24"/>
            <w:vertAlign w:val="subscript"/>
          </w:rPr>
          <w:delText>o</w:delText>
        </w:r>
      </w:del>
      <w:del w:id="9244"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245" w:author="Janusio" w:date="2018-03-10T14:41:08Z"/>
          <w:rFonts w:hint="eastAsia" w:ascii="Times New Roman" w:hAnsi="Times New Roman"/>
          <w:color w:val="auto"/>
          <w:szCs w:val="24"/>
        </w:rPr>
      </w:pPr>
      <w:del w:id="9246" w:author="Janusio" w:date="2018-03-10T14:41:08Z"/>
      <w:del w:id="9247" w:author="Janusio" w:date="2018-03-10T14:41:08Z"/>
      <w:del w:id="9248" w:author="Janusio" w:date="2018-03-10T14:41:08Z"/>
      <w:del w:id="9249" w:author="Janusio" w:date="2018-03-10T14:41:08Z">
        <w:r>
          <w:rPr>
            <w:rFonts w:hint="eastAsia" w:ascii="Times New Roman" w:hAnsi="Times New Roman"/>
            <w:color w:val="auto"/>
            <w:position w:val="-4"/>
            <w:szCs w:val="24"/>
          </w:rPr>
          <w:object>
            <v:shape id="_x0000_i108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3" DrawAspect="Content" ObjectID="_1468075927" r:id="rId269">
              <o:LockedField>false</o:LockedField>
            </o:OLEObject>
          </w:object>
        </w:r>
      </w:del>
      <w:del w:id="9251" w:author="Janusio" w:date="2018-03-10T14:41:08Z"/>
      <w:del w:id="9252" w:author="Janusio" w:date="2018-03-10T14:41:08Z">
        <w:r>
          <w:rPr>
            <w:rFonts w:hint="eastAsia" w:ascii="Times New Roman" w:hAnsi="Times New Roman"/>
            <w:color w:val="auto"/>
            <w:szCs w:val="24"/>
          </w:rPr>
          <w:delText>(Jump(</w:delText>
        </w:r>
      </w:del>
      <w:del w:id="9253" w:author="Janusio" w:date="2018-03-10T14:41:08Z">
        <w:r>
          <w:rPr>
            <w:rFonts w:hint="eastAsia" w:ascii="Times New Roman" w:hAnsi="Times New Roman"/>
            <w:i/>
            <w:iCs/>
            <w:color w:val="auto"/>
            <w:szCs w:val="24"/>
          </w:rPr>
          <w:delText>J</w:delText>
        </w:r>
      </w:del>
      <w:del w:id="9254" w:author="Janusio" w:date="2018-03-10T14:41:08Z">
        <w:r>
          <w:rPr>
            <w:rFonts w:hint="eastAsia" w:ascii="Times New Roman" w:hAnsi="Times New Roman"/>
            <w:iCs/>
            <w:color w:val="auto"/>
            <w:szCs w:val="24"/>
          </w:rPr>
          <w:delText>,</w:delText>
        </w:r>
      </w:del>
      <w:del w:id="9255" w:author="Janusio" w:date="2018-03-10T14:41:08Z">
        <w:r>
          <w:rPr>
            <w:rFonts w:hint="eastAsia" w:ascii="Times New Roman" w:hAnsi="Times New Roman"/>
            <w:i/>
            <w:iCs/>
            <w:color w:val="auto"/>
            <w:szCs w:val="24"/>
          </w:rPr>
          <w:delText>VMM</w:delText>
        </w:r>
      </w:del>
      <w:del w:id="9256" w:author="Janusio" w:date="2018-03-10T14:41:08Z">
        <w:r>
          <w:rPr>
            <w:rFonts w:hint="eastAsia" w:ascii="Times New Roman" w:hAnsi="Times New Roman"/>
            <w:color w:val="auto"/>
            <w:szCs w:val="24"/>
          </w:rPr>
          <w:delText>(</w:delText>
        </w:r>
      </w:del>
      <w:del w:id="9257" w:author="Janusio" w:date="2018-03-10T14:41:08Z">
        <w:r>
          <w:rPr>
            <w:rFonts w:hint="eastAsia" w:ascii="Times New Roman" w:hAnsi="Times New Roman"/>
            <w:i/>
            <w:iCs/>
            <w:color w:val="auto"/>
            <w:szCs w:val="24"/>
          </w:rPr>
          <w:delText>m</w:delText>
        </w:r>
      </w:del>
      <w:del w:id="9258" w:author="Janusio" w:date="2018-03-10T14:41:08Z">
        <w:r>
          <w:rPr>
            <w:rFonts w:hint="eastAsia" w:ascii="Times New Roman" w:hAnsi="Times New Roman"/>
            <w:color w:val="auto"/>
            <w:szCs w:val="24"/>
          </w:rPr>
          <w:delText>))@</w:delText>
        </w:r>
      </w:del>
      <w:del w:id="9259" w:author="Janusio" w:date="2018-03-10T14:41:08Z">
        <w:r>
          <w:rPr>
            <w:rFonts w:hint="eastAsia" w:ascii="Times New Roman" w:hAnsi="Times New Roman"/>
            <w:i/>
            <w:iCs/>
            <w:color w:val="auto"/>
            <w:szCs w:val="24"/>
          </w:rPr>
          <w:delText>t</w:delText>
        </w:r>
      </w:del>
      <w:del w:id="9260" w:author="Janusio" w:date="2018-03-10T14:41:08Z">
        <w:r>
          <w:rPr>
            <w:rFonts w:hint="eastAsia" w:ascii="Times New Roman" w:hAnsi="Times New Roman"/>
            <w:i/>
            <w:iCs/>
            <w:color w:val="auto"/>
            <w:szCs w:val="24"/>
            <w:vertAlign w:val="subscript"/>
          </w:rPr>
          <w:delText>v</w:delText>
        </w:r>
      </w:del>
      <w:del w:id="9261"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262" w:author="Janusio" w:date="2018-03-10T14:41:08Z"/>
          <w:rFonts w:hint="eastAsia" w:ascii="Times New Roman" w:hAnsi="Times New Roman"/>
          <w:color w:val="auto"/>
          <w:szCs w:val="24"/>
        </w:rPr>
      </w:pPr>
      <w:del w:id="9263" w:author="Janusio" w:date="2018-03-10T14:41:08Z"/>
      <w:del w:id="9264" w:author="Janusio" w:date="2018-03-10T14:41:08Z"/>
      <w:del w:id="9265" w:author="Janusio" w:date="2018-03-10T14:41:08Z"/>
      <w:del w:id="9266" w:author="Janusio" w:date="2018-03-10T14:41:08Z">
        <w:r>
          <w:rPr>
            <w:rFonts w:hint="eastAsia" w:ascii="Times New Roman" w:hAnsi="Times New Roman"/>
            <w:color w:val="auto"/>
            <w:position w:val="-4"/>
            <w:szCs w:val="24"/>
          </w:rPr>
          <w:object>
            <v:shape id="_x0000_i1084"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4" DrawAspect="Content" ObjectID="_1468075928" r:id="rId270">
              <o:LockedField>false</o:LockedField>
            </o:OLEObject>
          </w:object>
        </w:r>
      </w:del>
      <w:del w:id="9268" w:author="Janusio" w:date="2018-03-10T14:41:08Z"/>
      <w:del w:id="9269" w:author="Janusio" w:date="2018-03-10T14:41:08Z">
        <w:r>
          <w:rPr>
            <w:rFonts w:hint="eastAsia" w:ascii="Times New Roman" w:hAnsi="Times New Roman"/>
            <w:color w:val="auto"/>
            <w:szCs w:val="24"/>
          </w:rPr>
          <w:delText xml:space="preserve"> (</w:delText>
        </w:r>
      </w:del>
      <w:del w:id="9270" w:author="Janusio" w:date="2018-03-10T14:41:08Z">
        <w:r>
          <w:rPr>
            <w:rFonts w:hint="eastAsia" w:ascii="宋体" w:hAnsi="宋体" w:cs="宋体"/>
            <w:color w:val="auto"/>
            <w:szCs w:val="24"/>
          </w:rPr>
          <w:delText>┐</w:delText>
        </w:r>
      </w:del>
      <w:del w:id="9271" w:author="Janusio" w:date="2018-03-10T14:41:08Z">
        <w:r>
          <w:rPr>
            <w:rFonts w:hint="eastAsia" w:ascii="Times New Roman" w:hAnsi="Times New Roman"/>
            <w:color w:val="auto"/>
            <w:szCs w:val="24"/>
          </w:rPr>
          <w:delText>Jump(</w:delText>
        </w:r>
      </w:del>
      <w:del w:id="9272" w:author="Janusio" w:date="2018-03-10T14:41:08Z">
        <w:r>
          <w:rPr>
            <w:rFonts w:hint="eastAsia" w:ascii="Times New Roman" w:hAnsi="Times New Roman"/>
            <w:i/>
            <w:iCs/>
            <w:color w:val="auto"/>
            <w:szCs w:val="24"/>
          </w:rPr>
          <w:delText>J</w:delText>
        </w:r>
      </w:del>
      <w:del w:id="9273" w:author="Janusio" w:date="2018-03-10T14:41:08Z">
        <w:r>
          <w:rPr>
            <w:rFonts w:hint="eastAsia" w:ascii="Times New Roman" w:hAnsi="Times New Roman"/>
            <w:iCs/>
            <w:color w:val="auto"/>
            <w:szCs w:val="24"/>
          </w:rPr>
          <w:delText>,</w:delText>
        </w:r>
      </w:del>
      <w:del w:id="9274" w:author="Janusio" w:date="2018-03-10T14:41:08Z">
        <w:r>
          <w:rPr>
            <w:rFonts w:hint="eastAsia" w:ascii="Times New Roman" w:hAnsi="Times New Roman"/>
            <w:i/>
            <w:iCs/>
            <w:color w:val="auto"/>
            <w:szCs w:val="24"/>
          </w:rPr>
          <w:delText>VMM</w:delText>
        </w:r>
      </w:del>
      <w:del w:id="9275" w:author="Janusio" w:date="2018-03-10T14:41:08Z">
        <w:r>
          <w:rPr>
            <w:rFonts w:hint="eastAsia" w:ascii="Times New Roman" w:hAnsi="Times New Roman"/>
            <w:color w:val="auto"/>
            <w:szCs w:val="24"/>
          </w:rPr>
          <w:delText>(</w:delText>
        </w:r>
      </w:del>
      <w:del w:id="9276" w:author="Janusio" w:date="2018-03-10T14:41:08Z">
        <w:r>
          <w:rPr>
            <w:rFonts w:hint="eastAsia" w:ascii="Times New Roman" w:hAnsi="Times New Roman"/>
            <w:i/>
            <w:iCs/>
            <w:color w:val="auto"/>
            <w:szCs w:val="24"/>
          </w:rPr>
          <w:delText>m</w:delText>
        </w:r>
      </w:del>
      <w:del w:id="9277" w:author="Janusio" w:date="2018-03-10T14:41:08Z">
        <w:r>
          <w:rPr>
            <w:rFonts w:hint="eastAsia" w:ascii="Times New Roman" w:hAnsi="Times New Roman"/>
            <w:color w:val="auto"/>
            <w:szCs w:val="24"/>
          </w:rPr>
          <w:delText>)) on(</w:delText>
        </w:r>
      </w:del>
      <w:del w:id="9278" w:author="Janusio" w:date="2018-03-10T14:41:08Z">
        <w:r>
          <w:rPr>
            <w:rFonts w:hint="eastAsia" w:ascii="Times New Roman" w:hAnsi="Times New Roman"/>
            <w:i/>
            <w:iCs/>
            <w:color w:val="auto"/>
            <w:szCs w:val="24"/>
          </w:rPr>
          <w:delText>t</w:delText>
        </w:r>
      </w:del>
      <w:del w:id="9279" w:author="Janusio" w:date="2018-03-10T14:41:08Z">
        <w:r>
          <w:rPr>
            <w:rFonts w:hint="eastAsia" w:ascii="Times New Roman" w:hAnsi="Times New Roman"/>
            <w:i/>
            <w:iCs/>
            <w:color w:val="auto"/>
            <w:szCs w:val="24"/>
            <w:vertAlign w:val="subscript"/>
          </w:rPr>
          <w:delText>o</w:delText>
        </w:r>
      </w:del>
      <w:del w:id="9280" w:author="Janusio" w:date="2018-03-10T14:41:08Z">
        <w:r>
          <w:rPr>
            <w:rFonts w:hint="eastAsia" w:ascii="Times New Roman" w:hAnsi="Times New Roman"/>
            <w:color w:val="auto"/>
            <w:szCs w:val="24"/>
          </w:rPr>
          <w:delText>,</w:delText>
        </w:r>
      </w:del>
      <w:del w:id="9281" w:author="Janusio" w:date="2018-03-10T14:41:08Z">
        <w:r>
          <w:rPr>
            <w:rFonts w:hint="eastAsia" w:ascii="Times New Roman" w:hAnsi="Times New Roman"/>
            <w:i/>
            <w:iCs/>
            <w:color w:val="auto"/>
            <w:szCs w:val="24"/>
          </w:rPr>
          <w:delText xml:space="preserve"> t</w:delText>
        </w:r>
      </w:del>
      <w:del w:id="9282" w:author="Janusio" w:date="2018-03-10T14:41:08Z">
        <w:r>
          <w:rPr>
            <w:rFonts w:hint="eastAsia" w:ascii="Times New Roman" w:hAnsi="Times New Roman"/>
            <w:i/>
            <w:iCs/>
            <w:color w:val="auto"/>
            <w:szCs w:val="24"/>
            <w:vertAlign w:val="subscript"/>
          </w:rPr>
          <w:delText>v</w:delText>
        </w:r>
      </w:del>
      <w:del w:id="9283"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284" w:author="Janusio" w:date="2018-03-10T14:41:08Z"/>
          <w:rFonts w:hint="eastAsia" w:ascii="Times New Roman" w:hAnsi="Times New Roman"/>
          <w:color w:val="auto"/>
          <w:szCs w:val="24"/>
        </w:rPr>
      </w:pPr>
      <w:del w:id="9285" w:author="Janusio" w:date="2018-03-10T14:41:08Z"/>
      <w:del w:id="9286" w:author="Janusio" w:date="2018-03-10T14:41:08Z"/>
      <w:del w:id="9287" w:author="Janusio" w:date="2018-03-10T14:41:08Z"/>
      <w:del w:id="9288" w:author="Janusio" w:date="2018-03-10T14:41:08Z">
        <w:r>
          <w:rPr>
            <w:rFonts w:hint="eastAsia" w:ascii="Times New Roman" w:hAnsi="Times New Roman"/>
            <w:color w:val="auto"/>
            <w:position w:val="-4"/>
            <w:szCs w:val="24"/>
          </w:rPr>
          <w:object>
            <v:shape id="_x0000_i1085"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5" DrawAspect="Content" ObjectID="_1468075929" r:id="rId271">
              <o:LockedField>false</o:LockedField>
            </o:OLEObject>
          </w:object>
        </w:r>
      </w:del>
      <w:del w:id="9290" w:author="Janusio" w:date="2018-03-10T14:41:08Z"/>
      <w:del w:id="9291" w:author="Janusio" w:date="2018-03-10T14:41:08Z">
        <w:r>
          <w:rPr>
            <w:rFonts w:hint="eastAsia" w:ascii="Times New Roman" w:hAnsi="Times New Roman"/>
            <w:color w:val="auto"/>
            <w:szCs w:val="24"/>
          </w:rPr>
          <w:delText>(Jump(</w:delText>
        </w:r>
      </w:del>
      <w:del w:id="9292" w:author="Janusio" w:date="2018-03-10T14:41:08Z">
        <w:r>
          <w:rPr>
            <w:rFonts w:hint="eastAsia" w:ascii="Times New Roman" w:hAnsi="Times New Roman"/>
            <w:i/>
            <w:iCs/>
            <w:color w:val="auto"/>
            <w:szCs w:val="24"/>
          </w:rPr>
          <w:delText>J</w:delText>
        </w:r>
      </w:del>
      <w:del w:id="9293" w:author="Janusio" w:date="2018-03-10T14:41:08Z">
        <w:r>
          <w:rPr>
            <w:rFonts w:hint="eastAsia" w:ascii="Times New Roman" w:hAnsi="Times New Roman"/>
            <w:iCs/>
            <w:color w:val="auto"/>
            <w:szCs w:val="24"/>
          </w:rPr>
          <w:delText>,</w:delText>
        </w:r>
      </w:del>
      <w:del w:id="9294" w:author="Janusio" w:date="2018-03-10T14:41:08Z">
        <w:r>
          <w:rPr>
            <w:rFonts w:hint="eastAsia" w:ascii="Times New Roman" w:hAnsi="Times New Roman"/>
            <w:i/>
            <w:iCs/>
            <w:color w:val="auto"/>
            <w:szCs w:val="24"/>
          </w:rPr>
          <w:delText>Dom0_Kernel</w:delText>
        </w:r>
      </w:del>
      <w:del w:id="9295" w:author="Janusio" w:date="2018-03-10T14:41:08Z">
        <w:r>
          <w:rPr>
            <w:rFonts w:hint="eastAsia" w:ascii="Times New Roman" w:hAnsi="Times New Roman"/>
            <w:iCs/>
            <w:color w:val="auto"/>
            <w:szCs w:val="24"/>
          </w:rPr>
          <w:delText>(</w:delText>
        </w:r>
      </w:del>
      <w:del w:id="9296" w:author="Janusio" w:date="2018-03-10T14:41:08Z">
        <w:r>
          <w:rPr>
            <w:rFonts w:hint="eastAsia" w:ascii="Times New Roman" w:hAnsi="Times New Roman"/>
            <w:i/>
            <w:iCs/>
            <w:color w:val="auto"/>
            <w:szCs w:val="24"/>
          </w:rPr>
          <w:delText>m</w:delText>
        </w:r>
      </w:del>
      <w:del w:id="9297" w:author="Janusio" w:date="2018-03-10T14:41:08Z">
        <w:r>
          <w:rPr>
            <w:rFonts w:hint="eastAsia" w:ascii="Times New Roman" w:hAnsi="Times New Roman"/>
            <w:iCs/>
            <w:color w:val="auto"/>
            <w:szCs w:val="24"/>
          </w:rPr>
          <w:delText>)</w:delText>
        </w:r>
      </w:del>
      <w:del w:id="9298" w:author="Janusio" w:date="2018-03-10T14:41:08Z">
        <w:r>
          <w:rPr>
            <w:rFonts w:hint="eastAsia" w:ascii="Times New Roman" w:hAnsi="Times New Roman"/>
            <w:color w:val="auto"/>
            <w:szCs w:val="24"/>
          </w:rPr>
          <w:delText>)@</w:delText>
        </w:r>
      </w:del>
      <w:del w:id="9299" w:author="Janusio" w:date="2018-03-10T14:41:08Z">
        <w:r>
          <w:rPr>
            <w:rFonts w:hint="eastAsia" w:ascii="Times New Roman" w:hAnsi="Times New Roman"/>
            <w:i/>
            <w:iCs/>
            <w:color w:val="auto"/>
            <w:szCs w:val="24"/>
          </w:rPr>
          <w:delText>t</w:delText>
        </w:r>
      </w:del>
      <w:del w:id="9300" w:author="Janusio" w:date="2018-03-10T14:41:08Z">
        <w:r>
          <w:rPr>
            <w:rFonts w:hint="eastAsia" w:ascii="Times New Roman" w:hAnsi="Times New Roman"/>
            <w:i/>
            <w:iCs/>
            <w:color w:val="auto"/>
            <w:szCs w:val="24"/>
            <w:vertAlign w:val="subscript"/>
          </w:rPr>
          <w:delText>d</w:delText>
        </w:r>
      </w:del>
      <w:del w:id="9301"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del w:id="9302" w:author="Janusio" w:date="2018-03-10T14:41:08Z"/>
          <w:rFonts w:hint="eastAsia" w:ascii="Times New Roman" w:hAnsi="Times New Roman"/>
          <w:color w:val="auto"/>
          <w:szCs w:val="24"/>
        </w:rPr>
      </w:pPr>
      <w:del w:id="9303" w:author="Janusio" w:date="2018-03-10T14:41:08Z"/>
      <w:del w:id="9304" w:author="Janusio" w:date="2018-03-10T14:41:08Z"/>
      <w:del w:id="9305" w:author="Janusio" w:date="2018-03-10T14:41:08Z"/>
      <w:del w:id="9306" w:author="Janusio" w:date="2018-03-10T14:41:08Z">
        <w:r>
          <w:rPr>
            <w:rFonts w:hint="eastAsia" w:ascii="Times New Roman" w:hAnsi="Times New Roman"/>
            <w:color w:val="auto"/>
            <w:position w:val="-4"/>
            <w:szCs w:val="24"/>
          </w:rPr>
          <w:object>
            <v:shape id="_x0000_i108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6" DrawAspect="Content" ObjectID="_1468075930" r:id="rId272">
              <o:LockedField>false</o:LockedField>
            </o:OLEObject>
          </w:object>
        </w:r>
      </w:del>
      <w:del w:id="9308" w:author="Janusio" w:date="2018-03-10T14:41:08Z"/>
      <w:del w:id="9309" w:author="Janusio" w:date="2018-03-10T14:41:08Z">
        <w:r>
          <w:rPr>
            <w:rFonts w:hint="eastAsia" w:ascii="Times New Roman" w:hAnsi="Times New Roman"/>
            <w:color w:val="auto"/>
            <w:szCs w:val="24"/>
          </w:rPr>
          <w:delText xml:space="preserve"> (</w:delText>
        </w:r>
      </w:del>
      <w:del w:id="9310" w:author="Janusio" w:date="2018-03-10T14:41:08Z">
        <w:r>
          <w:rPr>
            <w:rFonts w:hint="eastAsia" w:ascii="宋体" w:hAnsi="宋体" w:cs="宋体"/>
            <w:color w:val="auto"/>
            <w:szCs w:val="24"/>
          </w:rPr>
          <w:delText>┐</w:delText>
        </w:r>
      </w:del>
      <w:del w:id="9311" w:author="Janusio" w:date="2018-03-10T14:41:08Z">
        <w:r>
          <w:rPr>
            <w:rFonts w:hint="eastAsia" w:ascii="Times New Roman" w:hAnsi="Times New Roman"/>
            <w:color w:val="auto"/>
            <w:szCs w:val="24"/>
          </w:rPr>
          <w:delText>Jump(</w:delText>
        </w:r>
      </w:del>
      <w:del w:id="9312" w:author="Janusio" w:date="2018-03-10T14:41:08Z">
        <w:r>
          <w:rPr>
            <w:rFonts w:hint="eastAsia" w:ascii="Times New Roman" w:hAnsi="Times New Roman"/>
            <w:i/>
            <w:iCs/>
            <w:color w:val="auto"/>
            <w:szCs w:val="24"/>
          </w:rPr>
          <w:delText>J</w:delText>
        </w:r>
      </w:del>
      <w:del w:id="9313" w:author="Janusio" w:date="2018-03-10T14:41:08Z">
        <w:r>
          <w:rPr>
            <w:rFonts w:hint="eastAsia" w:ascii="Times New Roman" w:hAnsi="Times New Roman"/>
            <w:iCs/>
            <w:color w:val="auto"/>
            <w:szCs w:val="24"/>
          </w:rPr>
          <w:delText>,</w:delText>
        </w:r>
      </w:del>
      <w:del w:id="9314" w:author="Janusio" w:date="2018-03-10T14:41:08Z">
        <w:r>
          <w:rPr>
            <w:rFonts w:hint="eastAsia" w:ascii="Times New Roman" w:hAnsi="Times New Roman"/>
            <w:i/>
            <w:iCs/>
            <w:color w:val="auto"/>
            <w:szCs w:val="24"/>
          </w:rPr>
          <w:delText>Dom0_Kernel</w:delText>
        </w:r>
      </w:del>
      <w:del w:id="9315" w:author="Janusio" w:date="2018-03-10T14:41:08Z">
        <w:r>
          <w:rPr>
            <w:rFonts w:hint="eastAsia" w:ascii="Times New Roman" w:hAnsi="Times New Roman"/>
            <w:iCs/>
            <w:color w:val="auto"/>
            <w:szCs w:val="24"/>
          </w:rPr>
          <w:delText>(</w:delText>
        </w:r>
      </w:del>
      <w:del w:id="9316" w:author="Janusio" w:date="2018-03-10T14:41:08Z">
        <w:r>
          <w:rPr>
            <w:rFonts w:hint="eastAsia" w:ascii="Times New Roman" w:hAnsi="Times New Roman"/>
            <w:i/>
            <w:iCs/>
            <w:color w:val="auto"/>
            <w:szCs w:val="24"/>
          </w:rPr>
          <w:delText>m</w:delText>
        </w:r>
      </w:del>
      <w:del w:id="9317" w:author="Janusio" w:date="2018-03-10T14:41:08Z">
        <w:r>
          <w:rPr>
            <w:rFonts w:hint="eastAsia" w:ascii="Times New Roman" w:hAnsi="Times New Roman"/>
            <w:iCs/>
            <w:color w:val="auto"/>
            <w:szCs w:val="24"/>
          </w:rPr>
          <w:delText>)</w:delText>
        </w:r>
      </w:del>
      <w:del w:id="9318" w:author="Janusio" w:date="2018-03-10T14:41:08Z">
        <w:r>
          <w:rPr>
            <w:rFonts w:hint="eastAsia" w:ascii="Times New Roman" w:hAnsi="Times New Roman"/>
            <w:color w:val="auto"/>
            <w:szCs w:val="24"/>
          </w:rPr>
          <w:delText>) on(</w:delText>
        </w:r>
      </w:del>
      <w:del w:id="9319" w:author="Janusio" w:date="2018-03-10T14:41:08Z">
        <w:r>
          <w:rPr>
            <w:rFonts w:hint="eastAsia" w:ascii="Times New Roman" w:hAnsi="Times New Roman"/>
            <w:i/>
            <w:iCs/>
            <w:color w:val="auto"/>
            <w:szCs w:val="24"/>
          </w:rPr>
          <w:delText>t</w:delText>
        </w:r>
      </w:del>
      <w:del w:id="9320" w:author="Janusio" w:date="2018-03-10T14:41:08Z">
        <w:r>
          <w:rPr>
            <w:rFonts w:hint="eastAsia" w:ascii="Times New Roman" w:hAnsi="Times New Roman"/>
            <w:i/>
            <w:iCs/>
            <w:color w:val="auto"/>
            <w:szCs w:val="24"/>
            <w:vertAlign w:val="subscript"/>
          </w:rPr>
          <w:delText>v</w:delText>
        </w:r>
      </w:del>
      <w:del w:id="9321" w:author="Janusio" w:date="2018-03-10T14:41:08Z">
        <w:r>
          <w:rPr>
            <w:rFonts w:hint="eastAsia" w:ascii="Times New Roman" w:hAnsi="Times New Roman"/>
            <w:color w:val="auto"/>
            <w:szCs w:val="24"/>
          </w:rPr>
          <w:delText>,</w:delText>
        </w:r>
      </w:del>
      <w:del w:id="9322" w:author="Janusio" w:date="2018-03-10T14:41:08Z">
        <w:r>
          <w:rPr>
            <w:rFonts w:hint="eastAsia" w:ascii="Times New Roman" w:hAnsi="Times New Roman"/>
            <w:i/>
            <w:iCs/>
            <w:color w:val="auto"/>
            <w:szCs w:val="24"/>
          </w:rPr>
          <w:delText xml:space="preserve"> t</w:delText>
        </w:r>
      </w:del>
      <w:del w:id="9323" w:author="Janusio" w:date="2018-03-10T14:41:08Z">
        <w:r>
          <w:rPr>
            <w:rFonts w:hint="eastAsia" w:ascii="Times New Roman" w:hAnsi="Times New Roman"/>
            <w:i/>
            <w:iCs/>
            <w:color w:val="auto"/>
            <w:szCs w:val="24"/>
            <w:vertAlign w:val="subscript"/>
          </w:rPr>
          <w:delText>d</w:delText>
        </w:r>
      </w:del>
      <w:del w:id="9324"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del w:id="9325" w:author="Janusio" w:date="2018-03-10T14:41:08Z"/>
          <w:rFonts w:hint="eastAsia" w:ascii="Times New Roman" w:hAnsi="Times New Roman"/>
          <w:color w:val="auto"/>
          <w:szCs w:val="24"/>
        </w:rPr>
      </w:pPr>
      <w:del w:id="9326" w:author="Janusio" w:date="2018-03-10T14:41:08Z"/>
      <w:del w:id="9327" w:author="Janusio" w:date="2018-03-10T14:41:08Z"/>
      <w:del w:id="9328" w:author="Janusio" w:date="2018-03-10T14:41:08Z"/>
      <w:del w:id="9329" w:author="Janusio" w:date="2018-03-10T14:41:08Z">
        <w:r>
          <w:rPr>
            <w:rFonts w:hint="eastAsia" w:ascii="Times New Roman" w:hAnsi="Times New Roman"/>
            <w:color w:val="auto"/>
            <w:position w:val="-4"/>
            <w:szCs w:val="24"/>
          </w:rPr>
          <w:object>
            <v:shape id="_x0000_i108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7" DrawAspect="Content" ObjectID="_1468075931" r:id="rId273">
              <o:LockedField>false</o:LockedField>
            </o:OLEObject>
          </w:object>
        </w:r>
      </w:del>
      <w:del w:id="9331" w:author="Janusio" w:date="2018-03-10T14:41:08Z"/>
      <w:del w:id="9332" w:author="Janusio" w:date="2018-03-10T14:41:08Z">
        <w:r>
          <w:rPr>
            <w:rFonts w:hint="eastAsia" w:ascii="Times New Roman" w:hAnsi="Times New Roman"/>
            <w:color w:val="auto"/>
            <w:szCs w:val="24"/>
          </w:rPr>
          <w:delText>(Jump(</w:delText>
        </w:r>
      </w:del>
      <w:del w:id="9333" w:author="Janusio" w:date="2018-03-10T14:41:08Z">
        <w:r>
          <w:rPr>
            <w:rFonts w:hint="eastAsia" w:ascii="Times New Roman" w:hAnsi="Times New Roman"/>
            <w:i/>
            <w:iCs/>
            <w:color w:val="auto"/>
            <w:szCs w:val="24"/>
          </w:rPr>
          <w:delText>J</w:delText>
        </w:r>
      </w:del>
      <w:del w:id="9334" w:author="Janusio" w:date="2018-03-10T14:41:08Z">
        <w:r>
          <w:rPr>
            <w:rFonts w:hint="eastAsia" w:ascii="Times New Roman" w:hAnsi="Times New Roman"/>
            <w:iCs/>
            <w:color w:val="auto"/>
            <w:szCs w:val="24"/>
          </w:rPr>
          <w:delText>,</w:delText>
        </w:r>
      </w:del>
      <w:del w:id="9335" w:author="Janusio" w:date="2018-03-10T14:41:08Z">
        <w:r>
          <w:rPr>
            <w:rFonts w:hint="eastAsia" w:ascii="Times New Roman" w:hAnsi="Times New Roman"/>
            <w:i/>
            <w:iCs/>
            <w:color w:val="auto"/>
            <w:szCs w:val="24"/>
          </w:rPr>
          <w:delText xml:space="preserve"> vTPM-Builder</w:delText>
        </w:r>
      </w:del>
      <w:del w:id="9336" w:author="Janusio" w:date="2018-03-10T14:41:08Z">
        <w:r>
          <w:rPr>
            <w:rFonts w:hint="eastAsia" w:ascii="Times New Roman" w:hAnsi="Times New Roman"/>
            <w:iCs/>
            <w:color w:val="auto"/>
            <w:szCs w:val="24"/>
          </w:rPr>
          <w:delText>(</w:delText>
        </w:r>
      </w:del>
      <w:del w:id="9337" w:author="Janusio" w:date="2018-03-10T14:41:08Z">
        <w:r>
          <w:rPr>
            <w:rFonts w:hint="eastAsia" w:ascii="Times New Roman" w:hAnsi="Times New Roman"/>
            <w:i/>
            <w:iCs/>
            <w:color w:val="auto"/>
            <w:szCs w:val="24"/>
          </w:rPr>
          <w:delText>m</w:delText>
        </w:r>
      </w:del>
      <w:del w:id="9338" w:author="Janusio" w:date="2018-03-10T14:41:08Z">
        <w:r>
          <w:rPr>
            <w:rFonts w:hint="eastAsia" w:ascii="Times New Roman" w:hAnsi="Times New Roman"/>
            <w:iCs/>
            <w:color w:val="auto"/>
            <w:szCs w:val="24"/>
          </w:rPr>
          <w:delText>)</w:delText>
        </w:r>
      </w:del>
      <w:del w:id="9339" w:author="Janusio" w:date="2018-03-10T14:41:08Z">
        <w:r>
          <w:rPr>
            <w:rFonts w:hint="eastAsia" w:ascii="Times New Roman" w:hAnsi="Times New Roman"/>
            <w:color w:val="auto"/>
            <w:szCs w:val="24"/>
          </w:rPr>
          <w:delText xml:space="preserve"> @</w:delText>
        </w:r>
      </w:del>
      <w:del w:id="9340" w:author="Janusio" w:date="2018-03-10T14:41:08Z">
        <w:r>
          <w:rPr>
            <w:rFonts w:hint="eastAsia" w:ascii="Times New Roman" w:hAnsi="Times New Roman"/>
            <w:i/>
            <w:iCs/>
            <w:color w:val="auto"/>
            <w:szCs w:val="24"/>
          </w:rPr>
          <w:delText>t</w:delText>
        </w:r>
      </w:del>
      <w:del w:id="9341" w:author="Janusio" w:date="2018-03-10T14:41:08Z">
        <w:r>
          <w:rPr>
            <w:rFonts w:hint="eastAsia" w:ascii="Times New Roman" w:hAnsi="Times New Roman"/>
            <w:i/>
            <w:iCs/>
            <w:color w:val="auto"/>
            <w:szCs w:val="24"/>
            <w:vertAlign w:val="subscript"/>
          </w:rPr>
          <w:delText>vb</w:delText>
        </w:r>
      </w:del>
      <w:del w:id="9342" w:author="Janusio" w:date="2018-03-10T14:41:08Z">
        <w:r>
          <w:rPr>
            <w:rFonts w:hint="eastAsia" w:ascii="Times New Roman" w:hAnsi="Times New Roman"/>
            <w:color w:val="auto"/>
            <w:szCs w:val="24"/>
          </w:rPr>
          <w:delText xml:space="preserve"> )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del w:id="9343" w:author="Janusio" w:date="2018-03-10T14:41:08Z"/>
          <w:rFonts w:hint="eastAsia" w:ascii="Times New Roman" w:hAnsi="Times New Roman"/>
          <w:color w:val="auto"/>
          <w:szCs w:val="24"/>
        </w:rPr>
      </w:pPr>
      <w:del w:id="9344" w:author="Janusio" w:date="2018-03-10T14:41:08Z"/>
      <w:del w:id="9345" w:author="Janusio" w:date="2018-03-10T14:41:08Z"/>
      <w:del w:id="9346" w:author="Janusio" w:date="2018-03-10T14:41:08Z"/>
      <w:del w:id="9347" w:author="Janusio" w:date="2018-03-10T14:41:08Z">
        <w:r>
          <w:rPr>
            <w:rFonts w:hint="eastAsia" w:ascii="Times New Roman" w:hAnsi="Times New Roman"/>
            <w:color w:val="auto"/>
            <w:position w:val="-4"/>
            <w:szCs w:val="24"/>
          </w:rPr>
          <w:object>
            <v:shape id="_x0000_i108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8" DrawAspect="Content" ObjectID="_1468075932" r:id="rId274">
              <o:LockedField>false</o:LockedField>
            </o:OLEObject>
          </w:object>
        </w:r>
      </w:del>
      <w:del w:id="9349" w:author="Janusio" w:date="2018-03-10T14:41:08Z"/>
      <w:del w:id="9350" w:author="Janusio" w:date="2018-03-10T14:41:08Z">
        <w:r>
          <w:rPr>
            <w:rFonts w:hint="eastAsia" w:ascii="Times New Roman" w:hAnsi="Times New Roman"/>
            <w:color w:val="auto"/>
            <w:szCs w:val="24"/>
          </w:rPr>
          <w:delText xml:space="preserve"> (</w:delText>
        </w:r>
      </w:del>
      <w:del w:id="9351" w:author="Janusio" w:date="2018-03-10T14:41:08Z">
        <w:r>
          <w:rPr>
            <w:rFonts w:hint="eastAsia" w:ascii="宋体" w:hAnsi="宋体" w:cs="宋体"/>
            <w:color w:val="auto"/>
            <w:szCs w:val="24"/>
          </w:rPr>
          <w:delText>┐</w:delText>
        </w:r>
      </w:del>
      <w:del w:id="9352" w:author="Janusio" w:date="2018-03-10T14:41:08Z">
        <w:r>
          <w:rPr>
            <w:rFonts w:hint="eastAsia" w:ascii="Times New Roman" w:hAnsi="Times New Roman"/>
            <w:color w:val="auto"/>
            <w:szCs w:val="24"/>
          </w:rPr>
          <w:delText>Jump(</w:delText>
        </w:r>
      </w:del>
      <w:del w:id="9353" w:author="Janusio" w:date="2018-03-10T14:41:08Z">
        <w:r>
          <w:rPr>
            <w:rFonts w:hint="eastAsia" w:ascii="Times New Roman" w:hAnsi="Times New Roman"/>
            <w:i/>
            <w:iCs/>
            <w:color w:val="auto"/>
            <w:szCs w:val="24"/>
          </w:rPr>
          <w:delText>J</w:delText>
        </w:r>
      </w:del>
      <w:del w:id="9354" w:author="Janusio" w:date="2018-03-10T14:41:08Z">
        <w:r>
          <w:rPr>
            <w:rFonts w:hint="eastAsia" w:ascii="Times New Roman" w:hAnsi="Times New Roman"/>
            <w:iCs/>
            <w:color w:val="auto"/>
            <w:szCs w:val="24"/>
          </w:rPr>
          <w:delText>,</w:delText>
        </w:r>
      </w:del>
      <w:del w:id="9355" w:author="Janusio" w:date="2018-03-10T14:41:08Z">
        <w:r>
          <w:rPr>
            <w:rFonts w:hint="eastAsia" w:ascii="Times New Roman" w:hAnsi="Times New Roman"/>
            <w:i/>
            <w:iCs/>
            <w:color w:val="auto"/>
            <w:szCs w:val="24"/>
          </w:rPr>
          <w:delText xml:space="preserve"> vTPM-Builder</w:delText>
        </w:r>
      </w:del>
      <w:del w:id="9356" w:author="Janusio" w:date="2018-03-10T14:41:08Z">
        <w:r>
          <w:rPr>
            <w:rFonts w:hint="eastAsia" w:ascii="Times New Roman" w:hAnsi="Times New Roman"/>
            <w:iCs/>
            <w:color w:val="auto"/>
            <w:szCs w:val="24"/>
          </w:rPr>
          <w:delText>(</w:delText>
        </w:r>
      </w:del>
      <w:del w:id="9357" w:author="Janusio" w:date="2018-03-10T14:41:08Z">
        <w:r>
          <w:rPr>
            <w:rFonts w:hint="eastAsia" w:ascii="Times New Roman" w:hAnsi="Times New Roman"/>
            <w:i/>
            <w:iCs/>
            <w:color w:val="auto"/>
            <w:szCs w:val="24"/>
          </w:rPr>
          <w:delText>m</w:delText>
        </w:r>
      </w:del>
      <w:del w:id="9358" w:author="Janusio" w:date="2018-03-10T14:41:08Z">
        <w:r>
          <w:rPr>
            <w:rFonts w:hint="eastAsia" w:ascii="Times New Roman" w:hAnsi="Times New Roman"/>
            <w:iCs/>
            <w:color w:val="auto"/>
            <w:szCs w:val="24"/>
          </w:rPr>
          <w:delText>)</w:delText>
        </w:r>
      </w:del>
      <w:del w:id="9359" w:author="Janusio" w:date="2018-03-10T14:41:08Z">
        <w:r>
          <w:rPr>
            <w:rFonts w:hint="eastAsia" w:ascii="Times New Roman" w:hAnsi="Times New Roman"/>
            <w:color w:val="auto"/>
            <w:szCs w:val="24"/>
          </w:rPr>
          <w:delText xml:space="preserve"> on(</w:delText>
        </w:r>
      </w:del>
      <w:del w:id="9360" w:author="Janusio" w:date="2018-03-10T14:41:08Z">
        <w:r>
          <w:rPr>
            <w:rFonts w:hint="eastAsia" w:ascii="Times New Roman" w:hAnsi="Times New Roman"/>
            <w:i/>
            <w:iCs/>
            <w:color w:val="auto"/>
            <w:szCs w:val="24"/>
          </w:rPr>
          <w:delText>t</w:delText>
        </w:r>
      </w:del>
      <w:del w:id="9361" w:author="Janusio" w:date="2018-03-10T14:41:08Z">
        <w:r>
          <w:rPr>
            <w:rFonts w:hint="eastAsia" w:ascii="Times New Roman" w:hAnsi="Times New Roman"/>
            <w:i/>
            <w:iCs/>
            <w:color w:val="auto"/>
            <w:szCs w:val="24"/>
            <w:vertAlign w:val="subscript"/>
          </w:rPr>
          <w:delText>d</w:delText>
        </w:r>
      </w:del>
      <w:del w:id="9362" w:author="Janusio" w:date="2018-03-10T14:41:08Z">
        <w:r>
          <w:rPr>
            <w:rFonts w:hint="eastAsia" w:ascii="Times New Roman" w:hAnsi="Times New Roman"/>
            <w:color w:val="auto"/>
            <w:szCs w:val="24"/>
          </w:rPr>
          <w:delText>,</w:delText>
        </w:r>
      </w:del>
      <w:del w:id="9363" w:author="Janusio" w:date="2018-03-10T14:41:08Z">
        <w:r>
          <w:rPr>
            <w:rFonts w:hint="eastAsia" w:ascii="Times New Roman" w:hAnsi="Times New Roman"/>
            <w:i/>
            <w:iCs/>
            <w:color w:val="auto"/>
            <w:szCs w:val="24"/>
          </w:rPr>
          <w:delText xml:space="preserve"> t</w:delText>
        </w:r>
      </w:del>
      <w:del w:id="9364" w:author="Janusio" w:date="2018-03-10T14:41:08Z">
        <w:r>
          <w:rPr>
            <w:rFonts w:hint="eastAsia" w:ascii="Times New Roman" w:hAnsi="Times New Roman"/>
            <w:i/>
            <w:iCs/>
            <w:color w:val="auto"/>
            <w:szCs w:val="24"/>
            <w:vertAlign w:val="subscript"/>
          </w:rPr>
          <w:delText>vb</w:delText>
        </w:r>
      </w:del>
      <w:del w:id="9365"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366" w:author="Janusio" w:date="2018-03-10T14:41:08Z"/>
          <w:rFonts w:hint="eastAsia" w:ascii="Times New Roman" w:hAnsi="Times New Roman"/>
          <w:color w:val="auto"/>
          <w:szCs w:val="24"/>
        </w:rPr>
      </w:pPr>
      <w:del w:id="9367" w:author="Janusio" w:date="2018-03-10T14:41:08Z"/>
      <w:del w:id="9368" w:author="Janusio" w:date="2018-03-10T14:41:08Z"/>
      <w:del w:id="9369" w:author="Janusio" w:date="2018-03-10T14:41:08Z"/>
      <w:del w:id="9370" w:author="Janusio" w:date="2018-03-10T14:41:08Z">
        <w:r>
          <w:rPr>
            <w:rFonts w:hint="eastAsia" w:ascii="Times New Roman" w:hAnsi="Times New Roman"/>
            <w:color w:val="auto"/>
            <w:position w:val="-4"/>
            <w:szCs w:val="24"/>
          </w:rPr>
          <w:object>
            <v:shape id="_x0000_i108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89" DrawAspect="Content" ObjectID="_1468075933" r:id="rId275">
              <o:LockedField>false</o:LockedField>
            </o:OLEObject>
          </w:object>
        </w:r>
      </w:del>
      <w:del w:id="9372" w:author="Janusio" w:date="2018-03-10T14:41:08Z"/>
      <w:del w:id="9373" w:author="Janusio" w:date="2018-03-10T14:41:08Z">
        <w:r>
          <w:rPr>
            <w:rFonts w:hint="eastAsia" w:ascii="Times New Roman" w:hAnsi="Times New Roman"/>
            <w:color w:val="auto"/>
            <w:szCs w:val="24"/>
          </w:rPr>
          <w:delText>(Jump(</w:delText>
        </w:r>
      </w:del>
      <w:del w:id="9374" w:author="Janusio" w:date="2018-03-10T14:41:08Z">
        <w:r>
          <w:rPr>
            <w:rFonts w:hint="eastAsia" w:ascii="Times New Roman" w:hAnsi="Times New Roman"/>
            <w:i/>
            <w:iCs/>
            <w:color w:val="auto"/>
            <w:szCs w:val="24"/>
          </w:rPr>
          <w:delText>J</w:delText>
        </w:r>
      </w:del>
      <w:del w:id="9375" w:author="Janusio" w:date="2018-03-10T14:41:08Z">
        <w:r>
          <w:rPr>
            <w:rFonts w:hint="eastAsia" w:ascii="Times New Roman" w:hAnsi="Times New Roman"/>
            <w:iCs/>
            <w:color w:val="auto"/>
            <w:szCs w:val="24"/>
          </w:rPr>
          <w:delText>,</w:delText>
        </w:r>
      </w:del>
      <w:del w:id="9376" w:author="Janusio" w:date="2018-03-10T14:41:08Z">
        <w:r>
          <w:rPr>
            <w:rFonts w:hint="eastAsia" w:ascii="Times New Roman" w:hAnsi="Times New Roman"/>
            <w:i/>
            <w:iCs/>
            <w:color w:val="auto"/>
            <w:szCs w:val="24"/>
          </w:rPr>
          <w:delText xml:space="preserve"> vTPM-VM Binding</w:delText>
        </w:r>
      </w:del>
      <w:del w:id="9377" w:author="Janusio" w:date="2018-03-10T14:41:08Z">
        <w:r>
          <w:rPr>
            <w:rFonts w:hint="eastAsia" w:ascii="Times New Roman" w:hAnsi="Times New Roman"/>
            <w:iCs/>
            <w:color w:val="auto"/>
            <w:szCs w:val="24"/>
          </w:rPr>
          <w:delText>(</w:delText>
        </w:r>
      </w:del>
      <w:del w:id="9378" w:author="Janusio" w:date="2018-03-10T14:41:08Z">
        <w:r>
          <w:rPr>
            <w:rFonts w:hint="eastAsia" w:ascii="Times New Roman" w:hAnsi="Times New Roman"/>
            <w:i/>
            <w:iCs/>
            <w:color w:val="auto"/>
            <w:szCs w:val="24"/>
          </w:rPr>
          <w:delText>m</w:delText>
        </w:r>
      </w:del>
      <w:del w:id="9379" w:author="Janusio" w:date="2018-03-10T14:41:08Z">
        <w:r>
          <w:rPr>
            <w:rFonts w:hint="eastAsia" w:ascii="Times New Roman" w:hAnsi="Times New Roman"/>
            <w:iCs/>
            <w:color w:val="auto"/>
            <w:szCs w:val="24"/>
          </w:rPr>
          <w:delText>)</w:delText>
        </w:r>
      </w:del>
      <w:del w:id="9380" w:author="Janusio" w:date="2018-03-10T14:41:08Z">
        <w:r>
          <w:rPr>
            <w:rFonts w:hint="eastAsia" w:ascii="Times New Roman" w:hAnsi="Times New Roman"/>
            <w:color w:val="auto"/>
            <w:szCs w:val="24"/>
          </w:rPr>
          <w:delText>)@</w:delText>
        </w:r>
      </w:del>
      <w:del w:id="9381" w:author="Janusio" w:date="2018-03-10T14:41:08Z">
        <w:r>
          <w:rPr>
            <w:rFonts w:hint="eastAsia" w:ascii="Times New Roman" w:hAnsi="Times New Roman"/>
            <w:i/>
            <w:iCs/>
            <w:color w:val="auto"/>
            <w:szCs w:val="24"/>
          </w:rPr>
          <w:delText xml:space="preserve"> t</w:delText>
        </w:r>
      </w:del>
      <w:del w:id="9382" w:author="Janusio" w:date="2018-03-10T14:41:08Z">
        <w:r>
          <w:rPr>
            <w:rFonts w:hint="eastAsia" w:ascii="Times New Roman" w:hAnsi="Times New Roman"/>
            <w:i/>
            <w:iCs/>
            <w:color w:val="auto"/>
            <w:szCs w:val="24"/>
            <w:vertAlign w:val="subscript"/>
          </w:rPr>
          <w:delText>vv</w:delText>
        </w:r>
      </w:del>
      <w:del w:id="9383"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384" w:author="Janusio" w:date="2018-03-10T14:41:08Z"/>
          <w:rFonts w:hint="eastAsia" w:ascii="Times New Roman" w:hAnsi="Times New Roman"/>
          <w:color w:val="auto"/>
          <w:szCs w:val="24"/>
        </w:rPr>
      </w:pPr>
      <w:del w:id="9385" w:author="Janusio" w:date="2018-03-10T14:41:08Z"/>
      <w:del w:id="9386" w:author="Janusio" w:date="2018-03-10T14:41:08Z"/>
      <w:del w:id="9387" w:author="Janusio" w:date="2018-03-10T14:41:08Z"/>
      <w:del w:id="9388" w:author="Janusio" w:date="2018-03-10T14:41:08Z">
        <w:r>
          <w:rPr>
            <w:rFonts w:hint="eastAsia" w:ascii="Times New Roman" w:hAnsi="Times New Roman"/>
            <w:color w:val="auto"/>
            <w:position w:val="-4"/>
            <w:szCs w:val="24"/>
          </w:rPr>
          <w:object>
            <v:shape id="_x0000_i109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90" DrawAspect="Content" ObjectID="_1468075934" r:id="rId276">
              <o:LockedField>false</o:LockedField>
            </o:OLEObject>
          </w:object>
        </w:r>
      </w:del>
      <w:del w:id="9390" w:author="Janusio" w:date="2018-03-10T14:41:08Z"/>
      <w:del w:id="9391" w:author="Janusio" w:date="2018-03-10T14:41:08Z">
        <w:r>
          <w:rPr>
            <w:rFonts w:hint="eastAsia" w:ascii="Times New Roman" w:hAnsi="Times New Roman"/>
            <w:color w:val="auto"/>
            <w:szCs w:val="24"/>
          </w:rPr>
          <w:delText xml:space="preserve"> (</w:delText>
        </w:r>
      </w:del>
      <w:del w:id="9392" w:author="Janusio" w:date="2018-03-10T14:41:08Z">
        <w:r>
          <w:rPr>
            <w:rFonts w:hint="eastAsia" w:ascii="宋体" w:hAnsi="宋体" w:cs="宋体"/>
            <w:color w:val="auto"/>
            <w:szCs w:val="24"/>
          </w:rPr>
          <w:delText>┐</w:delText>
        </w:r>
      </w:del>
      <w:del w:id="9393" w:author="Janusio" w:date="2018-03-10T14:41:08Z">
        <w:r>
          <w:rPr>
            <w:rFonts w:hint="eastAsia" w:ascii="Times New Roman" w:hAnsi="Times New Roman"/>
            <w:color w:val="auto"/>
            <w:szCs w:val="24"/>
          </w:rPr>
          <w:delText>Jump(</w:delText>
        </w:r>
      </w:del>
      <w:del w:id="9394" w:author="Janusio" w:date="2018-03-10T14:41:08Z">
        <w:r>
          <w:rPr>
            <w:rFonts w:hint="eastAsia" w:ascii="Times New Roman" w:hAnsi="Times New Roman"/>
            <w:i/>
            <w:iCs/>
            <w:color w:val="auto"/>
            <w:szCs w:val="24"/>
          </w:rPr>
          <w:delText>J</w:delText>
        </w:r>
      </w:del>
      <w:del w:id="9395" w:author="Janusio" w:date="2018-03-10T14:41:08Z">
        <w:r>
          <w:rPr>
            <w:rFonts w:hint="eastAsia" w:ascii="Times New Roman" w:hAnsi="Times New Roman"/>
            <w:iCs/>
            <w:color w:val="auto"/>
            <w:szCs w:val="24"/>
          </w:rPr>
          <w:delText>,</w:delText>
        </w:r>
      </w:del>
      <w:del w:id="9396" w:author="Janusio" w:date="2018-03-10T14:41:08Z">
        <w:r>
          <w:rPr>
            <w:rFonts w:hint="eastAsia" w:ascii="Times New Roman" w:hAnsi="Times New Roman"/>
            <w:i/>
            <w:iCs/>
            <w:color w:val="auto"/>
            <w:szCs w:val="24"/>
          </w:rPr>
          <w:delText xml:space="preserve"> vTPM-Builder</w:delText>
        </w:r>
      </w:del>
      <w:del w:id="9397" w:author="Janusio" w:date="2018-03-10T14:41:08Z">
        <w:r>
          <w:rPr>
            <w:rFonts w:hint="eastAsia" w:ascii="Times New Roman" w:hAnsi="Times New Roman"/>
            <w:iCs/>
            <w:color w:val="auto"/>
            <w:szCs w:val="24"/>
          </w:rPr>
          <w:delText>(</w:delText>
        </w:r>
      </w:del>
      <w:del w:id="9398" w:author="Janusio" w:date="2018-03-10T14:41:08Z">
        <w:r>
          <w:rPr>
            <w:rFonts w:hint="eastAsia" w:ascii="Times New Roman" w:hAnsi="Times New Roman"/>
            <w:i/>
            <w:iCs/>
            <w:color w:val="auto"/>
            <w:szCs w:val="24"/>
          </w:rPr>
          <w:delText>m</w:delText>
        </w:r>
      </w:del>
      <w:del w:id="9399" w:author="Janusio" w:date="2018-03-10T14:41:08Z">
        <w:r>
          <w:rPr>
            <w:rFonts w:hint="eastAsia" w:ascii="Times New Roman" w:hAnsi="Times New Roman"/>
            <w:iCs/>
            <w:color w:val="auto"/>
            <w:szCs w:val="24"/>
          </w:rPr>
          <w:delText>)</w:delText>
        </w:r>
      </w:del>
      <w:del w:id="9400" w:author="Janusio" w:date="2018-03-10T14:41:08Z">
        <w:r>
          <w:rPr>
            <w:rFonts w:hint="eastAsia" w:ascii="Times New Roman" w:hAnsi="Times New Roman"/>
            <w:color w:val="auto"/>
            <w:szCs w:val="24"/>
          </w:rPr>
          <w:delText xml:space="preserve"> on(</w:delText>
        </w:r>
      </w:del>
      <w:del w:id="9401" w:author="Janusio" w:date="2018-03-10T14:41:08Z">
        <w:r>
          <w:rPr>
            <w:rFonts w:hint="eastAsia" w:ascii="Times New Roman" w:hAnsi="Times New Roman"/>
            <w:i/>
            <w:iCs/>
            <w:color w:val="auto"/>
            <w:szCs w:val="24"/>
          </w:rPr>
          <w:delText>t</w:delText>
        </w:r>
      </w:del>
      <w:del w:id="9402" w:author="Janusio" w:date="2018-03-10T14:41:08Z">
        <w:r>
          <w:rPr>
            <w:rFonts w:hint="eastAsia" w:ascii="Times New Roman" w:hAnsi="Times New Roman"/>
            <w:i/>
            <w:iCs/>
            <w:color w:val="auto"/>
            <w:szCs w:val="24"/>
            <w:vertAlign w:val="subscript"/>
          </w:rPr>
          <w:delText>vb</w:delText>
        </w:r>
      </w:del>
      <w:del w:id="9403" w:author="Janusio" w:date="2018-03-10T14:41:08Z">
        <w:r>
          <w:rPr>
            <w:rFonts w:hint="eastAsia" w:ascii="Times New Roman" w:hAnsi="Times New Roman"/>
            <w:color w:val="auto"/>
            <w:szCs w:val="24"/>
          </w:rPr>
          <w:delText>,</w:delText>
        </w:r>
      </w:del>
      <w:del w:id="9404" w:author="Janusio" w:date="2018-03-10T14:41:08Z">
        <w:r>
          <w:rPr>
            <w:rFonts w:hint="eastAsia" w:ascii="Times New Roman" w:hAnsi="Times New Roman"/>
            <w:i/>
            <w:iCs/>
            <w:color w:val="auto"/>
            <w:szCs w:val="24"/>
          </w:rPr>
          <w:delText xml:space="preserve"> t</w:delText>
        </w:r>
      </w:del>
      <w:del w:id="9405" w:author="Janusio" w:date="2018-03-10T14:41:08Z">
        <w:r>
          <w:rPr>
            <w:rFonts w:hint="eastAsia" w:ascii="Times New Roman" w:hAnsi="Times New Roman"/>
            <w:i/>
            <w:iCs/>
            <w:color w:val="auto"/>
            <w:szCs w:val="24"/>
            <w:vertAlign w:val="subscript"/>
          </w:rPr>
          <w:delText>vv</w:delText>
        </w:r>
      </w:del>
      <w:del w:id="9406"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407" w:author="Janusio" w:date="2018-03-10T14:41:08Z"/>
          <w:rFonts w:hint="eastAsia" w:ascii="Times New Roman" w:hAnsi="Times New Roman"/>
          <w:color w:val="auto"/>
          <w:szCs w:val="24"/>
        </w:rPr>
      </w:pPr>
      <w:del w:id="9408" w:author="Janusio" w:date="2018-03-10T14:41:08Z"/>
      <w:del w:id="9409" w:author="Janusio" w:date="2018-03-10T14:41:08Z"/>
      <w:del w:id="9410" w:author="Janusio" w:date="2018-03-10T14:41:08Z"/>
      <w:del w:id="9411" w:author="Janusio" w:date="2018-03-10T14:41:08Z">
        <w:r>
          <w:rPr>
            <w:rFonts w:hint="eastAsia" w:ascii="Times New Roman" w:hAnsi="Times New Roman"/>
            <w:color w:val="auto"/>
            <w:position w:val="-4"/>
            <w:szCs w:val="24"/>
          </w:rPr>
          <w:object>
            <v:shape id="_x0000_i1091"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91" DrawAspect="Content" ObjectID="_1468075935" r:id="rId277">
              <o:LockedField>false</o:LockedField>
            </o:OLEObject>
          </w:object>
        </w:r>
      </w:del>
      <w:del w:id="9413" w:author="Janusio" w:date="2018-03-10T14:41:08Z"/>
      <w:del w:id="9414" w:author="Janusio" w:date="2018-03-10T14:41:08Z">
        <w:r>
          <w:rPr>
            <w:rFonts w:hint="eastAsia" w:ascii="Times New Roman" w:hAnsi="Times New Roman"/>
            <w:color w:val="auto"/>
            <w:szCs w:val="24"/>
          </w:rPr>
          <w:delText>(Jump(</w:delText>
        </w:r>
      </w:del>
      <w:del w:id="9415" w:author="Janusio" w:date="2018-03-10T14:41:08Z">
        <w:r>
          <w:rPr>
            <w:rFonts w:hint="eastAsia" w:ascii="Times New Roman" w:hAnsi="Times New Roman"/>
            <w:i/>
            <w:iCs/>
            <w:color w:val="auto"/>
            <w:szCs w:val="24"/>
          </w:rPr>
          <w:delText>J</w:delText>
        </w:r>
      </w:del>
      <w:del w:id="9416" w:author="Janusio" w:date="2018-03-10T14:41:08Z">
        <w:r>
          <w:rPr>
            <w:rFonts w:hint="eastAsia" w:ascii="Times New Roman" w:hAnsi="Times New Roman"/>
            <w:iCs/>
            <w:color w:val="auto"/>
            <w:szCs w:val="24"/>
          </w:rPr>
          <w:delText>,</w:delText>
        </w:r>
      </w:del>
      <w:del w:id="9417" w:author="Janusio" w:date="2018-03-10T14:41:08Z">
        <w:r>
          <w:rPr>
            <w:rFonts w:hint="eastAsia" w:ascii="Times New Roman" w:hAnsi="Times New Roman"/>
            <w:i/>
            <w:iCs/>
            <w:color w:val="auto"/>
            <w:szCs w:val="24"/>
          </w:rPr>
          <w:delText xml:space="preserve"> VM Binding</w:delText>
        </w:r>
      </w:del>
      <w:del w:id="9418" w:author="Janusio" w:date="2018-03-10T14:41:08Z">
        <w:r>
          <w:rPr>
            <w:rFonts w:hint="eastAsia" w:ascii="Times New Roman" w:hAnsi="Times New Roman"/>
            <w:iCs/>
            <w:color w:val="auto"/>
            <w:szCs w:val="24"/>
          </w:rPr>
          <w:delText>(</w:delText>
        </w:r>
      </w:del>
      <w:del w:id="9419" w:author="Janusio" w:date="2018-03-10T14:41:08Z">
        <w:r>
          <w:rPr>
            <w:rFonts w:hint="eastAsia" w:ascii="Times New Roman" w:hAnsi="Times New Roman"/>
            <w:i/>
            <w:iCs/>
            <w:color w:val="auto"/>
            <w:szCs w:val="24"/>
          </w:rPr>
          <w:delText>m</w:delText>
        </w:r>
      </w:del>
      <w:del w:id="9420" w:author="Janusio" w:date="2018-03-10T14:41:08Z">
        <w:r>
          <w:rPr>
            <w:rFonts w:hint="eastAsia" w:ascii="Times New Roman" w:hAnsi="Times New Roman"/>
            <w:iCs/>
            <w:color w:val="auto"/>
            <w:szCs w:val="24"/>
          </w:rPr>
          <w:delText>)</w:delText>
        </w:r>
      </w:del>
      <w:del w:id="9421" w:author="Janusio" w:date="2018-03-10T14:41:08Z">
        <w:r>
          <w:rPr>
            <w:rFonts w:hint="eastAsia" w:ascii="Times New Roman" w:hAnsi="Times New Roman"/>
            <w:color w:val="auto"/>
            <w:szCs w:val="24"/>
          </w:rPr>
          <w:delText>)@</w:delText>
        </w:r>
      </w:del>
      <w:del w:id="9422" w:author="Janusio" w:date="2018-03-10T14:41:08Z">
        <w:r>
          <w:rPr>
            <w:rFonts w:hint="eastAsia" w:ascii="Times New Roman" w:hAnsi="Times New Roman"/>
            <w:i/>
            <w:iCs/>
            <w:color w:val="auto"/>
            <w:szCs w:val="24"/>
          </w:rPr>
          <w:delText xml:space="preserve"> t</w:delText>
        </w:r>
      </w:del>
      <w:del w:id="9423" w:author="Janusio" w:date="2018-03-10T14:41:08Z">
        <w:r>
          <w:rPr>
            <w:rFonts w:hint="eastAsia" w:ascii="Times New Roman" w:hAnsi="Times New Roman"/>
            <w:i/>
            <w:iCs/>
            <w:color w:val="auto"/>
            <w:szCs w:val="24"/>
            <w:vertAlign w:val="subscript"/>
          </w:rPr>
          <w:delText>vmb</w:delText>
        </w:r>
      </w:del>
      <w:del w:id="9424"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425" w:author="Janusio" w:date="2018-03-10T14:41:08Z"/>
          <w:rFonts w:hint="eastAsia" w:ascii="Times New Roman" w:hAnsi="Times New Roman"/>
          <w:color w:val="auto"/>
          <w:szCs w:val="24"/>
        </w:rPr>
      </w:pPr>
      <w:del w:id="9426" w:author="Janusio" w:date="2018-03-10T14:41:08Z"/>
      <w:del w:id="9427" w:author="Janusio" w:date="2018-03-10T14:41:08Z"/>
      <w:del w:id="9428" w:author="Janusio" w:date="2018-03-10T14:41:08Z"/>
      <w:del w:id="9429" w:author="Janusio" w:date="2018-03-10T14:41:08Z">
        <w:r>
          <w:rPr>
            <w:rFonts w:hint="eastAsia" w:ascii="Times New Roman" w:hAnsi="Times New Roman"/>
            <w:color w:val="auto"/>
            <w:position w:val="-4"/>
            <w:szCs w:val="24"/>
          </w:rPr>
          <w:object>
            <v:shape id="_x0000_i1092"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92" DrawAspect="Content" ObjectID="_1468075936" r:id="rId278">
              <o:LockedField>false</o:LockedField>
            </o:OLEObject>
          </w:object>
        </w:r>
      </w:del>
      <w:del w:id="9431" w:author="Janusio" w:date="2018-03-10T14:41:08Z"/>
      <w:del w:id="9432" w:author="Janusio" w:date="2018-03-10T14:41:08Z">
        <w:r>
          <w:rPr>
            <w:rFonts w:hint="eastAsia" w:ascii="Times New Roman" w:hAnsi="Times New Roman"/>
            <w:color w:val="auto"/>
            <w:szCs w:val="24"/>
          </w:rPr>
          <w:delText>(</w:delText>
        </w:r>
      </w:del>
      <w:del w:id="9433" w:author="Janusio" w:date="2018-03-10T14:41:08Z">
        <w:r>
          <w:rPr>
            <w:rFonts w:hint="eastAsia" w:ascii="宋体" w:hAnsi="宋体" w:cs="宋体"/>
            <w:color w:val="auto"/>
            <w:szCs w:val="24"/>
          </w:rPr>
          <w:delText>┐</w:delText>
        </w:r>
      </w:del>
      <w:del w:id="9434" w:author="Janusio" w:date="2018-03-10T14:41:08Z">
        <w:r>
          <w:rPr>
            <w:rFonts w:hint="eastAsia" w:ascii="Times New Roman" w:hAnsi="Times New Roman"/>
            <w:color w:val="auto"/>
            <w:szCs w:val="24"/>
          </w:rPr>
          <w:delText>Jump(</w:delText>
        </w:r>
      </w:del>
      <w:del w:id="9435" w:author="Janusio" w:date="2018-03-10T14:41:08Z">
        <w:r>
          <w:rPr>
            <w:rFonts w:hint="eastAsia" w:ascii="Times New Roman" w:hAnsi="Times New Roman"/>
            <w:i/>
            <w:iCs/>
            <w:color w:val="auto"/>
            <w:szCs w:val="24"/>
          </w:rPr>
          <w:delText>J</w:delText>
        </w:r>
      </w:del>
      <w:del w:id="9436" w:author="Janusio" w:date="2018-03-10T14:41:08Z">
        <w:r>
          <w:rPr>
            <w:rFonts w:hint="eastAsia" w:ascii="Times New Roman" w:hAnsi="Times New Roman"/>
            <w:iCs/>
            <w:color w:val="auto"/>
            <w:szCs w:val="24"/>
          </w:rPr>
          <w:delText>,</w:delText>
        </w:r>
      </w:del>
      <w:del w:id="9437" w:author="Janusio" w:date="2018-03-10T14:41:08Z">
        <w:r>
          <w:rPr>
            <w:rFonts w:hint="eastAsia" w:ascii="Times New Roman" w:hAnsi="Times New Roman"/>
            <w:i/>
            <w:iCs/>
            <w:color w:val="auto"/>
            <w:szCs w:val="24"/>
          </w:rPr>
          <w:delText xml:space="preserve"> VM Builder</w:delText>
        </w:r>
      </w:del>
      <w:del w:id="9438" w:author="Janusio" w:date="2018-03-10T14:41:08Z">
        <w:r>
          <w:rPr>
            <w:rFonts w:hint="eastAsia" w:ascii="Times New Roman" w:hAnsi="Times New Roman"/>
            <w:iCs/>
            <w:color w:val="auto"/>
            <w:szCs w:val="24"/>
          </w:rPr>
          <w:delText>(</w:delText>
        </w:r>
      </w:del>
      <w:del w:id="9439" w:author="Janusio" w:date="2018-03-10T14:41:08Z">
        <w:r>
          <w:rPr>
            <w:rFonts w:hint="eastAsia" w:ascii="Times New Roman" w:hAnsi="Times New Roman"/>
            <w:i/>
            <w:iCs/>
            <w:color w:val="auto"/>
            <w:szCs w:val="24"/>
          </w:rPr>
          <w:delText>m</w:delText>
        </w:r>
      </w:del>
      <w:del w:id="9440" w:author="Janusio" w:date="2018-03-10T14:41:08Z">
        <w:r>
          <w:rPr>
            <w:rFonts w:hint="eastAsia" w:ascii="Times New Roman" w:hAnsi="Times New Roman"/>
            <w:iCs/>
            <w:color w:val="auto"/>
            <w:szCs w:val="24"/>
          </w:rPr>
          <w:delText>)</w:delText>
        </w:r>
      </w:del>
      <w:del w:id="9441" w:author="Janusio" w:date="2018-03-10T14:41:08Z">
        <w:r>
          <w:rPr>
            <w:rFonts w:hint="eastAsia" w:ascii="Times New Roman" w:hAnsi="Times New Roman"/>
            <w:color w:val="auto"/>
            <w:szCs w:val="24"/>
          </w:rPr>
          <w:delText xml:space="preserve"> on(</w:delText>
        </w:r>
      </w:del>
      <w:del w:id="9442" w:author="Janusio" w:date="2018-03-10T14:41:08Z">
        <w:r>
          <w:rPr>
            <w:rFonts w:hint="eastAsia" w:ascii="Times New Roman" w:hAnsi="Times New Roman"/>
            <w:i/>
            <w:iCs/>
            <w:color w:val="auto"/>
            <w:szCs w:val="24"/>
          </w:rPr>
          <w:delText>t</w:delText>
        </w:r>
      </w:del>
      <w:del w:id="9443" w:author="Janusio" w:date="2018-03-10T14:41:08Z">
        <w:r>
          <w:rPr>
            <w:rFonts w:hint="eastAsia" w:ascii="Times New Roman" w:hAnsi="Times New Roman"/>
            <w:i/>
            <w:iCs/>
            <w:color w:val="auto"/>
            <w:szCs w:val="24"/>
            <w:vertAlign w:val="subscript"/>
          </w:rPr>
          <w:delText>vv</w:delText>
        </w:r>
      </w:del>
      <w:del w:id="9444" w:author="Janusio" w:date="2018-03-10T14:41:08Z">
        <w:r>
          <w:rPr>
            <w:rFonts w:hint="eastAsia" w:ascii="Times New Roman" w:hAnsi="Times New Roman"/>
            <w:color w:val="auto"/>
            <w:szCs w:val="24"/>
          </w:rPr>
          <w:delText>,</w:delText>
        </w:r>
      </w:del>
      <w:del w:id="9445" w:author="Janusio" w:date="2018-03-10T14:41:08Z">
        <w:r>
          <w:rPr>
            <w:rFonts w:hint="eastAsia" w:ascii="Times New Roman" w:hAnsi="Times New Roman"/>
            <w:i/>
            <w:iCs/>
            <w:color w:val="auto"/>
            <w:szCs w:val="24"/>
          </w:rPr>
          <w:delText xml:space="preserve"> t</w:delText>
        </w:r>
      </w:del>
      <w:del w:id="9446" w:author="Janusio" w:date="2018-03-10T14:41:08Z">
        <w:r>
          <w:rPr>
            <w:rFonts w:hint="eastAsia" w:ascii="Times New Roman" w:hAnsi="Times New Roman"/>
            <w:i/>
            <w:iCs/>
            <w:color w:val="auto"/>
            <w:szCs w:val="24"/>
            <w:vertAlign w:val="subscript"/>
          </w:rPr>
          <w:delText>vmb</w:delText>
        </w:r>
      </w:del>
      <w:del w:id="9447"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448" w:author="Janusio" w:date="2018-03-10T14:41:08Z"/>
          <w:rFonts w:hint="eastAsia" w:ascii="Times New Roman" w:hAnsi="Times New Roman"/>
          <w:color w:val="auto"/>
          <w:szCs w:val="24"/>
        </w:rPr>
      </w:pPr>
      <w:del w:id="9449" w:author="Janusio" w:date="2018-03-10T14:41:08Z"/>
      <w:del w:id="9450" w:author="Janusio" w:date="2018-03-10T14:41:08Z"/>
      <w:del w:id="9451" w:author="Janusio" w:date="2018-03-10T14:41:08Z"/>
      <w:del w:id="9452" w:author="Janusio" w:date="2018-03-10T14:41:08Z">
        <w:r>
          <w:rPr>
            <w:rFonts w:hint="eastAsia" w:ascii="Times New Roman" w:hAnsi="Times New Roman"/>
            <w:color w:val="auto"/>
            <w:position w:val="-4"/>
            <w:szCs w:val="24"/>
          </w:rPr>
          <w:object>
            <v:shape id="_x0000_i1093"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93" DrawAspect="Content" ObjectID="_1468075937" r:id="rId279">
              <o:LockedField>false</o:LockedField>
            </o:OLEObject>
          </w:object>
        </w:r>
      </w:del>
      <w:del w:id="9454" w:author="Janusio" w:date="2018-03-10T14:41:08Z"/>
      <w:del w:id="9455" w:author="Janusio" w:date="2018-03-10T14:41:08Z">
        <w:r>
          <w:rPr>
            <w:rFonts w:hint="eastAsia" w:ascii="Times New Roman" w:hAnsi="Times New Roman"/>
            <w:color w:val="auto"/>
            <w:szCs w:val="24"/>
          </w:rPr>
          <w:delText>(Jump(</w:delText>
        </w:r>
      </w:del>
      <w:del w:id="9456" w:author="Janusio" w:date="2018-03-10T14:41:08Z">
        <w:r>
          <w:rPr>
            <w:rFonts w:hint="eastAsia" w:ascii="Times New Roman" w:hAnsi="Times New Roman"/>
            <w:i/>
            <w:iCs/>
            <w:color w:val="auto"/>
            <w:szCs w:val="24"/>
          </w:rPr>
          <w:delText>J</w:delText>
        </w:r>
      </w:del>
      <w:del w:id="9457" w:author="Janusio" w:date="2018-03-10T14:41:08Z">
        <w:r>
          <w:rPr>
            <w:rFonts w:hint="eastAsia" w:ascii="Times New Roman" w:hAnsi="Times New Roman"/>
            <w:iCs/>
            <w:color w:val="auto"/>
            <w:szCs w:val="24"/>
          </w:rPr>
          <w:delText>,</w:delText>
        </w:r>
      </w:del>
      <w:del w:id="9458" w:author="Janusio" w:date="2018-03-10T14:41:08Z">
        <w:r>
          <w:rPr>
            <w:rFonts w:hint="eastAsia" w:ascii="Times New Roman" w:hAnsi="Times New Roman"/>
            <w:i/>
            <w:iCs/>
            <w:color w:val="auto"/>
            <w:szCs w:val="24"/>
          </w:rPr>
          <w:delText xml:space="preserve"> VM Binding</w:delText>
        </w:r>
      </w:del>
      <w:del w:id="9459" w:author="Janusio" w:date="2018-03-10T14:41:08Z">
        <w:r>
          <w:rPr>
            <w:rFonts w:hint="eastAsia" w:ascii="Times New Roman" w:hAnsi="Times New Roman"/>
            <w:iCs/>
            <w:color w:val="auto"/>
            <w:szCs w:val="24"/>
          </w:rPr>
          <w:delText>(</w:delText>
        </w:r>
      </w:del>
      <w:del w:id="9460" w:author="Janusio" w:date="2018-03-10T14:41:08Z">
        <w:r>
          <w:rPr>
            <w:rFonts w:hint="eastAsia" w:ascii="Times New Roman" w:hAnsi="Times New Roman"/>
            <w:i/>
            <w:iCs/>
            <w:color w:val="auto"/>
            <w:szCs w:val="24"/>
          </w:rPr>
          <w:delText>m</w:delText>
        </w:r>
      </w:del>
      <w:del w:id="9461" w:author="Janusio" w:date="2018-03-10T14:41:08Z">
        <w:r>
          <w:rPr>
            <w:rFonts w:hint="eastAsia" w:ascii="Times New Roman" w:hAnsi="Times New Roman"/>
            <w:iCs/>
            <w:color w:val="auto"/>
            <w:szCs w:val="24"/>
          </w:rPr>
          <w:delText>)</w:delText>
        </w:r>
      </w:del>
      <w:del w:id="9462" w:author="Janusio" w:date="2018-03-10T14:41:08Z">
        <w:r>
          <w:rPr>
            <w:rFonts w:hint="eastAsia" w:ascii="Times New Roman" w:hAnsi="Times New Roman"/>
            <w:color w:val="auto"/>
            <w:szCs w:val="24"/>
          </w:rPr>
          <w:delText>)@</w:delText>
        </w:r>
      </w:del>
      <w:del w:id="9463" w:author="Janusio" w:date="2018-03-10T14:41:08Z">
        <w:r>
          <w:rPr>
            <w:rFonts w:hint="eastAsia" w:ascii="Times New Roman" w:hAnsi="Times New Roman"/>
            <w:i/>
            <w:iCs/>
            <w:color w:val="auto"/>
            <w:szCs w:val="24"/>
          </w:rPr>
          <w:delText xml:space="preserve"> t</w:delText>
        </w:r>
      </w:del>
      <w:del w:id="9464" w:author="Janusio" w:date="2018-03-10T14:41:08Z">
        <w:r>
          <w:rPr>
            <w:rFonts w:hint="eastAsia" w:ascii="Times New Roman" w:hAnsi="Times New Roman"/>
            <w:i/>
            <w:iCs/>
            <w:color w:val="auto"/>
            <w:szCs w:val="24"/>
            <w:vertAlign w:val="subscript"/>
          </w:rPr>
          <w:delText>o_app</w:delText>
        </w:r>
      </w:del>
      <w:del w:id="9465"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466" w:author="Janusio" w:date="2018-03-10T14:41:08Z"/>
          <w:rFonts w:hint="eastAsia" w:ascii="Times New Roman" w:hAnsi="Times New Roman"/>
          <w:b/>
          <w:bCs/>
          <w:color w:val="auto"/>
          <w:szCs w:val="24"/>
        </w:rPr>
      </w:pPr>
      <w:del w:id="9467" w:author="Janusio" w:date="2018-03-10T14:41:08Z"/>
      <w:del w:id="9468" w:author="Janusio" w:date="2018-03-10T14:41:08Z"/>
      <w:del w:id="9469" w:author="Janusio" w:date="2018-03-10T14:41:08Z"/>
      <w:del w:id="9470" w:author="Janusio" w:date="2018-03-10T14:41:08Z">
        <w:r>
          <w:rPr>
            <w:rFonts w:hint="eastAsia" w:ascii="Times New Roman" w:hAnsi="Times New Roman"/>
            <w:color w:val="auto"/>
            <w:position w:val="-4"/>
            <w:szCs w:val="24"/>
          </w:rPr>
          <w:object>
            <v:shape id="_x0000_i1094"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094" DrawAspect="Content" ObjectID="_1468075938" r:id="rId280">
              <o:LockedField>false</o:LockedField>
            </o:OLEObject>
          </w:object>
        </w:r>
      </w:del>
      <w:del w:id="9472" w:author="Janusio" w:date="2018-03-10T14:41:08Z"/>
      <w:del w:id="9473" w:author="Janusio" w:date="2018-03-10T14:41:08Z">
        <w:r>
          <w:rPr>
            <w:rFonts w:hint="eastAsia" w:ascii="Times New Roman" w:hAnsi="Times New Roman"/>
            <w:color w:val="auto"/>
            <w:szCs w:val="24"/>
          </w:rPr>
          <w:delText>(</w:delText>
        </w:r>
      </w:del>
      <w:del w:id="9474" w:author="Janusio" w:date="2018-03-10T14:41:08Z">
        <w:r>
          <w:rPr>
            <w:rFonts w:hint="eastAsia" w:ascii="宋体" w:hAnsi="宋体" w:cs="宋体"/>
            <w:color w:val="auto"/>
            <w:szCs w:val="24"/>
          </w:rPr>
          <w:delText>┐</w:delText>
        </w:r>
      </w:del>
      <w:del w:id="9475" w:author="Janusio" w:date="2018-03-10T14:41:08Z">
        <w:r>
          <w:rPr>
            <w:rFonts w:hint="eastAsia" w:ascii="Times New Roman" w:hAnsi="Times New Roman"/>
            <w:color w:val="auto"/>
            <w:szCs w:val="24"/>
          </w:rPr>
          <w:delText>Jump(</w:delText>
        </w:r>
      </w:del>
      <w:del w:id="9476" w:author="Janusio" w:date="2018-03-10T14:41:08Z">
        <w:r>
          <w:rPr>
            <w:rFonts w:hint="eastAsia" w:ascii="Times New Roman" w:hAnsi="Times New Roman"/>
            <w:i/>
            <w:iCs/>
            <w:color w:val="auto"/>
            <w:szCs w:val="24"/>
          </w:rPr>
          <w:delText>J</w:delText>
        </w:r>
      </w:del>
      <w:del w:id="9477" w:author="Janusio" w:date="2018-03-10T14:41:08Z">
        <w:r>
          <w:rPr>
            <w:rFonts w:hint="eastAsia" w:ascii="Times New Roman" w:hAnsi="Times New Roman"/>
            <w:iCs/>
            <w:color w:val="auto"/>
            <w:szCs w:val="24"/>
          </w:rPr>
          <w:delText>,</w:delText>
        </w:r>
      </w:del>
      <w:del w:id="9478" w:author="Janusio" w:date="2018-03-10T14:41:08Z">
        <w:r>
          <w:rPr>
            <w:rFonts w:hint="eastAsia" w:ascii="Times New Roman" w:hAnsi="Times New Roman"/>
            <w:i/>
            <w:iCs/>
            <w:color w:val="auto"/>
            <w:szCs w:val="24"/>
          </w:rPr>
          <w:delText xml:space="preserve"> VM Builder</w:delText>
        </w:r>
      </w:del>
      <w:del w:id="9479" w:author="Janusio" w:date="2018-03-10T14:41:08Z">
        <w:r>
          <w:rPr>
            <w:rFonts w:hint="eastAsia" w:ascii="Times New Roman" w:hAnsi="Times New Roman"/>
            <w:iCs/>
            <w:color w:val="auto"/>
            <w:szCs w:val="24"/>
          </w:rPr>
          <w:delText>(</w:delText>
        </w:r>
      </w:del>
      <w:del w:id="9480" w:author="Janusio" w:date="2018-03-10T14:41:08Z">
        <w:r>
          <w:rPr>
            <w:rFonts w:hint="eastAsia" w:ascii="Times New Roman" w:hAnsi="Times New Roman"/>
            <w:i/>
            <w:iCs/>
            <w:color w:val="auto"/>
            <w:szCs w:val="24"/>
          </w:rPr>
          <w:delText>m</w:delText>
        </w:r>
      </w:del>
      <w:del w:id="9481" w:author="Janusio" w:date="2018-03-10T14:41:08Z">
        <w:r>
          <w:rPr>
            <w:rFonts w:hint="eastAsia" w:ascii="Times New Roman" w:hAnsi="Times New Roman"/>
            <w:iCs/>
            <w:color w:val="auto"/>
            <w:szCs w:val="24"/>
          </w:rPr>
          <w:delText>)</w:delText>
        </w:r>
      </w:del>
      <w:del w:id="9482" w:author="Janusio" w:date="2018-03-10T14:41:08Z">
        <w:r>
          <w:rPr>
            <w:rFonts w:hint="eastAsia" w:ascii="Times New Roman" w:hAnsi="Times New Roman"/>
            <w:color w:val="auto"/>
            <w:szCs w:val="24"/>
          </w:rPr>
          <w:delText xml:space="preserve"> on(</w:delText>
        </w:r>
      </w:del>
      <w:del w:id="9483" w:author="Janusio" w:date="2018-03-10T14:41:08Z">
        <w:r>
          <w:rPr>
            <w:rFonts w:hint="eastAsia" w:ascii="Times New Roman" w:hAnsi="Times New Roman"/>
            <w:i/>
            <w:iCs/>
            <w:color w:val="auto"/>
            <w:szCs w:val="24"/>
          </w:rPr>
          <w:delText>t</w:delText>
        </w:r>
      </w:del>
      <w:del w:id="9484" w:author="Janusio" w:date="2018-03-10T14:41:08Z">
        <w:r>
          <w:rPr>
            <w:rFonts w:hint="eastAsia" w:ascii="Times New Roman" w:hAnsi="Times New Roman"/>
            <w:i/>
            <w:iCs/>
            <w:color w:val="auto"/>
            <w:szCs w:val="24"/>
            <w:vertAlign w:val="subscript"/>
          </w:rPr>
          <w:delText>vmb</w:delText>
        </w:r>
      </w:del>
      <w:del w:id="9485" w:author="Janusio" w:date="2018-03-10T14:41:08Z">
        <w:r>
          <w:rPr>
            <w:rFonts w:hint="eastAsia" w:ascii="Times New Roman" w:hAnsi="Times New Roman"/>
            <w:color w:val="auto"/>
            <w:szCs w:val="24"/>
          </w:rPr>
          <w:delText>,</w:delText>
        </w:r>
      </w:del>
      <w:del w:id="9486" w:author="Janusio" w:date="2018-03-10T14:41:08Z">
        <w:r>
          <w:rPr>
            <w:rFonts w:hint="eastAsia" w:ascii="Times New Roman" w:hAnsi="Times New Roman"/>
            <w:i/>
            <w:iCs/>
            <w:color w:val="auto"/>
            <w:szCs w:val="24"/>
          </w:rPr>
          <w:delText xml:space="preserve"> t</w:delText>
        </w:r>
      </w:del>
      <w:del w:id="9487" w:author="Janusio" w:date="2018-03-10T14:41:08Z">
        <w:r>
          <w:rPr>
            <w:rFonts w:hint="eastAsia" w:ascii="Times New Roman" w:hAnsi="Times New Roman"/>
            <w:i/>
            <w:iCs/>
            <w:color w:val="auto"/>
            <w:szCs w:val="24"/>
            <w:vertAlign w:val="subscript"/>
          </w:rPr>
          <w:delText>o_app</w:delText>
        </w:r>
      </w:del>
      <w:del w:id="9488" w:author="Janusio" w:date="2018-03-10T14:41:08Z">
        <w:r>
          <w:rPr>
            <w:rFonts w:hint="eastAsia" w:ascii="Times New Roman" w:hAnsi="Times New Roman"/>
            <w:color w:val="auto"/>
            <w:szCs w:val="24"/>
          </w:rPr>
          <w:delText xml:space="preserve">))    </w:delText>
        </w:r>
      </w:del>
      <w:del w:id="9489" w:author="Janusio" w:date="2018-03-10T14:41:08Z">
        <w:r>
          <w:rPr>
            <w:rFonts w:hint="eastAsia" w:ascii="Times New Roman" w:hAnsi="Times New Roman"/>
            <w:b/>
            <w:bCs/>
            <w:color w:val="auto"/>
            <w:szCs w:val="24"/>
          </w:rPr>
          <w:delText>(10)</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del w:id="9490" w:author="Janusio" w:date="2018-03-10T14:41:08Z"/>
          <w:rFonts w:hint="eastAsia" w:ascii="Times New Roman" w:hAnsi="Times New Roman"/>
          <w:color w:val="auto"/>
          <w:szCs w:val="24"/>
        </w:rPr>
      </w:pPr>
      <w:del w:id="9491" w:author="Janusio" w:date="2018-03-10T14:41:08Z">
        <w:r>
          <w:rPr>
            <w:rFonts w:hint="eastAsia" w:ascii="Times New Roman" w:hAnsi="Times New Roman"/>
            <w:color w:val="auto"/>
            <w:szCs w:val="24"/>
          </w:rPr>
          <w:delText>定理1即得证。</w:delText>
        </w:r>
      </w:del>
    </w:p>
    <w:p>
      <w:pPr>
        <w:pStyle w:val="27"/>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del w:id="9492" w:author="Janusio" w:date="2018-03-10T14:41:08Z"/>
          <w:rFonts w:hint="eastAsia" w:ascii="Times New Roman" w:hAnsi="Times New Roman"/>
          <w:szCs w:val="24"/>
        </w:rPr>
      </w:pPr>
      <w:del w:id="9493" w:author="Janusio" w:date="2018-03-10T14:41:08Z">
        <w:r>
          <w:rPr>
            <w:rFonts w:ascii="Times New Roman" w:hAnsi="Times New Roman"/>
            <w:color w:val="auto"/>
            <w:szCs w:val="24"/>
          </w:rPr>
          <w:delText>虽然上述证明过程未显式地描述攻击者的存在，但已经蕴含着攻击场景。比如，在</w:delText>
        </w:r>
      </w:del>
      <w:del w:id="9494" w:author="Janusio" w:date="2018-03-10T14:41:08Z">
        <w:r>
          <w:rPr>
            <w:rFonts w:hint="eastAsia" w:ascii="Times New Roman" w:hAnsi="Times New Roman"/>
            <w:i/>
            <w:color w:val="auto"/>
            <w:szCs w:val="24"/>
          </w:rPr>
          <w:delText>BIOS</w:delText>
        </w:r>
      </w:del>
      <w:del w:id="9495" w:author="Janusio" w:date="2018-03-10T14:41:08Z">
        <w:r>
          <w:rPr>
            <w:rFonts w:hint="eastAsia" w:ascii="Times New Roman" w:hAnsi="Times New Roman"/>
            <w:color w:val="auto"/>
            <w:szCs w:val="24"/>
          </w:rPr>
          <w:delText>(</w:delText>
        </w:r>
      </w:del>
      <w:del w:id="9496" w:author="Janusio" w:date="2018-03-10T14:41:08Z">
        <w:r>
          <w:rPr>
            <w:rFonts w:ascii="Times New Roman" w:hAnsi="Times New Roman"/>
            <w:i/>
            <w:color w:val="auto"/>
            <w:szCs w:val="24"/>
          </w:rPr>
          <w:delText>m</w:delText>
        </w:r>
      </w:del>
      <w:del w:id="9497" w:author="Janusio" w:date="2018-03-10T14:41:08Z">
        <w:r>
          <w:rPr>
            <w:rFonts w:hint="eastAsia" w:ascii="Times New Roman" w:hAnsi="Times New Roman"/>
            <w:color w:val="auto"/>
            <w:szCs w:val="24"/>
          </w:rPr>
          <w:delText>)</w:delText>
        </w:r>
      </w:del>
      <w:del w:id="9498" w:author="Janusio" w:date="2018-03-10T14:41:08Z">
        <w:r>
          <w:rPr>
            <w:rFonts w:ascii="Times New Roman" w:hAnsi="Times New Roman"/>
            <w:color w:val="auto"/>
            <w:szCs w:val="24"/>
          </w:rPr>
          <w:delText>之后跳转到</w:delText>
        </w:r>
      </w:del>
      <w:del w:id="9499" w:author="Janusio" w:date="2018-03-10T14:41:08Z">
        <w:r>
          <w:rPr>
            <w:rFonts w:hint="eastAsia" w:ascii="Times New Roman" w:hAnsi="Times New Roman"/>
            <w:i/>
            <w:iCs/>
            <w:color w:val="auto"/>
            <w:szCs w:val="24"/>
          </w:rPr>
          <w:delText>o</w:delText>
        </w:r>
      </w:del>
      <w:del w:id="9500" w:author="Janusio" w:date="2018-03-10T14:41:08Z">
        <w:r>
          <w:rPr>
            <w:rFonts w:ascii="Times New Roman" w:hAnsi="Times New Roman"/>
            <w:color w:val="auto"/>
            <w:szCs w:val="24"/>
          </w:rPr>
          <w:delText>的过程中，由于</w:delText>
        </w:r>
      </w:del>
      <w:del w:id="9501" w:author="Janusio" w:date="2018-03-10T14:41:08Z">
        <w:r>
          <w:rPr>
            <w:rFonts w:hint="eastAsia" w:ascii="Times New Roman" w:hAnsi="Times New Roman"/>
            <w:i/>
            <w:iCs/>
            <w:color w:val="auto"/>
            <w:szCs w:val="24"/>
          </w:rPr>
          <w:delText>o</w:delText>
        </w:r>
      </w:del>
      <w:del w:id="9502" w:author="Janusio" w:date="2018-03-10T14:41:08Z">
        <w:r>
          <w:rPr>
            <w:rFonts w:ascii="Times New Roman" w:hAnsi="Times New Roman"/>
            <w:color w:val="auto"/>
            <w:szCs w:val="24"/>
          </w:rPr>
          <w:delText>是从内存</w:delText>
        </w:r>
      </w:del>
      <w:del w:id="9503" w:author="Janusio" w:date="2018-03-10T14:41:08Z">
        <w:r>
          <w:rPr>
            <w:rFonts w:ascii="Times New Roman" w:hAnsi="Times New Roman"/>
            <w:i/>
            <w:iCs/>
            <w:color w:val="auto"/>
            <w:szCs w:val="24"/>
          </w:rPr>
          <w:delText>m.</w:delText>
        </w:r>
      </w:del>
      <w:del w:id="9504" w:author="Janusio" w:date="2018-03-10T14:41:08Z">
        <w:r>
          <w:rPr>
            <w:rFonts w:hint="eastAsia" w:ascii="Times New Roman" w:hAnsi="Times New Roman"/>
            <w:i/>
            <w:iCs/>
            <w:color w:val="auto"/>
            <w:szCs w:val="24"/>
          </w:rPr>
          <w:delText>osloader</w:delText>
        </w:r>
      </w:del>
      <w:del w:id="9505" w:author="Janusio" w:date="2018-03-10T14:41:08Z">
        <w:r>
          <w:rPr>
            <w:rFonts w:ascii="Times New Roman" w:hAnsi="Times New Roman"/>
            <w:i/>
            <w:iCs/>
            <w:color w:val="auto"/>
            <w:szCs w:val="24"/>
          </w:rPr>
          <w:delText>_loc</w:delText>
        </w:r>
      </w:del>
      <w:del w:id="9506" w:author="Janusio" w:date="2018-03-10T14:41:08Z">
        <w:r>
          <w:rPr>
            <w:rFonts w:ascii="Times New Roman" w:hAnsi="Times New Roman"/>
            <w:color w:val="auto"/>
            <w:szCs w:val="24"/>
          </w:rPr>
          <w:delText>读取的，而该位置可能在之前已被攻击者线程写入其他程序，但可信计算技术提供的度量扩展机制使得能够推理只有得到正确的内存值时才能继续运行下一个程序。</w:delText>
        </w:r>
      </w:del>
      <w:del w:id="9507" w:author="Janusio" w:date="2018-03-10T14:41:08Z">
        <w:r>
          <w:rPr>
            <w:rFonts w:hint="eastAsia" w:ascii="Times New Roman" w:hAnsi="Times New Roman"/>
            <w:color w:val="auto"/>
            <w:szCs w:val="24"/>
          </w:rPr>
          <w:delText>后面的以此类推。</w:delText>
        </w:r>
      </w:del>
    </w:p>
    <w:p>
      <w:pPr>
        <w:pStyle w:val="27"/>
        <w:numPr>
          <w:ilvl w:val="0"/>
          <w:numId w:val="0"/>
        </w:numPr>
        <w:spacing w:line="360" w:lineRule="auto"/>
        <w:rPr>
          <w:del w:id="9508" w:author="Janusio" w:date="2018-03-10T14:41:08Z"/>
          <w:rFonts w:hint="eastAsia" w:ascii="Times New Roman" w:hAnsi="Times New Roman"/>
          <w:b/>
          <w:bCs/>
          <w:szCs w:val="24"/>
          <w:lang w:eastAsia="zh-CN"/>
        </w:rPr>
      </w:pPr>
      <w:del w:id="9509" w:author="Janusio" w:date="2018-03-10T14:41:08Z">
        <w:r>
          <w:rPr>
            <w:rFonts w:hint="eastAsia" w:ascii="Times New Roman" w:hAnsi="Times New Roman"/>
            <w:b/>
            <w:bCs/>
            <w:szCs w:val="24"/>
            <w:lang w:val="en-US" w:eastAsia="zh-CN"/>
          </w:rPr>
          <w:delText xml:space="preserve">5.1.2.3 </w:delText>
        </w:r>
      </w:del>
      <w:del w:id="9510" w:author="Janusio" w:date="2018-03-10T14:41:08Z">
        <w:r>
          <w:rPr>
            <w:rFonts w:hint="eastAsia" w:ascii="Times New Roman" w:hAnsi="Times New Roman"/>
            <w:b/>
            <w:bCs/>
            <w:szCs w:val="24"/>
            <w:lang w:eastAsia="zh-CN"/>
          </w:rPr>
          <w:delText>信任链远程验证</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511" w:author="Janusio" w:date="2018-03-10T14:41:08Z"/>
          <w:rFonts w:ascii="Times New Roman" w:hAnsi="Times New Roman"/>
          <w:color w:val="auto"/>
          <w:szCs w:val="24"/>
        </w:rPr>
      </w:pPr>
      <w:del w:id="9512" w:author="Janusio" w:date="2018-03-10T14:41:08Z">
        <w:r>
          <w:rPr>
            <w:rFonts w:hint="eastAsia" w:ascii="Times New Roman" w:hAnsi="Times New Roman"/>
            <w:color w:val="auto"/>
            <w:szCs w:val="24"/>
          </w:rPr>
          <w:delText>TVP-QT的m需要向外部挑战者证明自己所声称信任属性，即其信任链传递过程中所执行程序的确定序列，使外部挑战者相信它的确按上述信任链构建了可信执行环境，需要证明MeasuredBoot</w:delText>
        </w:r>
      </w:del>
      <w:del w:id="9513" w:author="Janusio" w:date="2018-03-10T14:41:08Z">
        <w:r>
          <w:rPr>
            <w:rFonts w:hint="eastAsia" w:ascii="Times New Roman" w:hAnsi="Times New Roman"/>
            <w:color w:val="auto"/>
            <w:szCs w:val="24"/>
            <w:vertAlign w:val="subscript"/>
          </w:rPr>
          <w:delText>SRTM</w:delText>
        </w:r>
      </w:del>
      <w:del w:id="9514" w:author="Janusio" w:date="2018-03-10T14:41:08Z">
        <w:r>
          <w:rPr>
            <w:rFonts w:hint="eastAsia" w:ascii="Times New Roman" w:hAnsi="Times New Roman"/>
            <w:color w:val="auto"/>
            <w:szCs w:val="24"/>
          </w:rPr>
          <w:delText>(m,</w:delText>
        </w:r>
      </w:del>
      <w:del w:id="9515" w:author="Janusio" w:date="2018-03-10T14:41:08Z">
        <w:r>
          <w:rPr>
            <w:rFonts w:hint="eastAsia" w:ascii="Times New Roman" w:hAnsi="Times New Roman"/>
            <w:iCs/>
            <w:color w:val="auto"/>
            <w:szCs w:val="24"/>
          </w:rPr>
          <w:delText>t</w:delText>
        </w:r>
      </w:del>
      <w:del w:id="9516" w:author="Janusio" w:date="2018-03-10T14:41:08Z">
        <w:r>
          <w:rPr>
            <w:rFonts w:hint="eastAsia" w:ascii="Times New Roman" w:hAnsi="Times New Roman"/>
            <w:color w:val="auto"/>
            <w:szCs w:val="24"/>
          </w:rPr>
          <w:delText>)成立。</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del w:id="9517" w:author="Janusio" w:date="2018-03-10T14:41:08Z"/>
          <w:rFonts w:hint="eastAsia" w:ascii="Times New Roman" w:hAnsi="Times New Roman"/>
          <w:b/>
          <w:bCs/>
          <w:color w:val="auto"/>
          <w:szCs w:val="24"/>
        </w:rPr>
      </w:pPr>
      <w:del w:id="9518" w:author="Janusio" w:date="2018-03-10T14:41:08Z">
        <w:r>
          <w:rPr>
            <w:rFonts w:hint="eastAsia"/>
            <w:b/>
            <w:bCs/>
            <w:color w:val="auto"/>
            <w:szCs w:val="24"/>
            <w:lang w:val="en-US" w:eastAsia="zh-CN"/>
          </w:rPr>
          <w:delText>a.</w:delText>
        </w:r>
      </w:del>
      <w:del w:id="9519" w:author="Janusio" w:date="2018-03-10T14:41:08Z">
        <w:r>
          <w:rPr>
            <w:rFonts w:hint="eastAsia" w:ascii="Times New Roman" w:hAnsi="Times New Roman"/>
            <w:b/>
            <w:bCs/>
            <w:color w:val="auto"/>
            <w:szCs w:val="24"/>
          </w:rPr>
          <w:delText>远程验证程序执行</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520" w:author="Janusio" w:date="2018-03-10T14:41:08Z"/>
          <w:rFonts w:hint="eastAsia" w:ascii="Times New Roman" w:hAnsi="Times New Roman"/>
          <w:color w:val="auto"/>
          <w:szCs w:val="24"/>
        </w:rPr>
      </w:pPr>
      <w:del w:id="9521" w:author="Janusio" w:date="2018-03-10T14:41:08Z">
        <w:r>
          <w:rPr>
            <w:rFonts w:hint="eastAsia" w:ascii="Times New Roman" w:hAnsi="Times New Roman"/>
            <w:color w:val="auto"/>
            <w:szCs w:val="24"/>
          </w:rPr>
          <w:delText>首先，根据 TCG 远程证明协议规范及在虚拟化平台中的实现，给出m 信任传递的远程验证过程中涉及到的程序，如</w:delText>
        </w:r>
      </w:del>
      <w:del w:id="9522" w:author="Janusio" w:date="2018-03-10T14:41:08Z">
        <w:r>
          <w:rPr>
            <w:rFonts w:hint="eastAsia"/>
            <w:color w:val="auto"/>
            <w:szCs w:val="24"/>
            <w:lang w:val="en-US" w:eastAsia="zh-CN"/>
          </w:rPr>
          <w:delText>下</w:delText>
        </w:r>
      </w:del>
      <w:del w:id="9523" w:author="Janusio" w:date="2018-03-10T14:41:08Z">
        <w:r>
          <w:rPr>
            <w:rFonts w:hint="eastAsia" w:ascii="Times New Roman" w:hAnsi="Times New Roman"/>
            <w:color w:val="auto"/>
            <w:szCs w:val="24"/>
          </w:rPr>
          <w:delText>所示。</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524" w:author="Janusio" w:date="2018-03-10T14:41:08Z"/>
          <w:rFonts w:hint="eastAsia" w:ascii="Times New Roman" w:hAnsi="Times New Roman"/>
          <w:color w:val="auto"/>
          <w:szCs w:val="24"/>
        </w:rPr>
      </w:pPr>
      <w:del w:id="9525" w:author="Janusio" w:date="2018-03-10T14:41:08Z">
        <w:r>
          <w:rPr>
            <w:rFonts w:hint="eastAsia" w:ascii="Times New Roman" w:hAnsi="Times New Roman"/>
            <w:color w:val="auto"/>
            <w:szCs w:val="24"/>
          </w:rPr>
          <w:delText>TVP-QT中m信任传递的远程验证程序</w:delText>
        </w:r>
      </w:del>
      <w:del w:id="9526" w:author="Janusio" w:date="2018-03-10T14:41:08Z">
        <w:r>
          <w:rPr>
            <w:rFonts w:hint="eastAsia"/>
            <w:color w:val="auto"/>
            <w:szCs w:val="24"/>
            <w:lang w:eastAsia="zh-CN"/>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del w:id="9527" w:author="Janusio" w:date="2018-03-10T14:41:08Z"/>
          <w:rFonts w:hint="eastAsia" w:ascii="Times New Roman" w:hAnsi="Times New Roman"/>
          <w:color w:val="auto"/>
          <w:szCs w:val="24"/>
        </w:rPr>
      </w:pPr>
      <w:del w:id="9528" w:author="Janusio" w:date="2018-03-10T14:41:08Z">
        <w:r>
          <w:rPr>
            <w:rFonts w:hint="eastAsia" w:ascii="Times New Roman" w:hAnsi="Times New Roman"/>
            <w:i/>
            <w:iCs/>
            <w:color w:val="auto"/>
            <w:szCs w:val="24"/>
          </w:rPr>
          <w:delText>TPM</w:delText>
        </w:r>
      </w:del>
      <w:del w:id="9529" w:author="Janusio" w:date="2018-03-10T14:41:08Z">
        <w:r>
          <w:rPr>
            <w:rFonts w:hint="eastAsia" w:ascii="Times New Roman" w:hAnsi="Times New Roman"/>
            <w:i/>
            <w:iCs/>
            <w:color w:val="auto"/>
            <w:szCs w:val="24"/>
            <w:vertAlign w:val="subscript"/>
          </w:rPr>
          <w:delText>SRTM</w:delText>
        </w:r>
      </w:del>
      <w:del w:id="9530" w:author="Janusio" w:date="2018-03-10T14:41:08Z">
        <w:r>
          <w:rPr>
            <w:rFonts w:hint="eastAsia" w:ascii="Times New Roman" w:hAnsi="Times New Roman"/>
            <w:color w:val="auto"/>
            <w:szCs w:val="24"/>
          </w:rPr>
          <w:delText>(</w:delText>
        </w:r>
      </w:del>
      <w:del w:id="9531" w:author="Janusio" w:date="2018-03-10T14:41:08Z">
        <w:r>
          <w:rPr>
            <w:rFonts w:hint="eastAsia" w:ascii="Times New Roman" w:hAnsi="Times New Roman"/>
            <w:i/>
            <w:iCs/>
            <w:color w:val="auto"/>
            <w:szCs w:val="24"/>
          </w:rPr>
          <w:delText>m</w:delText>
        </w:r>
      </w:del>
      <w:del w:id="9532" w:author="Janusio" w:date="2018-03-10T14:41:08Z">
        <w:r>
          <w:rPr>
            <w:rFonts w:hint="eastAsia" w:ascii="Times New Roman" w:hAnsi="Times New Roman"/>
            <w:color w:val="auto"/>
            <w:szCs w:val="24"/>
          </w:rPr>
          <w:delText xml:space="preserve">)   </w:delText>
        </w:r>
      </w:del>
      <w:del w:id="9533" w:author="Janusio" w:date="2018-03-10T14:41:08Z">
        <w:r>
          <w:rPr>
            <w:rFonts w:ascii="Times New Roman" w:hAnsi="Times New Roman"/>
            <w:color w:val="auto"/>
            <w:szCs w:val="24"/>
          </w:rPr>
          <w:delText>≡</w:delText>
        </w:r>
      </w:del>
      <w:del w:id="9534" w:author="Janusio" w:date="2018-03-10T14:41:08Z">
        <w:r>
          <w:rPr>
            <w:rFonts w:hint="eastAsia" w:ascii="Times New Roman" w:hAnsi="Times New Roman"/>
            <w:color w:val="auto"/>
            <w:szCs w:val="24"/>
          </w:rPr>
          <w:delText xml:space="preserve"> </w:delText>
        </w:r>
      </w:del>
      <w:del w:id="9535" w:author="Janusio" w:date="2018-03-10T14:41:08Z">
        <w:r>
          <w:rPr>
            <w:rFonts w:hint="eastAsia" w:ascii="Times New Roman" w:hAnsi="Times New Roman"/>
            <w:i/>
            <w:iCs/>
            <w:color w:val="auto"/>
            <w:szCs w:val="24"/>
          </w:rPr>
          <w:delText xml:space="preserve">w = </w:delText>
        </w:r>
      </w:del>
      <w:del w:id="9536" w:author="Janusio" w:date="2018-03-10T14:41:08Z">
        <w:r>
          <w:rPr>
            <w:rFonts w:hint="eastAsia" w:ascii="Times New Roman" w:hAnsi="Times New Roman"/>
            <w:color w:val="auto"/>
            <w:szCs w:val="24"/>
          </w:rPr>
          <w:delText xml:space="preserve">read </w:delText>
        </w:r>
      </w:del>
      <w:del w:id="9537" w:author="Janusio" w:date="2018-03-10T14:41:08Z">
        <w:r>
          <w:rPr>
            <w:rFonts w:hint="eastAsia" w:ascii="Times New Roman" w:hAnsi="Times New Roman"/>
            <w:i/>
            <w:iCs/>
            <w:color w:val="auto"/>
            <w:szCs w:val="24"/>
          </w:rPr>
          <w:delText>m.pcr.s</w:delText>
        </w:r>
      </w:del>
      <w:del w:id="9538" w:author="Janusio" w:date="2018-03-10T14:41:08Z">
        <w:r>
          <w:rPr>
            <w:rFonts w:hint="eastAsia" w:ascii="Times New Roman" w:hAnsi="Times New Roman"/>
            <w:color w:val="auto"/>
            <w:szCs w:val="24"/>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del w:id="9539" w:author="Janusio" w:date="2018-03-10T14:41:08Z"/>
          <w:rFonts w:hint="eastAsia" w:ascii="Times New Roman" w:hAnsi="Times New Roman"/>
          <w:color w:val="auto"/>
          <w:szCs w:val="24"/>
        </w:rPr>
      </w:pPr>
      <w:del w:id="9540" w:author="Janusio" w:date="2018-03-10T14:41:08Z">
        <w:r>
          <w:rPr>
            <w:rFonts w:hint="eastAsia" w:ascii="Times New Roman" w:hAnsi="Times New Roman"/>
            <w:color w:val="auto"/>
            <w:szCs w:val="24"/>
          </w:rPr>
          <w:delText xml:space="preserve">               </w:delText>
        </w:r>
      </w:del>
      <w:del w:id="9541" w:author="Janusio" w:date="2018-03-10T14:41:08Z">
        <w:r>
          <w:rPr>
            <w:rFonts w:hint="eastAsia" w:ascii="Times New Roman" w:hAnsi="Times New Roman"/>
            <w:i/>
            <w:iCs/>
            <w:color w:val="auto"/>
            <w:szCs w:val="24"/>
          </w:rPr>
          <w:delText xml:space="preserve">r = </w:delText>
        </w:r>
      </w:del>
      <w:del w:id="9542" w:author="Janusio" w:date="2018-03-10T14:41:08Z">
        <w:r>
          <w:rPr>
            <w:rFonts w:hint="eastAsia" w:ascii="Times New Roman" w:hAnsi="Times New Roman"/>
            <w:color w:val="auto"/>
            <w:szCs w:val="24"/>
          </w:rPr>
          <w:delText>sign(</w:delText>
        </w:r>
      </w:del>
      <w:del w:id="9543" w:author="Janusio" w:date="2018-03-10T14:41:08Z">
        <w:r>
          <w:rPr>
            <w:rFonts w:hint="eastAsia" w:ascii="Times New Roman" w:hAnsi="Times New Roman"/>
            <w:i/>
            <w:iCs/>
            <w:color w:val="auto"/>
            <w:szCs w:val="24"/>
          </w:rPr>
          <w:delText>PCR</w:delText>
        </w:r>
      </w:del>
      <w:del w:id="9544" w:author="Janusio" w:date="2018-03-10T14:41:08Z">
        <w:r>
          <w:rPr>
            <w:rFonts w:hint="eastAsia" w:ascii="Times New Roman" w:hAnsi="Times New Roman"/>
            <w:color w:val="auto"/>
            <w:szCs w:val="24"/>
          </w:rPr>
          <w:delText>(</w:delText>
        </w:r>
      </w:del>
      <w:del w:id="9545" w:author="Janusio" w:date="2018-03-10T14:41:08Z">
        <w:r>
          <w:rPr>
            <w:rFonts w:hint="eastAsia" w:ascii="Times New Roman" w:hAnsi="Times New Roman"/>
            <w:i/>
            <w:iCs/>
            <w:color w:val="auto"/>
            <w:szCs w:val="24"/>
          </w:rPr>
          <w:delText>s</w:delText>
        </w:r>
      </w:del>
      <w:del w:id="9546" w:author="Janusio" w:date="2018-03-10T14:41:08Z">
        <w:r>
          <w:rPr>
            <w:rFonts w:hint="eastAsia" w:ascii="Times New Roman" w:hAnsi="Times New Roman"/>
            <w:color w:val="auto"/>
            <w:szCs w:val="24"/>
          </w:rPr>
          <w:delText>),</w:delText>
        </w:r>
      </w:del>
      <w:del w:id="9547" w:author="Janusio" w:date="2018-03-10T14:41:08Z">
        <w:r>
          <w:rPr>
            <w:rFonts w:hint="eastAsia" w:ascii="Times New Roman" w:hAnsi="Times New Roman"/>
            <w:i/>
            <w:iCs/>
            <w:color w:val="auto"/>
            <w:szCs w:val="24"/>
          </w:rPr>
          <w:delText>w</w:delText>
        </w:r>
      </w:del>
      <w:del w:id="9548" w:author="Janusio" w:date="2018-03-10T14:41:08Z">
        <w:r>
          <w:rPr>
            <w:rFonts w:hint="eastAsia" w:ascii="Times New Roman" w:hAnsi="Times New Roman"/>
            <w:color w:val="auto"/>
            <w:szCs w:val="24"/>
          </w:rPr>
          <w:delText>),</w:delText>
        </w:r>
      </w:del>
      <w:del w:id="9549" w:author="Janusio" w:date="2018-03-10T14:41:08Z">
        <w:r>
          <w:rPr>
            <w:rFonts w:hint="eastAsia" w:ascii="Times New Roman" w:hAnsi="Times New Roman"/>
            <w:i/>
            <w:iCs/>
            <w:color w:val="auto"/>
            <w:szCs w:val="24"/>
          </w:rPr>
          <w:delText>AIK</w:delText>
        </w:r>
      </w:del>
      <w:del w:id="9550" w:author="Janusio" w:date="2018-03-10T14:41:08Z">
        <w:r>
          <w:rPr>
            <w:rFonts w:hint="eastAsia" w:ascii="Times New Roman" w:hAnsi="Times New Roman"/>
            <w:i/>
            <w:iCs/>
            <w:color w:val="auto"/>
            <w:szCs w:val="24"/>
            <w:vertAlign w:val="superscript"/>
          </w:rPr>
          <w:delText>-1</w:delText>
        </w:r>
      </w:del>
      <w:del w:id="9551" w:author="Janusio" w:date="2018-03-10T14:41:08Z">
        <w:r>
          <w:rPr>
            <w:rFonts w:hint="eastAsia" w:ascii="Times New Roman" w:hAnsi="Times New Roman"/>
            <w:color w:val="auto"/>
            <w:szCs w:val="24"/>
          </w:rPr>
          <w:delText>(m);</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del w:id="9552" w:author="Janusio" w:date="2018-03-10T14:41:08Z"/>
          <w:rFonts w:hint="eastAsia" w:ascii="Times New Roman" w:hAnsi="Times New Roman"/>
          <w:color w:val="auto"/>
          <w:szCs w:val="24"/>
        </w:rPr>
      </w:pPr>
      <w:del w:id="9553" w:author="Janusio" w:date="2018-03-10T14:41:08Z">
        <w:r>
          <w:rPr>
            <w:rFonts w:hint="eastAsia" w:ascii="Times New Roman" w:hAnsi="Times New Roman"/>
            <w:color w:val="auto"/>
            <w:szCs w:val="24"/>
          </w:rPr>
          <w:delText xml:space="preserve">               send  </w:delText>
        </w:r>
      </w:del>
      <w:del w:id="9554" w:author="Janusio" w:date="2018-03-10T14:41:08Z">
        <w:r>
          <w:rPr>
            <w:rFonts w:hint="eastAsia" w:ascii="Times New Roman" w:hAnsi="Times New Roman"/>
            <w:i/>
            <w:iCs/>
            <w:color w:val="auto"/>
            <w:szCs w:val="24"/>
          </w:rPr>
          <w:delText>r</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del w:id="9555" w:author="Janusio" w:date="2018-03-10T14:41:08Z"/>
          <w:rFonts w:hint="eastAsia" w:ascii="Times New Roman" w:hAnsi="Times New Roman"/>
          <w:color w:val="auto"/>
          <w:szCs w:val="24"/>
        </w:rPr>
      </w:pPr>
      <w:del w:id="9556" w:author="Janusio" w:date="2018-03-10T14:41:08Z">
        <w:r>
          <w:rPr>
            <w:rFonts w:hint="eastAsia" w:ascii="Times New Roman" w:hAnsi="Times New Roman"/>
            <w:i/>
            <w:iCs/>
            <w:color w:val="auto"/>
            <w:szCs w:val="24"/>
          </w:rPr>
          <w:delText>Verifier</w:delText>
        </w:r>
      </w:del>
      <w:del w:id="9557" w:author="Janusio" w:date="2018-03-10T14:41:08Z">
        <w:r>
          <w:rPr>
            <w:rFonts w:hint="eastAsia" w:ascii="Times New Roman" w:hAnsi="Times New Roman"/>
            <w:iCs/>
            <w:color w:val="auto"/>
            <w:szCs w:val="24"/>
          </w:rPr>
          <w:delText>(</w:delText>
        </w:r>
      </w:del>
      <w:del w:id="9558" w:author="Janusio" w:date="2018-03-10T14:41:08Z">
        <w:r>
          <w:rPr>
            <w:rFonts w:hint="eastAsia" w:ascii="Times New Roman" w:hAnsi="Times New Roman"/>
            <w:i/>
            <w:iCs/>
            <w:color w:val="auto"/>
            <w:szCs w:val="24"/>
          </w:rPr>
          <w:delText>m</w:delText>
        </w:r>
      </w:del>
      <w:del w:id="9559" w:author="Janusio" w:date="2018-03-10T14:41:08Z">
        <w:r>
          <w:rPr>
            <w:rFonts w:hint="eastAsia" w:ascii="Times New Roman" w:hAnsi="Times New Roman"/>
            <w:iCs/>
            <w:color w:val="auto"/>
            <w:szCs w:val="24"/>
          </w:rPr>
          <w:delText>)</w:delText>
        </w:r>
      </w:del>
      <w:del w:id="9560" w:author="Janusio" w:date="2018-03-10T14:41:08Z">
        <w:r>
          <w:rPr>
            <w:rFonts w:hint="eastAsia" w:ascii="Times New Roman" w:hAnsi="Times New Roman"/>
            <w:i/>
            <w:iCs/>
            <w:color w:val="auto"/>
            <w:szCs w:val="24"/>
          </w:rPr>
          <w:delText xml:space="preserve">    </w:delText>
        </w:r>
      </w:del>
      <w:del w:id="9561" w:author="Janusio" w:date="2018-03-10T14:41:08Z">
        <w:r>
          <w:rPr>
            <w:rFonts w:ascii="Times New Roman" w:hAnsi="Times New Roman"/>
            <w:color w:val="auto"/>
            <w:szCs w:val="24"/>
          </w:rPr>
          <w:delText>≡</w:delText>
        </w:r>
      </w:del>
      <w:del w:id="9562" w:author="Janusio" w:date="2018-03-10T14:41:08Z">
        <w:r>
          <w:rPr>
            <w:rFonts w:hint="eastAsia" w:ascii="Times New Roman" w:hAnsi="Times New Roman"/>
            <w:color w:val="auto"/>
            <w:szCs w:val="24"/>
          </w:rPr>
          <w:delText xml:space="preserve"> </w:delText>
        </w:r>
      </w:del>
      <w:del w:id="9563" w:author="Janusio" w:date="2018-03-10T14:41:08Z">
        <w:r>
          <w:rPr>
            <w:rFonts w:hint="eastAsia" w:ascii="Times New Roman" w:hAnsi="Times New Roman"/>
            <w:i/>
            <w:iCs/>
            <w:color w:val="auto"/>
            <w:szCs w:val="24"/>
          </w:rPr>
          <w:delText xml:space="preserve">sig = </w:delText>
        </w:r>
      </w:del>
      <w:del w:id="9564" w:author="Janusio" w:date="2018-03-10T14:41:08Z">
        <w:r>
          <w:rPr>
            <w:rFonts w:hint="eastAsia" w:ascii="Times New Roman" w:hAnsi="Times New Roman"/>
            <w:color w:val="auto"/>
            <w:szCs w:val="24"/>
          </w:rPr>
          <w:delText>recieve;</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del w:id="9565" w:author="Janusio" w:date="2018-03-10T14:41:08Z"/>
          <w:rFonts w:hint="eastAsia" w:ascii="Times New Roman" w:hAnsi="Times New Roman"/>
          <w:color w:val="auto"/>
          <w:szCs w:val="24"/>
        </w:rPr>
      </w:pPr>
      <w:del w:id="9566" w:author="Janusio" w:date="2018-03-10T14:41:08Z">
        <w:r>
          <w:rPr>
            <w:rFonts w:hint="eastAsia" w:ascii="Times New Roman" w:hAnsi="Times New Roman"/>
            <w:color w:val="auto"/>
            <w:szCs w:val="24"/>
          </w:rPr>
          <w:delText xml:space="preserve">              </w:delText>
        </w:r>
      </w:del>
      <w:del w:id="9567" w:author="Janusio" w:date="2018-03-10T14:41:08Z">
        <w:r>
          <w:rPr>
            <w:rFonts w:hint="eastAsia" w:ascii="Times New Roman" w:hAnsi="Times New Roman"/>
            <w:i/>
            <w:iCs/>
            <w:color w:val="auto"/>
            <w:szCs w:val="24"/>
          </w:rPr>
          <w:delText xml:space="preserve">v = </w:delText>
        </w:r>
      </w:del>
      <w:del w:id="9568" w:author="Janusio" w:date="2018-03-10T14:41:08Z">
        <w:r>
          <w:rPr>
            <w:rFonts w:hint="eastAsia" w:ascii="Times New Roman" w:hAnsi="Times New Roman"/>
            <w:color w:val="auto"/>
            <w:szCs w:val="24"/>
          </w:rPr>
          <w:delText>verify</w:delText>
        </w:r>
      </w:del>
      <w:del w:id="9569" w:author="Janusio" w:date="2018-03-10T14:41:08Z">
        <w:r>
          <w:rPr>
            <w:rFonts w:hint="eastAsia" w:ascii="Times New Roman" w:hAnsi="Times New Roman"/>
            <w:i/>
            <w:iCs/>
            <w:color w:val="auto"/>
            <w:szCs w:val="24"/>
          </w:rPr>
          <w:delText xml:space="preserve"> sig</w:delText>
        </w:r>
      </w:del>
      <w:del w:id="9570" w:author="Janusio" w:date="2018-03-10T14:41:08Z">
        <w:r>
          <w:rPr>
            <w:rFonts w:hint="eastAsia" w:ascii="Times New Roman" w:hAnsi="Times New Roman"/>
            <w:iCs/>
            <w:color w:val="auto"/>
            <w:szCs w:val="24"/>
          </w:rPr>
          <w:delText>,</w:delText>
        </w:r>
      </w:del>
      <w:del w:id="9571" w:author="Janusio" w:date="2018-03-10T14:41:08Z">
        <w:r>
          <w:rPr>
            <w:rFonts w:hint="eastAsia" w:ascii="Times New Roman" w:hAnsi="Times New Roman"/>
            <w:color w:val="auto"/>
            <w:szCs w:val="24"/>
          </w:rPr>
          <w:delText xml:space="preserve"> </w:delText>
        </w:r>
      </w:del>
      <w:del w:id="9572" w:author="Janusio" w:date="2018-03-10T14:41:08Z">
        <w:r>
          <w:rPr>
            <w:rFonts w:hint="eastAsia" w:ascii="Times New Roman" w:hAnsi="Times New Roman"/>
            <w:i/>
            <w:iCs/>
            <w:color w:val="auto"/>
            <w:szCs w:val="24"/>
          </w:rPr>
          <w:delText>AIK</w:delText>
        </w:r>
      </w:del>
      <w:del w:id="9573" w:author="Janusio" w:date="2018-03-10T14:41:08Z">
        <w:r>
          <w:rPr>
            <w:rFonts w:hint="eastAsia" w:ascii="Times New Roman" w:hAnsi="Times New Roman"/>
            <w:color w:val="auto"/>
            <w:szCs w:val="24"/>
          </w:rPr>
          <w:delText>(</w:delText>
        </w:r>
      </w:del>
      <w:del w:id="9574" w:author="Janusio" w:date="2018-03-10T14:41:08Z">
        <w:r>
          <w:rPr>
            <w:rFonts w:hint="eastAsia" w:ascii="Times New Roman" w:hAnsi="Times New Roman"/>
            <w:i/>
            <w:iCs/>
            <w:color w:val="auto"/>
            <w:szCs w:val="24"/>
          </w:rPr>
          <w:delText>m</w:delText>
        </w:r>
      </w:del>
      <w:del w:id="9575" w:author="Janusio" w:date="2018-03-10T14:41:08Z">
        <w:r>
          <w:rPr>
            <w:rFonts w:hint="eastAsia" w:ascii="Times New Roman" w:hAnsi="Times New Roman"/>
            <w:color w:val="auto"/>
            <w:szCs w:val="24"/>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del w:id="9576" w:author="Janusio" w:date="2018-03-10T14:41:08Z"/>
          <w:rFonts w:hint="eastAsia" w:ascii="Times New Roman" w:hAnsi="Times New Roman"/>
          <w:color w:val="auto"/>
          <w:szCs w:val="24"/>
        </w:rPr>
      </w:pPr>
      <w:del w:id="9577" w:author="Janusio" w:date="2018-03-10T14:41:08Z">
        <w:r>
          <w:rPr>
            <w:rFonts w:hint="eastAsia" w:ascii="Times New Roman" w:hAnsi="Times New Roman"/>
            <w:color w:val="auto"/>
            <w:szCs w:val="24"/>
          </w:rPr>
          <w:delText xml:space="preserve">              match </w:delText>
        </w:r>
      </w:del>
      <w:del w:id="9578" w:author="Janusio" w:date="2018-03-10T14:41:08Z">
        <w:r>
          <w:rPr>
            <w:rFonts w:hint="eastAsia" w:ascii="Times New Roman" w:hAnsi="Times New Roman"/>
            <w:i/>
            <w:iCs/>
            <w:color w:val="auto"/>
            <w:szCs w:val="24"/>
          </w:rPr>
          <w:delText>v</w:delText>
        </w:r>
      </w:del>
      <w:del w:id="9579" w:author="Janusio" w:date="2018-03-10T14:41:08Z">
        <w:r>
          <w:rPr>
            <w:rFonts w:hint="eastAsia" w:ascii="Times New Roman" w:hAnsi="Times New Roman"/>
            <w:color w:val="auto"/>
            <w:szCs w:val="24"/>
          </w:rPr>
          <w:delText xml:space="preserve"> ,(</w:delText>
        </w:r>
      </w:del>
      <w:del w:id="9580" w:author="Janusio" w:date="2018-03-10T14:41:08Z">
        <w:r>
          <w:rPr>
            <w:rFonts w:hint="eastAsia" w:ascii="Times New Roman" w:hAnsi="Times New Roman"/>
            <w:i/>
            <w:iCs/>
            <w:color w:val="auto"/>
            <w:szCs w:val="24"/>
          </w:rPr>
          <w:delText>PCR</w:delText>
        </w:r>
      </w:del>
      <w:del w:id="9581" w:author="Janusio" w:date="2018-03-10T14:41:08Z">
        <w:r>
          <w:rPr>
            <w:rFonts w:hint="eastAsia" w:ascii="Times New Roman" w:hAnsi="Times New Roman"/>
            <w:color w:val="auto"/>
            <w:szCs w:val="24"/>
          </w:rPr>
          <w:delText>(</w:delText>
        </w:r>
      </w:del>
      <w:del w:id="9582" w:author="Janusio" w:date="2018-03-10T14:41:08Z">
        <w:r>
          <w:rPr>
            <w:rFonts w:hint="eastAsia" w:ascii="Times New Roman" w:hAnsi="Times New Roman"/>
            <w:i/>
            <w:iCs/>
            <w:color w:val="auto"/>
            <w:szCs w:val="24"/>
          </w:rPr>
          <w:delText>s</w:delText>
        </w:r>
      </w:del>
      <w:del w:id="9583" w:author="Janusio" w:date="2018-03-10T14:41:08Z">
        <w:r>
          <w:rPr>
            <w:rFonts w:hint="eastAsia" w:ascii="Times New Roman" w:hAnsi="Times New Roman"/>
            <w:color w:val="auto"/>
            <w:szCs w:val="24"/>
          </w:rPr>
          <w:delText>);</w:delText>
        </w:r>
      </w:del>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del w:id="9584" w:author="Janusio" w:date="2018-03-10T14:41:08Z"/>
          <w:rFonts w:hint="default" w:ascii="Times New Roman" w:hAnsi="Times New Roman" w:eastAsia="黑体" w:cs="Times New Roman"/>
          <w:szCs w:val="24"/>
        </w:rPr>
      </w:pPr>
      <w:del w:id="9585" w:author="Janusio" w:date="2018-03-10T14:41:08Z">
        <w:r>
          <w:rPr>
            <w:rFonts w:hint="eastAsia" w:ascii="Times New Roman" w:hAnsi="Times New Roman"/>
            <w:i/>
            <w:iCs/>
            <w:color w:val="auto"/>
            <w:szCs w:val="24"/>
          </w:rPr>
          <w:delText>seq</w:delText>
        </w:r>
      </w:del>
      <w:del w:id="9586" w:author="Janusio" w:date="2018-03-10T14:41:08Z">
        <w:r>
          <w:rPr>
            <w:rFonts w:hint="eastAsia" w:ascii="Times New Roman" w:hAnsi="Times New Roman"/>
            <w:iCs/>
            <w:color w:val="auto"/>
            <w:szCs w:val="24"/>
          </w:rPr>
          <w:delText>(</w:delText>
        </w:r>
      </w:del>
      <w:del w:id="9587" w:author="Janusio" w:date="2018-03-10T14:41:08Z">
        <w:r>
          <w:rPr>
            <w:rFonts w:hint="eastAsia" w:ascii="Times New Roman" w:hAnsi="Times New Roman"/>
            <w:i/>
            <w:iCs/>
            <w:color w:val="auto"/>
            <w:szCs w:val="24"/>
          </w:rPr>
          <w:delText>BIOS</w:delText>
        </w:r>
      </w:del>
      <w:del w:id="9588" w:author="Janusio" w:date="2018-03-10T14:41:08Z">
        <w:r>
          <w:rPr>
            <w:rFonts w:hint="eastAsia" w:ascii="Times New Roman" w:hAnsi="Times New Roman"/>
            <w:iCs/>
            <w:color w:val="auto"/>
            <w:szCs w:val="24"/>
          </w:rPr>
          <w:delText>(</w:delText>
        </w:r>
      </w:del>
      <w:del w:id="9589" w:author="Janusio" w:date="2018-03-10T14:41:08Z">
        <w:r>
          <w:rPr>
            <w:rFonts w:hint="eastAsia" w:ascii="Times New Roman" w:hAnsi="Times New Roman"/>
            <w:i/>
            <w:iCs/>
            <w:color w:val="auto"/>
            <w:szCs w:val="24"/>
          </w:rPr>
          <w:delText>m</w:delText>
        </w:r>
      </w:del>
      <w:del w:id="9590" w:author="Janusio" w:date="2018-03-10T14:41:08Z">
        <w:r>
          <w:rPr>
            <w:rFonts w:hint="eastAsia" w:ascii="Times New Roman" w:hAnsi="Times New Roman"/>
            <w:iCs/>
            <w:color w:val="auto"/>
            <w:szCs w:val="24"/>
          </w:rPr>
          <w:delText>),</w:delText>
        </w:r>
      </w:del>
      <w:del w:id="9591" w:author="Janusio" w:date="2018-03-10T14:41:08Z">
        <w:r>
          <w:rPr>
            <w:rFonts w:hint="eastAsia" w:ascii="Times New Roman" w:hAnsi="Times New Roman"/>
            <w:i/>
            <w:iCs/>
            <w:color w:val="auto"/>
            <w:szCs w:val="24"/>
          </w:rPr>
          <w:delText>OSLoader</w:delText>
        </w:r>
      </w:del>
      <w:del w:id="9592" w:author="Janusio" w:date="2018-03-10T14:41:08Z">
        <w:r>
          <w:rPr>
            <w:rFonts w:hint="eastAsia" w:ascii="Times New Roman" w:hAnsi="Times New Roman"/>
            <w:iCs/>
            <w:color w:val="auto"/>
            <w:szCs w:val="24"/>
          </w:rPr>
          <w:delText>(</w:delText>
        </w:r>
      </w:del>
      <w:del w:id="9593" w:author="Janusio" w:date="2018-03-10T14:41:08Z">
        <w:r>
          <w:rPr>
            <w:rFonts w:hint="eastAsia" w:ascii="Times New Roman" w:hAnsi="Times New Roman"/>
            <w:i/>
            <w:iCs/>
            <w:color w:val="auto"/>
            <w:szCs w:val="24"/>
          </w:rPr>
          <w:delText>m</w:delText>
        </w:r>
      </w:del>
      <w:del w:id="9594" w:author="Janusio" w:date="2018-03-10T14:41:08Z">
        <w:r>
          <w:rPr>
            <w:rFonts w:hint="eastAsia" w:ascii="Times New Roman" w:hAnsi="Times New Roman"/>
            <w:iCs/>
            <w:color w:val="auto"/>
            <w:szCs w:val="24"/>
          </w:rPr>
          <w:delText>),</w:delText>
        </w:r>
      </w:del>
      <w:del w:id="9595" w:author="Janusio" w:date="2018-03-10T14:41:08Z">
        <w:r>
          <w:rPr>
            <w:rFonts w:hint="eastAsia" w:ascii="Times New Roman" w:hAnsi="Times New Roman"/>
            <w:i/>
            <w:iCs/>
            <w:color w:val="auto"/>
            <w:szCs w:val="24"/>
          </w:rPr>
          <w:delText>VMM</w:delText>
        </w:r>
      </w:del>
      <w:del w:id="9596" w:author="Janusio" w:date="2018-03-10T14:41:08Z">
        <w:r>
          <w:rPr>
            <w:rFonts w:hint="eastAsia" w:ascii="Times New Roman" w:hAnsi="Times New Roman"/>
            <w:iCs/>
            <w:color w:val="auto"/>
            <w:szCs w:val="24"/>
          </w:rPr>
          <w:delText>(</w:delText>
        </w:r>
      </w:del>
      <w:del w:id="9597" w:author="Janusio" w:date="2018-03-10T14:41:08Z">
        <w:r>
          <w:rPr>
            <w:rFonts w:hint="eastAsia" w:ascii="Times New Roman" w:hAnsi="Times New Roman"/>
            <w:i/>
            <w:iCs/>
            <w:color w:val="auto"/>
            <w:szCs w:val="24"/>
          </w:rPr>
          <w:delText>m</w:delText>
        </w:r>
      </w:del>
      <w:del w:id="9598" w:author="Janusio" w:date="2018-03-10T14:41:08Z">
        <w:r>
          <w:rPr>
            <w:rFonts w:hint="eastAsia" w:ascii="Times New Roman" w:hAnsi="Times New Roman"/>
            <w:iCs/>
            <w:color w:val="auto"/>
            <w:szCs w:val="24"/>
          </w:rPr>
          <w:delText>),</w:delText>
        </w:r>
      </w:del>
      <w:del w:id="9599" w:author="Janusio" w:date="2018-03-10T14:41:08Z">
        <w:r>
          <w:rPr>
            <w:rFonts w:hint="eastAsia" w:ascii="Times New Roman" w:hAnsi="Times New Roman"/>
            <w:i/>
            <w:iCs/>
            <w:color w:val="auto"/>
            <w:szCs w:val="24"/>
          </w:rPr>
          <w:delText>Dom0_Kernel</w:delText>
        </w:r>
      </w:del>
      <w:del w:id="9600" w:author="Janusio" w:date="2018-03-10T14:41:08Z">
        <w:r>
          <w:rPr>
            <w:rFonts w:hint="eastAsia" w:ascii="Times New Roman" w:hAnsi="Times New Roman"/>
            <w:iCs/>
            <w:color w:val="auto"/>
            <w:szCs w:val="24"/>
          </w:rPr>
          <w:delText>(</w:delText>
        </w:r>
      </w:del>
      <w:del w:id="9601" w:author="Janusio" w:date="2018-03-10T14:41:08Z">
        <w:r>
          <w:rPr>
            <w:rFonts w:hint="eastAsia" w:ascii="Times New Roman" w:hAnsi="Times New Roman"/>
            <w:i/>
            <w:iCs/>
            <w:color w:val="auto"/>
            <w:szCs w:val="24"/>
          </w:rPr>
          <w:delText>m</w:delText>
        </w:r>
      </w:del>
      <w:del w:id="9602" w:author="Janusio" w:date="2018-03-10T14:41:08Z">
        <w:r>
          <w:rPr>
            <w:rFonts w:hint="eastAsia" w:ascii="Times New Roman" w:hAnsi="Times New Roman"/>
            <w:iCs/>
            <w:color w:val="auto"/>
            <w:szCs w:val="24"/>
          </w:rPr>
          <w:delText>),</w:delText>
        </w:r>
      </w:del>
      <w:del w:id="9603" w:author="Janusio" w:date="2018-03-10T14:41:08Z">
        <w:r>
          <w:rPr>
            <w:rFonts w:hint="eastAsia" w:ascii="Times New Roman" w:hAnsi="Times New Roman"/>
            <w:i/>
            <w:color w:val="auto"/>
            <w:szCs w:val="24"/>
          </w:rPr>
          <w:delText>vTPM Builder</w:delText>
        </w:r>
      </w:del>
      <w:del w:id="9604" w:author="Janusio" w:date="2018-03-10T14:41:08Z">
        <w:r>
          <w:rPr>
            <w:rFonts w:hint="eastAsia" w:ascii="Times New Roman" w:hAnsi="Times New Roman"/>
            <w:iCs/>
            <w:color w:val="auto"/>
            <w:szCs w:val="24"/>
          </w:rPr>
          <w:delText>(</w:delText>
        </w:r>
      </w:del>
      <w:del w:id="9605" w:author="Janusio" w:date="2018-03-10T14:41:08Z">
        <w:r>
          <w:rPr>
            <w:rFonts w:hint="eastAsia" w:ascii="Times New Roman" w:hAnsi="Times New Roman"/>
            <w:i/>
            <w:iCs/>
            <w:color w:val="auto"/>
            <w:szCs w:val="24"/>
          </w:rPr>
          <w:delText>m</w:delText>
        </w:r>
      </w:del>
      <w:del w:id="9606" w:author="Janusio" w:date="2018-03-10T14:41:08Z">
        <w:r>
          <w:rPr>
            <w:rFonts w:hint="eastAsia" w:ascii="Times New Roman" w:hAnsi="Times New Roman"/>
            <w:iCs/>
            <w:color w:val="auto"/>
            <w:szCs w:val="24"/>
          </w:rPr>
          <w:delText>)</w:delText>
        </w:r>
      </w:del>
      <w:del w:id="9607" w:author="Janusio" w:date="2018-03-10T14:41:08Z">
        <w:r>
          <w:rPr>
            <w:rFonts w:hint="eastAsia" w:ascii="Times New Roman" w:hAnsi="Times New Roman"/>
            <w:color w:val="auto"/>
            <w:szCs w:val="24"/>
          </w:rPr>
          <w:delText>,</w:delText>
        </w:r>
      </w:del>
      <w:del w:id="9608" w:author="Janusio" w:date="2018-03-10T14:41:08Z">
        <w:r>
          <w:rPr>
            <w:rFonts w:hint="eastAsia" w:ascii="Times New Roman" w:hAnsi="Times New Roman"/>
            <w:i/>
            <w:color w:val="auto"/>
            <w:szCs w:val="24"/>
          </w:rPr>
          <w:delText>vTPM-VM Binding</w:delText>
        </w:r>
      </w:del>
      <w:del w:id="9609" w:author="Janusio" w:date="2018-03-10T14:41:08Z">
        <w:r>
          <w:rPr>
            <w:rFonts w:hint="eastAsia" w:ascii="Times New Roman" w:hAnsi="Times New Roman"/>
            <w:iCs/>
            <w:color w:val="auto"/>
            <w:szCs w:val="24"/>
          </w:rPr>
          <w:delText>(</w:delText>
        </w:r>
      </w:del>
      <w:del w:id="9610" w:author="Janusio" w:date="2018-03-10T14:41:08Z">
        <w:r>
          <w:rPr>
            <w:rFonts w:hint="eastAsia" w:ascii="Times New Roman" w:hAnsi="Times New Roman"/>
            <w:i/>
            <w:iCs/>
            <w:color w:val="auto"/>
            <w:szCs w:val="24"/>
          </w:rPr>
          <w:delText>m</w:delText>
        </w:r>
      </w:del>
      <w:del w:id="9611" w:author="Janusio" w:date="2018-03-10T14:41:08Z">
        <w:r>
          <w:rPr>
            <w:rFonts w:hint="eastAsia" w:ascii="Times New Roman" w:hAnsi="Times New Roman"/>
            <w:iCs/>
            <w:color w:val="auto"/>
            <w:szCs w:val="24"/>
          </w:rPr>
          <w:delText>)</w:delText>
        </w:r>
      </w:del>
      <w:del w:id="9612" w:author="Janusio" w:date="2018-03-10T14:41:08Z">
        <w:r>
          <w:rPr>
            <w:rFonts w:hint="eastAsia" w:ascii="Times New Roman" w:hAnsi="Times New Roman"/>
            <w:color w:val="auto"/>
            <w:szCs w:val="24"/>
          </w:rPr>
          <w:delText xml:space="preserve">, </w:delText>
        </w:r>
      </w:del>
      <w:del w:id="9613" w:author="Janusio" w:date="2018-03-10T14:41:08Z">
        <w:r>
          <w:rPr>
            <w:rFonts w:hint="eastAsia" w:ascii="Times New Roman" w:hAnsi="Times New Roman"/>
            <w:i/>
            <w:color w:val="auto"/>
            <w:szCs w:val="24"/>
          </w:rPr>
          <w:delText>VM Builder</w:delText>
        </w:r>
      </w:del>
      <w:del w:id="9614" w:author="Janusio" w:date="2018-03-10T14:41:08Z">
        <w:r>
          <w:rPr>
            <w:rFonts w:hint="eastAsia" w:ascii="Times New Roman" w:hAnsi="Times New Roman"/>
            <w:iCs/>
            <w:color w:val="auto"/>
            <w:szCs w:val="24"/>
          </w:rPr>
          <w:delText>(</w:delText>
        </w:r>
      </w:del>
      <w:del w:id="9615" w:author="Janusio" w:date="2018-03-10T14:41:08Z">
        <w:r>
          <w:rPr>
            <w:rFonts w:hint="eastAsia" w:ascii="Times New Roman" w:hAnsi="Times New Roman"/>
            <w:i/>
            <w:iCs/>
            <w:color w:val="auto"/>
            <w:szCs w:val="24"/>
          </w:rPr>
          <w:delText>m</w:delText>
        </w:r>
      </w:del>
      <w:del w:id="9616" w:author="Janusio" w:date="2018-03-10T14:41:08Z">
        <w:r>
          <w:rPr>
            <w:rFonts w:hint="eastAsia" w:ascii="Times New Roman" w:hAnsi="Times New Roman"/>
            <w:iCs/>
            <w:color w:val="auto"/>
            <w:szCs w:val="24"/>
          </w:rPr>
          <w:delText>)</w:delText>
        </w:r>
      </w:del>
      <w:del w:id="9617"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del w:id="9618" w:author="Janusio" w:date="2018-03-10T14:41:08Z"/>
          <w:rFonts w:hint="eastAsia" w:ascii="Times New Roman" w:hAnsi="Times New Roman"/>
          <w:color w:val="auto"/>
          <w:szCs w:val="24"/>
        </w:rPr>
      </w:pPr>
      <w:del w:id="9619" w:author="Janusio" w:date="2018-03-10T14:41:08Z">
        <w:r>
          <w:rPr>
            <w:rFonts w:hint="eastAsia" w:ascii="Times New Roman" w:hAnsi="Times New Roman"/>
            <w:color w:val="auto"/>
            <w:szCs w:val="24"/>
          </w:rPr>
          <w:delText>首先，m读取本地</w:delText>
        </w:r>
      </w:del>
      <w:del w:id="9620" w:author="Janusio" w:date="2018-03-10T14:41:08Z">
        <w:r>
          <w:rPr>
            <w:rFonts w:hint="eastAsia"/>
            <w:color w:val="auto"/>
            <w:szCs w:val="24"/>
            <w:lang w:val="en-US" w:eastAsia="zh-CN"/>
          </w:rPr>
          <w:delText>存储的</w:delText>
        </w:r>
      </w:del>
      <w:del w:id="9621" w:author="Janusio" w:date="2018-03-10T14:41:08Z">
        <w:r>
          <w:rPr>
            <w:rFonts w:hint="eastAsia" w:ascii="Times New Roman" w:hAnsi="Times New Roman"/>
            <w:iCs/>
            <w:color w:val="auto"/>
            <w:szCs w:val="24"/>
          </w:rPr>
          <w:delText>PCR</w:delText>
        </w:r>
      </w:del>
      <w:del w:id="9622" w:author="Janusio" w:date="2018-03-10T14:41:08Z">
        <w:r>
          <w:rPr>
            <w:rFonts w:hint="eastAsia" w:ascii="Times New Roman" w:hAnsi="Times New Roman"/>
            <w:color w:val="auto"/>
            <w:szCs w:val="24"/>
          </w:rPr>
          <w:delText>值，用自己的AIK签名（</w:delText>
        </w:r>
      </w:del>
      <w:del w:id="9623" w:author="Janusio" w:date="2018-03-10T14:41:08Z">
        <w:r>
          <w:rPr>
            <w:rFonts w:hint="eastAsia" w:ascii="Times New Roman" w:hAnsi="Times New Roman"/>
            <w:i/>
            <w:iCs/>
            <w:color w:val="auto"/>
            <w:szCs w:val="24"/>
          </w:rPr>
          <w:delText>AIK</w:delText>
        </w:r>
      </w:del>
      <w:del w:id="9624" w:author="Janusio" w:date="2018-03-10T14:41:08Z">
        <w:r>
          <w:rPr>
            <w:rFonts w:hint="eastAsia" w:ascii="Times New Roman" w:hAnsi="Times New Roman"/>
            <w:i/>
            <w:iCs/>
            <w:color w:val="auto"/>
            <w:szCs w:val="24"/>
            <w:vertAlign w:val="superscript"/>
          </w:rPr>
          <w:delText>-1</w:delText>
        </w:r>
      </w:del>
      <w:del w:id="9625" w:author="Janusio" w:date="2018-03-10T14:41:08Z">
        <w:r>
          <w:rPr>
            <w:rFonts w:hint="eastAsia" w:ascii="Times New Roman" w:hAnsi="Times New Roman"/>
            <w:color w:val="auto"/>
            <w:szCs w:val="24"/>
          </w:rPr>
          <w:delText>(</w:delText>
        </w:r>
      </w:del>
      <w:del w:id="9626" w:author="Janusio" w:date="2018-03-10T14:41:08Z">
        <w:r>
          <w:rPr>
            <w:rFonts w:hint="eastAsia" w:ascii="Times New Roman" w:hAnsi="Times New Roman"/>
            <w:i/>
            <w:iCs/>
            <w:color w:val="auto"/>
            <w:szCs w:val="24"/>
          </w:rPr>
          <w:delText>m</w:delText>
        </w:r>
      </w:del>
      <w:del w:id="9627" w:author="Janusio" w:date="2018-03-10T14:41:08Z">
        <w:r>
          <w:rPr>
            <w:rFonts w:hint="eastAsia" w:ascii="Times New Roman" w:hAnsi="Times New Roman"/>
            <w:color w:val="auto"/>
            <w:szCs w:val="24"/>
          </w:rPr>
          <w:delText>)）并将其发送给挑战者。然后，挑战者验证该签名，并用预期的度量值序列与收到的值进行对比，</w:delText>
        </w:r>
      </w:del>
      <w:del w:id="9628" w:author="Janusio" w:date="2018-03-10T14:41:08Z">
        <w:r>
          <w:rPr>
            <w:rFonts w:hint="eastAsia"/>
            <w:color w:val="auto"/>
            <w:szCs w:val="24"/>
            <w:lang w:val="en-US" w:eastAsia="zh-CN"/>
          </w:rPr>
          <w:delText>如果PCR值是</w:delText>
        </w:r>
      </w:del>
      <w:del w:id="9629" w:author="Janusio" w:date="2018-03-10T14:41:08Z">
        <w:r>
          <w:rPr>
            <w:rFonts w:hint="eastAsia" w:ascii="Times New Roman" w:hAnsi="Times New Roman"/>
            <w:color w:val="auto"/>
            <w:szCs w:val="24"/>
          </w:rPr>
          <w:delText>匹配</w:delText>
        </w:r>
      </w:del>
      <w:del w:id="9630" w:author="Janusio" w:date="2018-03-10T14:41:08Z">
        <w:r>
          <w:rPr>
            <w:rFonts w:hint="eastAsia"/>
            <w:color w:val="auto"/>
            <w:szCs w:val="24"/>
            <w:lang w:val="en-US" w:eastAsia="zh-CN"/>
          </w:rPr>
          <w:delText>的</w:delText>
        </w:r>
      </w:del>
      <w:del w:id="9631" w:author="Janusio" w:date="2018-03-10T14:41:08Z">
        <w:r>
          <w:rPr>
            <w:rFonts w:hint="eastAsia" w:ascii="Times New Roman" w:hAnsi="Times New Roman"/>
            <w:color w:val="auto"/>
            <w:szCs w:val="24"/>
          </w:rPr>
          <w:delText>，则表明该m拥有所声称的可信属性，否则验证失败。在此过程中远程验证者与m应是不同实体，以保证该验证过程的有效性。</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632" w:author="Janusio" w:date="2018-03-10T14:41:08Z"/>
          <w:rFonts w:hint="eastAsia" w:ascii="Times New Roman" w:hAnsi="Times New Roman"/>
          <w:color w:val="auto"/>
          <w:szCs w:val="24"/>
        </w:rPr>
      </w:pPr>
      <w:del w:id="9633" w:author="Janusio" w:date="2018-03-10T14:41:08Z">
        <w:r>
          <w:rPr>
            <w:rFonts w:hint="eastAsia" w:ascii="Times New Roman" w:hAnsi="Times New Roman"/>
            <w:color w:val="auto"/>
            <w:szCs w:val="24"/>
          </w:rPr>
          <w:delText>这些前提条件形式化表示为</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634" w:author="Janusio" w:date="2018-03-10T14:41:08Z"/>
          <w:rFonts w:hint="eastAsia" w:ascii="Times New Roman" w:hAnsi="Times New Roman"/>
          <w:color w:val="auto"/>
          <w:szCs w:val="24"/>
        </w:rPr>
      </w:pPr>
      <w:del w:id="9635" w:author="Janusio" w:date="2018-03-10T14:41:08Z"/>
      <w:del w:id="9636" w:author="Janusio" w:date="2018-03-10T14:41:08Z"/>
      <w:del w:id="9637" w:author="Janusio" w:date="2018-03-10T14:41:08Z"/>
      <w:del w:id="9638" w:author="Janusio" w:date="2018-03-10T14:41:08Z">
        <w:r>
          <w:rPr>
            <w:rFonts w:ascii="Times New Roman" w:hAnsi="Times New Roman"/>
            <w:color w:val="auto"/>
            <w:position w:val="-4"/>
            <w:szCs w:val="24"/>
          </w:rPr>
          <w:object>
            <v:shape id="_x0000_i1095"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095" DrawAspect="Content" ObjectID="_1468075939" r:id="rId281">
              <o:LockedField>false</o:LockedField>
            </o:OLEObject>
          </w:object>
        </w:r>
      </w:del>
      <w:del w:id="9640" w:author="Janusio" w:date="2018-03-10T14:41:08Z"/>
      <w:del w:id="9641" w:author="Janusio" w:date="2018-03-10T14:41:08Z">
        <w:r>
          <w:rPr>
            <w:rFonts w:hint="eastAsia" w:ascii="Times New Roman" w:hAnsi="Times New Roman"/>
            <w:color w:val="auto"/>
            <w:szCs w:val="24"/>
            <w:vertAlign w:val="subscript"/>
          </w:rPr>
          <w:delText xml:space="preserve">SRTM </w:delText>
        </w:r>
      </w:del>
      <w:del w:id="9642" w:author="Janusio" w:date="2018-03-10T14:41:08Z">
        <w:r>
          <w:rPr>
            <w:rFonts w:hint="eastAsia" w:ascii="Times New Roman" w:hAnsi="Times New Roman"/>
            <w:color w:val="auto"/>
            <w:szCs w:val="24"/>
          </w:rPr>
          <w:delText>= {</w:delText>
        </w:r>
      </w:del>
      <w:del w:id="9643" w:author="Janusio" w:date="2018-03-10T14:41:08Z"/>
      <w:del w:id="9644" w:author="Janusio" w:date="2018-03-10T14:41:08Z"/>
      <w:del w:id="9645" w:author="Janusio" w:date="2018-03-10T14:41:08Z"/>
      <w:del w:id="9646" w:author="Janusio" w:date="2018-03-10T14:41:08Z">
        <w:r>
          <w:rPr>
            <w:rFonts w:ascii="Times New Roman" w:hAnsi="Times New Roman"/>
            <w:color w:val="auto"/>
            <w:position w:val="-6"/>
            <w:szCs w:val="24"/>
          </w:rPr>
          <w:object>
            <v:shape id="_x0000_i1096" o:spt="75" type="#_x0000_t75" style="height:17pt;width:12pt;" o:ole="t" filled="f" o:preferrelative="t" stroked="f" coordsize="21600,21600">
              <v:path/>
              <v:fill on="f" alignshape="1" focussize="0,0"/>
              <v:stroke on="f"/>
              <v:imagedata r:id="rId101" o:title=""/>
              <o:lock v:ext="edit" aspectratio="t"/>
              <w10:wrap type="none"/>
              <w10:anchorlock/>
            </v:shape>
            <o:OLEObject Type="Embed" ProgID="Equation.3" ShapeID="_x0000_i1096" DrawAspect="Content" ObjectID="_1468075940" r:id="rId282">
              <o:LockedField>false</o:LockedField>
            </o:OLEObject>
          </w:object>
        </w:r>
      </w:del>
      <w:del w:id="9648" w:author="Janusio" w:date="2018-03-10T14:41:08Z"/>
      <w:del w:id="9649" w:author="Janusio" w:date="2018-03-10T14:41:08Z"/>
      <w:del w:id="9650" w:author="Janusio" w:date="2018-03-10T14:41:08Z"/>
      <w:del w:id="9651" w:author="Janusio" w:date="2018-03-10T14:41:08Z"/>
      <w:del w:id="9652" w:author="Janusio" w:date="2018-03-10T14:41:08Z">
        <w:r>
          <w:rPr>
            <w:rFonts w:hint="eastAsia" w:ascii="Times New Roman" w:hAnsi="Times New Roman"/>
            <w:i/>
            <w:iCs/>
            <w:color w:val="auto"/>
            <w:position w:val="-4"/>
            <w:szCs w:val="24"/>
          </w:rPr>
          <w:object>
            <v:shape id="_x0000_i1097" o:spt="75" type="#_x0000_t75" style="height:11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097" DrawAspect="Content" ObjectID="_1468075941" r:id="rId283">
              <o:LockedField>false</o:LockedField>
            </o:OLEObject>
          </w:object>
        </w:r>
      </w:del>
      <w:del w:id="9654" w:author="Janusio" w:date="2018-03-10T14:41:08Z"/>
      <w:del w:id="9655" w:author="Janusio" w:date="2018-03-10T14:41:08Z">
        <w:r>
          <w:rPr>
            <w:rFonts w:hint="eastAsia" w:ascii="Times New Roman" w:hAnsi="Times New Roman"/>
            <w:i/>
            <w:iCs/>
            <w:color w:val="auto"/>
            <w:szCs w:val="24"/>
          </w:rPr>
          <w:delText>AIK</w:delText>
        </w:r>
      </w:del>
      <w:del w:id="9656" w:author="Janusio" w:date="2018-03-10T14:41:08Z">
        <w:r>
          <w:rPr>
            <w:rFonts w:hint="eastAsia" w:ascii="Times New Roman" w:hAnsi="Times New Roman"/>
            <w:color w:val="auto"/>
            <w:szCs w:val="24"/>
          </w:rPr>
          <w:delText>(</w:delText>
        </w:r>
      </w:del>
      <w:del w:id="9657" w:author="Janusio" w:date="2018-03-10T14:41:08Z">
        <w:r>
          <w:rPr>
            <w:rFonts w:hint="eastAsia" w:ascii="Times New Roman" w:hAnsi="Times New Roman"/>
            <w:i/>
            <w:iCs/>
            <w:color w:val="auto"/>
            <w:szCs w:val="24"/>
          </w:rPr>
          <w:delText>m</w:delText>
        </w:r>
      </w:del>
      <w:del w:id="9658" w:author="Janusio" w:date="2018-03-10T14:41:08Z">
        <w:r>
          <w:rPr>
            <w:rFonts w:hint="eastAsia" w:ascii="Times New Roman" w:hAnsi="Times New Roman"/>
            <w:color w:val="auto"/>
            <w:szCs w:val="24"/>
          </w:rPr>
          <w:delText>),Honest(</w:delText>
        </w:r>
      </w:del>
      <w:del w:id="9659" w:author="Janusio" w:date="2018-03-10T14:41:08Z">
        <w:r>
          <w:rPr>
            <w:rFonts w:hint="eastAsia" w:ascii="Times New Roman" w:hAnsi="Times New Roman"/>
            <w:i/>
            <w:iCs/>
            <w:color w:val="auto"/>
            <w:szCs w:val="24"/>
          </w:rPr>
          <w:delText>AIK</w:delText>
        </w:r>
      </w:del>
      <w:del w:id="9660" w:author="Janusio" w:date="2018-03-10T14:41:08Z">
        <w:r>
          <w:rPr>
            <w:rFonts w:hint="eastAsia" w:ascii="Times New Roman" w:hAnsi="Times New Roman"/>
            <w:color w:val="auto"/>
            <w:szCs w:val="24"/>
          </w:rPr>
          <w:delText>(</w:delText>
        </w:r>
      </w:del>
      <w:del w:id="9661" w:author="Janusio" w:date="2018-03-10T14:41:08Z">
        <w:r>
          <w:rPr>
            <w:rFonts w:hint="eastAsia" w:ascii="Times New Roman" w:hAnsi="Times New Roman"/>
            <w:i/>
            <w:iCs/>
            <w:color w:val="auto"/>
            <w:szCs w:val="24"/>
          </w:rPr>
          <w:delText>m</w:delText>
        </w:r>
      </w:del>
      <w:del w:id="9662" w:author="Janusio" w:date="2018-03-10T14:41:08Z">
        <w:r>
          <w:rPr>
            <w:rFonts w:hint="eastAsia" w:ascii="Times New Roman" w:hAnsi="Times New Roman"/>
            <w:color w:val="auto"/>
            <w:szCs w:val="24"/>
          </w:rPr>
          <w:delText>),{ TPM</w:delText>
        </w:r>
      </w:del>
      <w:del w:id="9663" w:author="Janusio" w:date="2018-03-10T14:41:08Z">
        <w:r>
          <w:rPr>
            <w:rFonts w:hint="eastAsia" w:ascii="Times New Roman" w:hAnsi="Times New Roman"/>
            <w:color w:val="auto"/>
            <w:szCs w:val="24"/>
            <w:vertAlign w:val="subscript"/>
          </w:rPr>
          <w:delText xml:space="preserve"> SRTM</w:delText>
        </w:r>
      </w:del>
      <w:del w:id="9664" w:author="Janusio" w:date="2018-03-10T14:41:08Z">
        <w:r>
          <w:rPr>
            <w:rFonts w:hint="eastAsia" w:ascii="Times New Roman" w:hAnsi="Times New Roman"/>
            <w:color w:val="auto"/>
            <w:szCs w:val="24"/>
          </w:rPr>
          <w:delText>(</w:delText>
        </w:r>
      </w:del>
      <w:del w:id="9665" w:author="Janusio" w:date="2018-03-10T14:41:08Z">
        <w:r>
          <w:rPr>
            <w:rFonts w:hint="eastAsia" w:ascii="Times New Roman" w:hAnsi="Times New Roman"/>
            <w:i/>
            <w:iCs/>
            <w:color w:val="auto"/>
            <w:szCs w:val="24"/>
          </w:rPr>
          <w:delText>m</w:delText>
        </w:r>
      </w:del>
      <w:del w:id="9666" w:author="Janusio" w:date="2018-03-10T14:41:08Z">
        <w:r>
          <w:rPr>
            <w:rFonts w:hint="eastAsia" w:ascii="Times New Roman" w:hAnsi="Times New Roman"/>
            <w:color w:val="auto"/>
            <w:szCs w:val="24"/>
          </w:rPr>
          <w:delText>),TPM</w:delText>
        </w:r>
      </w:del>
      <w:del w:id="9667" w:author="Janusio" w:date="2018-03-10T14:41:08Z">
        <w:r>
          <w:rPr>
            <w:rFonts w:hint="eastAsia" w:ascii="Times New Roman" w:hAnsi="Times New Roman"/>
            <w:color w:val="auto"/>
            <w:szCs w:val="24"/>
            <w:vertAlign w:val="subscript"/>
          </w:rPr>
          <w:delText xml:space="preserve"> DRTM</w:delText>
        </w:r>
      </w:del>
      <w:del w:id="9668" w:author="Janusio" w:date="2018-03-10T14:41:08Z">
        <w:r>
          <w:rPr>
            <w:rFonts w:hint="eastAsia" w:ascii="Times New Roman" w:hAnsi="Times New Roman"/>
            <w:color w:val="auto"/>
            <w:szCs w:val="24"/>
          </w:rPr>
          <w:delText>(</w:delText>
        </w:r>
      </w:del>
      <w:del w:id="9669" w:author="Janusio" w:date="2018-03-10T14:41:08Z">
        <w:r>
          <w:rPr>
            <w:rFonts w:hint="eastAsia" w:ascii="Times New Roman" w:hAnsi="Times New Roman"/>
            <w:i/>
            <w:iCs/>
            <w:color w:val="auto"/>
            <w:szCs w:val="24"/>
          </w:rPr>
          <w:delText>m</w:delText>
        </w:r>
      </w:del>
      <w:del w:id="9670" w:author="Janusio" w:date="2018-03-10T14:41:08Z">
        <w:r>
          <w:rPr>
            <w:rFonts w:hint="eastAsia" w:ascii="Times New Roman" w:hAnsi="Times New Roman"/>
            <w:color w:val="auto"/>
            <w:szCs w:val="24"/>
          </w:rPr>
          <w:delText>)} ) }           (11)</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del w:id="9671" w:author="Janusio" w:date="2018-03-10T14:41:08Z"/>
          <w:rFonts w:ascii="Times New Roman" w:hAnsi="Times New Roman"/>
          <w:b/>
          <w:bCs/>
          <w:color w:val="auto"/>
          <w:szCs w:val="24"/>
        </w:rPr>
      </w:pPr>
      <w:del w:id="9672" w:author="Janusio" w:date="2018-03-10T14:41:08Z">
        <w:r>
          <w:rPr>
            <w:rFonts w:hint="eastAsia"/>
            <w:b/>
            <w:bCs/>
            <w:color w:val="auto"/>
            <w:szCs w:val="24"/>
            <w:lang w:val="en-US" w:eastAsia="zh-CN"/>
          </w:rPr>
          <w:delText>b.</w:delText>
        </w:r>
      </w:del>
      <w:del w:id="9673" w:author="Janusio" w:date="2018-03-10T14:41:08Z">
        <w:r>
          <w:rPr>
            <w:rFonts w:ascii="Times New Roman" w:hAnsi="Times New Roman"/>
            <w:b/>
            <w:bCs/>
            <w:color w:val="auto"/>
            <w:szCs w:val="24"/>
          </w:rPr>
          <w:delText>信任链属性的远程验证</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674" w:author="Janusio" w:date="2018-03-10T14:41:08Z"/>
          <w:rFonts w:hint="eastAsia" w:ascii="Times New Roman" w:hAnsi="Times New Roman"/>
          <w:color w:val="auto"/>
          <w:szCs w:val="24"/>
        </w:rPr>
      </w:pPr>
      <w:del w:id="9675" w:author="Janusio" w:date="2018-03-10T14:41:08Z">
        <w:r>
          <w:rPr>
            <w:rFonts w:hint="eastAsia" w:ascii="Times New Roman" w:hAnsi="Times New Roman"/>
            <w:color w:val="auto"/>
            <w:szCs w:val="24"/>
          </w:rPr>
          <w:delText>根据远程证明协议执行流程，给出以下信任传递属性的远程证明目标。</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676" w:author="Janusio" w:date="2018-03-10T14:41:08Z"/>
          <w:rFonts w:ascii="Times New Roman" w:hAnsi="Times New Roman"/>
          <w:color w:val="auto"/>
          <w:szCs w:val="24"/>
        </w:rPr>
      </w:pPr>
      <w:del w:id="9677" w:author="Janusio" w:date="2018-03-10T14:41:08Z">
        <w:r>
          <w:rPr>
            <w:rFonts w:ascii="Times New Roman" w:hAnsi="Times New Roman"/>
            <w:b/>
            <w:bCs/>
            <w:color w:val="auto"/>
            <w:szCs w:val="24"/>
          </w:rPr>
          <w:delText>定理 2</w:delText>
        </w:r>
      </w:del>
      <w:del w:id="9678" w:author="Janusio" w:date="2018-03-10T14:41:08Z">
        <w:r>
          <w:rPr>
            <w:rFonts w:ascii="Times New Roman" w:hAnsi="Times New Roman"/>
            <w:color w:val="auto"/>
            <w:szCs w:val="24"/>
          </w:rPr>
          <w:delText>如果远程验证者确认m提供的度量值是唯一的、正确的，那么该m对应的PCR值一定是如下的确定序列</w:delText>
        </w:r>
      </w:del>
      <w:del w:id="9679" w:author="Janusio" w:date="2018-03-10T14:41:08Z">
        <w:r>
          <w:rPr>
            <w:rFonts w:hint="eastAsia" w:ascii="Times New Roman" w:hAnsi="Times New Roman"/>
            <w:i/>
            <w:iCs/>
            <w:color w:val="auto"/>
            <w:szCs w:val="24"/>
          </w:rPr>
          <w:delText>seq</w:delText>
        </w:r>
      </w:del>
      <w:del w:id="9680" w:author="Janusio" w:date="2018-03-10T14:41:08Z">
        <w:r>
          <w:rPr>
            <w:rFonts w:hint="eastAsia" w:ascii="Times New Roman" w:hAnsi="Times New Roman"/>
            <w:iCs/>
            <w:color w:val="auto"/>
            <w:szCs w:val="24"/>
          </w:rPr>
          <w:delText>(</w:delText>
        </w:r>
      </w:del>
      <w:del w:id="9681" w:author="Janusio" w:date="2018-03-10T14:41:08Z">
        <w:r>
          <w:rPr>
            <w:rFonts w:hint="eastAsia" w:ascii="Times New Roman" w:hAnsi="Times New Roman"/>
            <w:i/>
            <w:iCs/>
            <w:color w:val="auto"/>
            <w:szCs w:val="24"/>
          </w:rPr>
          <w:delText>BIOS</w:delText>
        </w:r>
      </w:del>
      <w:del w:id="9682" w:author="Janusio" w:date="2018-03-10T14:41:08Z">
        <w:r>
          <w:rPr>
            <w:rFonts w:hint="eastAsia" w:ascii="Times New Roman" w:hAnsi="Times New Roman"/>
            <w:iCs/>
            <w:color w:val="auto"/>
            <w:szCs w:val="24"/>
          </w:rPr>
          <w:delText>(</w:delText>
        </w:r>
      </w:del>
      <w:del w:id="9683" w:author="Janusio" w:date="2018-03-10T14:41:08Z">
        <w:r>
          <w:rPr>
            <w:rFonts w:hint="eastAsia" w:ascii="Times New Roman" w:hAnsi="Times New Roman"/>
            <w:i/>
            <w:iCs/>
            <w:color w:val="auto"/>
            <w:szCs w:val="24"/>
          </w:rPr>
          <w:delText>m</w:delText>
        </w:r>
      </w:del>
      <w:del w:id="9684" w:author="Janusio" w:date="2018-03-10T14:41:08Z">
        <w:r>
          <w:rPr>
            <w:rFonts w:hint="eastAsia" w:ascii="Times New Roman" w:hAnsi="Times New Roman"/>
            <w:iCs/>
            <w:color w:val="auto"/>
            <w:szCs w:val="24"/>
          </w:rPr>
          <w:delText>),</w:delText>
        </w:r>
      </w:del>
      <w:del w:id="9685" w:author="Janusio" w:date="2018-03-10T14:41:08Z">
        <w:r>
          <w:rPr>
            <w:rFonts w:hint="eastAsia" w:ascii="Times New Roman" w:hAnsi="Times New Roman"/>
            <w:i/>
            <w:iCs/>
            <w:color w:val="auto"/>
            <w:szCs w:val="24"/>
          </w:rPr>
          <w:delText>OSLoader</w:delText>
        </w:r>
      </w:del>
      <w:del w:id="9686" w:author="Janusio" w:date="2018-03-10T14:41:08Z">
        <w:r>
          <w:rPr>
            <w:rFonts w:hint="eastAsia" w:ascii="Times New Roman" w:hAnsi="Times New Roman"/>
            <w:iCs/>
            <w:color w:val="auto"/>
            <w:szCs w:val="24"/>
          </w:rPr>
          <w:delText>(</w:delText>
        </w:r>
      </w:del>
      <w:del w:id="9687" w:author="Janusio" w:date="2018-03-10T14:41:08Z">
        <w:r>
          <w:rPr>
            <w:rFonts w:hint="eastAsia" w:ascii="Times New Roman" w:hAnsi="Times New Roman"/>
            <w:i/>
            <w:iCs/>
            <w:color w:val="auto"/>
            <w:szCs w:val="24"/>
          </w:rPr>
          <w:delText>m</w:delText>
        </w:r>
      </w:del>
      <w:del w:id="9688" w:author="Janusio" w:date="2018-03-10T14:41:08Z">
        <w:r>
          <w:rPr>
            <w:rFonts w:hint="eastAsia" w:ascii="Times New Roman" w:hAnsi="Times New Roman"/>
            <w:iCs/>
            <w:color w:val="auto"/>
            <w:szCs w:val="24"/>
          </w:rPr>
          <w:delText>),</w:delText>
        </w:r>
      </w:del>
      <w:del w:id="9689" w:author="Janusio" w:date="2018-03-10T14:41:08Z">
        <w:r>
          <w:rPr>
            <w:rFonts w:hint="eastAsia" w:ascii="Times New Roman" w:hAnsi="Times New Roman"/>
            <w:i/>
            <w:iCs/>
            <w:color w:val="auto"/>
            <w:szCs w:val="24"/>
          </w:rPr>
          <w:delText>VMM</w:delText>
        </w:r>
      </w:del>
      <w:del w:id="9690" w:author="Janusio" w:date="2018-03-10T14:41:08Z">
        <w:r>
          <w:rPr>
            <w:rFonts w:hint="eastAsia" w:ascii="Times New Roman" w:hAnsi="Times New Roman"/>
            <w:iCs/>
            <w:color w:val="auto"/>
            <w:szCs w:val="24"/>
          </w:rPr>
          <w:delText>(</w:delText>
        </w:r>
      </w:del>
      <w:del w:id="9691" w:author="Janusio" w:date="2018-03-10T14:41:08Z">
        <w:r>
          <w:rPr>
            <w:rFonts w:hint="eastAsia" w:ascii="Times New Roman" w:hAnsi="Times New Roman"/>
            <w:i/>
            <w:iCs/>
            <w:color w:val="auto"/>
            <w:szCs w:val="24"/>
          </w:rPr>
          <w:delText>m</w:delText>
        </w:r>
      </w:del>
      <w:del w:id="9692" w:author="Janusio" w:date="2018-03-10T14:41:08Z">
        <w:r>
          <w:rPr>
            <w:rFonts w:hint="eastAsia" w:ascii="Times New Roman" w:hAnsi="Times New Roman"/>
            <w:iCs/>
            <w:color w:val="auto"/>
            <w:szCs w:val="24"/>
          </w:rPr>
          <w:delText>),</w:delText>
        </w:r>
      </w:del>
      <w:del w:id="9693" w:author="Janusio" w:date="2018-03-10T14:41:08Z">
        <w:r>
          <w:rPr>
            <w:rFonts w:hint="eastAsia" w:ascii="Times New Roman" w:hAnsi="Times New Roman"/>
            <w:i/>
            <w:iCs/>
            <w:color w:val="auto"/>
            <w:szCs w:val="24"/>
          </w:rPr>
          <w:delText>Dom0_Kernel</w:delText>
        </w:r>
      </w:del>
      <w:del w:id="9694" w:author="Janusio" w:date="2018-03-10T14:41:08Z">
        <w:r>
          <w:rPr>
            <w:rFonts w:hint="eastAsia" w:ascii="Times New Roman" w:hAnsi="Times New Roman"/>
            <w:iCs/>
            <w:color w:val="auto"/>
            <w:szCs w:val="24"/>
          </w:rPr>
          <w:delText>(</w:delText>
        </w:r>
      </w:del>
      <w:del w:id="9695" w:author="Janusio" w:date="2018-03-10T14:41:08Z">
        <w:r>
          <w:rPr>
            <w:rFonts w:hint="eastAsia" w:ascii="Times New Roman" w:hAnsi="Times New Roman"/>
            <w:i/>
            <w:iCs/>
            <w:color w:val="auto"/>
            <w:szCs w:val="24"/>
          </w:rPr>
          <w:delText>m</w:delText>
        </w:r>
      </w:del>
      <w:del w:id="9696" w:author="Janusio" w:date="2018-03-10T14:41:08Z">
        <w:r>
          <w:rPr>
            <w:rFonts w:hint="eastAsia" w:ascii="Times New Roman" w:hAnsi="Times New Roman"/>
            <w:iCs/>
            <w:color w:val="auto"/>
            <w:szCs w:val="24"/>
          </w:rPr>
          <w:delText>),</w:delText>
        </w:r>
      </w:del>
      <w:del w:id="9697" w:author="Janusio" w:date="2018-03-10T14:41:08Z">
        <w:r>
          <w:rPr>
            <w:rFonts w:hint="eastAsia" w:ascii="Times New Roman" w:hAnsi="Times New Roman"/>
            <w:i/>
            <w:color w:val="auto"/>
            <w:szCs w:val="24"/>
          </w:rPr>
          <w:delText>vTPM Builder</w:delText>
        </w:r>
      </w:del>
      <w:del w:id="9698" w:author="Janusio" w:date="2018-03-10T14:41:08Z">
        <w:r>
          <w:rPr>
            <w:rFonts w:hint="eastAsia" w:ascii="Times New Roman" w:hAnsi="Times New Roman"/>
            <w:iCs/>
            <w:color w:val="auto"/>
            <w:szCs w:val="24"/>
          </w:rPr>
          <w:delText>(</w:delText>
        </w:r>
      </w:del>
      <w:del w:id="9699" w:author="Janusio" w:date="2018-03-10T14:41:08Z">
        <w:r>
          <w:rPr>
            <w:rFonts w:hint="eastAsia" w:ascii="Times New Roman" w:hAnsi="Times New Roman"/>
            <w:i/>
            <w:iCs/>
            <w:color w:val="auto"/>
            <w:szCs w:val="24"/>
          </w:rPr>
          <w:delText>m</w:delText>
        </w:r>
      </w:del>
      <w:del w:id="9700" w:author="Janusio" w:date="2018-03-10T14:41:08Z">
        <w:r>
          <w:rPr>
            <w:rFonts w:hint="eastAsia" w:ascii="Times New Roman" w:hAnsi="Times New Roman"/>
            <w:iCs/>
            <w:color w:val="auto"/>
            <w:szCs w:val="24"/>
          </w:rPr>
          <w:delText>)</w:delText>
        </w:r>
      </w:del>
      <w:del w:id="9701" w:author="Janusio" w:date="2018-03-10T14:41:08Z">
        <w:r>
          <w:rPr>
            <w:rFonts w:hint="eastAsia" w:ascii="Times New Roman" w:hAnsi="Times New Roman"/>
            <w:color w:val="auto"/>
            <w:szCs w:val="24"/>
          </w:rPr>
          <w:delText xml:space="preserve">, </w:delText>
        </w:r>
      </w:del>
      <w:del w:id="9702" w:author="Janusio" w:date="2018-03-10T14:41:08Z">
        <w:r>
          <w:rPr>
            <w:rFonts w:hint="eastAsia" w:ascii="Times New Roman" w:hAnsi="Times New Roman"/>
            <w:i/>
            <w:color w:val="auto"/>
            <w:szCs w:val="24"/>
          </w:rPr>
          <w:delText>vTPM-VM Binding</w:delText>
        </w:r>
      </w:del>
      <w:del w:id="9703" w:author="Janusio" w:date="2018-03-10T14:41:08Z">
        <w:r>
          <w:rPr>
            <w:rFonts w:hint="eastAsia" w:ascii="Times New Roman" w:hAnsi="Times New Roman"/>
            <w:iCs/>
            <w:color w:val="auto"/>
            <w:szCs w:val="24"/>
          </w:rPr>
          <w:delText>(</w:delText>
        </w:r>
      </w:del>
      <w:del w:id="9704" w:author="Janusio" w:date="2018-03-10T14:41:08Z">
        <w:r>
          <w:rPr>
            <w:rFonts w:hint="eastAsia" w:ascii="Times New Roman" w:hAnsi="Times New Roman"/>
            <w:i/>
            <w:iCs/>
            <w:color w:val="auto"/>
            <w:szCs w:val="24"/>
          </w:rPr>
          <w:delText>m</w:delText>
        </w:r>
      </w:del>
      <w:del w:id="9705" w:author="Janusio" w:date="2018-03-10T14:41:08Z">
        <w:r>
          <w:rPr>
            <w:rFonts w:hint="eastAsia" w:ascii="Times New Roman" w:hAnsi="Times New Roman"/>
            <w:iCs/>
            <w:color w:val="auto"/>
            <w:szCs w:val="24"/>
          </w:rPr>
          <w:delText>)</w:delText>
        </w:r>
      </w:del>
      <w:del w:id="9706" w:author="Janusio" w:date="2018-03-10T14:41:08Z">
        <w:r>
          <w:rPr>
            <w:rFonts w:hint="eastAsia" w:ascii="Times New Roman" w:hAnsi="Times New Roman"/>
            <w:color w:val="auto"/>
            <w:szCs w:val="24"/>
          </w:rPr>
          <w:delText xml:space="preserve">, </w:delText>
        </w:r>
      </w:del>
      <w:del w:id="9707" w:author="Janusio" w:date="2018-03-10T14:41:08Z">
        <w:r>
          <w:rPr>
            <w:rFonts w:hint="eastAsia" w:ascii="Times New Roman" w:hAnsi="Times New Roman"/>
            <w:i/>
            <w:color w:val="auto"/>
            <w:szCs w:val="24"/>
          </w:rPr>
          <w:delText>VM Builder</w:delText>
        </w:r>
      </w:del>
      <w:del w:id="9708" w:author="Janusio" w:date="2018-03-10T14:41:08Z">
        <w:r>
          <w:rPr>
            <w:rFonts w:hint="eastAsia" w:ascii="Times New Roman" w:hAnsi="Times New Roman"/>
            <w:iCs/>
            <w:color w:val="auto"/>
            <w:szCs w:val="24"/>
          </w:rPr>
          <w:delText>(</w:delText>
        </w:r>
      </w:del>
      <w:del w:id="9709" w:author="Janusio" w:date="2018-03-10T14:41:08Z">
        <w:r>
          <w:rPr>
            <w:rFonts w:hint="eastAsia" w:ascii="Times New Roman" w:hAnsi="Times New Roman"/>
            <w:i/>
            <w:iCs/>
            <w:color w:val="auto"/>
            <w:szCs w:val="24"/>
          </w:rPr>
          <w:delText>m</w:delText>
        </w:r>
      </w:del>
      <w:del w:id="9710" w:author="Janusio" w:date="2018-03-10T14:41:08Z">
        <w:r>
          <w:rPr>
            <w:rFonts w:hint="eastAsia" w:ascii="Times New Roman" w:hAnsi="Times New Roman"/>
            <w:iCs/>
            <w:color w:val="auto"/>
            <w:szCs w:val="24"/>
          </w:rPr>
          <w:delText>))</w:delText>
        </w:r>
      </w:del>
      <w:del w:id="9711" w:author="Janusio" w:date="2018-03-10T14:41:08Z">
        <w:r>
          <w:rPr>
            <w:rFonts w:ascii="Times New Roman" w:hAnsi="Times New Roman"/>
            <w:color w:val="auto"/>
            <w:szCs w:val="24"/>
          </w:rPr>
          <w:delText>，因为根据定理1可知，该序列表明</w:delText>
        </w:r>
      </w:del>
      <w:del w:id="9712" w:author="Janusio" w:date="2018-03-10T14:41:08Z">
        <w:r>
          <w:rPr>
            <w:rFonts w:hint="eastAsia" w:ascii="Times New Roman" w:hAnsi="Times New Roman"/>
            <w:color w:val="auto"/>
            <w:szCs w:val="24"/>
          </w:rPr>
          <w:delText>m</w:delText>
        </w:r>
      </w:del>
      <w:del w:id="9713" w:author="Janusio" w:date="2018-03-10T14:41:08Z">
        <w:r>
          <w:rPr>
            <w:rFonts w:ascii="Times New Roman" w:hAnsi="Times New Roman"/>
            <w:color w:val="auto"/>
            <w:szCs w:val="24"/>
          </w:rPr>
          <w:delText>的确执行了相应的信任链传递过程。</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714" w:author="Janusio" w:date="2018-03-10T14:41:08Z"/>
          <w:rFonts w:hint="eastAsia" w:ascii="Times New Roman" w:hAnsi="Times New Roman"/>
          <w:color w:val="auto"/>
          <w:szCs w:val="24"/>
        </w:rPr>
      </w:pPr>
      <w:del w:id="9715" w:author="Janusio" w:date="2018-03-10T14:41:08Z">
        <w:r>
          <w:rPr>
            <w:rFonts w:ascii="Times New Roman" w:hAnsi="Times New Roman"/>
            <w:color w:val="auto"/>
            <w:szCs w:val="24"/>
          </w:rPr>
          <w:delText>形式化表示为</w:delText>
        </w:r>
      </w:del>
      <w:del w:id="9716"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717" w:author="Janusio" w:date="2018-03-10T14:41:08Z"/>
          <w:rFonts w:hint="eastAsia" w:ascii="Times New Roman" w:hAnsi="Times New Roman"/>
          <w:color w:val="auto"/>
          <w:szCs w:val="24"/>
        </w:rPr>
      </w:pPr>
      <w:del w:id="9718" w:author="Janusio" w:date="2018-03-10T14:41:08Z"/>
      <w:del w:id="9719" w:author="Janusio" w:date="2018-03-10T14:41:08Z"/>
      <w:del w:id="9720" w:author="Janusio" w:date="2018-03-10T14:41:08Z"/>
      <w:del w:id="9721" w:author="Janusio" w:date="2018-03-10T14:41:08Z">
        <w:r>
          <w:rPr>
            <w:rFonts w:ascii="Times New Roman" w:hAnsi="Times New Roman"/>
            <w:color w:val="auto"/>
            <w:position w:val="-4"/>
            <w:szCs w:val="24"/>
          </w:rPr>
          <w:object>
            <v:shape id="_x0000_i1098"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098" DrawAspect="Content" ObjectID="_1468075942" r:id="rId284">
              <o:LockedField>false</o:LockedField>
            </o:OLEObject>
          </w:object>
        </w:r>
      </w:del>
      <w:del w:id="9723" w:author="Janusio" w:date="2018-03-10T14:41:08Z"/>
      <w:del w:id="9724" w:author="Janusio" w:date="2018-03-10T14:41:08Z">
        <w:r>
          <w:rPr>
            <w:rFonts w:hint="eastAsia" w:ascii="Times New Roman" w:hAnsi="Times New Roman"/>
            <w:color w:val="auto"/>
            <w:szCs w:val="24"/>
            <w:vertAlign w:val="subscript"/>
          </w:rPr>
          <w:delText>SRTM</w:delText>
        </w:r>
      </w:del>
      <w:del w:id="9725" w:author="Janusio" w:date="2018-03-10T14:41:08Z">
        <w:r>
          <w:rPr>
            <w:rFonts w:ascii="Times New Roman" w:hAnsi="Times New Roman"/>
            <w:color w:val="auto"/>
            <w:szCs w:val="24"/>
          </w:rPr>
          <w:delText>├</w:delText>
        </w:r>
      </w:del>
      <w:del w:id="9726" w:author="Janusio" w:date="2018-03-10T14:41:08Z">
        <w:r>
          <w:rPr>
            <w:rFonts w:hint="eastAsia" w:ascii="Times New Roman" w:hAnsi="Times New Roman"/>
            <w:color w:val="auto"/>
            <w:szCs w:val="24"/>
          </w:rPr>
          <w:delText xml:space="preserve"> [Verifier(</w:delText>
        </w:r>
      </w:del>
      <w:del w:id="9727" w:author="Janusio" w:date="2018-03-10T14:41:08Z">
        <w:r>
          <w:rPr>
            <w:rFonts w:hint="eastAsia" w:ascii="Times New Roman" w:hAnsi="Times New Roman"/>
            <w:i/>
            <w:iCs/>
            <w:color w:val="auto"/>
            <w:szCs w:val="24"/>
          </w:rPr>
          <w:delText>m</w:delText>
        </w:r>
      </w:del>
      <w:del w:id="9728" w:author="Janusio" w:date="2018-03-10T14:41:08Z">
        <w:r>
          <w:rPr>
            <w:rFonts w:hint="eastAsia" w:ascii="Times New Roman" w:hAnsi="Times New Roman"/>
            <w:color w:val="auto"/>
            <w:szCs w:val="24"/>
          </w:rPr>
          <w:delText>)]</w:delText>
        </w:r>
      </w:del>
      <w:del w:id="9729" w:author="Janusio" w:date="2018-03-10T14:41:08Z"/>
      <w:del w:id="9730" w:author="Janusio" w:date="2018-03-10T14:41:08Z"/>
      <w:del w:id="9731" w:author="Janusio" w:date="2018-03-10T14:41:08Z"/>
      <w:del w:id="9732" w:author="Janusio" w:date="2018-03-10T14:41:08Z">
        <w:r>
          <w:rPr>
            <w:rFonts w:hint="eastAsia" w:ascii="Times New Roman" w:hAnsi="Times New Roman"/>
            <w:color w:val="auto"/>
            <w:position w:val="-10"/>
            <w:szCs w:val="24"/>
          </w:rPr>
          <w:object>
            <v:shape id="_x0000_i1099"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099" DrawAspect="Content" ObjectID="_1468075943" r:id="rId285">
              <o:LockedField>false</o:LockedField>
            </o:OLEObject>
          </w:object>
        </w:r>
      </w:del>
      <w:del w:id="9734" w:author="Janusio" w:date="2018-03-10T14:41:08Z"/>
      <w:del w:id="9735" w:author="Janusio" w:date="2018-03-10T14:41:08Z"/>
      <w:del w:id="9736" w:author="Janusio" w:date="2018-03-10T14:41:08Z"/>
      <w:del w:id="9737" w:author="Janusio" w:date="2018-03-10T14:41:08Z"/>
      <w:del w:id="9738" w:author="Janusio" w:date="2018-03-10T14:41:08Z">
        <w:r>
          <w:rPr>
            <w:rFonts w:hint="eastAsia" w:ascii="Times New Roman" w:hAnsi="Times New Roman"/>
            <w:i/>
            <w:iCs/>
            <w:color w:val="auto"/>
            <w:position w:val="-4"/>
            <w:szCs w:val="24"/>
          </w:rPr>
          <w:object>
            <v:shape id="_x0000_i1100"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00" DrawAspect="Content" ObjectID="_1468075944" r:id="rId286">
              <o:LockedField>false</o:LockedField>
            </o:OLEObject>
          </w:object>
        </w:r>
      </w:del>
      <w:del w:id="9740" w:author="Janusio" w:date="2018-03-10T14:41:08Z"/>
      <w:del w:id="9741" w:author="Janusio" w:date="2018-03-10T14:41:08Z">
        <w:r>
          <w:rPr>
            <w:rFonts w:hint="eastAsia" w:ascii="Times New Roman" w:hAnsi="Times New Roman"/>
            <w:i/>
            <w:iCs/>
            <w:color w:val="auto"/>
            <w:szCs w:val="24"/>
          </w:rPr>
          <w:delText>t.</w:delText>
        </w:r>
      </w:del>
      <w:del w:id="9742" w:author="Janusio" w:date="2018-03-10T14:41:08Z">
        <w:r>
          <w:rPr>
            <w:rFonts w:hint="eastAsia" w:ascii="Times New Roman" w:hAnsi="Times New Roman"/>
            <w:color w:val="auto"/>
            <w:szCs w:val="24"/>
          </w:rPr>
          <w:delText>(</w:delText>
        </w:r>
      </w:del>
      <w:del w:id="9743" w:author="Janusio" w:date="2018-03-10T14:41:08Z">
        <w:r>
          <w:rPr>
            <w:rFonts w:hint="eastAsia" w:ascii="Times New Roman" w:hAnsi="Times New Roman"/>
            <w:i/>
            <w:iCs/>
            <w:color w:val="auto"/>
            <w:szCs w:val="24"/>
          </w:rPr>
          <w:delText>t&lt;t</w:delText>
        </w:r>
      </w:del>
      <w:del w:id="9744" w:author="Janusio" w:date="2018-03-10T14:41:08Z">
        <w:r>
          <w:rPr>
            <w:rFonts w:hint="eastAsia" w:ascii="Times New Roman" w:hAnsi="Times New Roman"/>
            <w:i/>
            <w:iCs/>
            <w:color w:val="auto"/>
            <w:szCs w:val="24"/>
            <w:vertAlign w:val="subscript"/>
          </w:rPr>
          <w:delText>e</w:delText>
        </w:r>
      </w:del>
      <w:del w:id="9745" w:author="Janusio" w:date="2018-03-10T14:41:08Z">
        <w:r>
          <w:rPr>
            <w:rFonts w:hint="eastAsia" w:ascii="Times New Roman" w:hAnsi="Times New Roman"/>
            <w:color w:val="auto"/>
            <w:szCs w:val="24"/>
          </w:rPr>
          <w:delText>)</w:delText>
        </w:r>
      </w:del>
      <w:del w:id="9746" w:author="Janusio" w:date="2018-03-10T14:41:08Z"/>
      <w:del w:id="9747" w:author="Janusio" w:date="2018-03-10T14:41:08Z"/>
      <w:del w:id="9748" w:author="Janusio" w:date="2018-03-10T14:41:08Z"/>
      <w:del w:id="9749" w:author="Janusio" w:date="2018-03-10T14:41:08Z">
        <w:r>
          <w:rPr>
            <w:rFonts w:hint="eastAsia" w:ascii="Times New Roman" w:hAnsi="Times New Roman"/>
            <w:color w:val="auto"/>
            <w:position w:val="-4"/>
            <w:szCs w:val="24"/>
          </w:rPr>
          <w:object>
            <v:shape id="_x0000_i1101"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01" DrawAspect="Content" ObjectID="_1468075945" r:id="rId287">
              <o:LockedField>false</o:LockedField>
            </o:OLEObject>
          </w:object>
        </w:r>
      </w:del>
      <w:del w:id="9751"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752" w:author="Janusio" w:date="2018-03-10T14:41:08Z"/>
          <w:rFonts w:hint="eastAsia" w:ascii="Times New Roman" w:hAnsi="Times New Roman"/>
          <w:iCs/>
          <w:color w:val="auto"/>
          <w:szCs w:val="24"/>
        </w:rPr>
      </w:pPr>
      <w:del w:id="9753" w:author="Janusio" w:date="2018-03-10T14:41:08Z">
        <w:r>
          <w:rPr>
            <w:rFonts w:hint="eastAsia" w:ascii="Times New Roman" w:hAnsi="Times New Roman"/>
            <w:color w:val="auto"/>
            <w:szCs w:val="24"/>
          </w:rPr>
          <w:delText>(Mem(</w:delText>
        </w:r>
      </w:del>
      <w:del w:id="9754" w:author="Janusio" w:date="2018-03-10T14:41:08Z">
        <w:r>
          <w:rPr>
            <w:rFonts w:hint="eastAsia" w:ascii="Times New Roman" w:hAnsi="Times New Roman"/>
            <w:i/>
            <w:iCs/>
            <w:color w:val="auto"/>
            <w:szCs w:val="24"/>
          </w:rPr>
          <w:delText>m.pcr.s</w:delText>
        </w:r>
      </w:del>
      <w:del w:id="9755" w:author="Janusio" w:date="2018-03-10T14:41:08Z">
        <w:r>
          <w:rPr>
            <w:rFonts w:hint="eastAsia" w:ascii="Times New Roman" w:hAnsi="Times New Roman"/>
            <w:color w:val="auto"/>
            <w:szCs w:val="24"/>
          </w:rPr>
          <w:delText>,</w:delText>
        </w:r>
      </w:del>
      <w:del w:id="9756" w:author="Janusio" w:date="2018-03-10T14:41:08Z">
        <w:r>
          <w:rPr>
            <w:rFonts w:hint="eastAsia" w:ascii="Times New Roman" w:hAnsi="Times New Roman"/>
            <w:i/>
            <w:iCs/>
            <w:color w:val="auto"/>
            <w:szCs w:val="24"/>
          </w:rPr>
          <w:delText xml:space="preserve"> seq</w:delText>
        </w:r>
      </w:del>
      <w:del w:id="9757" w:author="Janusio" w:date="2018-03-10T14:41:08Z">
        <w:r>
          <w:rPr>
            <w:rFonts w:hint="eastAsia" w:ascii="Times New Roman" w:hAnsi="Times New Roman"/>
            <w:iCs/>
            <w:color w:val="auto"/>
            <w:szCs w:val="24"/>
          </w:rPr>
          <w:delText>(</w:delText>
        </w:r>
      </w:del>
      <w:del w:id="9758" w:author="Janusio" w:date="2018-03-10T14:41:08Z">
        <w:r>
          <w:rPr>
            <w:rFonts w:hint="eastAsia" w:ascii="Times New Roman" w:hAnsi="Times New Roman"/>
            <w:i/>
            <w:iCs/>
            <w:color w:val="auto"/>
            <w:szCs w:val="24"/>
          </w:rPr>
          <w:delText>BIOS</w:delText>
        </w:r>
      </w:del>
      <w:del w:id="9759" w:author="Janusio" w:date="2018-03-10T14:41:08Z">
        <w:r>
          <w:rPr>
            <w:rFonts w:hint="eastAsia" w:ascii="Times New Roman" w:hAnsi="Times New Roman"/>
            <w:iCs/>
            <w:color w:val="auto"/>
            <w:szCs w:val="24"/>
          </w:rPr>
          <w:delText>(</w:delText>
        </w:r>
      </w:del>
      <w:del w:id="9760" w:author="Janusio" w:date="2018-03-10T14:41:08Z">
        <w:r>
          <w:rPr>
            <w:rFonts w:hint="eastAsia" w:ascii="Times New Roman" w:hAnsi="Times New Roman"/>
            <w:i/>
            <w:iCs/>
            <w:color w:val="auto"/>
            <w:szCs w:val="24"/>
          </w:rPr>
          <w:delText>m</w:delText>
        </w:r>
      </w:del>
      <w:del w:id="9761" w:author="Janusio" w:date="2018-03-10T14:41:08Z">
        <w:r>
          <w:rPr>
            <w:rFonts w:hint="eastAsia" w:ascii="Times New Roman" w:hAnsi="Times New Roman"/>
            <w:iCs/>
            <w:color w:val="auto"/>
            <w:szCs w:val="24"/>
          </w:rPr>
          <w:delText>),</w:delText>
        </w:r>
      </w:del>
      <w:del w:id="9762" w:author="Janusio" w:date="2018-03-10T14:41:08Z">
        <w:r>
          <w:rPr>
            <w:rFonts w:hint="eastAsia" w:ascii="Times New Roman" w:hAnsi="Times New Roman"/>
            <w:i/>
            <w:iCs/>
            <w:color w:val="auto"/>
            <w:szCs w:val="24"/>
          </w:rPr>
          <w:delText>OSLoader</w:delText>
        </w:r>
      </w:del>
      <w:del w:id="9763" w:author="Janusio" w:date="2018-03-10T14:41:08Z">
        <w:r>
          <w:rPr>
            <w:rFonts w:hint="eastAsia" w:ascii="Times New Roman" w:hAnsi="Times New Roman"/>
            <w:iCs/>
            <w:color w:val="auto"/>
            <w:szCs w:val="24"/>
          </w:rPr>
          <w:delText>(</w:delText>
        </w:r>
      </w:del>
      <w:del w:id="9764" w:author="Janusio" w:date="2018-03-10T14:41:08Z">
        <w:r>
          <w:rPr>
            <w:rFonts w:hint="eastAsia" w:ascii="Times New Roman" w:hAnsi="Times New Roman"/>
            <w:i/>
            <w:iCs/>
            <w:color w:val="auto"/>
            <w:szCs w:val="24"/>
          </w:rPr>
          <w:delText>m</w:delText>
        </w:r>
      </w:del>
      <w:del w:id="9765" w:author="Janusio" w:date="2018-03-10T14:41:08Z">
        <w:r>
          <w:rPr>
            <w:rFonts w:hint="eastAsia" w:ascii="Times New Roman" w:hAnsi="Times New Roman"/>
            <w:iCs/>
            <w:color w:val="auto"/>
            <w:szCs w:val="24"/>
          </w:rPr>
          <w:delText>),</w:delText>
        </w:r>
      </w:del>
      <w:del w:id="9766" w:author="Janusio" w:date="2018-03-10T14:41:08Z">
        <w:r>
          <w:rPr>
            <w:rFonts w:hint="eastAsia" w:ascii="Times New Roman" w:hAnsi="Times New Roman"/>
            <w:i/>
            <w:iCs/>
            <w:color w:val="auto"/>
            <w:szCs w:val="24"/>
          </w:rPr>
          <w:delText>VMM</w:delText>
        </w:r>
      </w:del>
      <w:del w:id="9767" w:author="Janusio" w:date="2018-03-10T14:41:08Z">
        <w:r>
          <w:rPr>
            <w:rFonts w:hint="eastAsia" w:ascii="Times New Roman" w:hAnsi="Times New Roman"/>
            <w:iCs/>
            <w:color w:val="auto"/>
            <w:szCs w:val="24"/>
          </w:rPr>
          <w:delText>(</w:delText>
        </w:r>
      </w:del>
      <w:del w:id="9768" w:author="Janusio" w:date="2018-03-10T14:41:08Z">
        <w:r>
          <w:rPr>
            <w:rFonts w:hint="eastAsia" w:ascii="Times New Roman" w:hAnsi="Times New Roman"/>
            <w:i/>
            <w:iCs/>
            <w:color w:val="auto"/>
            <w:szCs w:val="24"/>
          </w:rPr>
          <w:delText>m</w:delText>
        </w:r>
      </w:del>
      <w:del w:id="9769"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770" w:author="Janusio" w:date="2018-03-10T14:41:08Z"/>
          <w:rFonts w:hint="eastAsia" w:ascii="Times New Roman" w:hAnsi="Times New Roman"/>
          <w:color w:val="auto"/>
          <w:szCs w:val="24"/>
        </w:rPr>
      </w:pPr>
      <w:del w:id="9771" w:author="Janusio" w:date="2018-03-10T14:41:08Z">
        <w:r>
          <w:rPr>
            <w:rFonts w:hint="eastAsia" w:ascii="Times New Roman" w:hAnsi="Times New Roman"/>
            <w:i/>
            <w:iCs/>
            <w:color w:val="auto"/>
            <w:szCs w:val="24"/>
          </w:rPr>
          <w:delText>Dom0_Kernel</w:delText>
        </w:r>
      </w:del>
      <w:del w:id="9772" w:author="Janusio" w:date="2018-03-10T14:41:08Z">
        <w:r>
          <w:rPr>
            <w:rFonts w:hint="eastAsia" w:ascii="Times New Roman" w:hAnsi="Times New Roman"/>
            <w:iCs/>
            <w:color w:val="auto"/>
            <w:szCs w:val="24"/>
          </w:rPr>
          <w:delText>(</w:delText>
        </w:r>
      </w:del>
      <w:del w:id="9773" w:author="Janusio" w:date="2018-03-10T14:41:08Z">
        <w:r>
          <w:rPr>
            <w:rFonts w:hint="eastAsia" w:ascii="Times New Roman" w:hAnsi="Times New Roman"/>
            <w:i/>
            <w:iCs/>
            <w:color w:val="auto"/>
            <w:szCs w:val="24"/>
          </w:rPr>
          <w:delText>m</w:delText>
        </w:r>
      </w:del>
      <w:del w:id="9774" w:author="Janusio" w:date="2018-03-10T14:41:08Z">
        <w:r>
          <w:rPr>
            <w:rFonts w:hint="eastAsia" w:ascii="Times New Roman" w:hAnsi="Times New Roman"/>
            <w:iCs/>
            <w:color w:val="auto"/>
            <w:szCs w:val="24"/>
          </w:rPr>
          <w:delText>),</w:delText>
        </w:r>
      </w:del>
      <w:del w:id="9775" w:author="Janusio" w:date="2018-03-10T14:41:08Z">
        <w:r>
          <w:rPr>
            <w:rFonts w:hint="eastAsia" w:ascii="Times New Roman" w:hAnsi="Times New Roman"/>
            <w:i/>
            <w:color w:val="auto"/>
            <w:szCs w:val="24"/>
          </w:rPr>
          <w:delText>vTPM Builder</w:delText>
        </w:r>
      </w:del>
      <w:del w:id="9776" w:author="Janusio" w:date="2018-03-10T14:41:08Z">
        <w:r>
          <w:rPr>
            <w:rFonts w:hint="eastAsia" w:ascii="Times New Roman" w:hAnsi="Times New Roman"/>
            <w:iCs/>
            <w:color w:val="auto"/>
            <w:szCs w:val="24"/>
          </w:rPr>
          <w:delText>(</w:delText>
        </w:r>
      </w:del>
      <w:del w:id="9777" w:author="Janusio" w:date="2018-03-10T14:41:08Z">
        <w:r>
          <w:rPr>
            <w:rFonts w:hint="eastAsia" w:ascii="Times New Roman" w:hAnsi="Times New Roman"/>
            <w:i/>
            <w:iCs/>
            <w:color w:val="auto"/>
            <w:szCs w:val="24"/>
          </w:rPr>
          <w:delText>m</w:delText>
        </w:r>
      </w:del>
      <w:del w:id="9778" w:author="Janusio" w:date="2018-03-10T14:41:08Z">
        <w:r>
          <w:rPr>
            <w:rFonts w:hint="eastAsia" w:ascii="Times New Roman" w:hAnsi="Times New Roman"/>
            <w:iCs/>
            <w:color w:val="auto"/>
            <w:szCs w:val="24"/>
          </w:rPr>
          <w:delText>)</w:delText>
        </w:r>
      </w:del>
      <w:del w:id="9779" w:author="Janusio" w:date="2018-03-10T14:41:08Z">
        <w:r>
          <w:rPr>
            <w:rFonts w:hint="eastAsia" w:ascii="Times New Roman" w:hAnsi="Times New Roman"/>
            <w:color w:val="auto"/>
            <w:szCs w:val="24"/>
          </w:rPr>
          <w:delText xml:space="preserve">, </w:delText>
        </w:r>
      </w:del>
      <w:del w:id="9780" w:author="Janusio" w:date="2018-03-10T14:41:08Z">
        <w:r>
          <w:rPr>
            <w:rFonts w:hint="eastAsia" w:ascii="Times New Roman" w:hAnsi="Times New Roman"/>
            <w:i/>
            <w:color w:val="auto"/>
            <w:szCs w:val="24"/>
          </w:rPr>
          <w:delText>vTPM-VM Binding</w:delText>
        </w:r>
      </w:del>
      <w:del w:id="9781" w:author="Janusio" w:date="2018-03-10T14:41:08Z">
        <w:r>
          <w:rPr>
            <w:rFonts w:hint="eastAsia" w:ascii="Times New Roman" w:hAnsi="Times New Roman"/>
            <w:iCs/>
            <w:color w:val="auto"/>
            <w:szCs w:val="24"/>
          </w:rPr>
          <w:delText>(</w:delText>
        </w:r>
      </w:del>
      <w:del w:id="9782" w:author="Janusio" w:date="2018-03-10T14:41:08Z">
        <w:r>
          <w:rPr>
            <w:rFonts w:hint="eastAsia" w:ascii="Times New Roman" w:hAnsi="Times New Roman"/>
            <w:i/>
            <w:iCs/>
            <w:color w:val="auto"/>
            <w:szCs w:val="24"/>
          </w:rPr>
          <w:delText>m</w:delText>
        </w:r>
      </w:del>
      <w:del w:id="9783" w:author="Janusio" w:date="2018-03-10T14:41:08Z">
        <w:r>
          <w:rPr>
            <w:rFonts w:hint="eastAsia" w:ascii="Times New Roman" w:hAnsi="Times New Roman"/>
            <w:iCs/>
            <w:color w:val="auto"/>
            <w:szCs w:val="24"/>
          </w:rPr>
          <w:delText>)</w:delText>
        </w:r>
      </w:del>
      <w:del w:id="9784"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785" w:author="Janusio" w:date="2018-03-10T14:41:08Z"/>
          <w:rFonts w:hint="eastAsia" w:ascii="Times New Roman" w:hAnsi="Times New Roman"/>
          <w:color w:val="auto"/>
          <w:szCs w:val="24"/>
        </w:rPr>
      </w:pPr>
      <w:del w:id="9786" w:author="Janusio" w:date="2018-03-10T14:41:08Z">
        <w:r>
          <w:rPr>
            <w:rFonts w:hint="eastAsia" w:ascii="Times New Roman" w:hAnsi="Times New Roman"/>
            <w:i/>
            <w:color w:val="auto"/>
            <w:szCs w:val="24"/>
          </w:rPr>
          <w:delText>VM Builder</w:delText>
        </w:r>
      </w:del>
      <w:del w:id="9787" w:author="Janusio" w:date="2018-03-10T14:41:08Z">
        <w:r>
          <w:rPr>
            <w:rFonts w:hint="eastAsia" w:ascii="Times New Roman" w:hAnsi="Times New Roman"/>
            <w:iCs/>
            <w:color w:val="auto"/>
            <w:szCs w:val="24"/>
          </w:rPr>
          <w:delText>(</w:delText>
        </w:r>
      </w:del>
      <w:del w:id="9788" w:author="Janusio" w:date="2018-03-10T14:41:08Z">
        <w:r>
          <w:rPr>
            <w:rFonts w:hint="eastAsia" w:ascii="Times New Roman" w:hAnsi="Times New Roman"/>
            <w:i/>
            <w:iCs/>
            <w:color w:val="auto"/>
            <w:szCs w:val="24"/>
          </w:rPr>
          <w:delText>m</w:delText>
        </w:r>
      </w:del>
      <w:del w:id="9789" w:author="Janusio" w:date="2018-03-10T14:41:08Z">
        <w:r>
          <w:rPr>
            <w:rFonts w:hint="eastAsia" w:ascii="Times New Roman" w:hAnsi="Times New Roman"/>
            <w:iCs/>
            <w:color w:val="auto"/>
            <w:szCs w:val="24"/>
          </w:rPr>
          <w:delText>))</w:delText>
        </w:r>
      </w:del>
      <w:del w:id="9790" w:author="Janusio" w:date="2018-03-10T14:41:08Z">
        <w:r>
          <w:rPr>
            <w:rFonts w:hint="eastAsia" w:ascii="Times New Roman" w:hAnsi="Times New Roman"/>
            <w:color w:val="auto"/>
            <w:szCs w:val="24"/>
          </w:rPr>
          <w:delText>@</w:delText>
        </w:r>
      </w:del>
      <w:del w:id="9791" w:author="Janusio" w:date="2018-03-10T14:41:08Z">
        <w:r>
          <w:rPr>
            <w:rFonts w:hint="eastAsia" w:ascii="Times New Roman" w:hAnsi="Times New Roman"/>
            <w:i/>
            <w:iCs/>
            <w:color w:val="auto"/>
            <w:szCs w:val="24"/>
          </w:rPr>
          <w:delText>t</w:delText>
        </w:r>
      </w:del>
      <w:del w:id="9792" w:author="Janusio" w:date="2018-03-10T14:41:08Z">
        <w:r>
          <w:rPr>
            <w:rFonts w:hint="eastAsia" w:ascii="Times New Roman" w:hAnsi="Times New Roman"/>
            <w:color w:val="auto"/>
            <w:szCs w:val="24"/>
          </w:rPr>
          <w:delText xml:space="preserve">)                            </w:delText>
        </w:r>
      </w:del>
      <w:del w:id="9793" w:author="Janusio" w:date="2018-03-10T14:41:08Z">
        <w:r>
          <w:rPr>
            <w:rFonts w:hint="eastAsia" w:ascii="Times New Roman" w:hAnsi="Times New Roman"/>
            <w:bCs/>
            <w:color w:val="auto"/>
            <w:szCs w:val="24"/>
          </w:rPr>
          <w:delText>(</w:delText>
        </w:r>
      </w:del>
      <w:del w:id="9794" w:author="Janusio" w:date="2018-03-10T14:41:08Z">
        <w:r>
          <w:rPr>
            <w:rFonts w:hint="eastAsia" w:ascii="Times New Roman" w:hAnsi="Times New Roman"/>
            <w:b/>
            <w:bCs/>
            <w:color w:val="auto"/>
            <w:szCs w:val="24"/>
          </w:rPr>
          <w:delText>12</w:delText>
        </w:r>
      </w:del>
      <w:del w:id="9795" w:author="Janusio" w:date="2018-03-10T14:41:08Z">
        <w:r>
          <w:rPr>
            <w:rFonts w:hint="eastAsia" w:ascii="Times New Roman" w:hAnsi="Times New Roman"/>
            <w:b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796" w:author="Janusio" w:date="2018-03-10T14:41:08Z"/>
          <w:rFonts w:hint="eastAsia" w:ascii="Times New Roman" w:hAnsi="Times New Roman"/>
          <w:color w:val="auto"/>
          <w:szCs w:val="24"/>
        </w:rPr>
      </w:pPr>
      <w:del w:id="9797" w:author="Janusio" w:date="2018-03-10T14:41:08Z"/>
      <w:del w:id="9798" w:author="Janusio" w:date="2018-03-10T14:41:08Z"/>
      <w:del w:id="9799" w:author="Janusio" w:date="2018-03-10T14:41:08Z"/>
      <w:del w:id="9800" w:author="Janusio" w:date="2018-03-10T14:41:08Z">
        <w:r>
          <w:rPr>
            <w:rFonts w:ascii="Times New Roman" w:hAnsi="Times New Roman"/>
            <w:color w:val="auto"/>
            <w:position w:val="-4"/>
            <w:szCs w:val="24"/>
          </w:rPr>
          <w:object>
            <v:shape id="_x0000_i1102"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102" DrawAspect="Content" ObjectID="_1468075946" r:id="rId288">
              <o:LockedField>false</o:LockedField>
            </o:OLEObject>
          </w:object>
        </w:r>
      </w:del>
      <w:del w:id="9802" w:author="Janusio" w:date="2018-03-10T14:41:08Z"/>
      <w:del w:id="9803" w:author="Janusio" w:date="2018-03-10T14:41:08Z">
        <w:r>
          <w:rPr>
            <w:rFonts w:hint="eastAsia" w:ascii="Times New Roman" w:hAnsi="Times New Roman"/>
            <w:color w:val="auto"/>
            <w:szCs w:val="24"/>
            <w:vertAlign w:val="subscript"/>
          </w:rPr>
          <w:delText>SRTM</w:delText>
        </w:r>
      </w:del>
      <w:del w:id="9804" w:author="Janusio" w:date="2018-03-10T14:41:08Z">
        <w:r>
          <w:rPr>
            <w:rFonts w:hint="eastAsia" w:ascii="Times New Roman" w:hAnsi="Times New Roman"/>
            <w:color w:val="auto"/>
            <w:szCs w:val="24"/>
          </w:rPr>
          <w:delText>，Protected</w:delText>
        </w:r>
      </w:del>
      <w:del w:id="9805" w:author="Janusio" w:date="2018-03-10T14:41:08Z">
        <w:r>
          <w:rPr>
            <w:rFonts w:hint="eastAsia" w:ascii="Times New Roman" w:hAnsi="Times New Roman"/>
            <w:color w:val="auto"/>
            <w:szCs w:val="24"/>
            <w:vertAlign w:val="subscript"/>
          </w:rPr>
          <w:delText>SRTM</w:delText>
        </w:r>
      </w:del>
      <w:del w:id="9806" w:author="Janusio" w:date="2018-03-10T14:41:08Z">
        <w:r>
          <w:rPr>
            <w:rFonts w:hint="eastAsia" w:ascii="Times New Roman" w:hAnsi="Times New Roman"/>
            <w:color w:val="auto"/>
            <w:szCs w:val="24"/>
          </w:rPr>
          <w:delText>(</w:delText>
        </w:r>
      </w:del>
      <w:del w:id="9807" w:author="Janusio" w:date="2018-03-10T14:41:08Z">
        <w:r>
          <w:rPr>
            <w:rFonts w:hint="eastAsia" w:ascii="Times New Roman" w:hAnsi="Times New Roman"/>
            <w:i/>
            <w:iCs/>
            <w:color w:val="auto"/>
            <w:szCs w:val="24"/>
          </w:rPr>
          <w:delText>m</w:delText>
        </w:r>
      </w:del>
      <w:del w:id="9808"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809" w:author="Janusio" w:date="2018-03-10T14:41:08Z"/>
          <w:rFonts w:hint="eastAsia" w:ascii="Times New Roman" w:hAnsi="Times New Roman"/>
          <w:color w:val="auto"/>
          <w:szCs w:val="24"/>
        </w:rPr>
      </w:pPr>
      <w:del w:id="9810" w:author="Janusio" w:date="2018-03-10T14:41:08Z">
        <w:r>
          <w:rPr>
            <w:rFonts w:ascii="Times New Roman" w:hAnsi="Times New Roman"/>
            <w:color w:val="auto"/>
            <w:szCs w:val="24"/>
          </w:rPr>
          <w:delText>├</w:delText>
        </w:r>
      </w:del>
      <w:del w:id="9811" w:author="Janusio" w:date="2018-03-10T14:41:08Z">
        <w:r>
          <w:rPr>
            <w:rFonts w:hint="eastAsia" w:ascii="Times New Roman" w:hAnsi="Times New Roman"/>
            <w:color w:val="auto"/>
            <w:szCs w:val="24"/>
          </w:rPr>
          <w:delText xml:space="preserve"> [Verifier(</w:delText>
        </w:r>
      </w:del>
      <w:del w:id="9812" w:author="Janusio" w:date="2018-03-10T14:41:08Z">
        <w:r>
          <w:rPr>
            <w:rFonts w:hint="eastAsia" w:ascii="Times New Roman" w:hAnsi="Times New Roman"/>
            <w:i/>
            <w:iCs/>
            <w:color w:val="auto"/>
            <w:szCs w:val="24"/>
          </w:rPr>
          <w:delText>m</w:delText>
        </w:r>
      </w:del>
      <w:del w:id="9813" w:author="Janusio" w:date="2018-03-10T14:41:08Z">
        <w:r>
          <w:rPr>
            <w:rFonts w:hint="eastAsia" w:ascii="Times New Roman" w:hAnsi="Times New Roman"/>
            <w:color w:val="auto"/>
            <w:szCs w:val="24"/>
          </w:rPr>
          <w:delText>)]</w:delText>
        </w:r>
      </w:del>
      <w:del w:id="9814" w:author="Janusio" w:date="2018-03-10T14:41:08Z"/>
      <w:del w:id="9815" w:author="Janusio" w:date="2018-03-10T14:41:08Z"/>
      <w:del w:id="9816" w:author="Janusio" w:date="2018-03-10T14:41:08Z"/>
      <w:del w:id="9817" w:author="Janusio" w:date="2018-03-10T14:41:08Z">
        <w:r>
          <w:rPr>
            <w:rFonts w:hint="eastAsia" w:ascii="Times New Roman" w:hAnsi="Times New Roman"/>
            <w:color w:val="auto"/>
            <w:position w:val="-10"/>
            <w:szCs w:val="24"/>
          </w:rPr>
          <w:object>
            <v:shape id="_x0000_i1103"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103" DrawAspect="Content" ObjectID="_1468075947" r:id="rId289">
              <o:LockedField>false</o:LockedField>
            </o:OLEObject>
          </w:object>
        </w:r>
      </w:del>
      <w:del w:id="9819" w:author="Janusio" w:date="2018-03-10T14:41:08Z"/>
      <w:del w:id="9820" w:author="Janusio" w:date="2018-03-10T14:41:08Z"/>
      <w:del w:id="9821" w:author="Janusio" w:date="2018-03-10T14:41:08Z"/>
      <w:del w:id="9822" w:author="Janusio" w:date="2018-03-10T14:41:08Z"/>
      <w:del w:id="9823" w:author="Janusio" w:date="2018-03-10T14:41:08Z">
        <w:r>
          <w:rPr>
            <w:rFonts w:hint="eastAsia" w:ascii="Times New Roman" w:hAnsi="Times New Roman"/>
            <w:i/>
            <w:iCs/>
            <w:color w:val="auto"/>
            <w:position w:val="-4"/>
            <w:szCs w:val="24"/>
          </w:rPr>
          <w:object>
            <v:shape id="_x0000_i1104"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04" DrawAspect="Content" ObjectID="_1468075948" r:id="rId290">
              <o:LockedField>false</o:LockedField>
            </o:OLEObject>
          </w:object>
        </w:r>
      </w:del>
      <w:del w:id="9825" w:author="Janusio" w:date="2018-03-10T14:41:08Z"/>
      <w:del w:id="9826" w:author="Janusio" w:date="2018-03-10T14:41:08Z">
        <w:r>
          <w:rPr>
            <w:rFonts w:hint="eastAsia" w:ascii="Times New Roman" w:hAnsi="Times New Roman"/>
            <w:i/>
            <w:iCs/>
            <w:color w:val="auto"/>
            <w:szCs w:val="24"/>
          </w:rPr>
          <w:delText>t.</w:delText>
        </w:r>
      </w:del>
      <w:del w:id="9827" w:author="Janusio" w:date="2018-03-10T14:41:08Z">
        <w:r>
          <w:rPr>
            <w:rFonts w:hint="eastAsia" w:ascii="Times New Roman" w:hAnsi="Times New Roman"/>
            <w:color w:val="auto"/>
            <w:szCs w:val="24"/>
          </w:rPr>
          <w:delText>(</w:delText>
        </w:r>
      </w:del>
      <w:del w:id="9828" w:author="Janusio" w:date="2018-03-10T14:41:08Z">
        <w:r>
          <w:rPr>
            <w:rFonts w:hint="eastAsia" w:ascii="Times New Roman" w:hAnsi="Times New Roman"/>
            <w:i/>
            <w:iCs/>
            <w:color w:val="auto"/>
            <w:szCs w:val="24"/>
          </w:rPr>
          <w:delText>t&lt;t</w:delText>
        </w:r>
      </w:del>
      <w:del w:id="9829" w:author="Janusio" w:date="2018-03-10T14:41:08Z">
        <w:r>
          <w:rPr>
            <w:rFonts w:hint="eastAsia" w:ascii="Times New Roman" w:hAnsi="Times New Roman"/>
            <w:i/>
            <w:iCs/>
            <w:color w:val="auto"/>
            <w:szCs w:val="24"/>
            <w:vertAlign w:val="subscript"/>
          </w:rPr>
          <w:delText>e</w:delText>
        </w:r>
      </w:del>
      <w:del w:id="9830" w:author="Janusio" w:date="2018-03-10T14:41:08Z">
        <w:r>
          <w:rPr>
            <w:rFonts w:hint="eastAsia" w:ascii="Times New Roman" w:hAnsi="Times New Roman"/>
            <w:color w:val="auto"/>
            <w:szCs w:val="24"/>
          </w:rPr>
          <w:delText>)</w:delText>
        </w:r>
      </w:del>
      <w:del w:id="9831" w:author="Janusio" w:date="2018-03-10T14:41:08Z"/>
      <w:del w:id="9832" w:author="Janusio" w:date="2018-03-10T14:41:08Z"/>
      <w:del w:id="9833" w:author="Janusio" w:date="2018-03-10T14:41:08Z"/>
      <w:del w:id="9834" w:author="Janusio" w:date="2018-03-10T14:41:08Z">
        <w:r>
          <w:rPr>
            <w:rFonts w:hint="eastAsia" w:ascii="Times New Roman" w:hAnsi="Times New Roman"/>
            <w:color w:val="auto"/>
            <w:position w:val="-4"/>
            <w:szCs w:val="24"/>
          </w:rPr>
          <w:object>
            <v:shape id="_x0000_i110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05" DrawAspect="Content" ObjectID="_1468075949" r:id="rId291">
              <o:LockedField>false</o:LockedField>
            </o:OLEObject>
          </w:object>
        </w:r>
      </w:del>
      <w:del w:id="9836"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837" w:author="Janusio" w:date="2018-03-10T14:41:08Z"/>
          <w:rFonts w:hint="eastAsia" w:ascii="Times New Roman" w:hAnsi="Times New Roman"/>
          <w:color w:val="auto"/>
          <w:szCs w:val="24"/>
        </w:rPr>
      </w:pPr>
      <w:del w:id="9838" w:author="Janusio" w:date="2018-03-10T14:41:08Z">
        <w:r>
          <w:rPr>
            <w:rFonts w:hint="eastAsia" w:ascii="Times New Roman" w:hAnsi="Times New Roman"/>
            <w:color w:val="auto"/>
            <w:szCs w:val="24"/>
          </w:rPr>
          <w:delText>MeasureBoot</w:delText>
        </w:r>
      </w:del>
      <w:del w:id="9839" w:author="Janusio" w:date="2018-03-10T14:41:08Z">
        <w:r>
          <w:rPr>
            <w:rFonts w:hint="eastAsia" w:ascii="Times New Roman" w:hAnsi="Times New Roman"/>
            <w:color w:val="auto"/>
            <w:szCs w:val="24"/>
            <w:vertAlign w:val="subscript"/>
          </w:rPr>
          <w:delText>SRTM</w:delText>
        </w:r>
      </w:del>
      <w:del w:id="9840" w:author="Janusio" w:date="2018-03-10T14:41:08Z">
        <w:r>
          <w:rPr>
            <w:rFonts w:hint="eastAsia" w:ascii="Times New Roman" w:hAnsi="Times New Roman"/>
            <w:color w:val="auto"/>
            <w:szCs w:val="24"/>
          </w:rPr>
          <w:delText>(</w:delText>
        </w:r>
      </w:del>
      <w:del w:id="9841" w:author="Janusio" w:date="2018-03-10T14:41:08Z">
        <w:r>
          <w:rPr>
            <w:rFonts w:hint="eastAsia" w:ascii="Times New Roman" w:hAnsi="Times New Roman"/>
            <w:i/>
            <w:iCs/>
            <w:color w:val="auto"/>
            <w:szCs w:val="24"/>
          </w:rPr>
          <w:delText>m</w:delText>
        </w:r>
      </w:del>
      <w:del w:id="9842" w:author="Janusio" w:date="2018-03-10T14:41:08Z">
        <w:r>
          <w:rPr>
            <w:rFonts w:hint="eastAsia" w:ascii="Times New Roman" w:hAnsi="Times New Roman"/>
            <w:color w:val="auto"/>
            <w:szCs w:val="24"/>
          </w:rPr>
          <w:delText>,</w:delText>
        </w:r>
      </w:del>
      <w:del w:id="9843" w:author="Janusio" w:date="2018-03-10T14:41:08Z">
        <w:r>
          <w:rPr>
            <w:rFonts w:hint="eastAsia" w:ascii="Times New Roman" w:hAnsi="Times New Roman"/>
            <w:i/>
            <w:iCs/>
            <w:color w:val="auto"/>
            <w:szCs w:val="24"/>
          </w:rPr>
          <w:delText>t</w:delText>
        </w:r>
      </w:del>
      <w:del w:id="9844" w:author="Janusio" w:date="2018-03-10T14:41:08Z">
        <w:r>
          <w:rPr>
            <w:rFonts w:hint="eastAsia" w:ascii="Times New Roman" w:hAnsi="Times New Roman"/>
            <w:color w:val="auto"/>
            <w:szCs w:val="24"/>
          </w:rPr>
          <w:delText xml:space="preserve">)      </w:delText>
        </w:r>
      </w:del>
      <w:del w:id="9845" w:author="Janusio" w:date="2018-03-10T14:41:08Z">
        <w:r>
          <w:rPr>
            <w:rFonts w:hint="eastAsia"/>
            <w:color w:val="auto"/>
            <w:szCs w:val="24"/>
            <w:lang w:val="en-US" w:eastAsia="zh-CN"/>
          </w:rPr>
          <w:delText xml:space="preserve">                   </w:delText>
        </w:r>
      </w:del>
      <w:del w:id="9846" w:author="Janusio" w:date="2018-03-10T14:41:08Z">
        <w:r>
          <w:rPr>
            <w:rFonts w:hint="eastAsia" w:ascii="Times New Roman" w:hAnsi="Times New Roman"/>
            <w:color w:val="auto"/>
            <w:szCs w:val="24"/>
          </w:rPr>
          <w:delText xml:space="preserve"> </w:delText>
        </w:r>
      </w:del>
      <w:del w:id="9847" w:author="Janusio" w:date="2018-03-10T14:41:08Z">
        <w:r>
          <w:rPr>
            <w:rFonts w:hint="eastAsia" w:ascii="Times New Roman" w:hAnsi="Times New Roman"/>
            <w:bCs/>
            <w:color w:val="auto"/>
            <w:szCs w:val="24"/>
          </w:rPr>
          <w:delText>(</w:delText>
        </w:r>
      </w:del>
      <w:del w:id="9848" w:author="Janusio" w:date="2018-03-10T14:41:08Z">
        <w:r>
          <w:rPr>
            <w:rFonts w:hint="eastAsia" w:ascii="Times New Roman" w:hAnsi="Times New Roman"/>
            <w:b/>
            <w:bCs/>
            <w:color w:val="auto"/>
            <w:szCs w:val="24"/>
          </w:rPr>
          <w:delText>13</w:delText>
        </w:r>
      </w:del>
      <w:del w:id="9849" w:author="Janusio" w:date="2018-03-10T14:41:08Z">
        <w:r>
          <w:rPr>
            <w:rFonts w:hint="eastAsia" w:ascii="Times New Roman" w:hAnsi="Times New Roman"/>
            <w:b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850" w:author="Janusio" w:date="2018-03-10T14:41:08Z"/>
          <w:rFonts w:hint="eastAsia" w:ascii="Times New Roman" w:hAnsi="Times New Roman"/>
          <w:color w:val="auto"/>
          <w:szCs w:val="24"/>
        </w:rPr>
      </w:pPr>
      <w:del w:id="9851" w:author="Janusio" w:date="2018-03-10T14:41:08Z">
        <w:r>
          <w:rPr>
            <w:rFonts w:hint="eastAsia" w:ascii="Times New Roman" w:hAnsi="Times New Roman"/>
            <w:color w:val="auto"/>
            <w:szCs w:val="24"/>
          </w:rPr>
          <w:delText>这两个属性有递进关系，即如果属性(12)成立，则属性(13)可以利用定理1的结论直接证明。因此，下面对属性(12)进行证明。</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852" w:author="Janusio" w:date="2018-03-10T14:41:08Z"/>
          <w:rFonts w:hint="eastAsia" w:ascii="Times New Roman" w:hAnsi="Times New Roman"/>
          <w:color w:val="auto"/>
          <w:szCs w:val="24"/>
        </w:rPr>
      </w:pPr>
      <w:del w:id="9853" w:author="Janusio" w:date="2018-03-10T14:41:08Z">
        <w:r>
          <w:rPr>
            <w:rFonts w:hint="eastAsia" w:ascii="Times New Roman" w:hAnsi="Times New Roman"/>
            <w:b/>
            <w:bCs/>
            <w:color w:val="auto"/>
            <w:szCs w:val="24"/>
          </w:rPr>
          <w:delText>证明：</w:delText>
        </w:r>
      </w:del>
      <w:del w:id="9854" w:author="Janusio" w:date="2018-03-10T14:41:08Z">
        <w:r>
          <w:rPr>
            <w:rFonts w:hint="eastAsia" w:ascii="Times New Roman" w:hAnsi="Times New Roman"/>
            <w:color w:val="auto"/>
            <w:szCs w:val="24"/>
          </w:rPr>
          <w:delText>首先根据前提假设及[Verifier(</w:delText>
        </w:r>
      </w:del>
      <w:del w:id="9855" w:author="Janusio" w:date="2018-03-10T14:41:08Z">
        <w:r>
          <w:rPr>
            <w:rFonts w:hint="eastAsia" w:ascii="Times New Roman" w:hAnsi="Times New Roman"/>
            <w:i/>
            <w:iCs/>
            <w:color w:val="auto"/>
            <w:szCs w:val="24"/>
          </w:rPr>
          <w:delText>m</w:delText>
        </w:r>
      </w:del>
      <w:del w:id="9856" w:author="Janusio" w:date="2018-03-10T14:41:08Z">
        <w:r>
          <w:rPr>
            <w:rFonts w:hint="eastAsia" w:ascii="Times New Roman" w:hAnsi="Times New Roman"/>
            <w:color w:val="auto"/>
            <w:szCs w:val="24"/>
          </w:rPr>
          <w:delText>)]</w:delText>
        </w:r>
      </w:del>
      <w:del w:id="9857" w:author="Janusio" w:date="2018-03-10T14:41:08Z"/>
      <w:del w:id="9858" w:author="Janusio" w:date="2018-03-10T14:41:08Z"/>
      <w:del w:id="9859" w:author="Janusio" w:date="2018-03-10T14:41:08Z"/>
      <w:del w:id="9860" w:author="Janusio" w:date="2018-03-10T14:41:08Z">
        <w:r>
          <w:rPr>
            <w:rFonts w:hint="eastAsia" w:ascii="Times New Roman" w:hAnsi="Times New Roman"/>
            <w:color w:val="auto"/>
            <w:position w:val="-10"/>
            <w:szCs w:val="24"/>
          </w:rPr>
          <w:object>
            <v:shape id="_x0000_i1106"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106" DrawAspect="Content" ObjectID="_1468075950" r:id="rId292">
              <o:LockedField>false</o:LockedField>
            </o:OLEObject>
          </w:object>
        </w:r>
      </w:del>
      <w:del w:id="9862" w:author="Janusio" w:date="2018-03-10T14:41:08Z"/>
      <w:del w:id="9863" w:author="Janusio" w:date="2018-03-10T14:41:08Z">
        <w:r>
          <w:rPr>
            <w:rFonts w:hint="eastAsia" w:ascii="Times New Roman" w:hAnsi="Times New Roman"/>
            <w:color w:val="auto"/>
            <w:szCs w:val="24"/>
          </w:rPr>
          <w:delText>，利用公理</w:delText>
        </w:r>
      </w:del>
      <w:del w:id="9864" w:author="Janusio" w:date="2018-03-10T14:41:08Z">
        <w:r>
          <w:rPr>
            <w:rFonts w:hint="eastAsia" w:ascii="Times New Roman" w:hAnsi="Times New Roman"/>
            <w:i/>
            <w:iCs/>
            <w:color w:val="auto"/>
            <w:szCs w:val="24"/>
          </w:rPr>
          <w:delText>VER</w:delText>
        </w:r>
      </w:del>
      <w:del w:id="9865" w:author="Janusio" w:date="2018-03-10T14:41:08Z">
        <w:r>
          <w:rPr>
            <w:rFonts w:hint="eastAsia" w:ascii="Times New Roman" w:hAnsi="Times New Roman"/>
            <w:color w:val="auto"/>
            <w:szCs w:val="24"/>
          </w:rPr>
          <w:delText>可得到：</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866" w:author="Janusio" w:date="2018-03-10T14:41:08Z"/>
          <w:rFonts w:hint="eastAsia" w:ascii="Times New Roman" w:hAnsi="Times New Roman"/>
          <w:iCs/>
          <w:color w:val="auto"/>
          <w:szCs w:val="24"/>
        </w:rPr>
      </w:pPr>
      <w:del w:id="9867" w:author="Janusio" w:date="2018-03-10T14:41:08Z">
        <w:r>
          <w:rPr>
            <w:rFonts w:hint="eastAsia" w:ascii="Times New Roman" w:hAnsi="Times New Roman"/>
            <w:color w:val="auto"/>
            <w:szCs w:val="24"/>
          </w:rPr>
          <w:delText>[Verifier(</w:delText>
        </w:r>
      </w:del>
      <w:del w:id="9868" w:author="Janusio" w:date="2018-03-10T14:41:08Z">
        <w:r>
          <w:rPr>
            <w:rFonts w:hint="eastAsia" w:ascii="Times New Roman" w:hAnsi="Times New Roman"/>
            <w:i/>
            <w:iCs/>
            <w:color w:val="auto"/>
            <w:szCs w:val="24"/>
          </w:rPr>
          <w:delText>m</w:delText>
        </w:r>
      </w:del>
      <w:del w:id="9869" w:author="Janusio" w:date="2018-03-10T14:41:08Z">
        <w:r>
          <w:rPr>
            <w:rFonts w:hint="eastAsia" w:ascii="Times New Roman" w:hAnsi="Times New Roman"/>
            <w:color w:val="auto"/>
            <w:szCs w:val="24"/>
          </w:rPr>
          <w:delText>)]</w:delText>
        </w:r>
      </w:del>
      <w:del w:id="9870" w:author="Janusio" w:date="2018-03-10T14:41:08Z"/>
      <w:del w:id="9871" w:author="Janusio" w:date="2018-03-10T14:41:08Z"/>
      <w:del w:id="9872" w:author="Janusio" w:date="2018-03-10T14:41:08Z"/>
      <w:del w:id="9873" w:author="Janusio" w:date="2018-03-10T14:41:08Z">
        <w:r>
          <w:rPr>
            <w:rFonts w:hint="eastAsia" w:ascii="Times New Roman" w:hAnsi="Times New Roman"/>
            <w:color w:val="auto"/>
            <w:position w:val="-10"/>
            <w:szCs w:val="24"/>
          </w:rPr>
          <w:object>
            <v:shape id="_x0000_i1107" o:spt="75" type="#_x0000_t75" style="height:18pt;width:16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107" DrawAspect="Content" ObjectID="_1468075951" r:id="rId293">
              <o:LockedField>false</o:LockedField>
            </o:OLEObject>
          </w:object>
        </w:r>
      </w:del>
      <w:del w:id="9875" w:author="Janusio" w:date="2018-03-10T14:41:08Z"/>
      <w:del w:id="9876" w:author="Janusio" w:date="2018-03-10T14:41:08Z"/>
      <w:del w:id="9877" w:author="Janusio" w:date="2018-03-10T14:41:08Z"/>
      <w:del w:id="9878" w:author="Janusio" w:date="2018-03-10T14:41:08Z"/>
      <w:del w:id="9879" w:author="Janusio" w:date="2018-03-10T14:41:08Z">
        <w:r>
          <w:rPr>
            <w:rFonts w:hint="eastAsia" w:ascii="Times New Roman" w:hAnsi="Times New Roman"/>
            <w:i/>
            <w:iCs/>
            <w:color w:val="auto"/>
            <w:position w:val="-4"/>
            <w:szCs w:val="24"/>
          </w:rPr>
          <w:object>
            <v:shape id="_x0000_i1108"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08" DrawAspect="Content" ObjectID="_1468075952" r:id="rId294">
              <o:LockedField>false</o:LockedField>
            </o:OLEObject>
          </w:object>
        </w:r>
      </w:del>
      <w:del w:id="9881" w:author="Janusio" w:date="2018-03-10T14:41:08Z"/>
      <w:del w:id="9882" w:author="Janusio" w:date="2018-03-10T14:41:08Z">
        <w:r>
          <w:rPr>
            <w:rFonts w:hint="eastAsia" w:ascii="Times New Roman" w:hAnsi="Times New Roman"/>
            <w:i/>
            <w:iCs/>
            <w:color w:val="auto"/>
            <w:szCs w:val="24"/>
          </w:rPr>
          <w:delText>t</w:delText>
        </w:r>
      </w:del>
      <w:del w:id="9883" w:author="Janusio" w:date="2018-03-10T14:41:08Z">
        <w:r>
          <w:rPr>
            <w:rFonts w:hint="eastAsia" w:ascii="Times New Roman" w:hAnsi="Times New Roman"/>
            <w:i/>
            <w:iCs/>
            <w:color w:val="auto"/>
            <w:szCs w:val="24"/>
            <w:vertAlign w:val="subscript"/>
          </w:rPr>
          <w:delText>f</w:delText>
        </w:r>
      </w:del>
      <w:del w:id="9884" w:author="Janusio" w:date="2018-03-10T14:41:08Z">
        <w:r>
          <w:rPr>
            <w:rFonts w:hint="eastAsia" w:ascii="Times New Roman" w:hAnsi="Times New Roman"/>
            <w:color w:val="auto"/>
            <w:szCs w:val="24"/>
          </w:rPr>
          <w:delText>,</w:delText>
        </w:r>
      </w:del>
      <w:del w:id="9885" w:author="Janusio" w:date="2018-03-10T14:41:08Z">
        <w:r>
          <w:rPr>
            <w:rFonts w:hint="eastAsia" w:ascii="Times New Roman" w:hAnsi="Times New Roman"/>
            <w:i/>
            <w:iCs/>
            <w:color w:val="auto"/>
            <w:szCs w:val="24"/>
          </w:rPr>
          <w:delText>e</w:delText>
        </w:r>
      </w:del>
      <w:del w:id="9886" w:author="Janusio" w:date="2018-03-10T14:41:08Z">
        <w:r>
          <w:rPr>
            <w:rFonts w:hint="eastAsia" w:ascii="Times New Roman" w:hAnsi="Times New Roman"/>
            <w:iCs/>
            <w:color w:val="auto"/>
            <w:szCs w:val="24"/>
          </w:rPr>
          <w:delText>,</w:delText>
        </w:r>
      </w:del>
      <w:del w:id="9887" w:author="Janusio" w:date="2018-03-10T14:41:08Z">
        <w:r>
          <w:rPr>
            <w:rFonts w:hint="eastAsia" w:ascii="Times New Roman" w:hAnsi="Times New Roman"/>
            <w:i/>
            <w:iCs/>
            <w:color w:val="auto"/>
            <w:szCs w:val="24"/>
          </w:rPr>
          <w:delText>I.</w:delText>
        </w:r>
      </w:del>
      <w:del w:id="9888" w:author="Janusio" w:date="2018-03-10T14:41:08Z">
        <w:r>
          <w:rPr>
            <w:rFonts w:hint="eastAsia" w:ascii="Times New Roman" w:hAnsi="Times New Roman"/>
            <w:iCs/>
            <w:color w:val="auto"/>
            <w:szCs w:val="24"/>
          </w:rPr>
          <w:delText>(</w:delText>
        </w:r>
      </w:del>
      <w:del w:id="9889" w:author="Janusio" w:date="2018-03-10T14:41:08Z">
        <w:r>
          <w:rPr>
            <w:rFonts w:hint="eastAsia" w:ascii="Times New Roman" w:hAnsi="Times New Roman"/>
            <w:i/>
            <w:iCs/>
            <w:color w:val="auto"/>
            <w:szCs w:val="24"/>
          </w:rPr>
          <w:delText>t</w:delText>
        </w:r>
      </w:del>
      <w:del w:id="9890" w:author="Janusio" w:date="2018-03-10T14:41:08Z">
        <w:r>
          <w:rPr>
            <w:rFonts w:hint="eastAsia" w:ascii="Times New Roman" w:hAnsi="Times New Roman"/>
            <w:i/>
            <w:iCs/>
            <w:color w:val="auto"/>
            <w:szCs w:val="24"/>
            <w:vertAlign w:val="subscript"/>
          </w:rPr>
          <w:delText>f</w:delText>
        </w:r>
      </w:del>
      <w:del w:id="9891" w:author="Janusio" w:date="2018-03-10T14:41:08Z">
        <w:r>
          <w:rPr>
            <w:rFonts w:hint="eastAsia" w:ascii="Times New Roman" w:hAnsi="Times New Roman"/>
            <w:i/>
            <w:iCs/>
            <w:color w:val="auto"/>
            <w:szCs w:val="24"/>
          </w:rPr>
          <w:delText>&lt;t</w:delText>
        </w:r>
      </w:del>
      <w:del w:id="9892" w:author="Janusio" w:date="2018-03-10T14:41:08Z">
        <w:r>
          <w:rPr>
            <w:rFonts w:hint="eastAsia" w:ascii="Times New Roman" w:hAnsi="Times New Roman"/>
            <w:i/>
            <w:iCs/>
            <w:color w:val="auto"/>
            <w:szCs w:val="24"/>
            <w:vertAlign w:val="subscript"/>
          </w:rPr>
          <w:delText>e</w:delText>
        </w:r>
      </w:del>
      <w:del w:id="9893"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894" w:author="Janusio" w:date="2018-03-10T14:41:08Z"/>
          <w:rFonts w:hint="eastAsia" w:ascii="Times New Roman" w:hAnsi="Times New Roman"/>
          <w:color w:val="auto"/>
          <w:szCs w:val="24"/>
        </w:rPr>
      </w:pPr>
      <w:del w:id="9895" w:author="Janusio" w:date="2018-03-10T14:41:08Z"/>
      <w:del w:id="9896" w:author="Janusio" w:date="2018-03-10T14:41:08Z"/>
      <w:del w:id="9897" w:author="Janusio" w:date="2018-03-10T14:41:08Z"/>
      <w:del w:id="9898" w:author="Janusio" w:date="2018-03-10T14:41:08Z">
        <w:r>
          <w:rPr>
            <w:rFonts w:hint="eastAsia" w:ascii="Times New Roman" w:hAnsi="Times New Roman"/>
            <w:color w:val="auto"/>
            <w:position w:val="-4"/>
            <w:szCs w:val="24"/>
          </w:rPr>
          <w:object>
            <v:shape id="_x0000_i110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09" DrawAspect="Content" ObjectID="_1468075953" r:id="rId295">
              <o:LockedField>false</o:LockedField>
            </o:OLEObject>
          </w:object>
        </w:r>
      </w:del>
      <w:del w:id="9900" w:author="Janusio" w:date="2018-03-10T14:41:08Z"/>
      <w:del w:id="9901" w:author="Janusio" w:date="2018-03-10T14:41:08Z"/>
      <w:del w:id="9902" w:author="Janusio" w:date="2018-03-10T14:41:08Z"/>
      <w:del w:id="9903" w:author="Janusio" w:date="2018-03-10T14:41:08Z"/>
      <w:del w:id="9904" w:author="Janusio" w:date="2018-03-10T14:41:08Z">
        <w:r>
          <w:rPr>
            <w:rFonts w:hint="eastAsia" w:ascii="Times New Roman" w:hAnsi="Times New Roman"/>
            <w:color w:val="auto"/>
            <w:position w:val="-6"/>
            <w:szCs w:val="24"/>
          </w:rPr>
          <w:object>
            <v:shape id="_x0000_i1110" o:spt="75" type="#_x0000_t75" style="height:16pt;width:10.05pt;" o:ole="t" filled="f" o:preferrelative="t" stroked="f" coordsize="21600,21600">
              <v:path/>
              <v:fill on="f" alignshape="1" focussize="0,0"/>
              <v:stroke on="f"/>
              <v:imagedata r:id="rId118" embosscolor="#FFFFFF" o:title=""/>
              <o:lock v:ext="edit" aspectratio="t"/>
              <w10:wrap type="none"/>
              <w10:anchorlock/>
            </v:shape>
            <o:OLEObject Type="Embed" ProgID="Equation.KSEE3" ShapeID="_x0000_i1110" DrawAspect="Content" ObjectID="_1468075954" r:id="rId296">
              <o:LockedField>false</o:LockedField>
            </o:OLEObject>
          </w:object>
        </w:r>
      </w:del>
      <w:del w:id="9906" w:author="Janusio" w:date="2018-03-10T14:41:08Z"/>
      <w:del w:id="9907" w:author="Janusio" w:date="2018-03-10T14:41:08Z">
        <w:r>
          <w:rPr>
            <w:rFonts w:hint="eastAsia" w:ascii="Times New Roman" w:hAnsi="Times New Roman"/>
            <w:color w:val="auto"/>
            <w:szCs w:val="24"/>
          </w:rPr>
          <w:delText xml:space="preserve">= </w:delText>
        </w:r>
      </w:del>
      <w:del w:id="9908" w:author="Janusio" w:date="2018-03-10T14:41:08Z"/>
      <w:del w:id="9909" w:author="Janusio" w:date="2018-03-10T14:41:08Z"/>
      <w:del w:id="9910" w:author="Janusio" w:date="2018-03-10T14:41:08Z"/>
      <w:del w:id="9911" w:author="Janusio" w:date="2018-03-10T14:41:08Z">
        <w:r>
          <w:rPr>
            <w:rFonts w:hint="eastAsia" w:ascii="Times New Roman" w:hAnsi="Times New Roman"/>
            <w:color w:val="auto"/>
            <w:position w:val="-4"/>
            <w:szCs w:val="24"/>
          </w:rPr>
          <w:object>
            <v:shape id="_x0000_i1111" o:spt="75" type="#_x0000_t75" style="height:16pt;width:24.95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11" DrawAspect="Content" ObjectID="_1468075955" r:id="rId297">
              <o:LockedField>false</o:LockedField>
            </o:OLEObject>
          </w:object>
        </w:r>
      </w:del>
      <w:del w:id="9913" w:author="Janusio" w:date="2018-03-10T14:41:08Z"/>
      <w:del w:id="9914" w:author="Janusio" w:date="2018-03-10T14:41:08Z">
        <w:r>
          <w:rPr>
            <w:rFonts w:hint="eastAsia" w:ascii="Times New Roman" w:hAnsi="Times New Roman"/>
            <w:color w:val="auto"/>
            <w:szCs w:val="24"/>
          </w:rPr>
          <w:delText>(</w:delText>
        </w:r>
      </w:del>
      <w:del w:id="9915" w:author="Janusio" w:date="2018-03-10T14:41:08Z">
        <w:r>
          <w:rPr>
            <w:rFonts w:hint="eastAsia" w:ascii="Times New Roman" w:hAnsi="Times New Roman"/>
            <w:i/>
            <w:iCs/>
            <w:color w:val="auto"/>
            <w:szCs w:val="24"/>
          </w:rPr>
          <w:delText>m</w:delText>
        </w:r>
      </w:del>
      <w:del w:id="9916" w:author="Janusio" w:date="2018-03-10T14:41:08Z">
        <w:r>
          <w:rPr>
            <w:rFonts w:hint="eastAsia" w:ascii="Times New Roman" w:hAnsi="Times New Roman"/>
            <w:color w:val="auto"/>
            <w:szCs w:val="24"/>
          </w:rPr>
          <w:delText>)</w:delText>
        </w:r>
      </w:del>
      <w:del w:id="9917" w:author="Janusio" w:date="2018-03-10T14:41:08Z"/>
      <w:del w:id="9918" w:author="Janusio" w:date="2018-03-10T14:41:08Z"/>
      <w:del w:id="9919" w:author="Janusio" w:date="2018-03-10T14:41:08Z"/>
      <w:del w:id="9920" w:author="Janusio" w:date="2018-03-10T14:41:08Z">
        <w:r>
          <w:rPr>
            <w:rFonts w:hint="eastAsia" w:ascii="Times New Roman" w:hAnsi="Times New Roman"/>
            <w:color w:val="auto"/>
            <w:position w:val="-4"/>
            <w:szCs w:val="24"/>
          </w:rPr>
          <w:object>
            <v:shape id="_x0000_i111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12" DrawAspect="Content" ObjectID="_1468075956" r:id="rId298">
              <o:LockedField>false</o:LockedField>
            </o:OLEObject>
          </w:object>
        </w:r>
      </w:del>
      <w:del w:id="9922" w:author="Janusio" w:date="2018-03-10T14:41:08Z"/>
      <w:del w:id="9923" w:author="Janusio" w:date="2018-03-10T14:41:08Z">
        <w:r>
          <w:rPr>
            <w:rFonts w:hint="eastAsia" w:ascii="Times New Roman" w:hAnsi="Times New Roman"/>
            <w:color w:val="auto"/>
            <w:szCs w:val="24"/>
          </w:rPr>
          <w:delText>Contain(</w:delText>
        </w:r>
      </w:del>
      <w:del w:id="9924" w:author="Janusio" w:date="2018-03-10T14:41:08Z">
        <w:r>
          <w:rPr>
            <w:rFonts w:hint="eastAsia" w:ascii="Times New Roman" w:hAnsi="Times New Roman"/>
            <w:i/>
            <w:iCs/>
            <w:color w:val="auto"/>
            <w:szCs w:val="24"/>
          </w:rPr>
          <w:delText>e</w:delText>
        </w:r>
      </w:del>
      <w:del w:id="9925" w:author="Janusio" w:date="2018-03-10T14:41:08Z">
        <w:r>
          <w:rPr>
            <w:rFonts w:hint="eastAsia" w:ascii="Times New Roman" w:hAnsi="Times New Roman"/>
            <w:iCs/>
            <w:color w:val="auto"/>
            <w:szCs w:val="24"/>
          </w:rPr>
          <w:delText>,</w:delText>
        </w:r>
      </w:del>
      <w:del w:id="9926" w:author="Janusio" w:date="2018-03-10T14:41:08Z">
        <w:r>
          <w:rPr>
            <w:rFonts w:hint="eastAsia" w:ascii="Times New Roman" w:hAnsi="Times New Roman"/>
            <w:i/>
            <w:iCs/>
            <w:color w:val="auto"/>
            <w:szCs w:val="24"/>
          </w:rPr>
          <w:delText>SIG</w:delText>
        </w:r>
      </w:del>
      <w:del w:id="9927" w:author="Janusio" w:date="2018-03-10T14:41:08Z">
        <w:r>
          <w:rPr>
            <w:rFonts w:hint="eastAsia" w:ascii="Times New Roman" w:hAnsi="Times New Roman"/>
            <w:i/>
            <w:iCs/>
            <w:color w:val="auto"/>
            <w:szCs w:val="24"/>
            <w:vertAlign w:val="subscript"/>
          </w:rPr>
          <w:delText>AIK</w:delText>
        </w:r>
      </w:del>
      <w:del w:id="9928" w:author="Janusio" w:date="2018-03-10T14:41:08Z">
        <w:r>
          <w:rPr>
            <w:rFonts w:hint="eastAsia" w:ascii="Times New Roman" w:hAnsi="Times New Roman"/>
            <w:iCs/>
            <w:color w:val="auto"/>
            <w:szCs w:val="24"/>
            <w:vertAlign w:val="subscript"/>
          </w:rPr>
          <w:delText>(</w:delText>
        </w:r>
      </w:del>
      <w:del w:id="9929" w:author="Janusio" w:date="2018-03-10T14:41:08Z">
        <w:r>
          <w:rPr>
            <w:rFonts w:hint="eastAsia" w:ascii="Times New Roman" w:hAnsi="Times New Roman"/>
            <w:i/>
            <w:iCs/>
            <w:color w:val="auto"/>
            <w:szCs w:val="24"/>
            <w:vertAlign w:val="subscript"/>
          </w:rPr>
          <w:delText>m</w:delText>
        </w:r>
      </w:del>
      <w:del w:id="9930" w:author="Janusio" w:date="2018-03-10T14:41:08Z">
        <w:r>
          <w:rPr>
            <w:rFonts w:hint="eastAsia" w:ascii="Times New Roman" w:hAnsi="Times New Roman"/>
            <w:iCs/>
            <w:color w:val="auto"/>
            <w:szCs w:val="24"/>
            <w:vertAlign w:val="subscript"/>
          </w:rPr>
          <w:delText>)</w:delText>
        </w:r>
      </w:del>
      <w:del w:id="9931" w:author="Janusio" w:date="2018-03-10T14:41:08Z">
        <w:r>
          <w:rPr>
            <w:rFonts w:hint="eastAsia" w:ascii="Times New Roman" w:hAnsi="Times New Roman"/>
            <w:i/>
            <w:iCs/>
            <w:color w:val="auto"/>
            <w:szCs w:val="24"/>
            <w:vertAlign w:val="superscript"/>
          </w:rPr>
          <w:delText>-1</w:delText>
        </w:r>
      </w:del>
      <w:del w:id="9932"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933" w:author="Janusio" w:date="2018-03-10T14:41:08Z"/>
          <w:rFonts w:hint="eastAsia" w:ascii="Times New Roman" w:hAnsi="Times New Roman"/>
          <w:iCs/>
          <w:color w:val="auto"/>
          <w:szCs w:val="24"/>
        </w:rPr>
      </w:pPr>
      <w:del w:id="9934" w:author="Janusio" w:date="2018-03-10T14:41:08Z">
        <w:r>
          <w:rPr>
            <w:rFonts w:hint="eastAsia" w:ascii="Times New Roman" w:hAnsi="Times New Roman"/>
            <w:color w:val="auto"/>
            <w:szCs w:val="24"/>
          </w:rPr>
          <w:delText>{|</w:delText>
        </w:r>
      </w:del>
      <w:del w:id="9935" w:author="Janusio" w:date="2018-03-10T14:41:08Z">
        <w:r>
          <w:rPr>
            <w:rFonts w:hint="eastAsia" w:ascii="Times New Roman" w:hAnsi="Times New Roman"/>
            <w:i/>
            <w:iCs/>
            <w:color w:val="auto"/>
            <w:szCs w:val="24"/>
          </w:rPr>
          <w:delText>PCR</w:delText>
        </w:r>
      </w:del>
      <w:del w:id="9936" w:author="Janusio" w:date="2018-03-10T14:41:08Z">
        <w:r>
          <w:rPr>
            <w:rFonts w:hint="eastAsia" w:ascii="Times New Roman" w:hAnsi="Times New Roman"/>
            <w:color w:val="auto"/>
            <w:szCs w:val="24"/>
          </w:rPr>
          <w:delText>(</w:delText>
        </w:r>
      </w:del>
      <w:del w:id="9937" w:author="Janusio" w:date="2018-03-10T14:41:08Z">
        <w:r>
          <w:rPr>
            <w:rFonts w:hint="eastAsia" w:ascii="Times New Roman" w:hAnsi="Times New Roman"/>
            <w:i/>
            <w:iCs/>
            <w:color w:val="auto"/>
            <w:szCs w:val="24"/>
          </w:rPr>
          <w:delText>s</w:delText>
        </w:r>
      </w:del>
      <w:del w:id="9938" w:author="Janusio" w:date="2018-03-10T14:41:08Z">
        <w:r>
          <w:rPr>
            <w:rFonts w:hint="eastAsia" w:ascii="Times New Roman" w:hAnsi="Times New Roman"/>
            <w:color w:val="auto"/>
            <w:szCs w:val="24"/>
          </w:rPr>
          <w:delText>),</w:delText>
        </w:r>
      </w:del>
      <w:del w:id="9939" w:author="Janusio" w:date="2018-03-10T14:41:08Z">
        <w:r>
          <w:rPr>
            <w:rFonts w:hint="eastAsia" w:ascii="Times New Roman" w:hAnsi="Times New Roman"/>
            <w:i/>
            <w:iCs/>
            <w:color w:val="auto"/>
            <w:szCs w:val="24"/>
          </w:rPr>
          <w:delText xml:space="preserve"> seq</w:delText>
        </w:r>
      </w:del>
      <w:del w:id="9940" w:author="Janusio" w:date="2018-03-10T14:41:08Z">
        <w:r>
          <w:rPr>
            <w:rFonts w:hint="eastAsia" w:ascii="Times New Roman" w:hAnsi="Times New Roman"/>
            <w:iCs/>
            <w:color w:val="auto"/>
            <w:szCs w:val="24"/>
          </w:rPr>
          <w:delText>(</w:delText>
        </w:r>
      </w:del>
      <w:del w:id="9941" w:author="Janusio" w:date="2018-03-10T14:41:08Z">
        <w:r>
          <w:rPr>
            <w:rFonts w:hint="eastAsia" w:ascii="Times New Roman" w:hAnsi="Times New Roman"/>
            <w:i/>
            <w:iCs/>
            <w:color w:val="auto"/>
            <w:szCs w:val="24"/>
          </w:rPr>
          <w:delText>BIOS</w:delText>
        </w:r>
      </w:del>
      <w:del w:id="9942" w:author="Janusio" w:date="2018-03-10T14:41:08Z">
        <w:r>
          <w:rPr>
            <w:rFonts w:hint="eastAsia" w:ascii="Times New Roman" w:hAnsi="Times New Roman"/>
            <w:iCs/>
            <w:color w:val="auto"/>
            <w:szCs w:val="24"/>
          </w:rPr>
          <w:delText>(</w:delText>
        </w:r>
      </w:del>
      <w:del w:id="9943" w:author="Janusio" w:date="2018-03-10T14:41:08Z">
        <w:r>
          <w:rPr>
            <w:rFonts w:hint="eastAsia" w:ascii="Times New Roman" w:hAnsi="Times New Roman"/>
            <w:i/>
            <w:iCs/>
            <w:color w:val="auto"/>
            <w:szCs w:val="24"/>
          </w:rPr>
          <w:delText>m</w:delText>
        </w:r>
      </w:del>
      <w:del w:id="9944" w:author="Janusio" w:date="2018-03-10T14:41:08Z">
        <w:r>
          <w:rPr>
            <w:rFonts w:hint="eastAsia" w:ascii="Times New Roman" w:hAnsi="Times New Roman"/>
            <w:iCs/>
            <w:color w:val="auto"/>
            <w:szCs w:val="24"/>
          </w:rPr>
          <w:delText>),</w:delText>
        </w:r>
      </w:del>
      <w:del w:id="9945" w:author="Janusio" w:date="2018-03-10T14:41:08Z">
        <w:r>
          <w:rPr>
            <w:rFonts w:hint="eastAsia" w:ascii="Times New Roman" w:hAnsi="Times New Roman"/>
            <w:i/>
            <w:iCs/>
            <w:color w:val="auto"/>
            <w:szCs w:val="24"/>
          </w:rPr>
          <w:delText>OSLoader</w:delText>
        </w:r>
      </w:del>
      <w:del w:id="9946" w:author="Janusio" w:date="2018-03-10T14:41:08Z">
        <w:r>
          <w:rPr>
            <w:rFonts w:hint="eastAsia" w:ascii="Times New Roman" w:hAnsi="Times New Roman"/>
            <w:iCs/>
            <w:color w:val="auto"/>
            <w:szCs w:val="24"/>
          </w:rPr>
          <w:delText>(</w:delText>
        </w:r>
      </w:del>
      <w:del w:id="9947" w:author="Janusio" w:date="2018-03-10T14:41:08Z">
        <w:r>
          <w:rPr>
            <w:rFonts w:hint="eastAsia" w:ascii="Times New Roman" w:hAnsi="Times New Roman"/>
            <w:i/>
            <w:iCs/>
            <w:color w:val="auto"/>
            <w:szCs w:val="24"/>
          </w:rPr>
          <w:delText>m</w:delText>
        </w:r>
      </w:del>
      <w:del w:id="9948" w:author="Janusio" w:date="2018-03-10T14:41:08Z">
        <w:r>
          <w:rPr>
            <w:rFonts w:hint="eastAsia" w:ascii="Times New Roman" w:hAnsi="Times New Roman"/>
            <w:iCs/>
            <w:color w:val="auto"/>
            <w:szCs w:val="24"/>
          </w:rPr>
          <w:delText>),</w:delText>
        </w:r>
      </w:del>
      <w:del w:id="9949" w:author="Janusio" w:date="2018-03-10T14:41:08Z">
        <w:r>
          <w:rPr>
            <w:rFonts w:hint="eastAsia" w:ascii="Times New Roman" w:hAnsi="Times New Roman"/>
            <w:i/>
            <w:iCs/>
            <w:color w:val="auto"/>
            <w:szCs w:val="24"/>
          </w:rPr>
          <w:delText>VMM</w:delText>
        </w:r>
      </w:del>
      <w:del w:id="9950" w:author="Janusio" w:date="2018-03-10T14:41:08Z">
        <w:r>
          <w:rPr>
            <w:rFonts w:hint="eastAsia" w:ascii="Times New Roman" w:hAnsi="Times New Roman"/>
            <w:iCs/>
            <w:color w:val="auto"/>
            <w:szCs w:val="24"/>
          </w:rPr>
          <w:delText>(</w:delText>
        </w:r>
      </w:del>
      <w:del w:id="9951" w:author="Janusio" w:date="2018-03-10T14:41:08Z">
        <w:r>
          <w:rPr>
            <w:rFonts w:hint="eastAsia" w:ascii="Times New Roman" w:hAnsi="Times New Roman"/>
            <w:i/>
            <w:iCs/>
            <w:color w:val="auto"/>
            <w:szCs w:val="24"/>
          </w:rPr>
          <w:delText>m</w:delText>
        </w:r>
      </w:del>
      <w:del w:id="9952"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953" w:author="Janusio" w:date="2018-03-10T14:41:08Z"/>
          <w:rFonts w:hint="eastAsia" w:ascii="Times New Roman" w:hAnsi="Times New Roman"/>
          <w:color w:val="auto"/>
          <w:szCs w:val="24"/>
        </w:rPr>
      </w:pPr>
      <w:del w:id="9954" w:author="Janusio" w:date="2018-03-10T14:41:08Z">
        <w:r>
          <w:rPr>
            <w:rFonts w:hint="eastAsia" w:ascii="Times New Roman" w:hAnsi="Times New Roman"/>
            <w:i/>
            <w:iCs/>
            <w:color w:val="auto"/>
            <w:szCs w:val="24"/>
          </w:rPr>
          <w:delText>Dom0_Kernel</w:delText>
        </w:r>
      </w:del>
      <w:del w:id="9955" w:author="Janusio" w:date="2018-03-10T14:41:08Z">
        <w:r>
          <w:rPr>
            <w:rFonts w:hint="eastAsia" w:ascii="Times New Roman" w:hAnsi="Times New Roman"/>
            <w:iCs/>
            <w:color w:val="auto"/>
            <w:szCs w:val="24"/>
          </w:rPr>
          <w:delText>(</w:delText>
        </w:r>
      </w:del>
      <w:del w:id="9956" w:author="Janusio" w:date="2018-03-10T14:41:08Z">
        <w:r>
          <w:rPr>
            <w:rFonts w:hint="eastAsia" w:ascii="Times New Roman" w:hAnsi="Times New Roman"/>
            <w:i/>
            <w:iCs/>
            <w:color w:val="auto"/>
            <w:szCs w:val="24"/>
          </w:rPr>
          <w:delText>m</w:delText>
        </w:r>
      </w:del>
      <w:del w:id="9957" w:author="Janusio" w:date="2018-03-10T14:41:08Z">
        <w:r>
          <w:rPr>
            <w:rFonts w:hint="eastAsia" w:ascii="Times New Roman" w:hAnsi="Times New Roman"/>
            <w:iCs/>
            <w:color w:val="auto"/>
            <w:szCs w:val="24"/>
          </w:rPr>
          <w:delText>),</w:delText>
        </w:r>
      </w:del>
      <w:del w:id="9958" w:author="Janusio" w:date="2018-03-10T14:41:08Z">
        <w:r>
          <w:rPr>
            <w:rFonts w:hint="eastAsia" w:ascii="Times New Roman" w:hAnsi="Times New Roman"/>
            <w:i/>
            <w:color w:val="auto"/>
            <w:szCs w:val="24"/>
          </w:rPr>
          <w:delText>vTPM Builder</w:delText>
        </w:r>
      </w:del>
      <w:del w:id="9959" w:author="Janusio" w:date="2018-03-10T14:41:08Z">
        <w:r>
          <w:rPr>
            <w:rFonts w:hint="eastAsia" w:ascii="Times New Roman" w:hAnsi="Times New Roman"/>
            <w:iCs/>
            <w:color w:val="auto"/>
            <w:szCs w:val="24"/>
          </w:rPr>
          <w:delText>(</w:delText>
        </w:r>
      </w:del>
      <w:del w:id="9960" w:author="Janusio" w:date="2018-03-10T14:41:08Z">
        <w:r>
          <w:rPr>
            <w:rFonts w:hint="eastAsia" w:ascii="Times New Roman" w:hAnsi="Times New Roman"/>
            <w:i/>
            <w:iCs/>
            <w:color w:val="auto"/>
            <w:szCs w:val="24"/>
          </w:rPr>
          <w:delText>m</w:delText>
        </w:r>
      </w:del>
      <w:del w:id="9961" w:author="Janusio" w:date="2018-03-10T14:41:08Z">
        <w:r>
          <w:rPr>
            <w:rFonts w:hint="eastAsia" w:ascii="Times New Roman" w:hAnsi="Times New Roman"/>
            <w:iCs/>
            <w:color w:val="auto"/>
            <w:szCs w:val="24"/>
          </w:rPr>
          <w:delText>)</w:delText>
        </w:r>
      </w:del>
      <w:del w:id="9962" w:author="Janusio" w:date="2018-03-10T14:41:08Z">
        <w:r>
          <w:rPr>
            <w:rFonts w:hint="eastAsia" w:ascii="Times New Roman" w:hAnsi="Times New Roman"/>
            <w:color w:val="auto"/>
            <w:szCs w:val="24"/>
          </w:rPr>
          <w:delText xml:space="preserve">, </w:delText>
        </w:r>
      </w:del>
      <w:del w:id="9963" w:author="Janusio" w:date="2018-03-10T14:41:08Z">
        <w:r>
          <w:rPr>
            <w:rFonts w:hint="eastAsia" w:ascii="Times New Roman" w:hAnsi="Times New Roman"/>
            <w:i/>
            <w:color w:val="auto"/>
            <w:szCs w:val="24"/>
          </w:rPr>
          <w:delText>vTPM-VM Binding</w:delText>
        </w:r>
      </w:del>
      <w:del w:id="9964" w:author="Janusio" w:date="2018-03-10T14:41:08Z">
        <w:r>
          <w:rPr>
            <w:rFonts w:hint="eastAsia" w:ascii="Times New Roman" w:hAnsi="Times New Roman"/>
            <w:iCs/>
            <w:color w:val="auto"/>
            <w:szCs w:val="24"/>
          </w:rPr>
          <w:delText>(</w:delText>
        </w:r>
      </w:del>
      <w:del w:id="9965" w:author="Janusio" w:date="2018-03-10T14:41:08Z">
        <w:r>
          <w:rPr>
            <w:rFonts w:hint="eastAsia" w:ascii="Times New Roman" w:hAnsi="Times New Roman"/>
            <w:i/>
            <w:iCs/>
            <w:color w:val="auto"/>
            <w:szCs w:val="24"/>
          </w:rPr>
          <w:delText>m</w:delText>
        </w:r>
      </w:del>
      <w:del w:id="9966" w:author="Janusio" w:date="2018-03-10T14:41:08Z">
        <w:r>
          <w:rPr>
            <w:rFonts w:hint="eastAsia" w:ascii="Times New Roman" w:hAnsi="Times New Roman"/>
            <w:iCs/>
            <w:color w:val="auto"/>
            <w:szCs w:val="24"/>
          </w:rPr>
          <w:delText>)</w:delText>
        </w:r>
      </w:del>
      <w:del w:id="9967" w:author="Janusio" w:date="2018-03-10T14:41:08Z">
        <w:r>
          <w:rPr>
            <w:rFonts w:hint="eastAsia" w:ascii="Times New Roman" w:hAnsi="Times New Roman"/>
            <w:color w:val="auto"/>
            <w:szCs w:val="24"/>
          </w:rPr>
          <w:delText xml:space="preserve">, </w:delText>
        </w:r>
      </w:del>
      <w:del w:id="9968" w:author="Janusio" w:date="2018-03-10T14:41:08Z">
        <w:r>
          <w:rPr>
            <w:rFonts w:hint="eastAsia"/>
            <w:color w:val="auto"/>
            <w:szCs w:val="24"/>
            <w:lang w:val="en-US" w:eastAsia="zh-CN"/>
          </w:rPr>
          <w:tab/>
        </w:r>
      </w:del>
      <w:del w:id="9969" w:author="Janusio" w:date="2018-03-10T14:41:08Z">
        <w:r>
          <w:rPr>
            <w:rFonts w:hint="eastAsia" w:ascii="Times New Roman" w:hAnsi="Times New Roman"/>
            <w:i/>
            <w:color w:val="auto"/>
            <w:szCs w:val="24"/>
          </w:rPr>
          <w:delText>VM Builder</w:delText>
        </w:r>
      </w:del>
      <w:del w:id="9970" w:author="Janusio" w:date="2018-03-10T14:41:08Z">
        <w:r>
          <w:rPr>
            <w:rFonts w:hint="eastAsia" w:ascii="Times New Roman" w:hAnsi="Times New Roman"/>
            <w:iCs/>
            <w:color w:val="auto"/>
            <w:szCs w:val="24"/>
          </w:rPr>
          <w:delText>(</w:delText>
        </w:r>
      </w:del>
      <w:del w:id="9971" w:author="Janusio" w:date="2018-03-10T14:41:08Z">
        <w:r>
          <w:rPr>
            <w:rFonts w:hint="eastAsia" w:ascii="Times New Roman" w:hAnsi="Times New Roman"/>
            <w:i/>
            <w:iCs/>
            <w:color w:val="auto"/>
            <w:szCs w:val="24"/>
          </w:rPr>
          <w:delText>m</w:delText>
        </w:r>
      </w:del>
      <w:del w:id="9972" w:author="Janusio" w:date="2018-03-10T14:41:08Z">
        <w:r>
          <w:rPr>
            <w:rFonts w:hint="eastAsia" w:ascii="Times New Roman" w:hAnsi="Times New Roman"/>
            <w:iCs/>
            <w:color w:val="auto"/>
            <w:szCs w:val="24"/>
          </w:rPr>
          <w:delText>))</w:delText>
        </w:r>
      </w:del>
      <w:del w:id="9973" w:author="Janusio" w:date="2018-03-10T14:41:08Z">
        <w:r>
          <w:rPr>
            <w:rFonts w:hint="eastAsia" w:ascii="Times New Roman" w:hAnsi="Times New Roman"/>
            <w:color w:val="auto"/>
            <w:szCs w:val="24"/>
          </w:rPr>
          <w:delText xml:space="preserve"> )|})</w:delText>
        </w:r>
      </w:del>
      <w:del w:id="9974" w:author="Janusio" w:date="2018-03-10T14:41:08Z"/>
      <w:del w:id="9975" w:author="Janusio" w:date="2018-03-10T14:41:08Z"/>
      <w:del w:id="9976" w:author="Janusio" w:date="2018-03-10T14:41:08Z"/>
      <w:del w:id="9977" w:author="Janusio" w:date="2018-03-10T14:41:08Z">
        <w:r>
          <w:rPr>
            <w:rFonts w:hint="eastAsia" w:ascii="Times New Roman" w:hAnsi="Times New Roman"/>
            <w:color w:val="auto"/>
            <w:position w:val="-4"/>
            <w:szCs w:val="24"/>
          </w:rPr>
          <w:object>
            <v:shape id="_x0000_i1113"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13" DrawAspect="Content" ObjectID="_1468075957" r:id="rId299">
              <o:LockedField>false</o:LockedField>
            </o:OLEObject>
          </w:object>
        </w:r>
      </w:del>
      <w:del w:id="9979" w:author="Janusio" w:date="2018-03-10T14:41:08Z"/>
      <w:del w:id="9980" w:author="Janusio" w:date="2018-03-10T14:41:08Z">
        <w:r>
          <w:rPr>
            <w:rFonts w:hint="eastAsia" w:ascii="Times New Roman" w:hAnsi="Times New Roman"/>
            <w:color w:val="auto"/>
            <w:szCs w:val="24"/>
          </w:rPr>
          <w:delText>(Sent(</w:delText>
        </w:r>
      </w:del>
      <w:del w:id="9981" w:author="Janusio" w:date="2018-03-10T14:41:08Z">
        <w:r>
          <w:rPr>
            <w:rFonts w:hint="eastAsia" w:ascii="Times New Roman" w:hAnsi="Times New Roman"/>
            <w:i/>
            <w:iCs/>
            <w:color w:val="auto"/>
            <w:szCs w:val="24"/>
          </w:rPr>
          <w:delText>I</w:delText>
        </w:r>
      </w:del>
      <w:del w:id="9982" w:author="Janusio" w:date="2018-03-10T14:41:08Z">
        <w:r>
          <w:rPr>
            <w:rFonts w:hint="eastAsia" w:ascii="Times New Roman" w:hAnsi="Times New Roman"/>
            <w:iCs/>
            <w:color w:val="auto"/>
            <w:szCs w:val="24"/>
          </w:rPr>
          <w:delText>,</w:delText>
        </w:r>
      </w:del>
      <w:del w:id="9983" w:author="Janusio" w:date="2018-03-10T14:41:08Z">
        <w:r>
          <w:rPr>
            <w:rFonts w:hint="eastAsia" w:ascii="Times New Roman" w:hAnsi="Times New Roman"/>
            <w:i/>
            <w:iCs/>
            <w:color w:val="auto"/>
            <w:szCs w:val="24"/>
          </w:rPr>
          <w:delText>e</w:delText>
        </w:r>
      </w:del>
      <w:del w:id="9984" w:author="Janusio" w:date="2018-03-10T14:41:08Z">
        <w:r>
          <w:rPr>
            <w:rFonts w:hint="eastAsia" w:ascii="Times New Roman" w:hAnsi="Times New Roman"/>
            <w:color w:val="auto"/>
            <w:szCs w:val="24"/>
          </w:rPr>
          <w:delText>)@</w:delText>
        </w:r>
      </w:del>
      <w:del w:id="9985" w:author="Janusio" w:date="2018-03-10T14:41:08Z">
        <w:r>
          <w:rPr>
            <w:rFonts w:hint="eastAsia" w:ascii="Times New Roman" w:hAnsi="Times New Roman"/>
            <w:i/>
            <w:iCs/>
            <w:color w:val="auto"/>
            <w:szCs w:val="24"/>
          </w:rPr>
          <w:delText xml:space="preserve"> t</w:delText>
        </w:r>
      </w:del>
      <w:del w:id="9986" w:author="Janusio" w:date="2018-03-10T14:41:08Z">
        <w:r>
          <w:rPr>
            <w:rFonts w:hint="eastAsia" w:ascii="Times New Roman" w:hAnsi="Times New Roman"/>
            <w:i/>
            <w:iCs/>
            <w:color w:val="auto"/>
            <w:szCs w:val="24"/>
            <w:vertAlign w:val="subscript"/>
          </w:rPr>
          <w:delText>f</w:delText>
        </w:r>
      </w:del>
      <w:del w:id="9987" w:author="Janusio" w:date="2018-03-10T14:41:08Z">
        <w:r>
          <w:rPr>
            <w:rFonts w:hint="eastAsia" w:ascii="Times New Roman" w:hAnsi="Times New Roman"/>
            <w:color w:val="auto"/>
            <w:szCs w:val="24"/>
          </w:rPr>
          <w:delText>)</w:delText>
        </w:r>
      </w:del>
      <w:del w:id="9988" w:author="Janusio" w:date="2018-03-10T14:41:08Z"/>
      <w:del w:id="9989" w:author="Janusio" w:date="2018-03-10T14:41:08Z"/>
      <w:del w:id="9990" w:author="Janusio" w:date="2018-03-10T14:41:08Z"/>
      <w:del w:id="9991" w:author="Janusio" w:date="2018-03-10T14:41:08Z">
        <w:r>
          <w:rPr>
            <w:rFonts w:hint="eastAsia" w:ascii="Times New Roman" w:hAnsi="Times New Roman"/>
            <w:color w:val="auto"/>
            <w:position w:val="-4"/>
            <w:szCs w:val="24"/>
          </w:rPr>
          <w:object>
            <v:shape id="_x0000_i1114" o:spt="75" type="#_x0000_t75" style="height:10pt;width:11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114" DrawAspect="Content" ObjectID="_1468075958" r:id="rId300">
              <o:LockedField>false</o:LockedField>
            </o:OLEObject>
          </w:object>
        </w:r>
      </w:del>
      <w:del w:id="9993"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9994" w:author="Janusio" w:date="2018-03-10T14:41:08Z"/>
          <w:rFonts w:hint="eastAsia" w:ascii="Times New Roman" w:hAnsi="Times New Roman"/>
          <w:color w:val="auto"/>
          <w:szCs w:val="24"/>
        </w:rPr>
      </w:pPr>
      <w:del w:id="9995" w:author="Janusio" w:date="2018-03-10T14:41:08Z"/>
      <w:del w:id="9996" w:author="Janusio" w:date="2018-03-10T14:41:08Z"/>
      <w:del w:id="9997" w:author="Janusio" w:date="2018-03-10T14:41:08Z"/>
      <w:del w:id="9998" w:author="Janusio" w:date="2018-03-10T14:41:08Z">
        <w:r>
          <w:rPr>
            <w:rFonts w:hint="eastAsia" w:ascii="Times New Roman" w:hAnsi="Times New Roman"/>
            <w:i/>
            <w:iCs/>
            <w:color w:val="auto"/>
            <w:position w:val="-4"/>
            <w:szCs w:val="24"/>
          </w:rPr>
          <w:object>
            <v:shape id="_x0000_i1115"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15" DrawAspect="Content" ObjectID="_1468075959" r:id="rId301">
              <o:LockedField>false</o:LockedField>
            </o:OLEObject>
          </w:object>
        </w:r>
      </w:del>
      <w:del w:id="10000" w:author="Janusio" w:date="2018-03-10T14:41:08Z"/>
      <w:del w:id="10001" w:author="Janusio" w:date="2018-03-10T14:41:08Z">
        <w:r>
          <w:rPr>
            <w:rFonts w:hint="eastAsia" w:ascii="Times New Roman" w:hAnsi="Times New Roman"/>
            <w:i/>
            <w:iCs/>
            <w:color w:val="auto"/>
            <w:szCs w:val="24"/>
          </w:rPr>
          <w:delText>l.</w:delText>
        </w:r>
      </w:del>
      <w:del w:id="10002" w:author="Janusio" w:date="2018-03-10T14:41:08Z">
        <w:r>
          <w:rPr>
            <w:rFonts w:hint="eastAsia" w:ascii="Times New Roman" w:hAnsi="Times New Roman"/>
            <w:color w:val="auto"/>
            <w:szCs w:val="24"/>
          </w:rPr>
          <w:delText>(Write(</w:delText>
        </w:r>
      </w:del>
      <w:del w:id="10003" w:author="Janusio" w:date="2018-03-10T14:41:08Z">
        <w:r>
          <w:rPr>
            <w:rFonts w:hint="eastAsia" w:ascii="Times New Roman" w:hAnsi="Times New Roman"/>
            <w:i/>
            <w:color w:val="auto"/>
            <w:szCs w:val="24"/>
          </w:rPr>
          <w:delText>I</w:delText>
        </w:r>
      </w:del>
      <w:del w:id="10004" w:author="Janusio" w:date="2018-03-10T14:41:08Z">
        <w:r>
          <w:rPr>
            <w:rFonts w:hint="eastAsia" w:ascii="Times New Roman" w:hAnsi="Times New Roman"/>
            <w:iCs/>
            <w:color w:val="auto"/>
            <w:szCs w:val="24"/>
          </w:rPr>
          <w:delText>,</w:delText>
        </w:r>
      </w:del>
      <w:del w:id="10005" w:author="Janusio" w:date="2018-03-10T14:41:08Z">
        <w:r>
          <w:rPr>
            <w:rFonts w:hint="eastAsia" w:ascii="Times New Roman" w:hAnsi="Times New Roman"/>
            <w:i/>
            <w:iCs/>
            <w:color w:val="auto"/>
            <w:szCs w:val="24"/>
          </w:rPr>
          <w:delText>l</w:delText>
        </w:r>
      </w:del>
      <w:del w:id="10006" w:author="Janusio" w:date="2018-03-10T14:41:08Z">
        <w:r>
          <w:rPr>
            <w:rFonts w:hint="eastAsia" w:ascii="Times New Roman" w:hAnsi="Times New Roman"/>
            <w:iCs/>
            <w:color w:val="auto"/>
            <w:szCs w:val="24"/>
          </w:rPr>
          <w:delText>,</w:delText>
        </w:r>
      </w:del>
      <w:del w:id="10007" w:author="Janusio" w:date="2018-03-10T14:41:08Z">
        <w:r>
          <w:rPr>
            <w:rFonts w:hint="eastAsia" w:ascii="Times New Roman" w:hAnsi="Times New Roman"/>
            <w:i/>
            <w:iCs/>
            <w:color w:val="auto"/>
            <w:szCs w:val="24"/>
          </w:rPr>
          <w:delText>e</w:delText>
        </w:r>
      </w:del>
      <w:del w:id="10008" w:author="Janusio" w:date="2018-03-10T14:41:08Z">
        <w:r>
          <w:rPr>
            <w:rFonts w:hint="eastAsia" w:ascii="Times New Roman" w:hAnsi="Times New Roman"/>
            <w:color w:val="auto"/>
            <w:szCs w:val="24"/>
          </w:rPr>
          <w:delText>)@</w:delText>
        </w:r>
      </w:del>
      <w:del w:id="10009" w:author="Janusio" w:date="2018-03-10T14:41:08Z">
        <w:r>
          <w:rPr>
            <w:rFonts w:hint="eastAsia" w:ascii="Times New Roman" w:hAnsi="Times New Roman"/>
            <w:i/>
            <w:iCs/>
            <w:color w:val="auto"/>
            <w:szCs w:val="24"/>
          </w:rPr>
          <w:delText xml:space="preserve"> t</w:delText>
        </w:r>
      </w:del>
      <w:del w:id="10010" w:author="Janusio" w:date="2018-03-10T14:41:08Z">
        <w:r>
          <w:rPr>
            <w:rFonts w:hint="eastAsia" w:ascii="Times New Roman" w:hAnsi="Times New Roman"/>
            <w:i/>
            <w:iCs/>
            <w:color w:val="auto"/>
            <w:szCs w:val="24"/>
            <w:vertAlign w:val="subscript"/>
          </w:rPr>
          <w:delText>f</w:delText>
        </w:r>
      </w:del>
      <w:del w:id="10011"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012" w:author="Janusio" w:date="2018-03-10T14:41:08Z"/>
          <w:rFonts w:hint="eastAsia" w:ascii="Times New Roman" w:hAnsi="Times New Roman"/>
          <w:color w:val="auto"/>
          <w:szCs w:val="24"/>
        </w:rPr>
      </w:pPr>
      <w:del w:id="10013" w:author="Janusio" w:date="2018-03-10T14:41:08Z">
        <w:r>
          <w:rPr>
            <w:rFonts w:hint="eastAsia" w:ascii="Times New Roman" w:hAnsi="Times New Roman"/>
            <w:color w:val="auto"/>
            <w:szCs w:val="24"/>
          </w:rPr>
          <w:delText>根据图5中的远程验证程序，建立并证明以下程序不变量：对于程序前缀</w:delText>
        </w:r>
      </w:del>
      <w:del w:id="10014" w:author="Janusio" w:date="2018-03-10T14:41:08Z">
        <w:r>
          <w:rPr>
            <w:rFonts w:hint="eastAsia" w:ascii="Times New Roman" w:hAnsi="Times New Roman"/>
            <w:i/>
            <w:iCs/>
            <w:color w:val="auto"/>
            <w:szCs w:val="24"/>
          </w:rPr>
          <w:delText>Q</w:delText>
        </w:r>
      </w:del>
      <w:del w:id="10015" w:author="Janusio" w:date="2018-03-10T14:41:08Z"/>
      <w:del w:id="10016" w:author="Janusio" w:date="2018-03-10T14:41:08Z"/>
      <w:del w:id="10017" w:author="Janusio" w:date="2018-03-10T14:41:08Z"/>
      <w:del w:id="10018" w:author="Janusio" w:date="2018-03-10T14:41:08Z">
        <w:r>
          <w:rPr>
            <w:rFonts w:hint="eastAsia" w:ascii="Times New Roman" w:hAnsi="Times New Roman"/>
            <w:i/>
            <w:iCs/>
            <w:color w:val="auto"/>
            <w:position w:val="-4"/>
            <w:szCs w:val="24"/>
          </w:rPr>
          <w:object>
            <v:shape id="_x0000_i1116" o:spt="75" type="#_x0000_t75" style="height:10pt;width:10pt;" o:ole="t" filled="f" o:preferrelative="t" stroked="f" coordsize="21600,21600">
              <v:path/>
              <v:fill on="f" focussize="0,0"/>
              <v:stroke on="f"/>
              <v:imagedata r:id="rId127" embosscolor="#FFFFFF" o:title=""/>
              <o:lock v:ext="edit" grouping="f" rotation="f" text="f" aspectratio="t"/>
              <w10:wrap type="none"/>
              <w10:anchorlock/>
            </v:shape>
            <o:OLEObject Type="Embed" ProgID="Equation.KSEE3" ShapeID="_x0000_i1116" DrawAspect="Content" ObjectID="_1468075960" r:id="rId302">
              <o:LockedField>false</o:LockedField>
            </o:OLEObject>
          </w:object>
        </w:r>
      </w:del>
      <w:del w:id="10020" w:author="Janusio" w:date="2018-03-10T14:41:08Z"/>
      <w:del w:id="10021" w:author="Janusio" w:date="2018-03-10T14:41:08Z">
        <w:r>
          <w:rPr>
            <w:rFonts w:hint="eastAsia" w:ascii="Times New Roman" w:hAnsi="Times New Roman"/>
            <w:i/>
            <w:iCs/>
            <w:color w:val="auto"/>
            <w:szCs w:val="24"/>
          </w:rPr>
          <w:delText>IS</w:delText>
        </w:r>
      </w:del>
      <w:del w:id="10022" w:author="Janusio" w:date="2018-03-10T14:41:08Z">
        <w:r>
          <w:rPr>
            <w:rFonts w:hint="eastAsia" w:ascii="Times New Roman" w:hAnsi="Times New Roman"/>
            <w:color w:val="auto"/>
            <w:szCs w:val="24"/>
          </w:rPr>
          <w:delText>(CRTM</w:delText>
        </w:r>
      </w:del>
      <w:del w:id="10023" w:author="Janusio" w:date="2018-03-10T14:41:08Z">
        <w:r>
          <w:rPr>
            <w:rFonts w:hint="eastAsia" w:ascii="Times New Roman" w:hAnsi="Times New Roman"/>
            <w:color w:val="auto"/>
            <w:szCs w:val="24"/>
            <w:vertAlign w:val="subscript"/>
          </w:rPr>
          <w:delText>SRTM</w:delText>
        </w:r>
      </w:del>
      <w:del w:id="10024" w:author="Janusio" w:date="2018-03-10T14:41:08Z">
        <w:r>
          <w:rPr>
            <w:rFonts w:hint="eastAsia" w:ascii="Times New Roman" w:hAnsi="Times New Roman"/>
            <w:color w:val="auto"/>
            <w:szCs w:val="24"/>
          </w:rPr>
          <w:delText>(</w:delText>
        </w:r>
      </w:del>
      <w:del w:id="10025" w:author="Janusio" w:date="2018-03-10T14:41:08Z">
        <w:r>
          <w:rPr>
            <w:rFonts w:hint="eastAsia" w:ascii="Times New Roman" w:hAnsi="Times New Roman"/>
            <w:i/>
            <w:iCs/>
            <w:color w:val="auto"/>
            <w:szCs w:val="24"/>
          </w:rPr>
          <w:delText>m</w:delText>
        </w:r>
      </w:del>
      <w:del w:id="10026" w:author="Janusio" w:date="2018-03-10T14:41:08Z">
        <w:r>
          <w:rPr>
            <w:rFonts w:hint="eastAsia" w:ascii="Times New Roman" w:hAnsi="Times New Roman"/>
            <w:color w:val="auto"/>
            <w:szCs w:val="24"/>
          </w:rPr>
          <w:delText>))，有以下属性成立：</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027" w:author="Janusio" w:date="2018-03-10T14:41:08Z"/>
          <w:rFonts w:hint="eastAsia" w:ascii="Times New Roman" w:hAnsi="Times New Roman"/>
          <w:color w:val="auto"/>
          <w:szCs w:val="24"/>
        </w:rPr>
      </w:pPr>
      <w:del w:id="10028" w:author="Janusio" w:date="2018-03-10T14:41:08Z">
        <w:r>
          <w:rPr>
            <w:rFonts w:hint="eastAsia" w:ascii="Times New Roman" w:hAnsi="Times New Roman"/>
            <w:color w:val="auto"/>
            <w:szCs w:val="24"/>
          </w:rPr>
          <w:delText>[</w:delText>
        </w:r>
      </w:del>
      <w:del w:id="10029" w:author="Janusio" w:date="2018-03-10T14:41:08Z">
        <w:r>
          <w:rPr>
            <w:rFonts w:hint="eastAsia" w:ascii="Times New Roman" w:hAnsi="Times New Roman"/>
            <w:i/>
            <w:iCs/>
            <w:color w:val="auto"/>
            <w:szCs w:val="24"/>
          </w:rPr>
          <w:delText>Q</w:delText>
        </w:r>
      </w:del>
      <w:del w:id="10030" w:author="Janusio" w:date="2018-03-10T14:41:08Z">
        <w:r>
          <w:rPr>
            <w:rFonts w:hint="eastAsia" w:ascii="Times New Roman" w:hAnsi="Times New Roman"/>
            <w:color w:val="auto"/>
            <w:szCs w:val="24"/>
          </w:rPr>
          <w:delText>]</w:delText>
        </w:r>
      </w:del>
      <w:del w:id="10031" w:author="Janusio" w:date="2018-03-10T14:41:08Z"/>
      <w:del w:id="10032" w:author="Janusio" w:date="2018-03-10T14:41:08Z"/>
      <w:del w:id="10033" w:author="Janusio" w:date="2018-03-10T14:41:08Z"/>
      <w:del w:id="10034" w:author="Janusio" w:date="2018-03-10T14:41:08Z">
        <w:r>
          <w:rPr>
            <w:rFonts w:hint="eastAsia" w:ascii="Times New Roman" w:hAnsi="Times New Roman"/>
            <w:color w:val="auto"/>
            <w:position w:val="-10"/>
            <w:szCs w:val="24"/>
          </w:rPr>
          <w:object>
            <v:shape id="_x0000_i1117" o:spt="75" type="#_x0000_t75" style="height:18pt;width:17pt;" o:ole="t" filled="f" o:preferrelative="t" stroked="f" coordsize="21600,21600">
              <v:path/>
              <v:fill on="f" focussize="0,0"/>
              <v:stroke on="f"/>
              <v:imagedata r:id="rId129" embosscolor="#FFFFFF" o:title=""/>
              <o:lock v:ext="edit" grouping="f" rotation="f" text="f" aspectratio="t"/>
              <w10:wrap type="none"/>
              <w10:anchorlock/>
            </v:shape>
            <o:OLEObject Type="Embed" ProgID="Equation.KSEE3" ShapeID="_x0000_i1117" DrawAspect="Content" ObjectID="_1468075961" r:id="rId303">
              <o:LockedField>false</o:LockedField>
            </o:OLEObject>
          </w:object>
        </w:r>
      </w:del>
      <w:del w:id="10036" w:author="Janusio" w:date="2018-03-10T14:41:08Z"/>
      <w:del w:id="10037" w:author="Janusio" w:date="2018-03-10T14:41:08Z">
        <w:r>
          <w:rPr>
            <w:rFonts w:hint="eastAsia" w:ascii="Times New Roman" w:hAnsi="Times New Roman"/>
            <w:color w:val="auto"/>
            <w:szCs w:val="24"/>
          </w:rPr>
          <w:delText>(</w:delText>
        </w:r>
      </w:del>
      <w:del w:id="10038" w:author="Janusio" w:date="2018-03-10T14:41:08Z"/>
      <w:del w:id="10039" w:author="Janusio" w:date="2018-03-10T14:41:08Z"/>
      <w:del w:id="10040" w:author="Janusio" w:date="2018-03-10T14:41:08Z"/>
      <w:del w:id="10041" w:author="Janusio" w:date="2018-03-10T14:41:08Z">
        <w:r>
          <w:rPr>
            <w:rFonts w:hint="eastAsia" w:ascii="Times New Roman" w:hAnsi="Times New Roman"/>
            <w:color w:val="auto"/>
            <w:position w:val="-4"/>
            <w:szCs w:val="24"/>
          </w:rPr>
          <w:object>
            <v:shape id="_x0000_i1118" o:spt="75" type="#_x0000_t75" style="height:13pt;width:12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18" DrawAspect="Content" ObjectID="_1468075962" r:id="rId304">
              <o:LockedField>false</o:LockedField>
            </o:OLEObject>
          </w:object>
        </w:r>
      </w:del>
      <w:del w:id="10043" w:author="Janusio" w:date="2018-03-10T14:41:08Z"/>
      <w:del w:id="10044" w:author="Janusio" w:date="2018-03-10T14:41:08Z">
        <w:r>
          <w:rPr>
            <w:rFonts w:hint="eastAsia" w:ascii="Times New Roman" w:hAnsi="Times New Roman"/>
            <w:i/>
            <w:iCs/>
            <w:color w:val="auto"/>
            <w:szCs w:val="24"/>
          </w:rPr>
          <w:delText>l</w:delText>
        </w:r>
      </w:del>
      <w:del w:id="10045" w:author="Janusio" w:date="2018-03-10T14:41:08Z">
        <w:r>
          <w:rPr>
            <w:rFonts w:hint="eastAsia" w:ascii="Times New Roman" w:hAnsi="Times New Roman"/>
            <w:iCs/>
            <w:color w:val="auto"/>
            <w:szCs w:val="24"/>
          </w:rPr>
          <w:delText>,</w:delText>
        </w:r>
      </w:del>
      <w:del w:id="10046" w:author="Janusio" w:date="2018-03-10T14:41:08Z">
        <w:r>
          <w:rPr>
            <w:rFonts w:hint="eastAsia" w:ascii="Times New Roman" w:hAnsi="Times New Roman"/>
            <w:i/>
            <w:iCs/>
            <w:color w:val="auto"/>
            <w:szCs w:val="24"/>
          </w:rPr>
          <w:delText>e</w:delText>
        </w:r>
      </w:del>
      <w:del w:id="10047" w:author="Janusio" w:date="2018-03-10T14:41:08Z">
        <w:r>
          <w:rPr>
            <w:rFonts w:hint="eastAsia" w:ascii="Times New Roman" w:hAnsi="Times New Roman"/>
            <w:iCs/>
            <w:color w:val="auto"/>
            <w:szCs w:val="24"/>
          </w:rPr>
          <w:delText>,</w:delText>
        </w:r>
      </w:del>
      <w:del w:id="10048" w:author="Janusio" w:date="2018-03-10T14:41:08Z">
        <w:r>
          <w:rPr>
            <w:rFonts w:hint="eastAsia" w:ascii="Times New Roman" w:hAnsi="Times New Roman"/>
            <w:i/>
            <w:iCs/>
            <w:color w:val="auto"/>
            <w:szCs w:val="24"/>
          </w:rPr>
          <w:delText>t.</w:delText>
        </w:r>
      </w:del>
      <w:del w:id="10049" w:author="Janusio" w:date="2018-03-10T14:41:08Z">
        <w:r>
          <w:rPr>
            <w:rFonts w:hint="eastAsia" w:ascii="Times New Roman" w:hAnsi="Times New Roman"/>
            <w:color w:val="auto"/>
            <w:szCs w:val="24"/>
          </w:rPr>
          <w:delText>(</w:delText>
        </w:r>
      </w:del>
      <w:del w:id="10050" w:author="Janusio" w:date="2018-03-10T14:41:08Z">
        <w:r>
          <w:rPr>
            <w:rFonts w:hint="eastAsia" w:ascii="Times New Roman" w:hAnsi="Times New Roman"/>
            <w:i/>
            <w:iCs/>
            <w:color w:val="auto"/>
            <w:szCs w:val="24"/>
          </w:rPr>
          <w:delText>t</w:delText>
        </w:r>
      </w:del>
      <w:del w:id="10051" w:author="Janusio" w:date="2018-03-10T14:41:08Z"/>
      <w:del w:id="10052" w:author="Janusio" w:date="2018-03-10T14:41:08Z"/>
      <w:del w:id="10053" w:author="Janusio" w:date="2018-03-10T14:41:08Z"/>
      <w:del w:id="10054" w:author="Janusio" w:date="2018-03-10T14:41:08Z">
        <w:r>
          <w:rPr>
            <w:rFonts w:hint="eastAsia" w:ascii="Times New Roman" w:hAnsi="Times New Roman"/>
            <w:i/>
            <w:iCs/>
            <w:color w:val="auto"/>
            <w:position w:val="-4"/>
            <w:szCs w:val="24"/>
          </w:rPr>
          <w:object>
            <v:shape id="_x0000_i1119" o:spt="75" type="#_x0000_t75" style="height:10pt;width:10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19" DrawAspect="Content" ObjectID="_1468075963" r:id="rId305">
              <o:LockedField>false</o:LockedField>
            </o:OLEObject>
          </w:object>
        </w:r>
      </w:del>
      <w:del w:id="10056" w:author="Janusio" w:date="2018-03-10T14:41:08Z"/>
      <w:del w:id="10057" w:author="Janusio" w:date="2018-03-10T14:41:08Z">
        <w:r>
          <w:rPr>
            <w:rFonts w:hint="eastAsia" w:ascii="Times New Roman" w:hAnsi="Times New Roman"/>
            <w:i/>
            <w:iCs/>
            <w:color w:val="auto"/>
            <w:szCs w:val="24"/>
          </w:rPr>
          <w:delText>t</w:delText>
        </w:r>
      </w:del>
      <w:del w:id="10058" w:author="Janusio" w:date="2018-03-10T14:41:08Z">
        <w:r>
          <w:rPr>
            <w:rFonts w:hint="eastAsia" w:ascii="Times New Roman" w:hAnsi="Times New Roman"/>
            <w:i/>
            <w:iCs/>
            <w:color w:val="auto"/>
            <w:szCs w:val="24"/>
            <w:vertAlign w:val="subscript"/>
          </w:rPr>
          <w:delText>b</w:delText>
        </w:r>
      </w:del>
      <w:del w:id="10059" w:author="Janusio" w:date="2018-03-10T14:41:08Z">
        <w:r>
          <w:rPr>
            <w:rFonts w:hint="eastAsia" w:ascii="Times New Roman" w:hAnsi="Times New Roman"/>
            <w:iCs/>
            <w:color w:val="auto"/>
            <w:szCs w:val="24"/>
          </w:rPr>
          <w:delText>,</w:delText>
        </w:r>
      </w:del>
      <w:del w:id="10060" w:author="Janusio" w:date="2018-03-10T14:41:08Z">
        <w:r>
          <w:rPr>
            <w:rFonts w:hint="eastAsia" w:ascii="Times New Roman" w:hAnsi="Times New Roman"/>
            <w:i/>
            <w:iCs/>
            <w:color w:val="auto"/>
            <w:szCs w:val="24"/>
          </w:rPr>
          <w:delText>t</w:delText>
        </w:r>
      </w:del>
      <w:del w:id="10061" w:author="Janusio" w:date="2018-03-10T14:41:08Z">
        <w:r>
          <w:rPr>
            <w:rFonts w:hint="eastAsia" w:ascii="Times New Roman" w:hAnsi="Times New Roman"/>
            <w:i/>
            <w:iCs/>
            <w:color w:val="auto"/>
            <w:szCs w:val="24"/>
            <w:vertAlign w:val="subscript"/>
          </w:rPr>
          <w:delText>e</w:delText>
        </w:r>
      </w:del>
      <w:del w:id="10062" w:author="Janusio" w:date="2018-03-10T14:41:08Z">
        <w:r>
          <w:rPr>
            <w:rFonts w:hint="eastAsia" w:ascii="Times New Roman" w:hAnsi="Times New Roman"/>
            <w:color w:val="auto"/>
            <w:szCs w:val="24"/>
          </w:rPr>
          <w:delText>])</w:delText>
        </w:r>
      </w:del>
      <w:del w:id="10063" w:author="Janusio" w:date="2018-03-10T14:41:08Z"/>
      <w:del w:id="10064" w:author="Janusio" w:date="2018-03-10T14:41:08Z"/>
      <w:del w:id="10065" w:author="Janusio" w:date="2018-03-10T14:41:08Z"/>
      <w:del w:id="10066" w:author="Janusio" w:date="2018-03-10T14:41:08Z">
        <w:r>
          <w:rPr>
            <w:rFonts w:hint="eastAsia" w:ascii="Times New Roman" w:hAnsi="Times New Roman"/>
            <w:color w:val="auto"/>
            <w:position w:val="-4"/>
            <w:szCs w:val="24"/>
          </w:rPr>
          <w:object>
            <v:shape id="_x0000_i1120" o:spt="75" type="#_x0000_t75" style="height:10pt;width:13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20" DrawAspect="Content" ObjectID="_1468075964" r:id="rId306">
              <o:LockedField>false</o:LockedField>
            </o:OLEObject>
          </w:object>
        </w:r>
      </w:del>
      <w:del w:id="10068" w:author="Janusio" w:date="2018-03-10T14:41:08Z"/>
      <w:del w:id="10069" w:author="Janusio" w:date="2018-03-10T14:41:08Z">
        <w:r>
          <w:rPr>
            <w:rFonts w:hint="eastAsia" w:ascii="Times New Roman" w:hAnsi="Times New Roman"/>
            <w:color w:val="auto"/>
            <w:szCs w:val="24"/>
          </w:rPr>
          <w:delText xml:space="preserve"> </w:delText>
        </w:r>
      </w:del>
      <w:del w:id="10070" w:author="Janusio" w:date="2018-03-10T14:41:08Z"/>
      <w:del w:id="10071" w:author="Janusio" w:date="2018-03-10T14:41:08Z"/>
      <w:del w:id="10072" w:author="Janusio" w:date="2018-03-10T14:41:08Z"/>
      <w:del w:id="10073" w:author="Janusio" w:date="2018-03-10T14:41:08Z">
        <w:r>
          <w:rPr>
            <w:rFonts w:hint="eastAsia" w:ascii="Times New Roman" w:hAnsi="Times New Roman"/>
            <w:color w:val="auto"/>
            <w:position w:val="-4"/>
            <w:szCs w:val="24"/>
          </w:rPr>
          <w:object>
            <v:shape id="_x0000_i1121" o:spt="75" type="#_x0000_t75" style="height:8pt;width:12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21" DrawAspect="Content" ObjectID="_1468075965" r:id="rId307">
              <o:LockedField>false</o:LockedField>
            </o:OLEObject>
          </w:object>
        </w:r>
      </w:del>
      <w:del w:id="10075" w:author="Janusio" w:date="2018-03-10T14:41:08Z"/>
      <w:del w:id="10076" w:author="Janusio" w:date="2018-03-10T14:41:08Z">
        <w:r>
          <w:rPr>
            <w:rFonts w:hint="eastAsia" w:ascii="Times New Roman" w:hAnsi="Times New Roman"/>
            <w:color w:val="auto"/>
            <w:szCs w:val="24"/>
          </w:rPr>
          <w:delText>Write(</w:delText>
        </w:r>
      </w:del>
      <w:del w:id="10077" w:author="Janusio" w:date="2018-03-10T14:41:08Z">
        <w:r>
          <w:rPr>
            <w:rFonts w:hint="eastAsia" w:ascii="Times New Roman" w:hAnsi="Times New Roman"/>
            <w:i/>
            <w:iCs/>
            <w:color w:val="auto"/>
            <w:szCs w:val="24"/>
          </w:rPr>
          <w:delText>J</w:delText>
        </w:r>
      </w:del>
      <w:del w:id="10078" w:author="Janusio" w:date="2018-03-10T14:41:08Z">
        <w:r>
          <w:rPr>
            <w:rFonts w:hint="eastAsia" w:ascii="Times New Roman" w:hAnsi="Times New Roman"/>
            <w:iCs/>
            <w:color w:val="auto"/>
            <w:szCs w:val="24"/>
          </w:rPr>
          <w:delText>,</w:delText>
        </w:r>
      </w:del>
      <w:del w:id="10079" w:author="Janusio" w:date="2018-03-10T14:41:08Z">
        <w:r>
          <w:rPr>
            <w:rFonts w:hint="eastAsia" w:ascii="Times New Roman" w:hAnsi="Times New Roman"/>
            <w:i/>
            <w:iCs/>
            <w:color w:val="auto"/>
            <w:szCs w:val="24"/>
          </w:rPr>
          <w:delText>l</w:delText>
        </w:r>
      </w:del>
      <w:del w:id="10080" w:author="Janusio" w:date="2018-03-10T14:41:08Z">
        <w:r>
          <w:rPr>
            <w:rFonts w:hint="eastAsia" w:ascii="Times New Roman" w:hAnsi="Times New Roman"/>
            <w:iCs/>
            <w:color w:val="auto"/>
            <w:szCs w:val="24"/>
          </w:rPr>
          <w:delText>,</w:delText>
        </w:r>
      </w:del>
      <w:del w:id="10081" w:author="Janusio" w:date="2018-03-10T14:41:08Z">
        <w:r>
          <w:rPr>
            <w:rFonts w:hint="eastAsia" w:ascii="Times New Roman" w:hAnsi="Times New Roman"/>
            <w:i/>
            <w:iCs/>
            <w:color w:val="auto"/>
            <w:szCs w:val="24"/>
          </w:rPr>
          <w:delText>e</w:delText>
        </w:r>
      </w:del>
      <w:del w:id="10082" w:author="Janusio" w:date="2018-03-10T14:41:08Z">
        <w:r>
          <w:rPr>
            <w:rFonts w:hint="eastAsia" w:ascii="Times New Roman" w:hAnsi="Times New Roman"/>
            <w:color w:val="auto"/>
            <w:szCs w:val="24"/>
          </w:rPr>
          <w:delText>)@</w:delText>
        </w:r>
      </w:del>
      <w:del w:id="10083" w:author="Janusio" w:date="2018-03-10T14:41:08Z">
        <w:r>
          <w:rPr>
            <w:rFonts w:hint="eastAsia" w:ascii="Times New Roman" w:hAnsi="Times New Roman"/>
            <w:i/>
            <w:iCs/>
            <w:color w:val="auto"/>
            <w:szCs w:val="24"/>
          </w:rPr>
          <w:delText>t</w:delText>
        </w:r>
      </w:del>
      <w:del w:id="10084"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085" w:author="Janusio" w:date="2018-03-10T14:41:08Z"/>
          <w:rFonts w:hint="eastAsia" w:ascii="Times New Roman" w:hAnsi="Times New Roman"/>
          <w:color w:val="auto"/>
          <w:szCs w:val="24"/>
        </w:rPr>
      </w:pPr>
      <w:del w:id="10086" w:author="Janusio" w:date="2018-03-10T14:41:08Z"/>
      <w:del w:id="10087" w:author="Janusio" w:date="2018-03-10T14:41:08Z"/>
      <w:del w:id="10088" w:author="Janusio" w:date="2018-03-10T14:41:08Z"/>
      <w:del w:id="10089" w:author="Janusio" w:date="2018-03-10T14:41:08Z">
        <w:r>
          <w:rPr>
            <w:rFonts w:hint="eastAsia" w:ascii="Times New Roman" w:hAnsi="Times New Roman"/>
            <w:color w:val="auto"/>
            <w:position w:val="-4"/>
            <w:szCs w:val="24"/>
          </w:rPr>
          <w:object>
            <v:shape id="_x0000_i112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22" DrawAspect="Content" ObjectID="_1468075966" r:id="rId308">
              <o:LockedField>false</o:LockedField>
            </o:OLEObject>
          </w:object>
        </w:r>
      </w:del>
      <w:del w:id="10091" w:author="Janusio" w:date="2018-03-10T14:41:08Z"/>
      <w:del w:id="10092" w:author="Janusio" w:date="2018-03-10T14:41:08Z">
        <w:r>
          <w:rPr>
            <w:rFonts w:hint="eastAsia" w:ascii="Times New Roman" w:hAnsi="Times New Roman"/>
            <w:color w:val="auto"/>
            <w:szCs w:val="24"/>
          </w:rPr>
          <w:delText>(</w:delText>
        </w:r>
      </w:del>
      <w:del w:id="10093" w:author="Janusio" w:date="2018-03-10T14:41:08Z"/>
      <w:del w:id="10094" w:author="Janusio" w:date="2018-03-10T14:41:08Z"/>
      <w:del w:id="10095" w:author="Janusio" w:date="2018-03-10T14:41:08Z"/>
      <w:del w:id="10096" w:author="Janusio" w:date="2018-03-10T14:41:08Z">
        <w:r>
          <w:rPr>
            <w:rFonts w:hint="eastAsia" w:ascii="Times New Roman" w:hAnsi="Times New Roman"/>
            <w:color w:val="auto"/>
            <w:position w:val="-4"/>
            <w:szCs w:val="24"/>
          </w:rPr>
          <w:object>
            <v:shape id="_x0000_i1123" o:spt="75" type="#_x0000_t75" style="height:13pt;width:12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23" DrawAspect="Content" ObjectID="_1468075967" r:id="rId309">
              <o:LockedField>false</o:LockedField>
            </o:OLEObject>
          </w:object>
        </w:r>
      </w:del>
      <w:del w:id="10098" w:author="Janusio" w:date="2018-03-10T14:41:08Z"/>
      <w:del w:id="10099" w:author="Janusio" w:date="2018-03-10T14:41:08Z">
        <w:r>
          <w:rPr>
            <w:rFonts w:hint="eastAsia" w:ascii="Times New Roman" w:hAnsi="Times New Roman"/>
            <w:i/>
            <w:iCs/>
            <w:color w:val="auto"/>
            <w:szCs w:val="24"/>
          </w:rPr>
          <w:delText>t</w:delText>
        </w:r>
      </w:del>
      <w:del w:id="10100" w:author="Janusio" w:date="2018-03-10T14:41:08Z">
        <w:r>
          <w:rPr>
            <w:rFonts w:ascii="Times New Roman" w:hAnsi="Times New Roman"/>
            <w:i/>
            <w:iCs/>
            <w:color w:val="auto"/>
            <w:szCs w:val="24"/>
          </w:rPr>
          <w:delText>’</w:delText>
        </w:r>
      </w:del>
      <w:del w:id="10101" w:author="Janusio" w:date="2018-03-10T14:41:08Z">
        <w:r>
          <w:rPr>
            <w:rFonts w:hint="eastAsia" w:ascii="Times New Roman" w:hAnsi="Times New Roman"/>
            <w:iCs/>
            <w:color w:val="auto"/>
            <w:szCs w:val="24"/>
          </w:rPr>
          <w:delText>,</w:delText>
        </w:r>
      </w:del>
      <w:del w:id="10102" w:author="Janusio" w:date="2018-03-10T14:41:08Z">
        <w:r>
          <w:rPr>
            <w:rFonts w:hint="eastAsia" w:ascii="Times New Roman" w:hAnsi="Times New Roman"/>
            <w:i/>
            <w:iCs/>
            <w:color w:val="auto"/>
            <w:szCs w:val="24"/>
          </w:rPr>
          <w:delText>e</w:delText>
        </w:r>
      </w:del>
      <w:del w:id="10103" w:author="Janusio" w:date="2018-03-10T14:41:08Z">
        <w:r>
          <w:rPr>
            <w:rFonts w:ascii="Times New Roman" w:hAnsi="Times New Roman"/>
            <w:i/>
            <w:iCs/>
            <w:color w:val="auto"/>
            <w:szCs w:val="24"/>
          </w:rPr>
          <w:delText>’</w:delText>
        </w:r>
      </w:del>
      <w:del w:id="10104" w:author="Janusio" w:date="2018-03-10T14:41:08Z">
        <w:r>
          <w:rPr>
            <w:rFonts w:hint="eastAsia" w:ascii="Times New Roman" w:hAnsi="Times New Roman"/>
            <w:color w:val="auto"/>
            <w:szCs w:val="24"/>
          </w:rPr>
          <w:delText>.((</w:delText>
        </w:r>
      </w:del>
      <w:del w:id="10105" w:author="Janusio" w:date="2018-03-10T14:41:08Z">
        <w:r>
          <w:rPr>
            <w:rFonts w:hint="eastAsia" w:ascii="Times New Roman" w:hAnsi="Times New Roman"/>
            <w:i/>
            <w:iCs/>
            <w:color w:val="auto"/>
            <w:szCs w:val="24"/>
          </w:rPr>
          <w:delText>t</w:delText>
        </w:r>
      </w:del>
      <w:del w:id="10106" w:author="Janusio" w:date="2018-03-10T14:41:08Z">
        <w:r>
          <w:rPr>
            <w:rFonts w:ascii="Times New Roman" w:hAnsi="Times New Roman"/>
            <w:i/>
            <w:iCs/>
            <w:color w:val="auto"/>
            <w:szCs w:val="24"/>
          </w:rPr>
          <w:delText>’</w:delText>
        </w:r>
      </w:del>
      <w:del w:id="10107" w:author="Janusio" w:date="2018-03-10T14:41:08Z"/>
      <w:del w:id="10108" w:author="Janusio" w:date="2018-03-10T14:41:08Z"/>
      <w:del w:id="10109" w:author="Janusio" w:date="2018-03-10T14:41:08Z"/>
      <w:del w:id="10110" w:author="Janusio" w:date="2018-03-10T14:41:08Z">
        <w:r>
          <w:rPr>
            <w:rFonts w:hint="eastAsia" w:ascii="Times New Roman" w:hAnsi="Times New Roman"/>
            <w:i/>
            <w:iCs/>
            <w:color w:val="auto"/>
            <w:position w:val="-4"/>
            <w:szCs w:val="24"/>
          </w:rPr>
          <w:object>
            <v:shape id="_x0000_i1124" o:spt="75" type="#_x0000_t75" style="height:10pt;width:10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24" DrawAspect="Content" ObjectID="_1468075968" r:id="rId310">
              <o:LockedField>false</o:LockedField>
            </o:OLEObject>
          </w:object>
        </w:r>
      </w:del>
      <w:del w:id="10112" w:author="Janusio" w:date="2018-03-10T14:41:08Z"/>
      <w:del w:id="10113" w:author="Janusio" w:date="2018-03-10T14:41:08Z">
        <w:r>
          <w:rPr>
            <w:rFonts w:hint="eastAsia" w:ascii="Times New Roman" w:hAnsi="Times New Roman"/>
            <w:i/>
            <w:iCs/>
            <w:color w:val="auto"/>
            <w:szCs w:val="24"/>
          </w:rPr>
          <w:delText>t</w:delText>
        </w:r>
      </w:del>
      <w:del w:id="10114" w:author="Janusio" w:date="2018-03-10T14:41:08Z">
        <w:r>
          <w:rPr>
            <w:rFonts w:hint="eastAsia" w:ascii="Times New Roman" w:hAnsi="Times New Roman"/>
            <w:i/>
            <w:iCs/>
            <w:color w:val="auto"/>
            <w:szCs w:val="24"/>
            <w:vertAlign w:val="subscript"/>
          </w:rPr>
          <w:delText>b</w:delText>
        </w:r>
      </w:del>
      <w:del w:id="10115" w:author="Janusio" w:date="2018-03-10T14:41:08Z">
        <w:r>
          <w:rPr>
            <w:rFonts w:hint="eastAsia" w:ascii="Times New Roman" w:hAnsi="Times New Roman"/>
            <w:iCs/>
            <w:color w:val="auto"/>
            <w:szCs w:val="24"/>
          </w:rPr>
          <w:delText>,</w:delText>
        </w:r>
      </w:del>
      <w:del w:id="10116" w:author="Janusio" w:date="2018-03-10T14:41:08Z">
        <w:r>
          <w:rPr>
            <w:rFonts w:hint="eastAsia" w:ascii="Times New Roman" w:hAnsi="Times New Roman"/>
            <w:i/>
            <w:iCs/>
            <w:color w:val="auto"/>
            <w:szCs w:val="24"/>
          </w:rPr>
          <w:delText>t</w:delText>
        </w:r>
      </w:del>
      <w:del w:id="10117" w:author="Janusio" w:date="2018-03-10T14:41:08Z">
        <w:r>
          <w:rPr>
            <w:rFonts w:hint="eastAsia" w:ascii="Times New Roman" w:hAnsi="Times New Roman"/>
            <w:i/>
            <w:iCs/>
            <w:color w:val="auto"/>
            <w:szCs w:val="24"/>
            <w:vertAlign w:val="subscript"/>
          </w:rPr>
          <w:delText>e</w:delText>
        </w:r>
      </w:del>
      <w:del w:id="10118" w:author="Janusio" w:date="2018-03-10T14:41:08Z">
        <w:r>
          <w:rPr>
            <w:rFonts w:hint="eastAsia" w:ascii="Times New Roman" w:hAnsi="Times New Roman"/>
            <w:color w:val="auto"/>
            <w:szCs w:val="24"/>
          </w:rPr>
          <w:delText>])</w:delText>
        </w:r>
      </w:del>
      <w:del w:id="10119" w:author="Janusio" w:date="2018-03-10T14:41:08Z"/>
      <w:del w:id="10120" w:author="Janusio" w:date="2018-03-10T14:41:08Z"/>
      <w:del w:id="10121" w:author="Janusio" w:date="2018-03-10T14:41:08Z"/>
      <w:del w:id="10122" w:author="Janusio" w:date="2018-03-10T14:41:08Z">
        <w:r>
          <w:rPr>
            <w:rFonts w:hint="eastAsia" w:ascii="Times New Roman" w:hAnsi="Times New Roman"/>
            <w:color w:val="auto"/>
            <w:position w:val="-4"/>
            <w:szCs w:val="24"/>
          </w:rPr>
          <w:object>
            <v:shape id="_x0000_i112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25" DrawAspect="Content" ObjectID="_1468075969" r:id="rId311">
              <o:LockedField>false</o:LockedField>
            </o:OLEObject>
          </w:object>
        </w:r>
      </w:del>
      <w:del w:id="10124" w:author="Janusio" w:date="2018-03-10T14:41:08Z"/>
      <w:del w:id="10125" w:author="Janusio" w:date="2018-03-10T14:41:08Z">
        <w:r>
          <w:rPr>
            <w:rFonts w:hint="eastAsia" w:ascii="Times New Roman" w:hAnsi="Times New Roman"/>
            <w:color w:val="auto"/>
            <w:szCs w:val="24"/>
          </w:rPr>
          <w:delText>Send(</w:delText>
        </w:r>
      </w:del>
      <w:del w:id="10126" w:author="Janusio" w:date="2018-03-10T14:41:08Z">
        <w:r>
          <w:rPr>
            <w:rFonts w:hint="eastAsia" w:ascii="Times New Roman" w:hAnsi="Times New Roman"/>
            <w:i/>
            <w:iCs/>
            <w:color w:val="auto"/>
            <w:szCs w:val="24"/>
          </w:rPr>
          <w:delText>I</w:delText>
        </w:r>
      </w:del>
      <w:del w:id="10127" w:author="Janusio" w:date="2018-03-10T14:41:08Z">
        <w:r>
          <w:rPr>
            <w:rFonts w:hint="eastAsia" w:ascii="Times New Roman" w:hAnsi="Times New Roman"/>
            <w:iCs/>
            <w:color w:val="auto"/>
            <w:szCs w:val="24"/>
          </w:rPr>
          <w:delText>,</w:delText>
        </w:r>
      </w:del>
      <w:del w:id="10128" w:author="Janusio" w:date="2018-03-10T14:41:08Z">
        <w:r>
          <w:rPr>
            <w:rFonts w:hint="eastAsia" w:ascii="Times New Roman" w:hAnsi="Times New Roman"/>
            <w:i/>
            <w:iCs/>
            <w:color w:val="auto"/>
            <w:szCs w:val="24"/>
          </w:rPr>
          <w:delText>e</w:delText>
        </w:r>
      </w:del>
      <w:del w:id="10129" w:author="Janusio" w:date="2018-03-10T14:41:08Z">
        <w:r>
          <w:rPr>
            <w:rFonts w:ascii="Times New Roman" w:hAnsi="Times New Roman"/>
            <w:i/>
            <w:iCs/>
            <w:color w:val="auto"/>
            <w:szCs w:val="24"/>
          </w:rPr>
          <w:delText>’</w:delText>
        </w:r>
      </w:del>
      <w:del w:id="10130" w:author="Janusio" w:date="2018-03-10T14:41:08Z">
        <w:r>
          <w:rPr>
            <w:rFonts w:hint="eastAsia" w:ascii="Times New Roman" w:hAnsi="Times New Roman"/>
            <w:color w:val="auto"/>
            <w:szCs w:val="24"/>
          </w:rPr>
          <w:delText>)@</w:delText>
        </w:r>
      </w:del>
      <w:del w:id="10131" w:author="Janusio" w:date="2018-03-10T14:41:08Z">
        <w:r>
          <w:rPr>
            <w:rFonts w:hint="eastAsia" w:ascii="Times New Roman" w:hAnsi="Times New Roman"/>
            <w:i/>
            <w:iCs/>
            <w:color w:val="auto"/>
            <w:szCs w:val="24"/>
          </w:rPr>
          <w:delText>t</w:delText>
        </w:r>
      </w:del>
      <w:del w:id="10132" w:author="Janusio" w:date="2018-03-10T14:41:08Z">
        <w:r>
          <w:rPr>
            <w:rFonts w:ascii="Times New Roman" w:hAnsi="Times New Roman"/>
            <w:i/>
            <w:iCs/>
            <w:color w:val="auto"/>
            <w:szCs w:val="24"/>
          </w:rPr>
          <w:delText>’</w:delText>
        </w:r>
      </w:del>
      <w:del w:id="10133" w:author="Janusio" w:date="2018-03-10T14:41:08Z">
        <w:r>
          <w:rPr>
            <w:rFonts w:hint="eastAsia" w:ascii="Times New Roman" w:hAnsi="Times New Roman"/>
            <w:color w:val="auto"/>
            <w:szCs w:val="24"/>
          </w:rPr>
          <w:delText>)</w:delText>
        </w:r>
      </w:del>
      <w:del w:id="10134" w:author="Janusio" w:date="2018-03-10T14:41:08Z"/>
      <w:del w:id="10135" w:author="Janusio" w:date="2018-03-10T14:41:08Z"/>
      <w:del w:id="10136" w:author="Janusio" w:date="2018-03-10T14:41:08Z"/>
      <w:del w:id="10137" w:author="Janusio" w:date="2018-03-10T14:41:08Z">
        <w:r>
          <w:rPr>
            <w:rFonts w:hint="eastAsia" w:ascii="Times New Roman" w:hAnsi="Times New Roman"/>
            <w:color w:val="auto"/>
            <w:position w:val="-4"/>
            <w:szCs w:val="24"/>
          </w:rPr>
          <w:object>
            <v:shape id="_x0000_i1126" o:spt="75" type="#_x0000_t75" style="height:10pt;width:13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26" DrawAspect="Content" ObjectID="_1468075970" r:id="rId312">
              <o:LockedField>false</o:LockedField>
            </o:OLEObject>
          </w:object>
        </w:r>
      </w:del>
      <w:del w:id="10139" w:author="Janusio" w:date="2018-03-10T14:41:08Z"/>
      <w:del w:id="10140" w:author="Janusio" w:date="2018-03-10T14:41:08Z">
        <w:r>
          <w:rPr>
            <w:rFonts w:hint="eastAsia" w:ascii="Times New Roman" w:hAnsi="Times New Roman"/>
            <w:color w:val="auto"/>
            <w:szCs w:val="24"/>
          </w:rPr>
          <w:delText>(</w:delText>
        </w:r>
      </w:del>
      <w:del w:id="10141" w:author="Janusio" w:date="2018-03-10T14:41:08Z"/>
      <w:del w:id="10142" w:author="Janusio" w:date="2018-03-10T14:41:08Z"/>
      <w:del w:id="10143" w:author="Janusio" w:date="2018-03-10T14:41:08Z"/>
      <w:del w:id="10144" w:author="Janusio" w:date="2018-03-10T14:41:08Z">
        <w:r>
          <w:rPr>
            <w:rFonts w:hint="eastAsia" w:ascii="Times New Roman" w:hAnsi="Times New Roman"/>
            <w:i/>
            <w:iCs/>
            <w:color w:val="auto"/>
            <w:position w:val="-4"/>
            <w:szCs w:val="24"/>
          </w:rPr>
          <w:object>
            <v:shape id="_x0000_i1127"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27" DrawAspect="Content" ObjectID="_1468075971" r:id="rId313">
              <o:LockedField>false</o:LockedField>
            </o:OLEObject>
          </w:object>
        </w:r>
      </w:del>
      <w:del w:id="10146" w:author="Janusio" w:date="2018-03-10T14:41:08Z"/>
      <w:del w:id="10147" w:author="Janusio" w:date="2018-03-10T14:41:08Z">
        <w:r>
          <w:rPr>
            <w:rFonts w:hint="eastAsia" w:ascii="Times New Roman" w:hAnsi="Times New Roman"/>
            <w:i/>
            <w:iCs/>
            <w:color w:val="auto"/>
            <w:szCs w:val="24"/>
          </w:rPr>
          <w:delText>e</w:delText>
        </w:r>
      </w:del>
      <w:del w:id="10148" w:author="Janusio" w:date="2018-03-10T14:41:08Z">
        <w:r>
          <w:rPr>
            <w:rFonts w:hint="eastAsia" w:ascii="Times New Roman" w:hAnsi="Times New Roman"/>
            <w:iCs/>
            <w:color w:val="auto"/>
            <w:szCs w:val="24"/>
          </w:rPr>
          <w:delText>,</w:delText>
        </w:r>
      </w:del>
      <w:del w:id="10149" w:author="Janusio" w:date="2018-03-10T14:41:08Z">
        <w:r>
          <w:rPr>
            <w:rFonts w:hint="eastAsia" w:ascii="Times New Roman" w:hAnsi="Times New Roman"/>
            <w:i/>
            <w:iCs/>
            <w:color w:val="auto"/>
            <w:szCs w:val="24"/>
          </w:rPr>
          <w:delText>t</w:delText>
        </w:r>
      </w:del>
      <w:del w:id="10150" w:author="Janusio" w:date="2018-03-10T14:41:08Z">
        <w:r>
          <w:rPr>
            <w:rFonts w:hint="eastAsia" w:ascii="Times New Roman" w:hAnsi="Times New Roman"/>
            <w:i/>
            <w:iCs/>
            <w:color w:val="auto"/>
            <w:szCs w:val="24"/>
            <w:vertAlign w:val="subscript"/>
          </w:rPr>
          <w:delText>R</w:delText>
        </w:r>
      </w:del>
      <w:del w:id="10151" w:author="Janusio" w:date="2018-03-10T14:41:08Z">
        <w:r>
          <w:rPr>
            <w:rFonts w:hint="eastAsia" w:ascii="Times New Roman" w:hAnsi="Times New Roman"/>
            <w:i/>
            <w:iCs/>
            <w:color w:val="auto"/>
            <w:szCs w:val="24"/>
          </w:rPr>
          <w:delText>.</w:delText>
        </w:r>
      </w:del>
      <w:del w:id="10152" w:author="Janusio" w:date="2018-03-10T14:41:08Z">
        <w:r>
          <w:rPr>
            <w:rFonts w:hint="eastAsia" w:ascii="Times New Roman" w:hAnsi="Times New Roman"/>
            <w:color w:val="auto"/>
            <w:szCs w:val="24"/>
          </w:rPr>
          <w:delText>(</w:delText>
        </w:r>
      </w:del>
      <w:del w:id="10153" w:author="Janusio" w:date="2018-03-10T14:41:08Z">
        <w:r>
          <w:rPr>
            <w:rFonts w:hint="eastAsia" w:ascii="Times New Roman" w:hAnsi="Times New Roman"/>
            <w:i/>
            <w:iCs/>
            <w:color w:val="auto"/>
            <w:szCs w:val="24"/>
          </w:rPr>
          <w:delText>t</w:delText>
        </w:r>
      </w:del>
      <w:del w:id="10154" w:author="Janusio" w:date="2018-03-10T14:41:08Z">
        <w:r>
          <w:rPr>
            <w:rFonts w:hint="eastAsia" w:ascii="Times New Roman" w:hAnsi="Times New Roman"/>
            <w:i/>
            <w:iCs/>
            <w:color w:val="auto"/>
            <w:szCs w:val="24"/>
            <w:vertAlign w:val="subscript"/>
          </w:rPr>
          <w:delText>R</w:delText>
        </w:r>
      </w:del>
      <w:del w:id="10155" w:author="Janusio" w:date="2018-03-10T14:41:08Z">
        <w:r>
          <w:rPr>
            <w:rFonts w:hint="eastAsia" w:ascii="Times New Roman" w:hAnsi="Times New Roman"/>
            <w:i/>
            <w:iCs/>
            <w:color w:val="auto"/>
            <w:szCs w:val="24"/>
          </w:rPr>
          <w:delText>&lt;t</w:delText>
        </w:r>
      </w:del>
      <w:del w:id="10156" w:author="Janusio" w:date="2018-03-10T14:41:08Z">
        <w:r>
          <w:rPr>
            <w:rFonts w:ascii="Times New Roman" w:hAnsi="Times New Roman"/>
            <w:color w:val="auto"/>
            <w:szCs w:val="24"/>
          </w:rPr>
          <w:delText>’</w:delText>
        </w:r>
      </w:del>
      <w:del w:id="10157" w:author="Janusio" w:date="2018-03-10T14:41:08Z">
        <w:r>
          <w:rPr>
            <w:rFonts w:hint="eastAsia" w:ascii="Times New Roman" w:hAnsi="Times New Roman"/>
            <w:color w:val="auto"/>
            <w:szCs w:val="24"/>
          </w:rPr>
          <w:delText>)</w:delText>
        </w:r>
      </w:del>
      <w:del w:id="10158" w:author="Janusio" w:date="2018-03-10T14:41:08Z"/>
      <w:del w:id="10159" w:author="Janusio" w:date="2018-03-10T14:41:08Z"/>
      <w:del w:id="10160" w:author="Janusio" w:date="2018-03-10T14:41:08Z"/>
      <w:del w:id="10161" w:author="Janusio" w:date="2018-03-10T14:41:08Z">
        <w:r>
          <w:rPr>
            <w:rFonts w:hint="eastAsia" w:ascii="Times New Roman" w:hAnsi="Times New Roman"/>
            <w:color w:val="auto"/>
            <w:position w:val="-4"/>
            <w:szCs w:val="24"/>
          </w:rPr>
          <w:object>
            <v:shape id="_x0000_i1128"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28" DrawAspect="Content" ObjectID="_1468075972" r:id="rId314">
              <o:LockedField>false</o:LockedField>
            </o:OLEObject>
          </w:object>
        </w:r>
      </w:del>
      <w:del w:id="10163"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164" w:author="Janusio" w:date="2018-03-10T14:41:08Z"/>
          <w:rFonts w:hint="eastAsia" w:ascii="Times New Roman" w:hAnsi="Times New Roman"/>
          <w:color w:val="auto"/>
          <w:szCs w:val="24"/>
        </w:rPr>
      </w:pPr>
      <w:del w:id="10165" w:author="Janusio" w:date="2018-03-10T14:41:08Z">
        <w:r>
          <w:rPr>
            <w:rFonts w:hint="eastAsia" w:ascii="Times New Roman" w:hAnsi="Times New Roman"/>
            <w:color w:val="auto"/>
            <w:szCs w:val="24"/>
          </w:rPr>
          <w:delText>(Read(</w:delText>
        </w:r>
      </w:del>
      <w:del w:id="10166" w:author="Janusio" w:date="2018-03-10T14:41:08Z">
        <w:r>
          <w:rPr>
            <w:rFonts w:hint="eastAsia" w:ascii="Times New Roman" w:hAnsi="Times New Roman"/>
            <w:i/>
            <w:iCs/>
            <w:color w:val="auto"/>
            <w:szCs w:val="24"/>
          </w:rPr>
          <w:delText>I</w:delText>
        </w:r>
      </w:del>
      <w:del w:id="10167" w:author="Janusio" w:date="2018-03-10T14:41:08Z">
        <w:r>
          <w:rPr>
            <w:rFonts w:hint="eastAsia" w:ascii="Times New Roman" w:hAnsi="Times New Roman"/>
            <w:color w:val="auto"/>
            <w:szCs w:val="24"/>
          </w:rPr>
          <w:delText>,</w:delText>
        </w:r>
      </w:del>
      <w:del w:id="10168" w:author="Janusio" w:date="2018-03-10T14:41:08Z">
        <w:r>
          <w:rPr>
            <w:rFonts w:hint="eastAsia" w:ascii="Times New Roman" w:hAnsi="Times New Roman"/>
            <w:i/>
            <w:iCs/>
            <w:color w:val="auto"/>
            <w:szCs w:val="24"/>
          </w:rPr>
          <w:delText>m.pcr.s</w:delText>
        </w:r>
      </w:del>
      <w:del w:id="10169" w:author="Janusio" w:date="2018-03-10T14:41:08Z">
        <w:r>
          <w:rPr>
            <w:rFonts w:hint="eastAsia" w:ascii="Times New Roman" w:hAnsi="Times New Roman"/>
            <w:color w:val="auto"/>
            <w:szCs w:val="24"/>
          </w:rPr>
          <w:delText>,</w:delText>
        </w:r>
      </w:del>
      <w:del w:id="10170" w:author="Janusio" w:date="2018-03-10T14:41:08Z">
        <w:r>
          <w:rPr>
            <w:rFonts w:hint="eastAsia" w:ascii="Times New Roman" w:hAnsi="Times New Roman"/>
            <w:i/>
            <w:iCs/>
            <w:color w:val="auto"/>
            <w:szCs w:val="24"/>
          </w:rPr>
          <w:delText>e</w:delText>
        </w:r>
      </w:del>
      <w:del w:id="10171" w:author="Janusio" w:date="2018-03-10T14:41:08Z">
        <w:r>
          <w:rPr>
            <w:rFonts w:ascii="Times New Roman" w:hAnsi="Times New Roman"/>
            <w:i/>
            <w:iCs/>
            <w:color w:val="auto"/>
            <w:szCs w:val="24"/>
          </w:rPr>
          <w:delText>’’</w:delText>
        </w:r>
      </w:del>
      <w:del w:id="10172" w:author="Janusio" w:date="2018-03-10T14:41:08Z">
        <w:r>
          <w:rPr>
            <w:rFonts w:hint="eastAsia" w:ascii="Times New Roman" w:hAnsi="Times New Roman"/>
            <w:color w:val="auto"/>
            <w:szCs w:val="24"/>
          </w:rPr>
          <w:delText>) @</w:delText>
        </w:r>
      </w:del>
      <w:del w:id="10173" w:author="Janusio" w:date="2018-03-10T14:41:08Z">
        <w:r>
          <w:rPr>
            <w:rFonts w:hint="eastAsia" w:ascii="Times New Roman" w:hAnsi="Times New Roman"/>
            <w:i/>
            <w:iCs/>
            <w:color w:val="auto"/>
            <w:szCs w:val="24"/>
          </w:rPr>
          <w:delText>t</w:delText>
        </w:r>
      </w:del>
      <w:del w:id="10174" w:author="Janusio" w:date="2018-03-10T14:41:08Z">
        <w:r>
          <w:rPr>
            <w:rFonts w:hint="eastAsia" w:ascii="Times New Roman" w:hAnsi="Times New Roman"/>
            <w:i/>
            <w:iCs/>
            <w:color w:val="auto"/>
            <w:szCs w:val="24"/>
            <w:vertAlign w:val="subscript"/>
          </w:rPr>
          <w:delText>R</w:delText>
        </w:r>
      </w:del>
      <w:del w:id="10175" w:author="Janusio" w:date="2018-03-10T14:41:08Z">
        <w:r>
          <w:rPr>
            <w:rFonts w:hint="eastAsia" w:ascii="Times New Roman" w:hAnsi="Times New Roman"/>
            <w:color w:val="auto"/>
            <w:szCs w:val="24"/>
          </w:rPr>
          <w:delText>)</w:delText>
        </w:r>
      </w:del>
      <w:del w:id="10176" w:author="Janusio" w:date="2018-03-10T14:41:08Z"/>
      <w:del w:id="10177" w:author="Janusio" w:date="2018-03-10T14:41:08Z"/>
      <w:del w:id="10178" w:author="Janusio" w:date="2018-03-10T14:41:08Z"/>
      <w:del w:id="10179" w:author="Janusio" w:date="2018-03-10T14:41:08Z">
        <w:r>
          <w:rPr>
            <w:rFonts w:hint="eastAsia" w:ascii="Times New Roman" w:hAnsi="Times New Roman"/>
            <w:color w:val="auto"/>
            <w:position w:val="-4"/>
            <w:szCs w:val="24"/>
          </w:rPr>
          <w:object>
            <v:shape id="_x0000_i112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29" DrawAspect="Content" ObjectID="_1468075973" r:id="rId315">
              <o:LockedField>false</o:LockedField>
            </o:OLEObject>
          </w:object>
        </w:r>
      </w:del>
      <w:del w:id="10181" w:author="Janusio" w:date="2018-03-10T14:41:08Z"/>
      <w:del w:id="10182" w:author="Janusio" w:date="2018-03-10T14:41:08Z">
        <w:r>
          <w:rPr>
            <w:rFonts w:hint="eastAsia" w:ascii="Times New Roman" w:hAnsi="Times New Roman"/>
            <w:i/>
            <w:iCs/>
            <w:color w:val="auto"/>
            <w:szCs w:val="24"/>
          </w:rPr>
          <w:delText>e</w:delText>
        </w:r>
      </w:del>
      <w:del w:id="10183" w:author="Janusio" w:date="2018-03-10T14:41:08Z">
        <w:r>
          <w:rPr>
            <w:rFonts w:ascii="Times New Roman" w:hAnsi="Times New Roman"/>
            <w:i/>
            <w:iCs/>
            <w:color w:val="auto"/>
            <w:szCs w:val="24"/>
          </w:rPr>
          <w:delText>’</w:delText>
        </w:r>
      </w:del>
      <w:del w:id="10184" w:author="Janusio" w:date="2018-03-10T14:41:08Z">
        <w:r>
          <w:rPr>
            <w:rFonts w:hint="eastAsia" w:ascii="Times New Roman" w:hAnsi="Times New Roman"/>
            <w:color w:val="auto"/>
            <w:szCs w:val="24"/>
          </w:rPr>
          <w:delText>=</w:delText>
        </w:r>
      </w:del>
      <w:del w:id="10185" w:author="Janusio" w:date="2018-03-10T14:41:08Z">
        <w:r>
          <w:rPr>
            <w:rFonts w:hint="eastAsia" w:ascii="Times New Roman" w:hAnsi="Times New Roman"/>
            <w:i/>
            <w:iCs/>
            <w:color w:val="auto"/>
            <w:szCs w:val="24"/>
          </w:rPr>
          <w:delText>SIG</w:delText>
        </w:r>
      </w:del>
      <w:del w:id="10186" w:author="Janusio" w:date="2018-03-10T14:41:08Z">
        <w:r>
          <w:rPr>
            <w:rFonts w:hint="eastAsia" w:ascii="Times New Roman" w:hAnsi="Times New Roman"/>
            <w:i/>
            <w:iCs/>
            <w:color w:val="auto"/>
            <w:szCs w:val="24"/>
            <w:vertAlign w:val="subscript"/>
          </w:rPr>
          <w:delText>AIK</w:delText>
        </w:r>
      </w:del>
      <w:del w:id="10187" w:author="Janusio" w:date="2018-03-10T14:41:08Z">
        <w:r>
          <w:rPr>
            <w:rFonts w:hint="eastAsia" w:ascii="Times New Roman" w:hAnsi="Times New Roman"/>
            <w:iCs/>
            <w:color w:val="auto"/>
            <w:szCs w:val="24"/>
            <w:vertAlign w:val="subscript"/>
          </w:rPr>
          <w:delText>(</w:delText>
        </w:r>
      </w:del>
      <w:del w:id="10188" w:author="Janusio" w:date="2018-03-10T14:41:08Z">
        <w:r>
          <w:rPr>
            <w:rFonts w:hint="eastAsia" w:ascii="Times New Roman" w:hAnsi="Times New Roman"/>
            <w:i/>
            <w:iCs/>
            <w:color w:val="auto"/>
            <w:szCs w:val="24"/>
            <w:vertAlign w:val="subscript"/>
          </w:rPr>
          <w:delText>m</w:delText>
        </w:r>
      </w:del>
      <w:del w:id="10189" w:author="Janusio" w:date="2018-03-10T14:41:08Z">
        <w:r>
          <w:rPr>
            <w:rFonts w:hint="eastAsia" w:ascii="Times New Roman" w:hAnsi="Times New Roman"/>
            <w:iCs/>
            <w:color w:val="auto"/>
            <w:szCs w:val="24"/>
            <w:vertAlign w:val="subscript"/>
          </w:rPr>
          <w:delText>)</w:delText>
        </w:r>
      </w:del>
      <w:del w:id="10190" w:author="Janusio" w:date="2018-03-10T14:41:08Z">
        <w:r>
          <w:rPr>
            <w:rFonts w:hint="eastAsia" w:ascii="Times New Roman" w:hAnsi="Times New Roman"/>
            <w:i/>
            <w:iCs/>
            <w:color w:val="auto"/>
            <w:szCs w:val="24"/>
            <w:vertAlign w:val="superscript"/>
          </w:rPr>
          <w:delText>-1</w:delText>
        </w:r>
      </w:del>
      <w:del w:id="10191" w:author="Janusio" w:date="2018-03-10T14:41:08Z">
        <w:r>
          <w:rPr>
            <w:rFonts w:hint="eastAsia" w:ascii="Times New Roman" w:hAnsi="Times New Roman"/>
            <w:color w:val="auto"/>
            <w:szCs w:val="24"/>
          </w:rPr>
          <w:delText>){|</w:delText>
        </w:r>
      </w:del>
      <w:del w:id="10192" w:author="Janusio" w:date="2018-03-10T14:41:08Z">
        <w:r>
          <w:rPr>
            <w:rFonts w:hint="eastAsia" w:ascii="Times New Roman" w:hAnsi="Times New Roman"/>
            <w:i/>
            <w:iCs/>
            <w:color w:val="auto"/>
            <w:szCs w:val="24"/>
          </w:rPr>
          <w:delText>PCR</w:delText>
        </w:r>
      </w:del>
      <w:del w:id="10193" w:author="Janusio" w:date="2018-03-10T14:41:08Z">
        <w:r>
          <w:rPr>
            <w:rFonts w:hint="eastAsia" w:ascii="Times New Roman" w:hAnsi="Times New Roman"/>
            <w:iCs/>
            <w:color w:val="auto"/>
            <w:szCs w:val="24"/>
          </w:rPr>
          <w:delText>(</w:delText>
        </w:r>
      </w:del>
      <w:del w:id="10194" w:author="Janusio" w:date="2018-03-10T14:41:08Z">
        <w:r>
          <w:rPr>
            <w:rFonts w:hint="eastAsia" w:ascii="Times New Roman" w:hAnsi="Times New Roman"/>
            <w:i/>
            <w:iCs/>
            <w:color w:val="auto"/>
            <w:szCs w:val="24"/>
          </w:rPr>
          <w:delText>s</w:delText>
        </w:r>
      </w:del>
      <w:del w:id="10195" w:author="Janusio" w:date="2018-03-10T14:41:08Z">
        <w:r>
          <w:rPr>
            <w:rFonts w:hint="eastAsia" w:ascii="Times New Roman" w:hAnsi="Times New Roman"/>
            <w:iCs/>
            <w:color w:val="auto"/>
            <w:szCs w:val="24"/>
          </w:rPr>
          <w:delText>),</w:delText>
        </w:r>
      </w:del>
      <w:del w:id="10196" w:author="Janusio" w:date="2018-03-10T14:41:08Z">
        <w:r>
          <w:rPr>
            <w:rFonts w:hint="eastAsia" w:ascii="Times New Roman" w:hAnsi="Times New Roman"/>
            <w:i/>
            <w:iCs/>
            <w:color w:val="auto"/>
            <w:szCs w:val="24"/>
          </w:rPr>
          <w:delText>e</w:delText>
        </w:r>
      </w:del>
      <w:del w:id="10197" w:author="Janusio" w:date="2018-03-10T14:41:08Z">
        <w:r>
          <w:rPr>
            <w:rFonts w:ascii="Times New Roman" w:hAnsi="Times New Roman"/>
            <w:i/>
            <w:iCs/>
            <w:color w:val="auto"/>
            <w:szCs w:val="24"/>
          </w:rPr>
          <w:delText>’’</w:delText>
        </w:r>
      </w:del>
      <w:del w:id="10198"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199" w:author="Janusio" w:date="2018-03-10T14:41:08Z"/>
          <w:rFonts w:hint="eastAsia" w:ascii="Times New Roman" w:hAnsi="Times New Roman"/>
          <w:color w:val="auto"/>
          <w:szCs w:val="24"/>
        </w:rPr>
      </w:pPr>
      <w:del w:id="10200" w:author="Janusio" w:date="2018-03-10T14:41:08Z">
        <w:r>
          <w:rPr>
            <w:rFonts w:ascii="Times New Roman" w:hAnsi="Times New Roman"/>
            <w:color w:val="auto"/>
            <w:szCs w:val="24"/>
          </w:rPr>
          <w:delText>该属性表明在验证过程中如果本地没有写入内存的操作且发送了数据</w:delText>
        </w:r>
      </w:del>
      <w:del w:id="10201" w:author="Janusio" w:date="2018-03-10T14:41:08Z">
        <w:r>
          <w:rPr>
            <w:rFonts w:ascii="Times New Roman" w:hAnsi="Times New Roman"/>
            <w:i/>
            <w:color w:val="auto"/>
            <w:szCs w:val="24"/>
          </w:rPr>
          <w:delText>e</w:delText>
        </w:r>
      </w:del>
      <w:del w:id="10202" w:author="Janusio" w:date="2018-03-10T14:41:08Z">
        <w:r>
          <w:rPr>
            <w:rFonts w:ascii="Times New Roman" w:hAnsi="Times New Roman"/>
            <w:color w:val="auto"/>
            <w:szCs w:val="24"/>
          </w:rPr>
          <w:delText>'，则在之前的某时刻本地一定读取了值</w:delText>
        </w:r>
      </w:del>
      <w:del w:id="10203" w:author="Janusio" w:date="2018-03-10T14:41:08Z">
        <w:r>
          <w:rPr>
            <w:rFonts w:ascii="Times New Roman" w:hAnsi="Times New Roman"/>
            <w:i/>
            <w:color w:val="auto"/>
            <w:szCs w:val="24"/>
          </w:rPr>
          <w:delText>e</w:delText>
        </w:r>
      </w:del>
      <w:del w:id="10204" w:author="Janusio" w:date="2018-03-10T14:41:08Z">
        <w:r>
          <w:rPr>
            <w:rFonts w:ascii="Times New Roman" w:hAnsi="Times New Roman"/>
            <w:color w:val="auto"/>
            <w:szCs w:val="24"/>
          </w:rPr>
          <w:delText>"，且</w:delText>
        </w:r>
      </w:del>
      <w:del w:id="10205" w:author="Janusio" w:date="2018-03-10T14:41:08Z">
        <w:r>
          <w:rPr>
            <w:rFonts w:ascii="Times New Roman" w:hAnsi="Times New Roman"/>
            <w:i/>
            <w:color w:val="auto"/>
            <w:szCs w:val="24"/>
          </w:rPr>
          <w:delText>e</w:delText>
        </w:r>
      </w:del>
      <w:del w:id="10206" w:author="Janusio" w:date="2018-03-10T14:41:08Z">
        <w:r>
          <w:rPr>
            <w:rFonts w:ascii="Times New Roman" w:hAnsi="Times New Roman"/>
            <w:color w:val="auto"/>
            <w:szCs w:val="24"/>
          </w:rPr>
          <w:delText>'是一个签名值。利用推理规则SEQ和公理Act1证明上述不变量成立。利用诚实规则并进行简化后可得</w:delText>
        </w:r>
      </w:del>
      <w:del w:id="10207"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208" w:author="Janusio" w:date="2018-03-10T14:41:08Z"/>
          <w:rFonts w:hint="eastAsia" w:ascii="Times New Roman" w:hAnsi="Times New Roman"/>
          <w:color w:val="auto"/>
          <w:szCs w:val="24"/>
        </w:rPr>
      </w:pPr>
      <w:del w:id="10209" w:author="Janusio" w:date="2018-03-10T14:41:08Z">
        <w:r>
          <w:rPr>
            <w:rFonts w:hint="eastAsia" w:ascii="Times New Roman" w:hAnsi="Times New Roman"/>
            <w:color w:val="auto"/>
            <w:szCs w:val="24"/>
          </w:rPr>
          <w:delText>[Verifier(</w:delText>
        </w:r>
      </w:del>
      <w:del w:id="10210" w:author="Janusio" w:date="2018-03-10T14:41:08Z">
        <w:r>
          <w:rPr>
            <w:rFonts w:hint="eastAsia" w:ascii="Times New Roman" w:hAnsi="Times New Roman"/>
            <w:i/>
            <w:iCs/>
            <w:color w:val="auto"/>
            <w:szCs w:val="24"/>
          </w:rPr>
          <w:delText>m</w:delText>
        </w:r>
      </w:del>
      <w:del w:id="10211" w:author="Janusio" w:date="2018-03-10T14:41:08Z">
        <w:r>
          <w:rPr>
            <w:rFonts w:hint="eastAsia" w:ascii="Times New Roman" w:hAnsi="Times New Roman"/>
            <w:color w:val="auto"/>
            <w:szCs w:val="24"/>
          </w:rPr>
          <w:delText>)]</w:delText>
        </w:r>
      </w:del>
      <w:del w:id="10212" w:author="Janusio" w:date="2018-03-10T14:41:08Z"/>
      <w:del w:id="10213" w:author="Janusio" w:date="2018-03-10T14:41:08Z"/>
      <w:del w:id="10214" w:author="Janusio" w:date="2018-03-10T14:41:08Z"/>
      <w:del w:id="10215" w:author="Janusio" w:date="2018-03-10T14:41:08Z">
        <w:r>
          <w:rPr>
            <w:rFonts w:hint="eastAsia" w:ascii="Times New Roman" w:hAnsi="Times New Roman"/>
            <w:color w:val="auto"/>
            <w:position w:val="-12"/>
            <w:szCs w:val="24"/>
          </w:rPr>
          <w:object>
            <v:shape id="_x0000_i1130" o:spt="75" type="#_x0000_t75" style="height:19pt;width:16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30" DrawAspect="Content" ObjectID="_1468075974" r:id="rId316">
              <o:LockedField>false</o:LockedField>
            </o:OLEObject>
          </w:object>
        </w:r>
      </w:del>
      <w:del w:id="10217" w:author="Janusio" w:date="2018-03-10T14:41:08Z"/>
      <w:del w:id="10218" w:author="Janusio" w:date="2018-03-10T14:41:08Z"/>
      <w:del w:id="10219" w:author="Janusio" w:date="2018-03-10T14:41:08Z"/>
      <w:del w:id="10220" w:author="Janusio" w:date="2018-03-10T14:41:08Z"/>
      <w:del w:id="10221" w:author="Janusio" w:date="2018-03-10T14:41:08Z">
        <w:r>
          <w:rPr>
            <w:rFonts w:hint="eastAsia" w:ascii="Times New Roman" w:hAnsi="Times New Roman"/>
            <w:i/>
            <w:iCs/>
            <w:color w:val="auto"/>
            <w:position w:val="-4"/>
            <w:szCs w:val="24"/>
          </w:rPr>
          <w:object>
            <v:shape id="_x0000_i1131"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31" DrawAspect="Content" ObjectID="_1468075975" r:id="rId317">
              <o:LockedField>false</o:LockedField>
            </o:OLEObject>
          </w:object>
        </w:r>
      </w:del>
      <w:del w:id="10223" w:author="Janusio" w:date="2018-03-10T14:41:08Z"/>
      <w:del w:id="10224" w:author="Janusio" w:date="2018-03-10T14:41:08Z">
        <w:r>
          <w:rPr>
            <w:rFonts w:hint="eastAsia" w:ascii="Times New Roman" w:hAnsi="Times New Roman"/>
            <w:i/>
            <w:iCs/>
            <w:color w:val="auto"/>
            <w:szCs w:val="24"/>
          </w:rPr>
          <w:delText>t</w:delText>
        </w:r>
      </w:del>
      <w:del w:id="10225" w:author="Janusio" w:date="2018-03-10T14:41:08Z">
        <w:r>
          <w:rPr>
            <w:rFonts w:hint="eastAsia" w:ascii="Times New Roman" w:hAnsi="Times New Roman"/>
            <w:i/>
            <w:iCs/>
            <w:color w:val="auto"/>
            <w:szCs w:val="24"/>
            <w:vertAlign w:val="subscript"/>
          </w:rPr>
          <w:delText>R</w:delText>
        </w:r>
      </w:del>
      <w:del w:id="10226" w:author="Janusio" w:date="2018-03-10T14:41:08Z">
        <w:r>
          <w:rPr>
            <w:rFonts w:hint="eastAsia" w:ascii="Times New Roman" w:hAnsi="Times New Roman"/>
            <w:color w:val="auto"/>
            <w:szCs w:val="24"/>
          </w:rPr>
          <w:delText>,</w:delText>
        </w:r>
      </w:del>
      <w:del w:id="10227" w:author="Janusio" w:date="2018-03-10T14:41:08Z">
        <w:r>
          <w:rPr>
            <w:rFonts w:hint="eastAsia" w:ascii="Times New Roman" w:hAnsi="Times New Roman"/>
            <w:i/>
            <w:iCs/>
            <w:color w:val="auto"/>
            <w:szCs w:val="24"/>
          </w:rPr>
          <w:delText>e</w:delText>
        </w:r>
      </w:del>
      <w:del w:id="10228" w:author="Janusio" w:date="2018-03-10T14:41:08Z">
        <w:r>
          <w:rPr>
            <w:rFonts w:hint="eastAsia" w:ascii="Times New Roman" w:hAnsi="Times New Roman"/>
            <w:iCs/>
            <w:color w:val="auto"/>
            <w:szCs w:val="24"/>
          </w:rPr>
          <w:delText>,</w:delText>
        </w:r>
      </w:del>
      <w:del w:id="10229" w:author="Janusio" w:date="2018-03-10T14:41:08Z">
        <w:r>
          <w:rPr>
            <w:rFonts w:hint="eastAsia" w:ascii="Times New Roman" w:hAnsi="Times New Roman"/>
            <w:i/>
            <w:iCs/>
            <w:color w:val="auto"/>
            <w:szCs w:val="24"/>
          </w:rPr>
          <w:delText>I.</w:delText>
        </w:r>
      </w:del>
      <w:del w:id="10230" w:author="Janusio" w:date="2018-03-10T14:41:08Z">
        <w:r>
          <w:rPr>
            <w:rFonts w:hint="eastAsia" w:ascii="Times New Roman" w:hAnsi="Times New Roman"/>
            <w:iCs/>
            <w:color w:val="auto"/>
            <w:szCs w:val="24"/>
          </w:rPr>
          <w:delText>(</w:delText>
        </w:r>
      </w:del>
      <w:del w:id="10231" w:author="Janusio" w:date="2018-03-10T14:41:08Z">
        <w:r>
          <w:rPr>
            <w:rFonts w:hint="eastAsia" w:ascii="Times New Roman" w:hAnsi="Times New Roman"/>
            <w:i/>
            <w:iCs/>
            <w:color w:val="auto"/>
            <w:szCs w:val="24"/>
          </w:rPr>
          <w:delText>t</w:delText>
        </w:r>
      </w:del>
      <w:del w:id="10232" w:author="Janusio" w:date="2018-03-10T14:41:08Z">
        <w:r>
          <w:rPr>
            <w:rFonts w:hint="eastAsia" w:ascii="Times New Roman" w:hAnsi="Times New Roman"/>
            <w:i/>
            <w:iCs/>
            <w:color w:val="auto"/>
            <w:szCs w:val="24"/>
            <w:vertAlign w:val="subscript"/>
          </w:rPr>
          <w:delText>R</w:delText>
        </w:r>
      </w:del>
      <w:del w:id="10233" w:author="Janusio" w:date="2018-03-10T14:41:08Z">
        <w:r>
          <w:rPr>
            <w:rFonts w:hint="eastAsia" w:ascii="Times New Roman" w:hAnsi="Times New Roman"/>
            <w:i/>
            <w:iCs/>
            <w:color w:val="auto"/>
            <w:szCs w:val="24"/>
          </w:rPr>
          <w:delText>&lt;t</w:delText>
        </w:r>
      </w:del>
      <w:del w:id="10234" w:author="Janusio" w:date="2018-03-10T14:41:08Z">
        <w:r>
          <w:rPr>
            <w:rFonts w:hint="eastAsia" w:ascii="Times New Roman" w:hAnsi="Times New Roman"/>
            <w:i/>
            <w:iCs/>
            <w:color w:val="auto"/>
            <w:szCs w:val="24"/>
            <w:vertAlign w:val="subscript"/>
          </w:rPr>
          <w:delText>e</w:delText>
        </w:r>
      </w:del>
      <w:del w:id="10235" w:author="Janusio" w:date="2018-03-10T14:41:08Z">
        <w:r>
          <w:rPr>
            <w:rFonts w:hint="eastAsia" w:ascii="Times New Roman" w:hAnsi="Times New Roman"/>
            <w:iCs/>
            <w:color w:val="auto"/>
            <w:szCs w:val="24"/>
          </w:rPr>
          <w:delText>)</w:delText>
        </w:r>
      </w:del>
      <w:del w:id="10236" w:author="Janusio" w:date="2018-03-10T14:41:08Z"/>
      <w:del w:id="10237" w:author="Janusio" w:date="2018-03-10T14:41:08Z"/>
      <w:del w:id="10238" w:author="Janusio" w:date="2018-03-10T14:41:08Z"/>
      <w:del w:id="10239" w:author="Janusio" w:date="2018-03-10T14:41:08Z">
        <w:r>
          <w:rPr>
            <w:rFonts w:hint="eastAsia" w:ascii="Times New Roman" w:hAnsi="Times New Roman"/>
            <w:color w:val="auto"/>
            <w:position w:val="-4"/>
            <w:szCs w:val="24"/>
          </w:rPr>
          <w:object>
            <v:shape id="_x0000_i1132"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32" DrawAspect="Content" ObjectID="_1468075976" r:id="rId318">
              <o:LockedField>false</o:LockedField>
            </o:OLEObject>
          </w:object>
        </w:r>
      </w:del>
      <w:del w:id="10241" w:author="Janusio" w:date="2018-03-10T14:41:08Z"/>
      <w:del w:id="10242" w:author="Janusio" w:date="2018-03-10T14:41:08Z"/>
      <w:del w:id="10243" w:author="Janusio" w:date="2018-03-10T14:41:08Z"/>
      <w:del w:id="10244" w:author="Janusio" w:date="2018-03-10T14:41:08Z"/>
      <w:del w:id="10245" w:author="Janusio" w:date="2018-03-10T14:41:08Z">
        <w:r>
          <w:rPr>
            <w:rFonts w:hint="eastAsia" w:ascii="Times New Roman" w:hAnsi="Times New Roman"/>
            <w:color w:val="auto"/>
            <w:position w:val="-6"/>
            <w:szCs w:val="24"/>
          </w:rPr>
          <w:object>
            <v:shape id="_x0000_i1133" o:spt="75" type="#_x0000_t75" style="height:16pt;width:10.05pt;" o:ole="t" filled="f" o:preferrelative="t" stroked="f" coordsize="21600,21600">
              <v:path/>
              <v:fill on="f" alignshape="1" focussize="0,0"/>
              <v:stroke on="f"/>
              <v:imagedata r:id="rId151" embosscolor="#FFFFFF" o:title=""/>
              <o:lock v:ext="edit" aspectratio="t"/>
              <w10:wrap type="none"/>
              <w10:anchorlock/>
            </v:shape>
            <o:OLEObject Type="Embed" ProgID="Equation.KSEE3" ShapeID="_x0000_i1133" DrawAspect="Content" ObjectID="_1468075977" r:id="rId319">
              <o:LockedField>false</o:LockedField>
            </o:OLEObject>
          </w:object>
        </w:r>
      </w:del>
      <w:del w:id="10247" w:author="Janusio" w:date="2018-03-10T14:41:08Z"/>
      <w:del w:id="10248" w:author="Janusio" w:date="2018-03-10T14:41:08Z">
        <w:r>
          <w:rPr>
            <w:rFonts w:hint="eastAsia" w:ascii="Times New Roman" w:hAnsi="Times New Roman"/>
            <w:color w:val="auto"/>
            <w:szCs w:val="24"/>
          </w:rPr>
          <w:delText xml:space="preserve">= </w:delText>
        </w:r>
      </w:del>
      <w:del w:id="10249" w:author="Janusio" w:date="2018-03-10T14:41:08Z"/>
      <w:del w:id="10250" w:author="Janusio" w:date="2018-03-10T14:41:08Z"/>
      <w:del w:id="10251" w:author="Janusio" w:date="2018-03-10T14:41:08Z"/>
      <w:del w:id="10252" w:author="Janusio" w:date="2018-03-10T14:41:08Z">
        <w:r>
          <w:rPr>
            <w:rFonts w:hint="eastAsia" w:ascii="Times New Roman" w:hAnsi="Times New Roman"/>
            <w:color w:val="auto"/>
            <w:position w:val="-4"/>
            <w:szCs w:val="24"/>
          </w:rPr>
          <w:object>
            <v:shape id="_x0000_i1134" o:spt="75" type="#_x0000_t75" style="height:16pt;width:24.95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34" DrawAspect="Content" ObjectID="_1468075978" r:id="rId320">
              <o:LockedField>false</o:LockedField>
            </o:OLEObject>
          </w:object>
        </w:r>
      </w:del>
      <w:del w:id="10254" w:author="Janusio" w:date="2018-03-10T14:41:08Z"/>
      <w:del w:id="10255" w:author="Janusio" w:date="2018-03-10T14:41:08Z">
        <w:r>
          <w:rPr>
            <w:rFonts w:hint="eastAsia" w:ascii="Times New Roman" w:hAnsi="Times New Roman"/>
            <w:color w:val="auto"/>
            <w:szCs w:val="24"/>
          </w:rPr>
          <w:delText>(</w:delText>
        </w:r>
      </w:del>
      <w:del w:id="10256" w:author="Janusio" w:date="2018-03-10T14:41:08Z">
        <w:r>
          <w:rPr>
            <w:rFonts w:hint="eastAsia" w:ascii="Times New Roman" w:hAnsi="Times New Roman"/>
            <w:i/>
            <w:iCs/>
            <w:color w:val="auto"/>
            <w:szCs w:val="24"/>
          </w:rPr>
          <w:delText>m</w:delText>
        </w:r>
      </w:del>
      <w:del w:id="10257" w:author="Janusio" w:date="2018-03-10T14:41:08Z">
        <w:r>
          <w:rPr>
            <w:rFonts w:hint="eastAsia" w:ascii="Times New Roman" w:hAnsi="Times New Roman"/>
            <w:color w:val="auto"/>
            <w:szCs w:val="24"/>
          </w:rPr>
          <w:delText xml:space="preserve">) </w:delText>
        </w:r>
      </w:del>
      <w:del w:id="10258" w:author="Janusio" w:date="2018-03-10T14:41:08Z"/>
      <w:del w:id="10259" w:author="Janusio" w:date="2018-03-10T14:41:08Z"/>
      <w:del w:id="10260" w:author="Janusio" w:date="2018-03-10T14:41:08Z"/>
      <w:del w:id="10261" w:author="Janusio" w:date="2018-03-10T14:41:08Z">
        <w:r>
          <w:rPr>
            <w:rFonts w:hint="eastAsia" w:ascii="Times New Roman" w:hAnsi="Times New Roman"/>
            <w:color w:val="auto"/>
            <w:position w:val="-4"/>
            <w:szCs w:val="24"/>
          </w:rPr>
          <w:object>
            <v:shape id="_x0000_i1135"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35" DrawAspect="Content" ObjectID="_1468075979" r:id="rId321">
              <o:LockedField>false</o:LockedField>
            </o:OLEObject>
          </w:object>
        </w:r>
      </w:del>
      <w:del w:id="10263"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264" w:author="Janusio" w:date="2018-03-10T14:41:08Z"/>
          <w:rFonts w:hint="eastAsia" w:ascii="Times New Roman" w:hAnsi="Times New Roman"/>
          <w:iCs/>
          <w:color w:val="auto"/>
          <w:szCs w:val="24"/>
        </w:rPr>
      </w:pPr>
      <w:del w:id="10265" w:author="Janusio" w:date="2018-03-10T14:41:08Z">
        <w:r>
          <w:rPr>
            <w:rFonts w:hint="eastAsia" w:ascii="Times New Roman" w:hAnsi="Times New Roman"/>
            <w:color w:val="auto"/>
            <w:szCs w:val="24"/>
          </w:rPr>
          <w:delText>Contain(</w:delText>
        </w:r>
      </w:del>
      <w:del w:id="10266" w:author="Janusio" w:date="2018-03-10T14:41:08Z">
        <w:r>
          <w:rPr>
            <w:rFonts w:hint="eastAsia" w:ascii="Times New Roman" w:hAnsi="Times New Roman"/>
            <w:i/>
            <w:iCs/>
            <w:color w:val="auto"/>
            <w:szCs w:val="24"/>
          </w:rPr>
          <w:delText>e</w:delText>
        </w:r>
      </w:del>
      <w:del w:id="10267" w:author="Janusio" w:date="2018-03-10T14:41:08Z">
        <w:r>
          <w:rPr>
            <w:rFonts w:hint="eastAsia" w:ascii="Times New Roman" w:hAnsi="Times New Roman"/>
            <w:iCs/>
            <w:color w:val="auto"/>
            <w:szCs w:val="24"/>
          </w:rPr>
          <w:delText>,</w:delText>
        </w:r>
      </w:del>
      <w:del w:id="10268" w:author="Janusio" w:date="2018-03-10T14:41:08Z">
        <w:r>
          <w:rPr>
            <w:rFonts w:hint="eastAsia" w:ascii="Times New Roman" w:hAnsi="Times New Roman"/>
            <w:i/>
            <w:iCs/>
            <w:color w:val="auto"/>
            <w:szCs w:val="24"/>
          </w:rPr>
          <w:delText>SIG</w:delText>
        </w:r>
      </w:del>
      <w:del w:id="10269" w:author="Janusio" w:date="2018-03-10T14:41:08Z">
        <w:r>
          <w:rPr>
            <w:rFonts w:hint="eastAsia" w:ascii="Times New Roman" w:hAnsi="Times New Roman"/>
            <w:i/>
            <w:iCs/>
            <w:color w:val="auto"/>
            <w:szCs w:val="24"/>
            <w:vertAlign w:val="subscript"/>
          </w:rPr>
          <w:delText>AIK</w:delText>
        </w:r>
      </w:del>
      <w:del w:id="10270" w:author="Janusio" w:date="2018-03-10T14:41:08Z">
        <w:r>
          <w:rPr>
            <w:rFonts w:hint="eastAsia" w:ascii="Times New Roman" w:hAnsi="Times New Roman"/>
            <w:iCs/>
            <w:color w:val="auto"/>
            <w:szCs w:val="24"/>
            <w:vertAlign w:val="subscript"/>
          </w:rPr>
          <w:delText>(</w:delText>
        </w:r>
      </w:del>
      <w:del w:id="10271" w:author="Janusio" w:date="2018-03-10T14:41:08Z">
        <w:r>
          <w:rPr>
            <w:rFonts w:hint="eastAsia" w:ascii="Times New Roman" w:hAnsi="Times New Roman"/>
            <w:i/>
            <w:iCs/>
            <w:color w:val="auto"/>
            <w:szCs w:val="24"/>
            <w:vertAlign w:val="subscript"/>
          </w:rPr>
          <w:delText>m</w:delText>
        </w:r>
      </w:del>
      <w:del w:id="10272" w:author="Janusio" w:date="2018-03-10T14:41:08Z">
        <w:r>
          <w:rPr>
            <w:rFonts w:hint="eastAsia" w:ascii="Times New Roman" w:hAnsi="Times New Roman"/>
            <w:iCs/>
            <w:color w:val="auto"/>
            <w:szCs w:val="24"/>
            <w:vertAlign w:val="subscript"/>
          </w:rPr>
          <w:delText>)</w:delText>
        </w:r>
      </w:del>
      <w:del w:id="10273" w:author="Janusio" w:date="2018-03-10T14:41:08Z">
        <w:r>
          <w:rPr>
            <w:rFonts w:hint="eastAsia" w:ascii="Times New Roman" w:hAnsi="Times New Roman"/>
            <w:i/>
            <w:iCs/>
            <w:color w:val="auto"/>
            <w:szCs w:val="24"/>
            <w:vertAlign w:val="superscript"/>
          </w:rPr>
          <w:delText>-1</w:delText>
        </w:r>
      </w:del>
      <w:del w:id="10274" w:author="Janusio" w:date="2018-03-10T14:41:08Z">
        <w:r>
          <w:rPr>
            <w:rFonts w:hint="eastAsia" w:ascii="Times New Roman" w:hAnsi="Times New Roman"/>
            <w:color w:val="auto"/>
            <w:szCs w:val="24"/>
          </w:rPr>
          <w:delText>){|</w:delText>
        </w:r>
      </w:del>
      <w:del w:id="10275" w:author="Janusio" w:date="2018-03-10T14:41:08Z">
        <w:r>
          <w:rPr>
            <w:rFonts w:hint="eastAsia" w:ascii="Times New Roman" w:hAnsi="Times New Roman"/>
            <w:i/>
            <w:iCs/>
            <w:color w:val="auto"/>
            <w:szCs w:val="24"/>
          </w:rPr>
          <w:delText>PCR</w:delText>
        </w:r>
      </w:del>
      <w:del w:id="10276" w:author="Janusio" w:date="2018-03-10T14:41:08Z">
        <w:r>
          <w:rPr>
            <w:rFonts w:hint="eastAsia" w:ascii="Times New Roman" w:hAnsi="Times New Roman"/>
            <w:color w:val="auto"/>
            <w:szCs w:val="24"/>
          </w:rPr>
          <w:delText>(</w:delText>
        </w:r>
      </w:del>
      <w:del w:id="10277" w:author="Janusio" w:date="2018-03-10T14:41:08Z">
        <w:r>
          <w:rPr>
            <w:rFonts w:hint="eastAsia" w:ascii="Times New Roman" w:hAnsi="Times New Roman"/>
            <w:i/>
            <w:iCs/>
            <w:color w:val="auto"/>
            <w:szCs w:val="24"/>
          </w:rPr>
          <w:delText>s</w:delText>
        </w:r>
      </w:del>
      <w:del w:id="10278" w:author="Janusio" w:date="2018-03-10T14:41:08Z">
        <w:r>
          <w:rPr>
            <w:rFonts w:hint="eastAsia" w:ascii="Times New Roman" w:hAnsi="Times New Roman"/>
            <w:color w:val="auto"/>
            <w:szCs w:val="24"/>
          </w:rPr>
          <w:delText>),</w:delText>
        </w:r>
      </w:del>
      <w:del w:id="10279" w:author="Janusio" w:date="2018-03-10T14:41:08Z">
        <w:r>
          <w:rPr>
            <w:rFonts w:hint="eastAsia" w:ascii="Times New Roman" w:hAnsi="Times New Roman"/>
            <w:i/>
            <w:iCs/>
            <w:color w:val="auto"/>
            <w:szCs w:val="24"/>
          </w:rPr>
          <w:delText xml:space="preserve"> seq</w:delText>
        </w:r>
      </w:del>
      <w:del w:id="10280" w:author="Janusio" w:date="2018-03-10T14:41:08Z">
        <w:r>
          <w:rPr>
            <w:rFonts w:hint="eastAsia" w:ascii="Times New Roman" w:hAnsi="Times New Roman"/>
            <w:iCs/>
            <w:color w:val="auto"/>
            <w:szCs w:val="24"/>
          </w:rPr>
          <w:delText>(</w:delText>
        </w:r>
      </w:del>
      <w:del w:id="10281" w:author="Janusio" w:date="2018-03-10T14:41:08Z">
        <w:r>
          <w:rPr>
            <w:rFonts w:hint="eastAsia" w:ascii="Times New Roman" w:hAnsi="Times New Roman"/>
            <w:i/>
            <w:iCs/>
            <w:color w:val="auto"/>
            <w:szCs w:val="24"/>
          </w:rPr>
          <w:delText>BIOS</w:delText>
        </w:r>
      </w:del>
      <w:del w:id="10282" w:author="Janusio" w:date="2018-03-10T14:41:08Z">
        <w:r>
          <w:rPr>
            <w:rFonts w:hint="eastAsia" w:ascii="Times New Roman" w:hAnsi="Times New Roman"/>
            <w:iCs/>
            <w:color w:val="auto"/>
            <w:szCs w:val="24"/>
          </w:rPr>
          <w:delText>(</w:delText>
        </w:r>
      </w:del>
      <w:del w:id="10283" w:author="Janusio" w:date="2018-03-10T14:41:08Z">
        <w:r>
          <w:rPr>
            <w:rFonts w:hint="eastAsia" w:ascii="Times New Roman" w:hAnsi="Times New Roman"/>
            <w:i/>
            <w:iCs/>
            <w:color w:val="auto"/>
            <w:szCs w:val="24"/>
          </w:rPr>
          <w:delText>m</w:delText>
        </w:r>
      </w:del>
      <w:del w:id="10284" w:author="Janusio" w:date="2018-03-10T14:41:08Z">
        <w:r>
          <w:rPr>
            <w:rFonts w:hint="eastAsia" w:ascii="Times New Roman" w:hAnsi="Times New Roman"/>
            <w:iCs/>
            <w:color w:val="auto"/>
            <w:szCs w:val="24"/>
          </w:rPr>
          <w:delText>),</w:delText>
        </w:r>
      </w:del>
      <w:del w:id="10285" w:author="Janusio" w:date="2018-03-10T14:41:08Z">
        <w:r>
          <w:rPr>
            <w:rFonts w:hint="eastAsia" w:ascii="Times New Roman" w:hAnsi="Times New Roman"/>
            <w:i/>
            <w:iCs/>
            <w:color w:val="auto"/>
            <w:szCs w:val="24"/>
          </w:rPr>
          <w:delText>OSLoader</w:delText>
        </w:r>
      </w:del>
      <w:del w:id="10286" w:author="Janusio" w:date="2018-03-10T14:41:08Z">
        <w:r>
          <w:rPr>
            <w:rFonts w:hint="eastAsia" w:ascii="Times New Roman" w:hAnsi="Times New Roman"/>
            <w:iCs/>
            <w:color w:val="auto"/>
            <w:szCs w:val="24"/>
          </w:rPr>
          <w:delText>(</w:delText>
        </w:r>
      </w:del>
      <w:del w:id="10287" w:author="Janusio" w:date="2018-03-10T14:41:08Z">
        <w:r>
          <w:rPr>
            <w:rFonts w:hint="eastAsia" w:ascii="Times New Roman" w:hAnsi="Times New Roman"/>
            <w:i/>
            <w:iCs/>
            <w:color w:val="auto"/>
            <w:szCs w:val="24"/>
          </w:rPr>
          <w:delText>m</w:delText>
        </w:r>
      </w:del>
      <w:del w:id="10288"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289" w:author="Janusio" w:date="2018-03-10T14:41:08Z"/>
          <w:rFonts w:hint="eastAsia" w:ascii="Times New Roman" w:hAnsi="Times New Roman"/>
          <w:color w:val="auto"/>
          <w:szCs w:val="24"/>
        </w:rPr>
      </w:pPr>
      <w:del w:id="10290" w:author="Janusio" w:date="2018-03-10T14:41:08Z">
        <w:r>
          <w:rPr>
            <w:rFonts w:hint="eastAsia" w:ascii="Times New Roman" w:hAnsi="Times New Roman"/>
            <w:i/>
            <w:iCs/>
            <w:color w:val="auto"/>
            <w:szCs w:val="24"/>
          </w:rPr>
          <w:delText>VMM</w:delText>
        </w:r>
      </w:del>
      <w:del w:id="10291" w:author="Janusio" w:date="2018-03-10T14:41:08Z">
        <w:r>
          <w:rPr>
            <w:rFonts w:hint="eastAsia" w:ascii="Times New Roman" w:hAnsi="Times New Roman"/>
            <w:iCs/>
            <w:color w:val="auto"/>
            <w:szCs w:val="24"/>
          </w:rPr>
          <w:delText>(</w:delText>
        </w:r>
      </w:del>
      <w:del w:id="10292" w:author="Janusio" w:date="2018-03-10T14:41:08Z">
        <w:r>
          <w:rPr>
            <w:rFonts w:hint="eastAsia" w:ascii="Times New Roman" w:hAnsi="Times New Roman"/>
            <w:i/>
            <w:iCs/>
            <w:color w:val="auto"/>
            <w:szCs w:val="24"/>
          </w:rPr>
          <w:delText>m</w:delText>
        </w:r>
      </w:del>
      <w:del w:id="10293" w:author="Janusio" w:date="2018-03-10T14:41:08Z">
        <w:r>
          <w:rPr>
            <w:rFonts w:hint="eastAsia" w:ascii="Times New Roman" w:hAnsi="Times New Roman"/>
            <w:iCs/>
            <w:color w:val="auto"/>
            <w:szCs w:val="24"/>
          </w:rPr>
          <w:delText xml:space="preserve">), </w:delText>
        </w:r>
      </w:del>
      <w:del w:id="10294" w:author="Janusio" w:date="2018-03-10T14:41:08Z">
        <w:r>
          <w:rPr>
            <w:rFonts w:hint="eastAsia" w:ascii="Times New Roman" w:hAnsi="Times New Roman"/>
            <w:i/>
            <w:iCs/>
            <w:color w:val="auto"/>
            <w:szCs w:val="24"/>
          </w:rPr>
          <w:delText>Dom0_Kernel</w:delText>
        </w:r>
      </w:del>
      <w:del w:id="10295" w:author="Janusio" w:date="2018-03-10T14:41:08Z">
        <w:r>
          <w:rPr>
            <w:rFonts w:hint="eastAsia" w:ascii="Times New Roman" w:hAnsi="Times New Roman"/>
            <w:iCs/>
            <w:color w:val="auto"/>
            <w:szCs w:val="24"/>
          </w:rPr>
          <w:delText>(</w:delText>
        </w:r>
      </w:del>
      <w:del w:id="10296" w:author="Janusio" w:date="2018-03-10T14:41:08Z">
        <w:r>
          <w:rPr>
            <w:rFonts w:hint="eastAsia" w:ascii="Times New Roman" w:hAnsi="Times New Roman"/>
            <w:i/>
            <w:iCs/>
            <w:color w:val="auto"/>
            <w:szCs w:val="24"/>
          </w:rPr>
          <w:delText>m</w:delText>
        </w:r>
      </w:del>
      <w:del w:id="10297" w:author="Janusio" w:date="2018-03-10T14:41:08Z">
        <w:r>
          <w:rPr>
            <w:rFonts w:hint="eastAsia" w:ascii="Times New Roman" w:hAnsi="Times New Roman"/>
            <w:iCs/>
            <w:color w:val="auto"/>
            <w:szCs w:val="24"/>
          </w:rPr>
          <w:delText xml:space="preserve">), </w:delText>
        </w:r>
      </w:del>
      <w:del w:id="10298" w:author="Janusio" w:date="2018-03-10T14:41:08Z">
        <w:r>
          <w:rPr>
            <w:rFonts w:hint="eastAsia" w:ascii="Times New Roman" w:hAnsi="Times New Roman"/>
            <w:i/>
            <w:color w:val="auto"/>
            <w:szCs w:val="24"/>
          </w:rPr>
          <w:delText>vTPM Builder</w:delText>
        </w:r>
      </w:del>
      <w:del w:id="10299" w:author="Janusio" w:date="2018-03-10T14:41:08Z">
        <w:r>
          <w:rPr>
            <w:rFonts w:hint="eastAsia" w:ascii="Times New Roman" w:hAnsi="Times New Roman"/>
            <w:iCs/>
            <w:color w:val="auto"/>
            <w:szCs w:val="24"/>
          </w:rPr>
          <w:delText>(</w:delText>
        </w:r>
      </w:del>
      <w:del w:id="10300" w:author="Janusio" w:date="2018-03-10T14:41:08Z">
        <w:r>
          <w:rPr>
            <w:rFonts w:hint="eastAsia" w:ascii="Times New Roman" w:hAnsi="Times New Roman"/>
            <w:i/>
            <w:iCs/>
            <w:color w:val="auto"/>
            <w:szCs w:val="24"/>
          </w:rPr>
          <w:delText>m</w:delText>
        </w:r>
      </w:del>
      <w:del w:id="10301" w:author="Janusio" w:date="2018-03-10T14:41:08Z">
        <w:r>
          <w:rPr>
            <w:rFonts w:hint="eastAsia" w:ascii="Times New Roman" w:hAnsi="Times New Roman"/>
            <w:iCs/>
            <w:color w:val="auto"/>
            <w:szCs w:val="24"/>
          </w:rPr>
          <w:delText>)</w:delText>
        </w:r>
      </w:del>
      <w:del w:id="10302"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303" w:author="Janusio" w:date="2018-03-10T14:41:08Z"/>
          <w:rFonts w:hint="eastAsia" w:ascii="Times New Roman" w:hAnsi="Times New Roman"/>
          <w:color w:val="auto"/>
          <w:szCs w:val="24"/>
        </w:rPr>
      </w:pPr>
      <w:del w:id="10304" w:author="Janusio" w:date="2018-03-10T14:41:08Z">
        <w:r>
          <w:rPr>
            <w:rFonts w:hint="eastAsia" w:ascii="Times New Roman" w:hAnsi="Times New Roman"/>
            <w:i/>
            <w:color w:val="auto"/>
            <w:szCs w:val="24"/>
          </w:rPr>
          <w:delText>vTPM-VM Binding</w:delText>
        </w:r>
      </w:del>
      <w:del w:id="10305" w:author="Janusio" w:date="2018-03-10T14:41:08Z">
        <w:r>
          <w:rPr>
            <w:rFonts w:hint="eastAsia" w:ascii="Times New Roman" w:hAnsi="Times New Roman"/>
            <w:iCs/>
            <w:color w:val="auto"/>
            <w:szCs w:val="24"/>
          </w:rPr>
          <w:delText>(</w:delText>
        </w:r>
      </w:del>
      <w:del w:id="10306" w:author="Janusio" w:date="2018-03-10T14:41:08Z">
        <w:r>
          <w:rPr>
            <w:rFonts w:hint="eastAsia" w:ascii="Times New Roman" w:hAnsi="Times New Roman"/>
            <w:i/>
            <w:iCs/>
            <w:color w:val="auto"/>
            <w:szCs w:val="24"/>
          </w:rPr>
          <w:delText>m</w:delText>
        </w:r>
      </w:del>
      <w:del w:id="10307" w:author="Janusio" w:date="2018-03-10T14:41:08Z">
        <w:r>
          <w:rPr>
            <w:rFonts w:hint="eastAsia" w:ascii="Times New Roman" w:hAnsi="Times New Roman"/>
            <w:iCs/>
            <w:color w:val="auto"/>
            <w:szCs w:val="24"/>
          </w:rPr>
          <w:delText>)</w:delText>
        </w:r>
      </w:del>
      <w:del w:id="10308" w:author="Janusio" w:date="2018-03-10T14:41:08Z">
        <w:r>
          <w:rPr>
            <w:rFonts w:hint="eastAsia" w:ascii="Times New Roman" w:hAnsi="Times New Roman"/>
            <w:color w:val="auto"/>
            <w:szCs w:val="24"/>
          </w:rPr>
          <w:delText xml:space="preserve">, </w:delText>
        </w:r>
      </w:del>
      <w:del w:id="10309" w:author="Janusio" w:date="2018-03-10T14:41:08Z">
        <w:r>
          <w:rPr>
            <w:rFonts w:hint="eastAsia" w:ascii="Times New Roman" w:hAnsi="Times New Roman"/>
            <w:i/>
            <w:color w:val="auto"/>
            <w:szCs w:val="24"/>
          </w:rPr>
          <w:delText>VM Builder</w:delText>
        </w:r>
      </w:del>
      <w:del w:id="10310" w:author="Janusio" w:date="2018-03-10T14:41:08Z">
        <w:r>
          <w:rPr>
            <w:rFonts w:hint="eastAsia" w:ascii="Times New Roman" w:hAnsi="Times New Roman"/>
            <w:iCs/>
            <w:color w:val="auto"/>
            <w:szCs w:val="24"/>
          </w:rPr>
          <w:delText>(</w:delText>
        </w:r>
      </w:del>
      <w:del w:id="10311" w:author="Janusio" w:date="2018-03-10T14:41:08Z">
        <w:r>
          <w:rPr>
            <w:rFonts w:hint="eastAsia" w:ascii="Times New Roman" w:hAnsi="Times New Roman"/>
            <w:i/>
            <w:iCs/>
            <w:color w:val="auto"/>
            <w:szCs w:val="24"/>
          </w:rPr>
          <w:delText>m</w:delText>
        </w:r>
      </w:del>
      <w:del w:id="10312" w:author="Janusio" w:date="2018-03-10T14:41:08Z">
        <w:r>
          <w:rPr>
            <w:rFonts w:hint="eastAsia" w:ascii="Times New Roman" w:hAnsi="Times New Roman"/>
            <w:iCs/>
            <w:color w:val="auto"/>
            <w:szCs w:val="24"/>
          </w:rPr>
          <w:delText>))</w:delText>
        </w:r>
      </w:del>
      <w:del w:id="10313" w:author="Janusio" w:date="2018-03-10T14:41:08Z">
        <w:r>
          <w:rPr>
            <w:rFonts w:hint="eastAsia" w:ascii="Times New Roman" w:hAnsi="Times New Roman"/>
            <w:color w:val="auto"/>
            <w:szCs w:val="24"/>
          </w:rPr>
          <w:delText>|})</w:delText>
        </w:r>
      </w:del>
      <w:del w:id="10314" w:author="Janusio" w:date="2018-03-10T14:41:08Z"/>
      <w:del w:id="10315" w:author="Janusio" w:date="2018-03-10T14:41:08Z"/>
      <w:del w:id="10316" w:author="Janusio" w:date="2018-03-10T14:41:08Z"/>
      <w:del w:id="10317" w:author="Janusio" w:date="2018-03-10T14:41:08Z">
        <w:r>
          <w:rPr>
            <w:rFonts w:hint="eastAsia" w:ascii="Times New Roman" w:hAnsi="Times New Roman"/>
            <w:color w:val="auto"/>
            <w:position w:val="-4"/>
            <w:szCs w:val="24"/>
          </w:rPr>
          <w:object>
            <v:shape id="_x0000_i1136"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36" DrawAspect="Content" ObjectID="_1468075980" r:id="rId322">
              <o:LockedField>false</o:LockedField>
            </o:OLEObject>
          </w:object>
        </w:r>
      </w:del>
      <w:del w:id="10319"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320" w:author="Janusio" w:date="2018-03-10T14:41:08Z"/>
          <w:rFonts w:hint="eastAsia" w:ascii="Times New Roman" w:hAnsi="Times New Roman"/>
          <w:color w:val="auto"/>
          <w:szCs w:val="24"/>
        </w:rPr>
      </w:pPr>
      <w:del w:id="10321" w:author="Janusio" w:date="2018-03-10T14:41:08Z">
        <w:r>
          <w:rPr>
            <w:rFonts w:hint="eastAsia" w:ascii="Times New Roman" w:hAnsi="Times New Roman"/>
            <w:color w:val="auto"/>
            <w:szCs w:val="24"/>
          </w:rPr>
          <w:delText>(Read(</w:delText>
        </w:r>
      </w:del>
      <w:del w:id="10322" w:author="Janusio" w:date="2018-03-10T14:41:08Z">
        <w:r>
          <w:rPr>
            <w:rFonts w:hint="eastAsia" w:ascii="Times New Roman" w:hAnsi="Times New Roman"/>
            <w:i/>
            <w:iCs/>
            <w:color w:val="auto"/>
            <w:szCs w:val="24"/>
          </w:rPr>
          <w:delText>I</w:delText>
        </w:r>
      </w:del>
      <w:del w:id="10323" w:author="Janusio" w:date="2018-03-10T14:41:08Z">
        <w:r>
          <w:rPr>
            <w:rFonts w:hint="eastAsia" w:ascii="Times New Roman" w:hAnsi="Times New Roman"/>
            <w:color w:val="auto"/>
            <w:szCs w:val="24"/>
          </w:rPr>
          <w:delText>,</w:delText>
        </w:r>
      </w:del>
      <w:del w:id="10324" w:author="Janusio" w:date="2018-03-10T14:41:08Z">
        <w:r>
          <w:rPr>
            <w:rFonts w:hint="eastAsia" w:ascii="Times New Roman" w:hAnsi="Times New Roman"/>
            <w:i/>
            <w:iCs/>
            <w:color w:val="auto"/>
            <w:szCs w:val="24"/>
          </w:rPr>
          <w:delText>m.pcr.s</w:delText>
        </w:r>
      </w:del>
      <w:del w:id="10325" w:author="Janusio" w:date="2018-03-10T14:41:08Z">
        <w:r>
          <w:rPr>
            <w:rFonts w:hint="eastAsia" w:ascii="Times New Roman" w:hAnsi="Times New Roman"/>
            <w:color w:val="auto"/>
            <w:szCs w:val="24"/>
          </w:rPr>
          <w:delText>,</w:delText>
        </w:r>
      </w:del>
      <w:del w:id="10326" w:author="Janusio" w:date="2018-03-10T14:41:08Z">
        <w:r>
          <w:rPr>
            <w:rFonts w:hint="eastAsia" w:ascii="Times New Roman" w:hAnsi="Times New Roman"/>
            <w:i/>
            <w:iCs/>
            <w:color w:val="auto"/>
            <w:szCs w:val="24"/>
          </w:rPr>
          <w:delText>e</w:delText>
        </w:r>
      </w:del>
      <w:del w:id="10327" w:author="Janusio" w:date="2018-03-10T14:41:08Z">
        <w:r>
          <w:rPr>
            <w:rFonts w:ascii="Times New Roman" w:hAnsi="Times New Roman"/>
            <w:i/>
            <w:iCs/>
            <w:color w:val="auto"/>
            <w:szCs w:val="24"/>
          </w:rPr>
          <w:delText>’’</w:delText>
        </w:r>
      </w:del>
      <w:del w:id="10328" w:author="Janusio" w:date="2018-03-10T14:41:08Z">
        <w:r>
          <w:rPr>
            <w:rFonts w:hint="eastAsia" w:ascii="Times New Roman" w:hAnsi="Times New Roman"/>
            <w:color w:val="auto"/>
            <w:szCs w:val="24"/>
          </w:rPr>
          <w:delText>) @</w:delText>
        </w:r>
      </w:del>
      <w:del w:id="10329" w:author="Janusio" w:date="2018-03-10T14:41:08Z">
        <w:r>
          <w:rPr>
            <w:rFonts w:hint="eastAsia" w:ascii="Times New Roman" w:hAnsi="Times New Roman"/>
            <w:i/>
            <w:iCs/>
            <w:color w:val="auto"/>
            <w:szCs w:val="24"/>
          </w:rPr>
          <w:delText>t</w:delText>
        </w:r>
      </w:del>
      <w:del w:id="10330" w:author="Janusio" w:date="2018-03-10T14:41:08Z">
        <w:r>
          <w:rPr>
            <w:rFonts w:hint="eastAsia" w:ascii="Times New Roman" w:hAnsi="Times New Roman"/>
            <w:i/>
            <w:iCs/>
            <w:color w:val="auto"/>
            <w:szCs w:val="24"/>
            <w:vertAlign w:val="subscript"/>
          </w:rPr>
          <w:delText>R</w:delText>
        </w:r>
      </w:del>
      <w:del w:id="10331" w:author="Janusio" w:date="2018-03-10T14:41:08Z">
        <w:r>
          <w:rPr>
            <w:rFonts w:hint="eastAsia" w:ascii="Times New Roman" w:hAnsi="Times New Roman"/>
            <w:color w:val="auto"/>
            <w:szCs w:val="24"/>
          </w:rPr>
          <w:delText>)</w:delText>
        </w:r>
      </w:del>
      <w:del w:id="10332" w:author="Janusio" w:date="2018-03-10T14:41:08Z"/>
      <w:del w:id="10333" w:author="Janusio" w:date="2018-03-10T14:41:08Z"/>
      <w:del w:id="10334" w:author="Janusio" w:date="2018-03-10T14:41:08Z"/>
      <w:del w:id="10335" w:author="Janusio" w:date="2018-03-10T14:41:08Z">
        <w:r>
          <w:rPr>
            <w:rFonts w:hint="eastAsia" w:ascii="Times New Roman" w:hAnsi="Times New Roman"/>
            <w:color w:val="auto"/>
            <w:position w:val="-4"/>
            <w:szCs w:val="24"/>
          </w:rPr>
          <w:object>
            <v:shape id="_x0000_i1137"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37" DrawAspect="Content" ObjectID="_1468075981" r:id="rId323">
              <o:LockedField>false</o:LockedField>
            </o:OLEObject>
          </w:object>
        </w:r>
      </w:del>
      <w:del w:id="10337" w:author="Janusio" w:date="2018-03-10T14:41:08Z"/>
      <w:del w:id="10338" w:author="Janusio" w:date="2018-03-10T14:41:08Z">
        <w:r>
          <w:rPr>
            <w:rFonts w:hint="eastAsia" w:ascii="Times New Roman" w:hAnsi="Times New Roman"/>
            <w:i/>
            <w:iCs/>
            <w:color w:val="auto"/>
            <w:szCs w:val="24"/>
          </w:rPr>
          <w:delText>e</w:delText>
        </w:r>
      </w:del>
      <w:del w:id="10339" w:author="Janusio" w:date="2018-03-10T14:41:08Z">
        <w:r>
          <w:rPr>
            <w:rFonts w:hint="eastAsia" w:ascii="Times New Roman" w:hAnsi="Times New Roman"/>
            <w:color w:val="auto"/>
            <w:szCs w:val="24"/>
          </w:rPr>
          <w:delText>=</w:delText>
        </w:r>
      </w:del>
      <w:del w:id="10340" w:author="Janusio" w:date="2018-03-10T14:41:08Z">
        <w:r>
          <w:rPr>
            <w:rFonts w:hint="eastAsia" w:ascii="Times New Roman" w:hAnsi="Times New Roman"/>
            <w:i/>
            <w:iCs/>
            <w:color w:val="auto"/>
            <w:szCs w:val="24"/>
          </w:rPr>
          <w:delText>SIG</w:delText>
        </w:r>
      </w:del>
      <w:del w:id="10341" w:author="Janusio" w:date="2018-03-10T14:41:08Z">
        <w:r>
          <w:rPr>
            <w:rFonts w:hint="eastAsia" w:ascii="Times New Roman" w:hAnsi="Times New Roman"/>
            <w:i/>
            <w:iCs/>
            <w:color w:val="auto"/>
            <w:szCs w:val="24"/>
            <w:vertAlign w:val="subscript"/>
          </w:rPr>
          <w:delText>AIK</w:delText>
        </w:r>
      </w:del>
      <w:del w:id="10342" w:author="Janusio" w:date="2018-03-10T14:41:08Z">
        <w:r>
          <w:rPr>
            <w:rFonts w:hint="eastAsia" w:ascii="Times New Roman" w:hAnsi="Times New Roman"/>
            <w:iCs/>
            <w:color w:val="auto"/>
            <w:szCs w:val="24"/>
            <w:vertAlign w:val="subscript"/>
          </w:rPr>
          <w:delText>(</w:delText>
        </w:r>
      </w:del>
      <w:del w:id="10343" w:author="Janusio" w:date="2018-03-10T14:41:08Z">
        <w:r>
          <w:rPr>
            <w:rFonts w:hint="eastAsia" w:ascii="Times New Roman" w:hAnsi="Times New Roman"/>
            <w:i/>
            <w:iCs/>
            <w:color w:val="auto"/>
            <w:szCs w:val="24"/>
            <w:vertAlign w:val="subscript"/>
          </w:rPr>
          <w:delText>vm</w:delText>
        </w:r>
      </w:del>
      <w:del w:id="10344" w:author="Janusio" w:date="2018-03-10T14:41:08Z">
        <w:r>
          <w:rPr>
            <w:rFonts w:hint="eastAsia" w:ascii="Times New Roman" w:hAnsi="Times New Roman"/>
            <w:iCs/>
            <w:color w:val="auto"/>
            <w:szCs w:val="24"/>
            <w:vertAlign w:val="subscript"/>
          </w:rPr>
          <w:delText>)</w:delText>
        </w:r>
      </w:del>
      <w:del w:id="10345" w:author="Janusio" w:date="2018-03-10T14:41:08Z">
        <w:r>
          <w:rPr>
            <w:rFonts w:hint="eastAsia" w:ascii="Times New Roman" w:hAnsi="Times New Roman"/>
            <w:i/>
            <w:iCs/>
            <w:color w:val="auto"/>
            <w:szCs w:val="24"/>
            <w:vertAlign w:val="superscript"/>
          </w:rPr>
          <w:delText>-1</w:delText>
        </w:r>
      </w:del>
      <w:del w:id="10346" w:author="Janusio" w:date="2018-03-10T14:41:08Z">
        <w:r>
          <w:rPr>
            <w:rFonts w:hint="eastAsia" w:ascii="Times New Roman" w:hAnsi="Times New Roman"/>
            <w:color w:val="auto"/>
            <w:szCs w:val="24"/>
          </w:rPr>
          <w:delText>){|</w:delText>
        </w:r>
      </w:del>
      <w:del w:id="10347" w:author="Janusio" w:date="2018-03-10T14:41:08Z">
        <w:r>
          <w:rPr>
            <w:rFonts w:hint="eastAsia" w:ascii="Times New Roman" w:hAnsi="Times New Roman"/>
            <w:i/>
            <w:iCs/>
            <w:color w:val="auto"/>
            <w:szCs w:val="24"/>
          </w:rPr>
          <w:delText>PCR</w:delText>
        </w:r>
      </w:del>
      <w:del w:id="10348" w:author="Janusio" w:date="2018-03-10T14:41:08Z">
        <w:r>
          <w:rPr>
            <w:rFonts w:hint="eastAsia" w:ascii="Times New Roman" w:hAnsi="Times New Roman"/>
            <w:iCs/>
            <w:color w:val="auto"/>
            <w:szCs w:val="24"/>
          </w:rPr>
          <w:delText>(</w:delText>
        </w:r>
      </w:del>
      <w:del w:id="10349" w:author="Janusio" w:date="2018-03-10T14:41:08Z">
        <w:r>
          <w:rPr>
            <w:rFonts w:hint="eastAsia" w:ascii="Times New Roman" w:hAnsi="Times New Roman"/>
            <w:i/>
            <w:iCs/>
            <w:color w:val="auto"/>
            <w:szCs w:val="24"/>
          </w:rPr>
          <w:delText>s</w:delText>
        </w:r>
      </w:del>
      <w:del w:id="10350" w:author="Janusio" w:date="2018-03-10T14:41:08Z">
        <w:r>
          <w:rPr>
            <w:rFonts w:hint="eastAsia" w:ascii="Times New Roman" w:hAnsi="Times New Roman"/>
            <w:iCs/>
            <w:color w:val="auto"/>
            <w:szCs w:val="24"/>
          </w:rPr>
          <w:delText>),</w:delText>
        </w:r>
      </w:del>
      <w:del w:id="10351" w:author="Janusio" w:date="2018-03-10T14:41:08Z">
        <w:r>
          <w:rPr>
            <w:rFonts w:hint="eastAsia" w:ascii="Times New Roman" w:hAnsi="Times New Roman"/>
            <w:i/>
            <w:iCs/>
            <w:color w:val="auto"/>
            <w:szCs w:val="24"/>
          </w:rPr>
          <w:delText>e</w:delText>
        </w:r>
      </w:del>
      <w:del w:id="10352" w:author="Janusio" w:date="2018-03-10T14:41:08Z">
        <w:r>
          <w:rPr>
            <w:rFonts w:ascii="Times New Roman" w:hAnsi="Times New Roman"/>
            <w:i/>
            <w:iCs/>
            <w:color w:val="auto"/>
            <w:szCs w:val="24"/>
          </w:rPr>
          <w:delText>’’</w:delText>
        </w:r>
      </w:del>
      <w:del w:id="10353"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354" w:author="Janusio" w:date="2018-03-10T14:41:08Z"/>
          <w:rFonts w:hint="eastAsia" w:ascii="Times New Roman" w:hAnsi="Times New Roman"/>
          <w:color w:val="auto"/>
          <w:szCs w:val="24"/>
        </w:rPr>
      </w:pPr>
      <w:del w:id="10355" w:author="Janusio" w:date="2018-03-10T14:41:08Z">
        <w:r>
          <w:rPr>
            <w:rFonts w:hint="eastAsia" w:ascii="Times New Roman" w:hAnsi="Times New Roman"/>
            <w:color w:val="auto"/>
            <w:szCs w:val="24"/>
          </w:rPr>
          <w:delText>分别利用等值公里Eq和Read公理，有</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356" w:author="Janusio" w:date="2018-03-10T14:41:08Z"/>
          <w:rFonts w:hint="eastAsia" w:ascii="Times New Roman" w:hAnsi="Times New Roman"/>
          <w:color w:val="auto"/>
          <w:szCs w:val="24"/>
        </w:rPr>
      </w:pPr>
      <w:del w:id="10357" w:author="Janusio" w:date="2018-03-10T14:41:08Z">
        <w:r>
          <w:rPr>
            <w:rFonts w:hint="eastAsia" w:ascii="Times New Roman" w:hAnsi="Times New Roman"/>
            <w:color w:val="auto"/>
            <w:szCs w:val="24"/>
          </w:rPr>
          <w:delText>[Verifier(</w:delText>
        </w:r>
      </w:del>
      <w:del w:id="10358" w:author="Janusio" w:date="2018-03-10T14:41:08Z">
        <w:r>
          <w:rPr>
            <w:rFonts w:hint="eastAsia" w:ascii="Times New Roman" w:hAnsi="Times New Roman"/>
            <w:i/>
            <w:iCs/>
            <w:color w:val="auto"/>
            <w:szCs w:val="24"/>
          </w:rPr>
          <w:delText>m</w:delText>
        </w:r>
      </w:del>
      <w:del w:id="10359" w:author="Janusio" w:date="2018-03-10T14:41:08Z">
        <w:r>
          <w:rPr>
            <w:rFonts w:hint="eastAsia" w:ascii="Times New Roman" w:hAnsi="Times New Roman"/>
            <w:color w:val="auto"/>
            <w:szCs w:val="24"/>
          </w:rPr>
          <w:delText>)]</w:delText>
        </w:r>
      </w:del>
      <w:del w:id="10360" w:author="Janusio" w:date="2018-03-10T14:41:08Z"/>
      <w:del w:id="10361" w:author="Janusio" w:date="2018-03-10T14:41:08Z"/>
      <w:del w:id="10362" w:author="Janusio" w:date="2018-03-10T14:41:08Z"/>
      <w:del w:id="10363" w:author="Janusio" w:date="2018-03-10T14:41:08Z">
        <w:r>
          <w:rPr>
            <w:rFonts w:hint="eastAsia" w:ascii="Times New Roman" w:hAnsi="Times New Roman"/>
            <w:color w:val="auto"/>
            <w:position w:val="-12"/>
            <w:szCs w:val="24"/>
          </w:rPr>
          <w:object>
            <v:shape id="_x0000_i1138" o:spt="75" type="#_x0000_t75" style="height:19pt;width:16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38" DrawAspect="Content" ObjectID="_1468075982" r:id="rId324">
              <o:LockedField>false</o:LockedField>
            </o:OLEObject>
          </w:object>
        </w:r>
      </w:del>
      <w:del w:id="10365" w:author="Janusio" w:date="2018-03-10T14:41:08Z"/>
      <w:del w:id="10366" w:author="Janusio" w:date="2018-03-10T14:41:08Z"/>
      <w:del w:id="10367" w:author="Janusio" w:date="2018-03-10T14:41:08Z"/>
      <w:del w:id="10368" w:author="Janusio" w:date="2018-03-10T14:41:08Z"/>
      <w:del w:id="10369" w:author="Janusio" w:date="2018-03-10T14:41:08Z">
        <w:r>
          <w:rPr>
            <w:rFonts w:hint="eastAsia" w:ascii="Times New Roman" w:hAnsi="Times New Roman"/>
            <w:i/>
            <w:iCs/>
            <w:color w:val="auto"/>
            <w:position w:val="-4"/>
            <w:szCs w:val="24"/>
          </w:rPr>
          <w:object>
            <v:shape id="_x0000_i1139"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39" DrawAspect="Content" ObjectID="_1468075983" r:id="rId325">
              <o:LockedField>false</o:LockedField>
            </o:OLEObject>
          </w:object>
        </w:r>
      </w:del>
      <w:del w:id="10371" w:author="Janusio" w:date="2018-03-10T14:41:08Z"/>
      <w:del w:id="10372" w:author="Janusio" w:date="2018-03-10T14:41:08Z">
        <w:r>
          <w:rPr>
            <w:rFonts w:hint="eastAsia" w:ascii="Times New Roman" w:hAnsi="Times New Roman"/>
            <w:i/>
            <w:iCs/>
            <w:color w:val="auto"/>
            <w:szCs w:val="24"/>
          </w:rPr>
          <w:delText>t</w:delText>
        </w:r>
      </w:del>
      <w:del w:id="10373" w:author="Janusio" w:date="2018-03-10T14:41:08Z">
        <w:r>
          <w:rPr>
            <w:rFonts w:hint="eastAsia" w:ascii="Times New Roman" w:hAnsi="Times New Roman"/>
            <w:i/>
            <w:iCs/>
            <w:color w:val="auto"/>
            <w:szCs w:val="24"/>
            <w:vertAlign w:val="subscript"/>
          </w:rPr>
          <w:delText>R</w:delText>
        </w:r>
      </w:del>
      <w:del w:id="10374" w:author="Janusio" w:date="2018-03-10T14:41:08Z">
        <w:r>
          <w:rPr>
            <w:rFonts w:hint="eastAsia" w:ascii="Times New Roman" w:hAnsi="Times New Roman"/>
            <w:color w:val="auto"/>
            <w:szCs w:val="24"/>
          </w:rPr>
          <w:delText>,</w:delText>
        </w:r>
      </w:del>
      <w:del w:id="10375" w:author="Janusio" w:date="2018-03-10T14:41:08Z">
        <w:r>
          <w:rPr>
            <w:rFonts w:hint="eastAsia" w:ascii="Times New Roman" w:hAnsi="Times New Roman"/>
            <w:i/>
            <w:iCs/>
            <w:color w:val="auto"/>
            <w:szCs w:val="24"/>
          </w:rPr>
          <w:delText>e</w:delText>
        </w:r>
      </w:del>
      <w:del w:id="10376" w:author="Janusio" w:date="2018-03-10T14:41:08Z">
        <w:r>
          <w:rPr>
            <w:rFonts w:ascii="Times New Roman" w:hAnsi="Times New Roman"/>
            <w:i/>
            <w:iCs/>
            <w:color w:val="auto"/>
            <w:szCs w:val="24"/>
          </w:rPr>
          <w:delText>’’</w:delText>
        </w:r>
      </w:del>
      <w:del w:id="10377" w:author="Janusio" w:date="2018-03-10T14:41:08Z">
        <w:r>
          <w:rPr>
            <w:rFonts w:hint="eastAsia" w:ascii="Times New Roman" w:hAnsi="Times New Roman"/>
            <w:iCs/>
            <w:color w:val="auto"/>
            <w:szCs w:val="24"/>
          </w:rPr>
          <w:delText>,</w:delText>
        </w:r>
      </w:del>
      <w:del w:id="10378" w:author="Janusio" w:date="2018-03-10T14:41:08Z">
        <w:r>
          <w:rPr>
            <w:rFonts w:hint="eastAsia" w:ascii="Times New Roman" w:hAnsi="Times New Roman"/>
            <w:i/>
            <w:iCs/>
            <w:color w:val="auto"/>
            <w:szCs w:val="24"/>
          </w:rPr>
          <w:delText>I.</w:delText>
        </w:r>
      </w:del>
      <w:del w:id="10379" w:author="Janusio" w:date="2018-03-10T14:41:08Z">
        <w:r>
          <w:rPr>
            <w:rFonts w:hint="eastAsia" w:ascii="Times New Roman" w:hAnsi="Times New Roman"/>
            <w:iCs/>
            <w:color w:val="auto"/>
            <w:szCs w:val="24"/>
          </w:rPr>
          <w:delText>(</w:delText>
        </w:r>
      </w:del>
      <w:del w:id="10380" w:author="Janusio" w:date="2018-03-10T14:41:08Z">
        <w:r>
          <w:rPr>
            <w:rFonts w:hint="eastAsia" w:ascii="Times New Roman" w:hAnsi="Times New Roman"/>
            <w:i/>
            <w:iCs/>
            <w:color w:val="auto"/>
            <w:szCs w:val="24"/>
          </w:rPr>
          <w:delText>t</w:delText>
        </w:r>
      </w:del>
      <w:del w:id="10381" w:author="Janusio" w:date="2018-03-10T14:41:08Z">
        <w:r>
          <w:rPr>
            <w:rFonts w:hint="eastAsia" w:ascii="Times New Roman" w:hAnsi="Times New Roman"/>
            <w:i/>
            <w:iCs/>
            <w:color w:val="auto"/>
            <w:szCs w:val="24"/>
            <w:vertAlign w:val="subscript"/>
          </w:rPr>
          <w:delText>R</w:delText>
        </w:r>
      </w:del>
      <w:del w:id="10382" w:author="Janusio" w:date="2018-03-10T14:41:08Z">
        <w:r>
          <w:rPr>
            <w:rFonts w:hint="eastAsia" w:ascii="Times New Roman" w:hAnsi="Times New Roman"/>
            <w:i/>
            <w:iCs/>
            <w:color w:val="auto"/>
            <w:szCs w:val="24"/>
          </w:rPr>
          <w:delText>&lt;t</w:delText>
        </w:r>
      </w:del>
      <w:del w:id="10383" w:author="Janusio" w:date="2018-03-10T14:41:08Z">
        <w:r>
          <w:rPr>
            <w:rFonts w:hint="eastAsia" w:ascii="Times New Roman" w:hAnsi="Times New Roman"/>
            <w:i/>
            <w:iCs/>
            <w:color w:val="auto"/>
            <w:szCs w:val="24"/>
            <w:vertAlign w:val="subscript"/>
          </w:rPr>
          <w:delText>e</w:delText>
        </w:r>
      </w:del>
      <w:del w:id="10384" w:author="Janusio" w:date="2018-03-10T14:41:08Z">
        <w:r>
          <w:rPr>
            <w:rFonts w:hint="eastAsia" w:ascii="Times New Roman" w:hAnsi="Times New Roman"/>
            <w:iCs/>
            <w:color w:val="auto"/>
            <w:szCs w:val="24"/>
          </w:rPr>
          <w:delText>)</w:delText>
        </w:r>
      </w:del>
      <w:del w:id="10385" w:author="Janusio" w:date="2018-03-10T14:41:08Z"/>
      <w:del w:id="10386" w:author="Janusio" w:date="2018-03-10T14:41:08Z"/>
      <w:del w:id="10387" w:author="Janusio" w:date="2018-03-10T14:41:08Z"/>
      <w:del w:id="10388" w:author="Janusio" w:date="2018-03-10T14:41:08Z">
        <w:r>
          <w:rPr>
            <w:rFonts w:hint="eastAsia" w:ascii="Times New Roman" w:hAnsi="Times New Roman"/>
            <w:color w:val="auto"/>
            <w:position w:val="-4"/>
            <w:szCs w:val="24"/>
          </w:rPr>
          <w:object>
            <v:shape id="_x0000_i1140"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40" DrawAspect="Content" ObjectID="_1468075984" r:id="rId326">
              <o:LockedField>false</o:LockedField>
            </o:OLEObject>
          </w:object>
        </w:r>
      </w:del>
      <w:del w:id="10390"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391" w:author="Janusio" w:date="2018-03-10T14:41:08Z"/>
          <w:rFonts w:hint="eastAsia" w:ascii="Times New Roman" w:hAnsi="Times New Roman"/>
          <w:color w:val="auto"/>
          <w:szCs w:val="24"/>
        </w:rPr>
      </w:pPr>
      <w:del w:id="10392" w:author="Janusio" w:date="2018-03-10T14:41:08Z">
        <w:r>
          <w:rPr>
            <w:rFonts w:hint="eastAsia" w:ascii="Times New Roman" w:hAnsi="Times New Roman"/>
            <w:color w:val="auto"/>
            <w:szCs w:val="24"/>
          </w:rPr>
          <w:delText>Contain(</w:delText>
        </w:r>
      </w:del>
      <w:del w:id="10393" w:author="Janusio" w:date="2018-03-10T14:41:08Z">
        <w:r>
          <w:rPr>
            <w:rFonts w:hint="eastAsia" w:ascii="Times New Roman" w:hAnsi="Times New Roman"/>
            <w:i/>
            <w:iCs/>
            <w:color w:val="auto"/>
            <w:szCs w:val="24"/>
          </w:rPr>
          <w:delText>e</w:delText>
        </w:r>
      </w:del>
      <w:del w:id="10394" w:author="Janusio" w:date="2018-03-10T14:41:08Z">
        <w:r>
          <w:rPr>
            <w:rFonts w:hint="eastAsia" w:ascii="Times New Roman" w:hAnsi="Times New Roman"/>
            <w:iCs/>
            <w:color w:val="auto"/>
            <w:szCs w:val="24"/>
          </w:rPr>
          <w:delText>,</w:delText>
        </w:r>
      </w:del>
      <w:del w:id="10395" w:author="Janusio" w:date="2018-03-10T14:41:08Z">
        <w:r>
          <w:rPr>
            <w:rFonts w:hint="eastAsia" w:ascii="Times New Roman" w:hAnsi="Times New Roman"/>
            <w:i/>
            <w:iCs/>
            <w:color w:val="auto"/>
            <w:szCs w:val="24"/>
          </w:rPr>
          <w:delText>SIG</w:delText>
        </w:r>
      </w:del>
      <w:del w:id="10396" w:author="Janusio" w:date="2018-03-10T14:41:08Z">
        <w:r>
          <w:rPr>
            <w:rFonts w:hint="eastAsia" w:ascii="Times New Roman" w:hAnsi="Times New Roman"/>
            <w:i/>
            <w:iCs/>
            <w:color w:val="auto"/>
            <w:szCs w:val="24"/>
            <w:vertAlign w:val="subscript"/>
          </w:rPr>
          <w:delText>AIK</w:delText>
        </w:r>
      </w:del>
      <w:del w:id="10397" w:author="Janusio" w:date="2018-03-10T14:41:08Z">
        <w:r>
          <w:rPr>
            <w:rFonts w:hint="eastAsia" w:ascii="Times New Roman" w:hAnsi="Times New Roman"/>
            <w:iCs/>
            <w:color w:val="auto"/>
            <w:szCs w:val="24"/>
            <w:vertAlign w:val="subscript"/>
          </w:rPr>
          <w:delText>(</w:delText>
        </w:r>
      </w:del>
      <w:del w:id="10398" w:author="Janusio" w:date="2018-03-10T14:41:08Z">
        <w:r>
          <w:rPr>
            <w:rFonts w:hint="eastAsia" w:ascii="Times New Roman" w:hAnsi="Times New Roman"/>
            <w:i/>
            <w:iCs/>
            <w:color w:val="auto"/>
            <w:szCs w:val="24"/>
            <w:vertAlign w:val="subscript"/>
          </w:rPr>
          <w:delText>m</w:delText>
        </w:r>
      </w:del>
      <w:del w:id="10399" w:author="Janusio" w:date="2018-03-10T14:41:08Z">
        <w:r>
          <w:rPr>
            <w:rFonts w:hint="eastAsia" w:ascii="Times New Roman" w:hAnsi="Times New Roman"/>
            <w:iCs/>
            <w:color w:val="auto"/>
            <w:szCs w:val="24"/>
            <w:vertAlign w:val="subscript"/>
          </w:rPr>
          <w:delText>)</w:delText>
        </w:r>
      </w:del>
      <w:del w:id="10400" w:author="Janusio" w:date="2018-03-10T14:41:08Z">
        <w:r>
          <w:rPr>
            <w:rFonts w:hint="eastAsia" w:ascii="Times New Roman" w:hAnsi="Times New Roman"/>
            <w:i/>
            <w:iCs/>
            <w:color w:val="auto"/>
            <w:szCs w:val="24"/>
            <w:vertAlign w:val="subscript"/>
          </w:rPr>
          <w:delText>|</w:delText>
        </w:r>
      </w:del>
      <w:del w:id="10401" w:author="Janusio" w:date="2018-03-10T14:41:08Z">
        <w:r>
          <w:rPr>
            <w:rFonts w:hint="eastAsia" w:ascii="Times New Roman" w:hAnsi="Times New Roman"/>
            <w:i/>
            <w:iCs/>
            <w:color w:val="auto"/>
            <w:szCs w:val="24"/>
            <w:vertAlign w:val="superscript"/>
          </w:rPr>
          <w:delText>-1</w:delText>
        </w:r>
      </w:del>
      <w:del w:id="10402" w:author="Janusio" w:date="2018-03-10T14:41:08Z">
        <w:r>
          <w:rPr>
            <w:rFonts w:hint="eastAsia" w:ascii="Times New Roman" w:hAnsi="Times New Roman"/>
            <w:color w:val="auto"/>
            <w:szCs w:val="24"/>
          </w:rPr>
          <w:delText>{|</w:delText>
        </w:r>
      </w:del>
      <w:del w:id="10403" w:author="Janusio" w:date="2018-03-10T14:41:08Z">
        <w:r>
          <w:rPr>
            <w:rFonts w:hint="eastAsia" w:ascii="Times New Roman" w:hAnsi="Times New Roman"/>
            <w:i/>
            <w:iCs/>
            <w:color w:val="auto"/>
            <w:szCs w:val="24"/>
          </w:rPr>
          <w:delText>SIG</w:delText>
        </w:r>
      </w:del>
      <w:del w:id="10404" w:author="Janusio" w:date="2018-03-10T14:41:08Z">
        <w:r>
          <w:rPr>
            <w:rFonts w:hint="eastAsia" w:ascii="Times New Roman" w:hAnsi="Times New Roman"/>
            <w:i/>
            <w:iCs/>
            <w:color w:val="auto"/>
            <w:szCs w:val="24"/>
            <w:vertAlign w:val="subscript"/>
          </w:rPr>
          <w:delText>AIK</w:delText>
        </w:r>
      </w:del>
      <w:del w:id="10405" w:author="Janusio" w:date="2018-03-10T14:41:08Z">
        <w:r>
          <w:rPr>
            <w:rFonts w:hint="eastAsia" w:ascii="Times New Roman" w:hAnsi="Times New Roman"/>
            <w:iCs/>
            <w:color w:val="auto"/>
            <w:szCs w:val="24"/>
            <w:vertAlign w:val="subscript"/>
          </w:rPr>
          <w:delText>(</w:delText>
        </w:r>
      </w:del>
      <w:del w:id="10406" w:author="Janusio" w:date="2018-03-10T14:41:08Z">
        <w:r>
          <w:rPr>
            <w:rFonts w:hint="eastAsia" w:ascii="Times New Roman" w:hAnsi="Times New Roman"/>
            <w:i/>
            <w:iCs/>
            <w:color w:val="auto"/>
            <w:szCs w:val="24"/>
            <w:vertAlign w:val="subscript"/>
          </w:rPr>
          <w:delText>m</w:delText>
        </w:r>
      </w:del>
      <w:del w:id="10407" w:author="Janusio" w:date="2018-03-10T14:41:08Z">
        <w:r>
          <w:rPr>
            <w:rFonts w:hint="eastAsia" w:ascii="Times New Roman" w:hAnsi="Times New Roman"/>
            <w:iCs/>
            <w:color w:val="auto"/>
            <w:szCs w:val="24"/>
            <w:vertAlign w:val="subscript"/>
          </w:rPr>
          <w:delText>)</w:delText>
        </w:r>
      </w:del>
      <w:del w:id="10408" w:author="Janusio" w:date="2018-03-10T14:41:08Z">
        <w:r>
          <w:rPr>
            <w:rFonts w:hint="eastAsia" w:ascii="Times New Roman" w:hAnsi="Times New Roman"/>
            <w:i/>
            <w:iCs/>
            <w:color w:val="auto"/>
            <w:szCs w:val="24"/>
            <w:vertAlign w:val="subscript"/>
          </w:rPr>
          <w:delText>|</w:delText>
        </w:r>
      </w:del>
      <w:del w:id="10409" w:author="Janusio" w:date="2018-03-10T14:41:08Z">
        <w:r>
          <w:rPr>
            <w:rFonts w:hint="eastAsia" w:ascii="Times New Roman" w:hAnsi="Times New Roman"/>
            <w:i/>
            <w:iCs/>
            <w:color w:val="auto"/>
            <w:szCs w:val="24"/>
            <w:vertAlign w:val="superscript"/>
          </w:rPr>
          <w:delText>-1</w:delText>
        </w:r>
      </w:del>
      <w:del w:id="10410" w:author="Janusio" w:date="2018-03-10T14:41:08Z">
        <w:r>
          <w:rPr>
            <w:rFonts w:hint="eastAsia" w:ascii="Times New Roman" w:hAnsi="Times New Roman"/>
            <w:color w:val="auto"/>
            <w:szCs w:val="24"/>
          </w:rPr>
          <w:delText>{|</w:delText>
        </w:r>
      </w:del>
      <w:del w:id="10411" w:author="Janusio" w:date="2018-03-10T14:41:08Z">
        <w:r>
          <w:rPr>
            <w:rFonts w:hint="eastAsia" w:ascii="Times New Roman" w:hAnsi="Times New Roman"/>
            <w:i/>
            <w:iCs/>
            <w:color w:val="auto"/>
            <w:szCs w:val="24"/>
          </w:rPr>
          <w:delText>PCR</w:delText>
        </w:r>
      </w:del>
      <w:del w:id="10412" w:author="Janusio" w:date="2018-03-10T14:41:08Z">
        <w:r>
          <w:rPr>
            <w:rFonts w:hint="eastAsia" w:ascii="Times New Roman" w:hAnsi="Times New Roman"/>
            <w:color w:val="auto"/>
            <w:szCs w:val="24"/>
          </w:rPr>
          <w:delText>(</w:delText>
        </w:r>
      </w:del>
      <w:del w:id="10413" w:author="Janusio" w:date="2018-03-10T14:41:08Z">
        <w:r>
          <w:rPr>
            <w:rFonts w:hint="eastAsia" w:ascii="Times New Roman" w:hAnsi="Times New Roman"/>
            <w:i/>
            <w:iCs/>
            <w:color w:val="auto"/>
            <w:szCs w:val="24"/>
          </w:rPr>
          <w:delText>s</w:delText>
        </w:r>
      </w:del>
      <w:del w:id="10414" w:author="Janusio" w:date="2018-03-10T14:41:08Z">
        <w:r>
          <w:rPr>
            <w:rFonts w:hint="eastAsia" w:ascii="Times New Roman" w:hAnsi="Times New Roman"/>
            <w:color w:val="auto"/>
            <w:szCs w:val="24"/>
          </w:rPr>
          <w:delText>),</w:delText>
        </w:r>
      </w:del>
      <w:del w:id="10415" w:author="Janusio" w:date="2018-03-10T14:41:08Z">
        <w:r>
          <w:rPr>
            <w:rFonts w:hint="eastAsia" w:ascii="Times New Roman" w:hAnsi="Times New Roman"/>
            <w:i/>
            <w:iCs/>
            <w:color w:val="auto"/>
            <w:szCs w:val="24"/>
          </w:rPr>
          <w:delText>e</w:delText>
        </w:r>
      </w:del>
      <w:del w:id="10416" w:author="Janusio" w:date="2018-03-10T14:41:08Z">
        <w:r>
          <w:rPr>
            <w:rFonts w:ascii="Times New Roman" w:hAnsi="Times New Roman"/>
            <w:i/>
            <w:iCs/>
            <w:color w:val="auto"/>
            <w:szCs w:val="24"/>
          </w:rPr>
          <w:delText>’’</w:delText>
        </w:r>
      </w:del>
      <w:del w:id="10417" w:author="Janusio" w:date="2018-03-10T14:41:08Z">
        <w:r>
          <w:rPr>
            <w:rFonts w:hint="eastAsia" w:ascii="Times New Roman" w:hAnsi="Times New Roman"/>
            <w:i/>
            <w:iCs/>
            <w:color w:val="auto"/>
            <w:szCs w:val="24"/>
          </w:rPr>
          <w:delText>|</w:delText>
        </w:r>
      </w:del>
      <w:del w:id="10418"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419" w:author="Janusio" w:date="2018-03-10T14:41:08Z"/>
          <w:rFonts w:hint="eastAsia" w:ascii="Times New Roman" w:hAnsi="Times New Roman"/>
          <w:iCs/>
          <w:color w:val="auto"/>
          <w:szCs w:val="24"/>
        </w:rPr>
      </w:pPr>
      <w:del w:id="10420" w:author="Janusio" w:date="2018-03-10T14:41:08Z">
        <w:r>
          <w:rPr>
            <w:rFonts w:hint="eastAsia" w:ascii="Times New Roman" w:hAnsi="Times New Roman"/>
            <w:i/>
            <w:iCs/>
            <w:color w:val="auto"/>
            <w:szCs w:val="24"/>
          </w:rPr>
          <w:delText>seq</w:delText>
        </w:r>
      </w:del>
      <w:del w:id="10421" w:author="Janusio" w:date="2018-03-10T14:41:08Z">
        <w:r>
          <w:rPr>
            <w:rFonts w:hint="eastAsia" w:ascii="Times New Roman" w:hAnsi="Times New Roman"/>
            <w:iCs/>
            <w:color w:val="auto"/>
            <w:szCs w:val="24"/>
          </w:rPr>
          <w:delText>(</w:delText>
        </w:r>
      </w:del>
      <w:del w:id="10422" w:author="Janusio" w:date="2018-03-10T14:41:08Z">
        <w:r>
          <w:rPr>
            <w:rFonts w:hint="eastAsia" w:ascii="Times New Roman" w:hAnsi="Times New Roman"/>
            <w:i/>
            <w:iCs/>
            <w:color w:val="auto"/>
            <w:szCs w:val="24"/>
          </w:rPr>
          <w:delText>BIOS</w:delText>
        </w:r>
      </w:del>
      <w:del w:id="10423" w:author="Janusio" w:date="2018-03-10T14:41:08Z">
        <w:r>
          <w:rPr>
            <w:rFonts w:hint="eastAsia" w:ascii="Times New Roman" w:hAnsi="Times New Roman"/>
            <w:iCs/>
            <w:color w:val="auto"/>
            <w:szCs w:val="24"/>
          </w:rPr>
          <w:delText>(</w:delText>
        </w:r>
      </w:del>
      <w:del w:id="10424" w:author="Janusio" w:date="2018-03-10T14:41:08Z">
        <w:r>
          <w:rPr>
            <w:rFonts w:hint="eastAsia" w:ascii="Times New Roman" w:hAnsi="Times New Roman"/>
            <w:i/>
            <w:iCs/>
            <w:color w:val="auto"/>
            <w:szCs w:val="24"/>
          </w:rPr>
          <w:delText>m</w:delText>
        </w:r>
      </w:del>
      <w:del w:id="10425" w:author="Janusio" w:date="2018-03-10T14:41:08Z">
        <w:r>
          <w:rPr>
            <w:rFonts w:hint="eastAsia" w:ascii="Times New Roman" w:hAnsi="Times New Roman"/>
            <w:iCs/>
            <w:color w:val="auto"/>
            <w:szCs w:val="24"/>
          </w:rPr>
          <w:delText>),</w:delText>
        </w:r>
      </w:del>
      <w:del w:id="10426" w:author="Janusio" w:date="2018-03-10T14:41:08Z">
        <w:r>
          <w:rPr>
            <w:rFonts w:hint="eastAsia" w:ascii="Times New Roman" w:hAnsi="Times New Roman"/>
            <w:i/>
            <w:iCs/>
            <w:color w:val="auto"/>
            <w:szCs w:val="24"/>
          </w:rPr>
          <w:delText>OSLoader</w:delText>
        </w:r>
      </w:del>
      <w:del w:id="10427" w:author="Janusio" w:date="2018-03-10T14:41:08Z">
        <w:r>
          <w:rPr>
            <w:rFonts w:hint="eastAsia" w:ascii="Times New Roman" w:hAnsi="Times New Roman"/>
            <w:iCs/>
            <w:color w:val="auto"/>
            <w:szCs w:val="24"/>
          </w:rPr>
          <w:delText>(</w:delText>
        </w:r>
      </w:del>
      <w:del w:id="10428" w:author="Janusio" w:date="2018-03-10T14:41:08Z">
        <w:r>
          <w:rPr>
            <w:rFonts w:hint="eastAsia" w:ascii="Times New Roman" w:hAnsi="Times New Roman"/>
            <w:i/>
            <w:iCs/>
            <w:color w:val="auto"/>
            <w:szCs w:val="24"/>
          </w:rPr>
          <w:delText>m</w:delText>
        </w:r>
      </w:del>
      <w:del w:id="10429" w:author="Janusio" w:date="2018-03-10T14:41:08Z">
        <w:r>
          <w:rPr>
            <w:rFonts w:hint="eastAsia" w:ascii="Times New Roman" w:hAnsi="Times New Roman"/>
            <w:iCs/>
            <w:color w:val="auto"/>
            <w:szCs w:val="24"/>
          </w:rPr>
          <w:delText>),</w:delText>
        </w:r>
      </w:del>
      <w:del w:id="10430" w:author="Janusio" w:date="2018-03-10T14:41:08Z">
        <w:r>
          <w:rPr>
            <w:rFonts w:hint="eastAsia" w:ascii="Times New Roman" w:hAnsi="Times New Roman"/>
            <w:i/>
            <w:iCs/>
            <w:color w:val="auto"/>
            <w:szCs w:val="24"/>
          </w:rPr>
          <w:delText>VMM</w:delText>
        </w:r>
      </w:del>
      <w:del w:id="10431" w:author="Janusio" w:date="2018-03-10T14:41:08Z">
        <w:r>
          <w:rPr>
            <w:rFonts w:hint="eastAsia" w:ascii="Times New Roman" w:hAnsi="Times New Roman"/>
            <w:iCs/>
            <w:color w:val="auto"/>
            <w:szCs w:val="24"/>
          </w:rPr>
          <w:delText>(</w:delText>
        </w:r>
      </w:del>
      <w:del w:id="10432" w:author="Janusio" w:date="2018-03-10T14:41:08Z">
        <w:r>
          <w:rPr>
            <w:rFonts w:hint="eastAsia" w:ascii="Times New Roman" w:hAnsi="Times New Roman"/>
            <w:i/>
            <w:iCs/>
            <w:color w:val="auto"/>
            <w:szCs w:val="24"/>
          </w:rPr>
          <w:delText>m</w:delText>
        </w:r>
      </w:del>
      <w:del w:id="10433" w:author="Janusio" w:date="2018-03-10T14:41:08Z">
        <w:r>
          <w:rPr>
            <w:rFonts w:hint="eastAsia" w:ascii="Times New Roman" w:hAnsi="Times New Roman"/>
            <w:iCs/>
            <w:color w:val="auto"/>
            <w:szCs w:val="24"/>
          </w:rPr>
          <w:delText xml:space="preserve">), </w:delText>
        </w:r>
      </w:del>
      <w:del w:id="10434" w:author="Janusio" w:date="2018-03-10T14:41:08Z">
        <w:r>
          <w:rPr>
            <w:rFonts w:hint="eastAsia" w:ascii="Times New Roman" w:hAnsi="Times New Roman"/>
            <w:i/>
            <w:iCs/>
            <w:color w:val="auto"/>
            <w:szCs w:val="24"/>
          </w:rPr>
          <w:delText>Dom0_Kernel</w:delText>
        </w:r>
      </w:del>
      <w:del w:id="10435" w:author="Janusio" w:date="2018-03-10T14:41:08Z">
        <w:r>
          <w:rPr>
            <w:rFonts w:hint="eastAsia" w:ascii="Times New Roman" w:hAnsi="Times New Roman"/>
            <w:iCs/>
            <w:color w:val="auto"/>
            <w:szCs w:val="24"/>
          </w:rPr>
          <w:delText>(</w:delText>
        </w:r>
      </w:del>
      <w:del w:id="10436" w:author="Janusio" w:date="2018-03-10T14:41:08Z">
        <w:r>
          <w:rPr>
            <w:rFonts w:hint="eastAsia" w:ascii="Times New Roman" w:hAnsi="Times New Roman"/>
            <w:i/>
            <w:iCs/>
            <w:color w:val="auto"/>
            <w:szCs w:val="24"/>
          </w:rPr>
          <w:delText>m</w:delText>
        </w:r>
      </w:del>
      <w:del w:id="10437" w:author="Janusio" w:date="2018-03-10T14:41:08Z">
        <w:r>
          <w:rPr>
            <w:rFonts w:hint="eastAsia" w:ascii="Times New Roman" w:hAnsi="Times New Roman"/>
            <w:iCs/>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438" w:author="Janusio" w:date="2018-03-10T14:41:08Z"/>
          <w:rFonts w:hint="eastAsia" w:ascii="Times New Roman" w:hAnsi="Times New Roman"/>
          <w:color w:val="auto"/>
          <w:szCs w:val="24"/>
        </w:rPr>
      </w:pPr>
      <w:del w:id="10439" w:author="Janusio" w:date="2018-03-10T14:41:08Z">
        <w:r>
          <w:rPr>
            <w:rFonts w:hint="eastAsia" w:ascii="Times New Roman" w:hAnsi="Times New Roman"/>
            <w:i/>
            <w:color w:val="auto"/>
            <w:szCs w:val="24"/>
          </w:rPr>
          <w:delText>vTPM Builder</w:delText>
        </w:r>
      </w:del>
      <w:del w:id="10440" w:author="Janusio" w:date="2018-03-10T14:41:08Z">
        <w:r>
          <w:rPr>
            <w:rFonts w:hint="eastAsia" w:ascii="Times New Roman" w:hAnsi="Times New Roman"/>
            <w:iCs/>
            <w:color w:val="auto"/>
            <w:szCs w:val="24"/>
          </w:rPr>
          <w:delText>(</w:delText>
        </w:r>
      </w:del>
      <w:del w:id="10441" w:author="Janusio" w:date="2018-03-10T14:41:08Z">
        <w:r>
          <w:rPr>
            <w:rFonts w:hint="eastAsia" w:ascii="Times New Roman" w:hAnsi="Times New Roman"/>
            <w:i/>
            <w:iCs/>
            <w:color w:val="auto"/>
            <w:szCs w:val="24"/>
          </w:rPr>
          <w:delText>m</w:delText>
        </w:r>
      </w:del>
      <w:del w:id="10442" w:author="Janusio" w:date="2018-03-10T14:41:08Z">
        <w:r>
          <w:rPr>
            <w:rFonts w:hint="eastAsia" w:ascii="Times New Roman" w:hAnsi="Times New Roman"/>
            <w:iCs/>
            <w:color w:val="auto"/>
            <w:szCs w:val="24"/>
          </w:rPr>
          <w:delText>)</w:delText>
        </w:r>
      </w:del>
      <w:del w:id="10443" w:author="Janusio" w:date="2018-03-10T14:41:08Z">
        <w:r>
          <w:rPr>
            <w:rFonts w:hint="eastAsia" w:ascii="Times New Roman" w:hAnsi="Times New Roman"/>
            <w:color w:val="auto"/>
            <w:szCs w:val="24"/>
          </w:rPr>
          <w:delText xml:space="preserve">, </w:delText>
        </w:r>
      </w:del>
      <w:del w:id="10444" w:author="Janusio" w:date="2018-03-10T14:41:08Z">
        <w:r>
          <w:rPr>
            <w:rFonts w:hint="eastAsia" w:ascii="Times New Roman" w:hAnsi="Times New Roman"/>
            <w:i/>
            <w:color w:val="auto"/>
            <w:szCs w:val="24"/>
          </w:rPr>
          <w:delText>vTPM-VM Binding</w:delText>
        </w:r>
      </w:del>
      <w:del w:id="10445" w:author="Janusio" w:date="2018-03-10T14:41:08Z">
        <w:r>
          <w:rPr>
            <w:rFonts w:hint="eastAsia" w:ascii="Times New Roman" w:hAnsi="Times New Roman"/>
            <w:iCs/>
            <w:color w:val="auto"/>
            <w:szCs w:val="24"/>
          </w:rPr>
          <w:delText>(</w:delText>
        </w:r>
      </w:del>
      <w:del w:id="10446" w:author="Janusio" w:date="2018-03-10T14:41:08Z">
        <w:r>
          <w:rPr>
            <w:rFonts w:hint="eastAsia" w:ascii="Times New Roman" w:hAnsi="Times New Roman"/>
            <w:i/>
            <w:iCs/>
            <w:color w:val="auto"/>
            <w:szCs w:val="24"/>
          </w:rPr>
          <w:delText>m</w:delText>
        </w:r>
      </w:del>
      <w:del w:id="10447" w:author="Janusio" w:date="2018-03-10T14:41:08Z">
        <w:r>
          <w:rPr>
            <w:rFonts w:hint="eastAsia" w:ascii="Times New Roman" w:hAnsi="Times New Roman"/>
            <w:iCs/>
            <w:color w:val="auto"/>
            <w:szCs w:val="24"/>
          </w:rPr>
          <w:delText>)</w:delText>
        </w:r>
      </w:del>
      <w:del w:id="10448"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449" w:author="Janusio" w:date="2018-03-10T14:41:08Z"/>
          <w:rFonts w:hint="eastAsia" w:ascii="Times New Roman" w:hAnsi="Times New Roman"/>
          <w:b/>
          <w:bCs/>
          <w:color w:val="auto"/>
          <w:szCs w:val="24"/>
        </w:rPr>
      </w:pPr>
      <w:del w:id="10450" w:author="Janusio" w:date="2018-03-10T14:41:08Z">
        <w:r>
          <w:rPr>
            <w:rFonts w:hint="eastAsia" w:ascii="Times New Roman" w:hAnsi="Times New Roman"/>
            <w:i/>
            <w:color w:val="auto"/>
            <w:szCs w:val="24"/>
          </w:rPr>
          <w:delText>VM Builder</w:delText>
        </w:r>
      </w:del>
      <w:del w:id="10451" w:author="Janusio" w:date="2018-03-10T14:41:08Z">
        <w:r>
          <w:rPr>
            <w:rFonts w:hint="eastAsia" w:ascii="Times New Roman" w:hAnsi="Times New Roman"/>
            <w:iCs/>
            <w:color w:val="auto"/>
            <w:szCs w:val="24"/>
          </w:rPr>
          <w:delText>(</w:delText>
        </w:r>
      </w:del>
      <w:del w:id="10452" w:author="Janusio" w:date="2018-03-10T14:41:08Z">
        <w:r>
          <w:rPr>
            <w:rFonts w:hint="eastAsia" w:ascii="Times New Roman" w:hAnsi="Times New Roman"/>
            <w:i/>
            <w:iCs/>
            <w:color w:val="auto"/>
            <w:szCs w:val="24"/>
          </w:rPr>
          <w:delText>m</w:delText>
        </w:r>
      </w:del>
      <w:del w:id="10453" w:author="Janusio" w:date="2018-03-10T14:41:08Z">
        <w:r>
          <w:rPr>
            <w:rFonts w:hint="eastAsia" w:ascii="Times New Roman" w:hAnsi="Times New Roman"/>
            <w:iCs/>
            <w:color w:val="auto"/>
            <w:szCs w:val="24"/>
          </w:rPr>
          <w:delText>))</w:delText>
        </w:r>
      </w:del>
      <w:del w:id="10454" w:author="Janusio" w:date="2018-03-10T14:41:08Z">
        <w:r>
          <w:rPr>
            <w:rFonts w:hint="eastAsia" w:ascii="Times New Roman" w:hAnsi="Times New Roman"/>
            <w:color w:val="auto"/>
            <w:szCs w:val="24"/>
          </w:rPr>
          <w:delText>)|})</w:delText>
        </w:r>
      </w:del>
      <w:del w:id="10455" w:author="Janusio" w:date="2018-03-10T14:41:08Z"/>
      <w:del w:id="10456" w:author="Janusio" w:date="2018-03-10T14:41:08Z"/>
      <w:del w:id="10457" w:author="Janusio" w:date="2018-03-10T14:41:08Z"/>
      <w:del w:id="10458" w:author="Janusio" w:date="2018-03-10T14:41:08Z">
        <w:r>
          <w:rPr>
            <w:rFonts w:hint="eastAsia" w:ascii="Times New Roman" w:hAnsi="Times New Roman"/>
            <w:color w:val="auto"/>
            <w:position w:val="-4"/>
            <w:szCs w:val="24"/>
          </w:rPr>
          <w:object>
            <v:shape id="_x0000_i1141"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41" DrawAspect="Content" ObjectID="_1468075985" r:id="rId327">
              <o:LockedField>false</o:LockedField>
            </o:OLEObject>
          </w:object>
        </w:r>
      </w:del>
      <w:del w:id="10460" w:author="Janusio" w:date="2018-03-10T14:41:08Z"/>
      <w:del w:id="10461" w:author="Janusio" w:date="2018-03-10T14:41:08Z">
        <w:r>
          <w:rPr>
            <w:rFonts w:hint="eastAsia" w:ascii="Times New Roman" w:hAnsi="Times New Roman"/>
            <w:color w:val="auto"/>
            <w:szCs w:val="24"/>
          </w:rPr>
          <w:delText>(Mem(</w:delText>
        </w:r>
      </w:del>
      <w:del w:id="10462" w:author="Janusio" w:date="2018-03-10T14:41:08Z">
        <w:r>
          <w:rPr>
            <w:rFonts w:hint="eastAsia" w:ascii="Times New Roman" w:hAnsi="Times New Roman"/>
            <w:i/>
            <w:iCs/>
            <w:color w:val="auto"/>
            <w:szCs w:val="24"/>
          </w:rPr>
          <w:delText>m.pcr.s</w:delText>
        </w:r>
      </w:del>
      <w:del w:id="10463" w:author="Janusio" w:date="2018-03-10T14:41:08Z">
        <w:r>
          <w:rPr>
            <w:rFonts w:hint="eastAsia" w:ascii="Times New Roman" w:hAnsi="Times New Roman"/>
            <w:color w:val="auto"/>
            <w:szCs w:val="24"/>
          </w:rPr>
          <w:delText>,</w:delText>
        </w:r>
      </w:del>
      <w:del w:id="10464" w:author="Janusio" w:date="2018-03-10T14:41:08Z">
        <w:r>
          <w:rPr>
            <w:rFonts w:hint="eastAsia" w:ascii="Times New Roman" w:hAnsi="Times New Roman"/>
            <w:i/>
            <w:iCs/>
            <w:color w:val="auto"/>
            <w:szCs w:val="24"/>
          </w:rPr>
          <w:delText>e</w:delText>
        </w:r>
      </w:del>
      <w:del w:id="10465" w:author="Janusio" w:date="2018-03-10T14:41:08Z">
        <w:r>
          <w:rPr>
            <w:rFonts w:ascii="Times New Roman" w:hAnsi="Times New Roman"/>
            <w:i/>
            <w:iCs/>
            <w:color w:val="auto"/>
            <w:szCs w:val="24"/>
          </w:rPr>
          <w:delText>’’</w:delText>
        </w:r>
      </w:del>
      <w:del w:id="10466" w:author="Janusio" w:date="2018-03-10T14:41:08Z">
        <w:r>
          <w:rPr>
            <w:rFonts w:hint="eastAsia" w:ascii="Times New Roman" w:hAnsi="Times New Roman"/>
            <w:color w:val="auto"/>
            <w:szCs w:val="24"/>
          </w:rPr>
          <w:delText>)@t</w:delText>
        </w:r>
      </w:del>
      <w:del w:id="10467" w:author="Janusio" w:date="2018-03-10T14:41:08Z">
        <w:r>
          <w:rPr>
            <w:rFonts w:hint="eastAsia" w:ascii="Times New Roman" w:hAnsi="Times New Roman"/>
            <w:i/>
            <w:iCs/>
            <w:color w:val="auto"/>
            <w:szCs w:val="24"/>
            <w:vertAlign w:val="subscript"/>
          </w:rPr>
          <w:delText>R</w:delText>
        </w:r>
      </w:del>
      <w:del w:id="10468" w:author="Janusio" w:date="2018-03-10T14:41:08Z">
        <w:r>
          <w:rPr>
            <w:rFonts w:hint="eastAsia" w:ascii="Times New Roman" w:hAnsi="Times New Roman"/>
            <w:color w:val="auto"/>
            <w:szCs w:val="24"/>
          </w:rPr>
          <w:delText>)</w:delText>
        </w:r>
      </w:del>
      <w:del w:id="10469" w:author="Janusio" w:date="2018-03-10T14:41:08Z">
        <w:r>
          <w:rPr>
            <w:rFonts w:hint="eastAsia" w:ascii="Times New Roman" w:hAnsi="Times New Roman"/>
            <w:color w:val="auto"/>
            <w:szCs w:val="24"/>
          </w:rPr>
          <w:tab/>
        </w:r>
      </w:del>
      <w:del w:id="10470" w:author="Janusio" w:date="2018-03-10T14:41:08Z">
        <w:r>
          <w:rPr>
            <w:rFonts w:hint="eastAsia"/>
            <w:color w:val="auto"/>
            <w:szCs w:val="24"/>
            <w:lang w:val="en-US" w:eastAsia="zh-CN"/>
          </w:rPr>
          <w:delText xml:space="preserve">    </w:delText>
        </w:r>
      </w:del>
      <w:del w:id="10471" w:author="Janusio" w:date="2018-03-10T14:41:08Z">
        <w:r>
          <w:rPr>
            <w:rFonts w:hint="eastAsia" w:ascii="Times New Roman" w:hAnsi="Times New Roman"/>
            <w:color w:val="auto"/>
            <w:szCs w:val="24"/>
          </w:rPr>
          <w:delText xml:space="preserve"> </w:delText>
        </w:r>
      </w:del>
      <w:del w:id="10472" w:author="Janusio" w:date="2018-03-10T14:41:08Z">
        <w:r>
          <w:rPr>
            <w:rFonts w:hint="eastAsia" w:ascii="Times New Roman" w:hAnsi="Times New Roman"/>
            <w:bCs/>
            <w:color w:val="auto"/>
            <w:szCs w:val="24"/>
          </w:rPr>
          <w:delText>(</w:delText>
        </w:r>
      </w:del>
      <w:del w:id="10473" w:author="Janusio" w:date="2018-03-10T14:41:08Z">
        <w:r>
          <w:rPr>
            <w:rFonts w:hint="eastAsia" w:ascii="Times New Roman" w:hAnsi="Times New Roman"/>
            <w:b/>
            <w:bCs/>
            <w:color w:val="auto"/>
            <w:szCs w:val="24"/>
          </w:rPr>
          <w:delText>14</w:delText>
        </w:r>
      </w:del>
      <w:del w:id="10474" w:author="Janusio" w:date="2018-03-10T14:41:08Z">
        <w:r>
          <w:rPr>
            <w:rFonts w:hint="eastAsia" w:ascii="Times New Roman" w:hAnsi="Times New Roman"/>
            <w:bCs/>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475" w:author="Janusio" w:date="2018-03-10T14:41:08Z"/>
          <w:rFonts w:hint="eastAsia" w:ascii="Times New Roman" w:hAnsi="Times New Roman"/>
          <w:color w:val="auto"/>
          <w:szCs w:val="24"/>
        </w:rPr>
      </w:pPr>
      <w:del w:id="10476" w:author="Janusio" w:date="2018-03-10T14:41:08Z">
        <w:r>
          <w:rPr>
            <w:rFonts w:hint="eastAsia" w:ascii="Times New Roman" w:hAnsi="Times New Roman"/>
            <w:color w:val="auto"/>
            <w:szCs w:val="24"/>
          </w:rPr>
          <w:delText>此时需要判定</w:delText>
        </w:r>
      </w:del>
      <w:del w:id="10477" w:author="Janusio" w:date="2018-03-10T14:41:08Z">
        <w:r>
          <w:rPr>
            <w:rFonts w:hint="eastAsia" w:ascii="Times New Roman" w:hAnsi="Times New Roman"/>
            <w:i/>
            <w:iCs/>
            <w:color w:val="auto"/>
            <w:szCs w:val="24"/>
          </w:rPr>
          <w:delText>e</w:delText>
        </w:r>
      </w:del>
      <w:del w:id="10478" w:author="Janusio" w:date="2018-03-10T14:41:08Z">
        <w:r>
          <w:rPr>
            <w:rFonts w:ascii="Times New Roman" w:hAnsi="Times New Roman"/>
            <w:i/>
            <w:iCs/>
            <w:color w:val="auto"/>
            <w:szCs w:val="24"/>
          </w:rPr>
          <w:delText>’’</w:delText>
        </w:r>
      </w:del>
      <w:del w:id="10479" w:author="Janusio" w:date="2018-03-10T14:41:08Z">
        <w:r>
          <w:rPr>
            <w:rFonts w:hint="eastAsia" w:ascii="Times New Roman" w:hAnsi="Times New Roman"/>
            <w:color w:val="auto"/>
            <w:szCs w:val="24"/>
          </w:rPr>
          <w:delText>的值，根据上述推理过程可知有两种可能：</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480" w:author="Janusio" w:date="2018-03-10T14:41:08Z"/>
          <w:rFonts w:hint="eastAsia" w:ascii="Times New Roman" w:hAnsi="Times New Roman"/>
          <w:iCs/>
          <w:color w:val="auto"/>
          <w:szCs w:val="24"/>
        </w:rPr>
      </w:pPr>
      <w:del w:id="10481" w:author="Janusio" w:date="2018-03-10T14:41:08Z">
        <w:r>
          <w:rPr>
            <w:rFonts w:hint="eastAsia" w:ascii="Times New Roman" w:hAnsi="Times New Roman"/>
            <w:color w:val="auto"/>
            <w:szCs w:val="24"/>
          </w:rPr>
          <w:delText>(</w:delText>
        </w:r>
      </w:del>
      <w:del w:id="10482" w:author="Janusio" w:date="2018-03-10T14:41:08Z">
        <w:r>
          <w:rPr>
            <w:rFonts w:hint="eastAsia" w:ascii="Times New Roman" w:hAnsi="Times New Roman"/>
            <w:i/>
            <w:iCs/>
            <w:color w:val="auto"/>
            <w:szCs w:val="24"/>
          </w:rPr>
          <w:delText>e</w:delText>
        </w:r>
      </w:del>
      <w:del w:id="10483" w:author="Janusio" w:date="2018-03-10T14:41:08Z">
        <w:r>
          <w:rPr>
            <w:rFonts w:ascii="Times New Roman" w:hAnsi="Times New Roman"/>
            <w:i/>
            <w:iCs/>
            <w:color w:val="auto"/>
            <w:szCs w:val="24"/>
          </w:rPr>
          <w:delText>’’</w:delText>
        </w:r>
      </w:del>
      <w:del w:id="10484" w:author="Janusio" w:date="2018-03-10T14:41:08Z">
        <w:r>
          <w:rPr>
            <w:rFonts w:hint="eastAsia" w:ascii="Times New Roman" w:hAnsi="Times New Roman"/>
            <w:i/>
            <w:iCs/>
            <w:color w:val="auto"/>
            <w:szCs w:val="24"/>
          </w:rPr>
          <w:delText>= seq</w:delText>
        </w:r>
      </w:del>
      <w:del w:id="10485" w:author="Janusio" w:date="2018-03-10T14:41:08Z">
        <w:r>
          <w:rPr>
            <w:rFonts w:hint="eastAsia" w:ascii="Times New Roman" w:hAnsi="Times New Roman"/>
            <w:iCs/>
            <w:color w:val="auto"/>
            <w:szCs w:val="24"/>
          </w:rPr>
          <w:delText>(</w:delText>
        </w:r>
      </w:del>
      <w:del w:id="10486" w:author="Janusio" w:date="2018-03-10T14:41:08Z">
        <w:r>
          <w:rPr>
            <w:rFonts w:hint="eastAsia" w:ascii="Times New Roman" w:hAnsi="Times New Roman"/>
            <w:i/>
            <w:iCs/>
            <w:color w:val="auto"/>
            <w:szCs w:val="24"/>
          </w:rPr>
          <w:delText>BIOS</w:delText>
        </w:r>
      </w:del>
      <w:del w:id="10487" w:author="Janusio" w:date="2018-03-10T14:41:08Z">
        <w:r>
          <w:rPr>
            <w:rFonts w:hint="eastAsia" w:ascii="Times New Roman" w:hAnsi="Times New Roman"/>
            <w:iCs/>
            <w:color w:val="auto"/>
            <w:szCs w:val="24"/>
          </w:rPr>
          <w:delText>(</w:delText>
        </w:r>
      </w:del>
      <w:del w:id="10488" w:author="Janusio" w:date="2018-03-10T14:41:08Z">
        <w:r>
          <w:rPr>
            <w:rFonts w:hint="eastAsia" w:ascii="Times New Roman" w:hAnsi="Times New Roman"/>
            <w:i/>
            <w:iCs/>
            <w:color w:val="auto"/>
            <w:szCs w:val="24"/>
          </w:rPr>
          <w:delText>m</w:delText>
        </w:r>
      </w:del>
      <w:del w:id="10489" w:author="Janusio" w:date="2018-03-10T14:41:08Z">
        <w:r>
          <w:rPr>
            <w:rFonts w:hint="eastAsia" w:ascii="Times New Roman" w:hAnsi="Times New Roman"/>
            <w:iCs/>
            <w:color w:val="auto"/>
            <w:szCs w:val="24"/>
          </w:rPr>
          <w:delText>),</w:delText>
        </w:r>
      </w:del>
      <w:del w:id="10490" w:author="Janusio" w:date="2018-03-10T14:41:08Z">
        <w:r>
          <w:rPr>
            <w:rFonts w:hint="eastAsia" w:ascii="Times New Roman" w:hAnsi="Times New Roman"/>
            <w:i/>
            <w:iCs/>
            <w:color w:val="auto"/>
            <w:szCs w:val="24"/>
          </w:rPr>
          <w:delText>OSLoader</w:delText>
        </w:r>
      </w:del>
      <w:del w:id="10491" w:author="Janusio" w:date="2018-03-10T14:41:08Z">
        <w:r>
          <w:rPr>
            <w:rFonts w:hint="eastAsia" w:ascii="Times New Roman" w:hAnsi="Times New Roman"/>
            <w:iCs/>
            <w:color w:val="auto"/>
            <w:szCs w:val="24"/>
          </w:rPr>
          <w:delText>(</w:delText>
        </w:r>
      </w:del>
      <w:del w:id="10492" w:author="Janusio" w:date="2018-03-10T14:41:08Z">
        <w:r>
          <w:rPr>
            <w:rFonts w:hint="eastAsia" w:ascii="Times New Roman" w:hAnsi="Times New Roman"/>
            <w:i/>
            <w:iCs/>
            <w:color w:val="auto"/>
            <w:szCs w:val="24"/>
          </w:rPr>
          <w:delText>m</w:delText>
        </w:r>
      </w:del>
      <w:del w:id="10493" w:author="Janusio" w:date="2018-03-10T14:41:08Z">
        <w:r>
          <w:rPr>
            <w:rFonts w:hint="eastAsia" w:ascii="Times New Roman" w:hAnsi="Times New Roman"/>
            <w:iCs/>
            <w:color w:val="auto"/>
            <w:szCs w:val="24"/>
          </w:rPr>
          <w:delText>),</w:delText>
        </w:r>
      </w:del>
      <w:del w:id="10494" w:author="Janusio" w:date="2018-03-10T14:41:08Z">
        <w:r>
          <w:rPr>
            <w:rFonts w:hint="eastAsia" w:ascii="Times New Roman" w:hAnsi="Times New Roman"/>
            <w:i/>
            <w:iCs/>
            <w:color w:val="auto"/>
            <w:szCs w:val="24"/>
          </w:rPr>
          <w:delText>VMM</w:delText>
        </w:r>
      </w:del>
      <w:del w:id="10495" w:author="Janusio" w:date="2018-03-10T14:41:08Z">
        <w:r>
          <w:rPr>
            <w:rFonts w:hint="eastAsia" w:ascii="Times New Roman" w:hAnsi="Times New Roman"/>
            <w:iCs/>
            <w:color w:val="auto"/>
            <w:szCs w:val="24"/>
          </w:rPr>
          <w:delText>(</w:delText>
        </w:r>
      </w:del>
      <w:del w:id="10496" w:author="Janusio" w:date="2018-03-10T14:41:08Z">
        <w:r>
          <w:rPr>
            <w:rFonts w:hint="eastAsia" w:ascii="Times New Roman" w:hAnsi="Times New Roman"/>
            <w:i/>
            <w:iCs/>
            <w:color w:val="auto"/>
            <w:szCs w:val="24"/>
          </w:rPr>
          <w:delText>m</w:delText>
        </w:r>
      </w:del>
      <w:del w:id="10497" w:author="Janusio" w:date="2018-03-10T14:41:08Z">
        <w:r>
          <w:rPr>
            <w:rFonts w:hint="eastAsia" w:ascii="Times New Roman" w:hAnsi="Times New Roman"/>
            <w:iCs/>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del w:id="10498" w:author="Janusio" w:date="2018-03-10T14:41:08Z"/>
          <w:rFonts w:hint="eastAsia" w:ascii="Times New Roman" w:hAnsi="Times New Roman"/>
          <w:i/>
          <w:iCs/>
          <w:color w:val="auto"/>
          <w:szCs w:val="24"/>
        </w:rPr>
      </w:pPr>
      <w:del w:id="10499" w:author="Janusio" w:date="2018-03-10T14:41:08Z">
        <w:r>
          <w:rPr>
            <w:rFonts w:hint="eastAsia" w:ascii="Times New Roman" w:hAnsi="Times New Roman"/>
            <w:i/>
            <w:iCs/>
            <w:color w:val="auto"/>
            <w:szCs w:val="24"/>
          </w:rPr>
          <w:delText>Dom0_Kernel</w:delText>
        </w:r>
      </w:del>
      <w:del w:id="10500" w:author="Janusio" w:date="2018-03-10T14:41:08Z">
        <w:r>
          <w:rPr>
            <w:rFonts w:hint="eastAsia" w:ascii="Times New Roman" w:hAnsi="Times New Roman"/>
            <w:iCs/>
            <w:color w:val="auto"/>
            <w:szCs w:val="24"/>
          </w:rPr>
          <w:delText>(</w:delText>
        </w:r>
      </w:del>
      <w:del w:id="10501" w:author="Janusio" w:date="2018-03-10T14:41:08Z">
        <w:r>
          <w:rPr>
            <w:rFonts w:hint="eastAsia" w:ascii="Times New Roman" w:hAnsi="Times New Roman"/>
            <w:i/>
            <w:iCs/>
            <w:color w:val="auto"/>
            <w:szCs w:val="24"/>
          </w:rPr>
          <w:delText>m</w:delText>
        </w:r>
      </w:del>
      <w:del w:id="10502" w:author="Janusio" w:date="2018-03-10T14:41:08Z">
        <w:r>
          <w:rPr>
            <w:rFonts w:hint="eastAsia" w:ascii="Times New Roman" w:hAnsi="Times New Roman"/>
            <w:iCs/>
            <w:color w:val="auto"/>
            <w:szCs w:val="24"/>
          </w:rPr>
          <w:delText>),</w:delText>
        </w:r>
      </w:del>
      <w:del w:id="10503" w:author="Janusio" w:date="2018-03-10T14:41:08Z">
        <w:r>
          <w:rPr>
            <w:rFonts w:hint="eastAsia" w:ascii="Times New Roman" w:hAnsi="Times New Roman"/>
            <w:i/>
            <w:color w:val="auto"/>
            <w:szCs w:val="24"/>
          </w:rPr>
          <w:delText>vTPM Builder</w:delText>
        </w:r>
      </w:del>
      <w:del w:id="10504" w:author="Janusio" w:date="2018-03-10T14:41:08Z">
        <w:r>
          <w:rPr>
            <w:rFonts w:hint="eastAsia" w:ascii="Times New Roman" w:hAnsi="Times New Roman"/>
            <w:iCs/>
            <w:color w:val="auto"/>
            <w:szCs w:val="24"/>
          </w:rPr>
          <w:delText>(</w:delText>
        </w:r>
      </w:del>
      <w:del w:id="10505" w:author="Janusio" w:date="2018-03-10T14:41:08Z">
        <w:r>
          <w:rPr>
            <w:rFonts w:hint="eastAsia" w:ascii="Times New Roman" w:hAnsi="Times New Roman"/>
            <w:i/>
            <w:iCs/>
            <w:color w:val="auto"/>
            <w:szCs w:val="24"/>
          </w:rPr>
          <w:delText>m</w:delText>
        </w:r>
      </w:del>
      <w:del w:id="10506" w:author="Janusio" w:date="2018-03-10T14:41:08Z">
        <w:r>
          <w:rPr>
            <w:rFonts w:hint="eastAsia" w:ascii="Times New Roman" w:hAnsi="Times New Roman"/>
            <w:iCs/>
            <w:color w:val="auto"/>
            <w:szCs w:val="24"/>
          </w:rPr>
          <w:delText>)</w:delText>
        </w:r>
      </w:del>
      <w:del w:id="10507" w:author="Janusio" w:date="2018-03-10T14:41:08Z">
        <w:r>
          <w:rPr>
            <w:rFonts w:hint="eastAsia" w:ascii="Times New Roman" w:hAnsi="Times New Roman"/>
            <w:color w:val="auto"/>
            <w:szCs w:val="24"/>
          </w:rPr>
          <w:delText xml:space="preserve">, </w:delText>
        </w:r>
      </w:del>
      <w:del w:id="10508" w:author="Janusio" w:date="2018-03-10T14:41:08Z">
        <w:r>
          <w:rPr>
            <w:rFonts w:hint="eastAsia" w:ascii="Times New Roman" w:hAnsi="Times New Roman"/>
            <w:i/>
            <w:color w:val="auto"/>
            <w:szCs w:val="24"/>
          </w:rPr>
          <w:delText>vTPM-VM Binding</w:delText>
        </w:r>
      </w:del>
      <w:del w:id="10509" w:author="Janusio" w:date="2018-03-10T14:41:08Z">
        <w:r>
          <w:rPr>
            <w:rFonts w:hint="eastAsia" w:ascii="Times New Roman" w:hAnsi="Times New Roman"/>
            <w:iCs/>
            <w:color w:val="auto"/>
            <w:szCs w:val="24"/>
          </w:rPr>
          <w:delText>(</w:delText>
        </w:r>
      </w:del>
      <w:del w:id="10510" w:author="Janusio" w:date="2018-03-10T14:41:08Z">
        <w:r>
          <w:rPr>
            <w:rFonts w:hint="eastAsia" w:ascii="Times New Roman" w:hAnsi="Times New Roman"/>
            <w:i/>
            <w:iCs/>
            <w:color w:val="auto"/>
            <w:szCs w:val="24"/>
          </w:rPr>
          <w:delText>m</w:delText>
        </w:r>
      </w:del>
      <w:del w:id="10511" w:author="Janusio" w:date="2018-03-10T14:41:08Z">
        <w:r>
          <w:rPr>
            <w:rFonts w:hint="eastAsia" w:ascii="Times New Roman" w:hAnsi="Times New Roman"/>
            <w:iCs/>
            <w:color w:val="auto"/>
            <w:szCs w:val="24"/>
          </w:rPr>
          <w:delText>)</w:delText>
        </w:r>
      </w:del>
      <w:del w:id="10512" w:author="Janusio" w:date="2018-03-10T14:41:08Z">
        <w:r>
          <w:rPr>
            <w:rFonts w:hint="eastAsia" w:ascii="Times New Roman" w:hAnsi="Times New Roman"/>
            <w:color w:val="auto"/>
            <w:szCs w:val="24"/>
          </w:rPr>
          <w:delText xml:space="preserve">, </w:delText>
        </w:r>
      </w:del>
      <w:del w:id="10513" w:author="Janusio" w:date="2018-03-10T14:41:08Z">
        <w:r>
          <w:rPr>
            <w:rFonts w:hint="eastAsia"/>
            <w:color w:val="auto"/>
            <w:szCs w:val="24"/>
            <w:lang w:val="en-US" w:eastAsia="zh-CN"/>
          </w:rPr>
          <w:tab/>
        </w:r>
      </w:del>
      <w:del w:id="10514" w:author="Janusio" w:date="2018-03-10T14:41:08Z">
        <w:r>
          <w:rPr>
            <w:rFonts w:hint="eastAsia" w:ascii="Times New Roman" w:hAnsi="Times New Roman"/>
            <w:i/>
            <w:color w:val="auto"/>
            <w:szCs w:val="24"/>
          </w:rPr>
          <w:delText>VM Builder</w:delText>
        </w:r>
      </w:del>
      <w:del w:id="10515" w:author="Janusio" w:date="2018-03-10T14:41:08Z">
        <w:r>
          <w:rPr>
            <w:rFonts w:hint="eastAsia" w:ascii="Times New Roman" w:hAnsi="Times New Roman"/>
            <w:iCs/>
            <w:color w:val="auto"/>
            <w:szCs w:val="24"/>
          </w:rPr>
          <w:delText>(</w:delText>
        </w:r>
      </w:del>
      <w:del w:id="10516" w:author="Janusio" w:date="2018-03-10T14:41:08Z">
        <w:r>
          <w:rPr>
            <w:rFonts w:hint="eastAsia" w:ascii="Times New Roman" w:hAnsi="Times New Roman"/>
            <w:i/>
            <w:iCs/>
            <w:color w:val="auto"/>
            <w:szCs w:val="24"/>
          </w:rPr>
          <w:delText>m</w:delText>
        </w:r>
      </w:del>
      <w:del w:id="10517" w:author="Janusio" w:date="2018-03-10T14:41:08Z">
        <w:r>
          <w:rPr>
            <w:rFonts w:hint="eastAsia" w:ascii="Times New Roman" w:hAnsi="Times New Roman"/>
            <w:iCs/>
            <w:color w:val="auto"/>
            <w:szCs w:val="24"/>
          </w:rPr>
          <w:delText>))</w:delText>
        </w:r>
      </w:del>
      <w:del w:id="10518" w:author="Janusio" w:date="2018-03-10T14:41:08Z">
        <w:r>
          <w:rPr>
            <w:rFonts w:hint="eastAsia" w:ascii="Times New Roman" w:hAnsi="Times New Roman"/>
            <w:color w:val="auto"/>
            <w:szCs w:val="24"/>
          </w:rPr>
          <w:delText>)</w:delText>
        </w:r>
      </w:del>
      <w:del w:id="10519" w:author="Janusio" w:date="2018-03-10T14:41:08Z"/>
      <w:del w:id="10520" w:author="Janusio" w:date="2018-03-10T14:41:08Z"/>
      <w:del w:id="10521" w:author="Janusio" w:date="2018-03-10T14:41:08Z"/>
      <w:del w:id="10522" w:author="Janusio" w:date="2018-03-10T14:41:08Z">
        <w:r>
          <w:rPr>
            <w:rFonts w:hint="eastAsia" w:ascii="Times New Roman" w:hAnsi="Times New Roman"/>
            <w:color w:val="auto"/>
            <w:position w:val="-4"/>
            <w:szCs w:val="24"/>
          </w:rPr>
          <w:object>
            <v:shape id="_x0000_i1142" o:spt="75" type="#_x0000_t75" style="height:10pt;width:11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42" DrawAspect="Content" ObjectID="_1468075986" r:id="rId328">
              <o:LockedField>false</o:LockedField>
            </o:OLEObject>
          </w:object>
        </w:r>
      </w:del>
      <w:del w:id="10524" w:author="Janusio" w:date="2018-03-10T14:41:08Z"/>
      <w:del w:id="10525" w:author="Janusio" w:date="2018-03-10T14:41:08Z">
        <w:r>
          <w:rPr>
            <w:rFonts w:hint="eastAsia" w:ascii="Times New Roman" w:hAnsi="Times New Roman"/>
            <w:color w:val="auto"/>
            <w:szCs w:val="24"/>
          </w:rPr>
          <w:delText xml:space="preserve"> Contain(</w:delText>
        </w:r>
      </w:del>
      <w:del w:id="10526" w:author="Janusio" w:date="2018-03-10T14:41:08Z">
        <w:r>
          <w:rPr>
            <w:rFonts w:hint="eastAsia" w:ascii="Times New Roman" w:hAnsi="Times New Roman"/>
            <w:i/>
            <w:iCs/>
            <w:color w:val="auto"/>
            <w:szCs w:val="24"/>
          </w:rPr>
          <w:delText>e</w:delText>
        </w:r>
      </w:del>
      <w:del w:id="10527" w:author="Janusio" w:date="2018-03-10T14:41:08Z">
        <w:r>
          <w:rPr>
            <w:rFonts w:hint="eastAsia" w:ascii="Times New Roman" w:hAnsi="Times New Roman"/>
            <w:iCs/>
            <w:color w:val="auto"/>
            <w:szCs w:val="24"/>
          </w:rPr>
          <w:delText>,</w:delText>
        </w:r>
      </w:del>
      <w:del w:id="10528" w:author="Janusio" w:date="2018-03-10T14:41:08Z">
        <w:r>
          <w:rPr>
            <w:rFonts w:hint="eastAsia" w:ascii="Times New Roman" w:hAnsi="Times New Roman"/>
            <w:i/>
            <w:iCs/>
            <w:color w:val="auto"/>
            <w:szCs w:val="24"/>
          </w:rPr>
          <w:delText>SIG</w:delText>
        </w:r>
      </w:del>
      <w:del w:id="10529" w:author="Janusio" w:date="2018-03-10T14:41:08Z">
        <w:r>
          <w:rPr>
            <w:rFonts w:hint="eastAsia" w:ascii="Times New Roman" w:hAnsi="Times New Roman"/>
            <w:i/>
            <w:iCs/>
            <w:color w:val="auto"/>
            <w:szCs w:val="24"/>
            <w:vertAlign w:val="subscript"/>
          </w:rPr>
          <w:delText>AIK</w:delText>
        </w:r>
      </w:del>
      <w:del w:id="10530" w:author="Janusio" w:date="2018-03-10T14:41:08Z">
        <w:r>
          <w:rPr>
            <w:rFonts w:hint="eastAsia" w:ascii="Times New Roman" w:hAnsi="Times New Roman"/>
            <w:iCs/>
            <w:color w:val="auto"/>
            <w:szCs w:val="24"/>
            <w:vertAlign w:val="subscript"/>
          </w:rPr>
          <w:delText>(</w:delText>
        </w:r>
      </w:del>
      <w:del w:id="10531" w:author="Janusio" w:date="2018-03-10T14:41:08Z">
        <w:r>
          <w:rPr>
            <w:rFonts w:hint="eastAsia" w:ascii="Times New Roman" w:hAnsi="Times New Roman"/>
            <w:i/>
            <w:iCs/>
            <w:color w:val="auto"/>
            <w:szCs w:val="24"/>
            <w:vertAlign w:val="subscript"/>
          </w:rPr>
          <w:delText>m</w:delText>
        </w:r>
      </w:del>
      <w:del w:id="10532" w:author="Janusio" w:date="2018-03-10T14:41:08Z">
        <w:r>
          <w:rPr>
            <w:rFonts w:hint="eastAsia" w:ascii="Times New Roman" w:hAnsi="Times New Roman"/>
            <w:iCs/>
            <w:color w:val="auto"/>
            <w:szCs w:val="24"/>
            <w:vertAlign w:val="subscript"/>
          </w:rPr>
          <w:delText>)</w:delText>
        </w:r>
      </w:del>
      <w:del w:id="10533" w:author="Janusio" w:date="2018-03-10T14:41:08Z">
        <w:r>
          <w:rPr>
            <w:rFonts w:hint="eastAsia" w:ascii="Times New Roman" w:hAnsi="Times New Roman"/>
            <w:i/>
            <w:iCs/>
            <w:color w:val="auto"/>
            <w:szCs w:val="24"/>
            <w:vertAlign w:val="subscript"/>
          </w:rPr>
          <w:delText>-1</w:delText>
        </w:r>
      </w:del>
      <w:del w:id="10534" w:author="Janusio" w:date="2018-03-10T14:41:08Z">
        <w:r>
          <w:rPr>
            <w:rFonts w:hint="eastAsia" w:ascii="Times New Roman" w:hAnsi="Times New Roman"/>
            <w:color w:val="auto"/>
            <w:szCs w:val="24"/>
          </w:rPr>
          <w:delText>){|</w:delText>
        </w:r>
      </w:del>
      <w:del w:id="10535" w:author="Janusio" w:date="2018-03-10T14:41:08Z">
        <w:r>
          <w:rPr>
            <w:rFonts w:hint="eastAsia" w:ascii="Times New Roman" w:hAnsi="Times New Roman"/>
            <w:i/>
            <w:iCs/>
            <w:color w:val="auto"/>
            <w:szCs w:val="24"/>
          </w:rPr>
          <w:delText>PCR</w:delText>
        </w:r>
      </w:del>
      <w:del w:id="10536" w:author="Janusio" w:date="2018-03-10T14:41:08Z">
        <w:r>
          <w:rPr>
            <w:rFonts w:hint="eastAsia" w:ascii="Times New Roman" w:hAnsi="Times New Roman"/>
            <w:color w:val="auto"/>
            <w:szCs w:val="24"/>
          </w:rPr>
          <w:delText>(</w:delText>
        </w:r>
      </w:del>
      <w:del w:id="10537" w:author="Janusio" w:date="2018-03-10T14:41:08Z">
        <w:r>
          <w:rPr>
            <w:rFonts w:hint="eastAsia" w:ascii="Times New Roman" w:hAnsi="Times New Roman"/>
            <w:i/>
            <w:iCs/>
            <w:color w:val="auto"/>
            <w:szCs w:val="24"/>
          </w:rPr>
          <w:delText>s</w:delText>
        </w:r>
      </w:del>
      <w:del w:id="10538" w:author="Janusio" w:date="2018-03-10T14:41:08Z">
        <w:r>
          <w:rPr>
            <w:rFonts w:hint="eastAsia" w:ascii="Times New Roman" w:hAnsi="Times New Roman"/>
            <w:color w:val="auto"/>
            <w:szCs w:val="24"/>
          </w:rPr>
          <w:delText>),</w:delText>
        </w:r>
      </w:del>
      <w:del w:id="10539" w:author="Janusio" w:date="2018-03-10T14:41:08Z">
        <w:r>
          <w:rPr>
            <w:rFonts w:hint="eastAsia" w:ascii="Times New Roman" w:hAnsi="Times New Roman"/>
            <w:i/>
            <w:iCs/>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del w:id="10540" w:author="Janusio" w:date="2018-03-10T14:41:08Z"/>
          <w:rFonts w:hint="eastAsia" w:ascii="Times New Roman" w:hAnsi="Times New Roman"/>
          <w:color w:val="auto"/>
          <w:szCs w:val="24"/>
        </w:rPr>
      </w:pPr>
      <w:del w:id="10541" w:author="Janusio" w:date="2018-03-10T14:41:08Z">
        <w:r>
          <w:rPr>
            <w:rFonts w:hint="eastAsia" w:ascii="Times New Roman" w:hAnsi="Times New Roman"/>
            <w:i/>
            <w:iCs/>
            <w:color w:val="auto"/>
            <w:szCs w:val="24"/>
          </w:rPr>
          <w:delText>seq</w:delText>
        </w:r>
      </w:del>
      <w:del w:id="10542" w:author="Janusio" w:date="2018-03-10T14:41:08Z">
        <w:r>
          <w:rPr>
            <w:rFonts w:hint="eastAsia" w:ascii="Times New Roman" w:hAnsi="Times New Roman"/>
            <w:iCs/>
            <w:color w:val="auto"/>
            <w:szCs w:val="24"/>
          </w:rPr>
          <w:delText>(</w:delText>
        </w:r>
      </w:del>
      <w:del w:id="10543" w:author="Janusio" w:date="2018-03-10T14:41:08Z">
        <w:r>
          <w:rPr>
            <w:rFonts w:hint="eastAsia" w:ascii="Times New Roman" w:hAnsi="Times New Roman"/>
            <w:i/>
            <w:iCs/>
            <w:color w:val="auto"/>
            <w:szCs w:val="24"/>
          </w:rPr>
          <w:delText>BIOS</w:delText>
        </w:r>
      </w:del>
      <w:del w:id="10544" w:author="Janusio" w:date="2018-03-10T14:41:08Z">
        <w:r>
          <w:rPr>
            <w:rFonts w:hint="eastAsia" w:ascii="Times New Roman" w:hAnsi="Times New Roman"/>
            <w:iCs/>
            <w:color w:val="auto"/>
            <w:szCs w:val="24"/>
          </w:rPr>
          <w:delText>(</w:delText>
        </w:r>
      </w:del>
      <w:del w:id="10545" w:author="Janusio" w:date="2018-03-10T14:41:08Z">
        <w:r>
          <w:rPr>
            <w:rFonts w:hint="eastAsia" w:ascii="Times New Roman" w:hAnsi="Times New Roman"/>
            <w:i/>
            <w:iCs/>
            <w:color w:val="auto"/>
            <w:szCs w:val="24"/>
          </w:rPr>
          <w:delText>m</w:delText>
        </w:r>
      </w:del>
      <w:del w:id="10546" w:author="Janusio" w:date="2018-03-10T14:41:08Z">
        <w:r>
          <w:rPr>
            <w:rFonts w:hint="eastAsia" w:ascii="Times New Roman" w:hAnsi="Times New Roman"/>
            <w:iCs/>
            <w:color w:val="auto"/>
            <w:szCs w:val="24"/>
          </w:rPr>
          <w:delText>),</w:delText>
        </w:r>
      </w:del>
      <w:del w:id="10547" w:author="Janusio" w:date="2018-03-10T14:41:08Z">
        <w:r>
          <w:rPr>
            <w:rFonts w:hint="eastAsia" w:ascii="Times New Roman" w:hAnsi="Times New Roman"/>
            <w:i/>
            <w:iCs/>
            <w:color w:val="auto"/>
            <w:szCs w:val="24"/>
          </w:rPr>
          <w:delText>OSLoader</w:delText>
        </w:r>
      </w:del>
      <w:del w:id="10548" w:author="Janusio" w:date="2018-03-10T14:41:08Z">
        <w:r>
          <w:rPr>
            <w:rFonts w:hint="eastAsia" w:ascii="Times New Roman" w:hAnsi="Times New Roman"/>
            <w:iCs/>
            <w:color w:val="auto"/>
            <w:szCs w:val="24"/>
          </w:rPr>
          <w:delText>(</w:delText>
        </w:r>
      </w:del>
      <w:del w:id="10549" w:author="Janusio" w:date="2018-03-10T14:41:08Z">
        <w:r>
          <w:rPr>
            <w:rFonts w:hint="eastAsia" w:ascii="Times New Roman" w:hAnsi="Times New Roman"/>
            <w:i/>
            <w:iCs/>
            <w:color w:val="auto"/>
            <w:szCs w:val="24"/>
          </w:rPr>
          <w:delText>m</w:delText>
        </w:r>
      </w:del>
      <w:del w:id="10550" w:author="Janusio" w:date="2018-03-10T14:41:08Z">
        <w:r>
          <w:rPr>
            <w:rFonts w:hint="eastAsia" w:ascii="Times New Roman" w:hAnsi="Times New Roman"/>
            <w:iCs/>
            <w:color w:val="auto"/>
            <w:szCs w:val="24"/>
          </w:rPr>
          <w:delText>),</w:delText>
        </w:r>
      </w:del>
      <w:del w:id="10551" w:author="Janusio" w:date="2018-03-10T14:41:08Z">
        <w:r>
          <w:rPr>
            <w:rFonts w:hint="eastAsia" w:ascii="Times New Roman" w:hAnsi="Times New Roman"/>
            <w:i/>
            <w:iCs/>
            <w:color w:val="auto"/>
            <w:szCs w:val="24"/>
          </w:rPr>
          <w:delText>VMM</w:delText>
        </w:r>
      </w:del>
      <w:del w:id="10552" w:author="Janusio" w:date="2018-03-10T14:41:08Z">
        <w:r>
          <w:rPr>
            <w:rFonts w:hint="eastAsia" w:ascii="Times New Roman" w:hAnsi="Times New Roman"/>
            <w:iCs/>
            <w:color w:val="auto"/>
            <w:szCs w:val="24"/>
          </w:rPr>
          <w:delText>(</w:delText>
        </w:r>
      </w:del>
      <w:del w:id="10553" w:author="Janusio" w:date="2018-03-10T14:41:08Z">
        <w:r>
          <w:rPr>
            <w:rFonts w:hint="eastAsia" w:ascii="Times New Roman" w:hAnsi="Times New Roman"/>
            <w:i/>
            <w:iCs/>
            <w:color w:val="auto"/>
            <w:szCs w:val="24"/>
          </w:rPr>
          <w:delText>m</w:delText>
        </w:r>
      </w:del>
      <w:del w:id="10554" w:author="Janusio" w:date="2018-03-10T14:41:08Z">
        <w:r>
          <w:rPr>
            <w:rFonts w:hint="eastAsia" w:ascii="Times New Roman" w:hAnsi="Times New Roman"/>
            <w:iCs/>
            <w:color w:val="auto"/>
            <w:szCs w:val="24"/>
          </w:rPr>
          <w:delText>),</w:delText>
        </w:r>
      </w:del>
      <w:del w:id="10555" w:author="Janusio" w:date="2018-03-10T14:41:08Z">
        <w:r>
          <w:rPr>
            <w:rFonts w:hint="eastAsia" w:ascii="Times New Roman" w:hAnsi="Times New Roman"/>
            <w:i/>
            <w:iCs/>
            <w:color w:val="auto"/>
            <w:szCs w:val="24"/>
          </w:rPr>
          <w:delText>Dom0_Kernel</w:delText>
        </w:r>
      </w:del>
      <w:del w:id="10556" w:author="Janusio" w:date="2018-03-10T14:41:08Z">
        <w:r>
          <w:rPr>
            <w:rFonts w:hint="eastAsia" w:ascii="Times New Roman" w:hAnsi="Times New Roman"/>
            <w:iCs/>
            <w:color w:val="auto"/>
            <w:szCs w:val="24"/>
          </w:rPr>
          <w:delText>(</w:delText>
        </w:r>
      </w:del>
      <w:del w:id="10557" w:author="Janusio" w:date="2018-03-10T14:41:08Z">
        <w:r>
          <w:rPr>
            <w:rFonts w:hint="eastAsia" w:ascii="Times New Roman" w:hAnsi="Times New Roman"/>
            <w:i/>
            <w:iCs/>
            <w:color w:val="auto"/>
            <w:szCs w:val="24"/>
          </w:rPr>
          <w:delText>m</w:delText>
        </w:r>
      </w:del>
      <w:del w:id="10558" w:author="Janusio" w:date="2018-03-10T14:41:08Z">
        <w:r>
          <w:rPr>
            <w:rFonts w:hint="eastAsia" w:ascii="Times New Roman" w:hAnsi="Times New Roman"/>
            <w:iCs/>
            <w:color w:val="auto"/>
            <w:szCs w:val="24"/>
          </w:rPr>
          <w:delText xml:space="preserve">), </w:delText>
        </w:r>
      </w:del>
      <w:del w:id="10559" w:author="Janusio" w:date="2018-03-10T14:41:08Z">
        <w:r>
          <w:rPr>
            <w:rFonts w:hint="eastAsia"/>
            <w:iCs/>
            <w:color w:val="auto"/>
            <w:szCs w:val="24"/>
            <w:lang w:val="en-US" w:eastAsia="zh-CN"/>
          </w:rPr>
          <w:tab/>
        </w:r>
      </w:del>
      <w:del w:id="10560" w:author="Janusio" w:date="2018-03-10T14:41:08Z">
        <w:r>
          <w:rPr>
            <w:rFonts w:hint="eastAsia" w:ascii="Times New Roman" w:hAnsi="Times New Roman"/>
            <w:i/>
            <w:color w:val="auto"/>
            <w:szCs w:val="24"/>
          </w:rPr>
          <w:delText>vTPM Builder</w:delText>
        </w:r>
      </w:del>
      <w:del w:id="10561" w:author="Janusio" w:date="2018-03-10T14:41:08Z">
        <w:r>
          <w:rPr>
            <w:rFonts w:hint="eastAsia" w:ascii="Times New Roman" w:hAnsi="Times New Roman"/>
            <w:iCs/>
            <w:color w:val="auto"/>
            <w:szCs w:val="24"/>
          </w:rPr>
          <w:delText>(</w:delText>
        </w:r>
      </w:del>
      <w:del w:id="10562" w:author="Janusio" w:date="2018-03-10T14:41:08Z">
        <w:r>
          <w:rPr>
            <w:rFonts w:hint="eastAsia" w:ascii="Times New Roman" w:hAnsi="Times New Roman"/>
            <w:i/>
            <w:iCs/>
            <w:color w:val="auto"/>
            <w:szCs w:val="24"/>
          </w:rPr>
          <w:delText>m</w:delText>
        </w:r>
      </w:del>
      <w:del w:id="10563" w:author="Janusio" w:date="2018-03-10T14:41:08Z">
        <w:r>
          <w:rPr>
            <w:rFonts w:hint="eastAsia" w:ascii="Times New Roman" w:hAnsi="Times New Roman"/>
            <w:iCs/>
            <w:color w:val="auto"/>
            <w:szCs w:val="24"/>
          </w:rPr>
          <w:delText>)</w:delText>
        </w:r>
      </w:del>
      <w:del w:id="10564" w:author="Janusio" w:date="2018-03-10T14:41:08Z">
        <w:r>
          <w:rPr>
            <w:rFonts w:hint="eastAsia" w:ascii="Times New Roman" w:hAnsi="Times New Roman"/>
            <w:color w:val="auto"/>
            <w:szCs w:val="24"/>
          </w:rPr>
          <w:delText xml:space="preserve">, </w:delText>
        </w:r>
      </w:del>
      <w:del w:id="10565" w:author="Janusio" w:date="2018-03-10T14:41:08Z">
        <w:r>
          <w:rPr>
            <w:rFonts w:hint="eastAsia" w:ascii="Times New Roman" w:hAnsi="Times New Roman"/>
            <w:i/>
            <w:color w:val="auto"/>
            <w:szCs w:val="24"/>
          </w:rPr>
          <w:delText>vTPM-VM Binding</w:delText>
        </w:r>
      </w:del>
      <w:del w:id="10566" w:author="Janusio" w:date="2018-03-10T14:41:08Z">
        <w:r>
          <w:rPr>
            <w:rFonts w:hint="eastAsia" w:ascii="Times New Roman" w:hAnsi="Times New Roman"/>
            <w:iCs/>
            <w:color w:val="auto"/>
            <w:szCs w:val="24"/>
          </w:rPr>
          <w:delText>(</w:delText>
        </w:r>
      </w:del>
      <w:del w:id="10567" w:author="Janusio" w:date="2018-03-10T14:41:08Z">
        <w:r>
          <w:rPr>
            <w:rFonts w:hint="eastAsia" w:ascii="Times New Roman" w:hAnsi="Times New Roman"/>
            <w:i/>
            <w:iCs/>
            <w:color w:val="auto"/>
            <w:szCs w:val="24"/>
          </w:rPr>
          <w:delText>m</w:delText>
        </w:r>
      </w:del>
      <w:del w:id="10568" w:author="Janusio" w:date="2018-03-10T14:41:08Z">
        <w:r>
          <w:rPr>
            <w:rFonts w:hint="eastAsia" w:ascii="Times New Roman" w:hAnsi="Times New Roman"/>
            <w:iCs/>
            <w:color w:val="auto"/>
            <w:szCs w:val="24"/>
          </w:rPr>
          <w:delText>)</w:delText>
        </w:r>
      </w:del>
      <w:del w:id="10569"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del w:id="10570" w:author="Janusio" w:date="2018-03-10T14:41:08Z"/>
          <w:rFonts w:hint="eastAsia" w:ascii="Times New Roman" w:hAnsi="Times New Roman"/>
          <w:color w:val="auto"/>
          <w:szCs w:val="24"/>
        </w:rPr>
      </w:pPr>
      <w:del w:id="10571" w:author="Janusio" w:date="2018-03-10T14:41:08Z">
        <w:r>
          <w:rPr>
            <w:rFonts w:hint="eastAsia" w:ascii="Times New Roman" w:hAnsi="Times New Roman"/>
            <w:i/>
            <w:color w:val="auto"/>
            <w:szCs w:val="24"/>
          </w:rPr>
          <w:delText>VM Builder</w:delText>
        </w:r>
      </w:del>
      <w:del w:id="10572" w:author="Janusio" w:date="2018-03-10T14:41:08Z">
        <w:r>
          <w:rPr>
            <w:rFonts w:hint="eastAsia" w:ascii="Times New Roman" w:hAnsi="Times New Roman"/>
            <w:iCs/>
            <w:color w:val="auto"/>
            <w:szCs w:val="24"/>
          </w:rPr>
          <w:delText>(</w:delText>
        </w:r>
      </w:del>
      <w:del w:id="10573" w:author="Janusio" w:date="2018-03-10T14:41:08Z">
        <w:r>
          <w:rPr>
            <w:rFonts w:hint="eastAsia" w:ascii="Times New Roman" w:hAnsi="Times New Roman"/>
            <w:i/>
            <w:iCs/>
            <w:color w:val="auto"/>
            <w:szCs w:val="24"/>
          </w:rPr>
          <w:delText>m</w:delText>
        </w:r>
      </w:del>
      <w:del w:id="10574" w:author="Janusio" w:date="2018-03-10T14:41:08Z">
        <w:r>
          <w:rPr>
            <w:rFonts w:hint="eastAsia" w:ascii="Times New Roman" w:hAnsi="Times New Roman"/>
            <w:iCs/>
            <w:color w:val="auto"/>
            <w:szCs w:val="24"/>
          </w:rPr>
          <w:delText>))</w:delText>
        </w:r>
      </w:del>
      <w:del w:id="10575" w:author="Janusio" w:date="2018-03-10T14:41:08Z">
        <w:r>
          <w:rPr>
            <w:rFonts w:hint="eastAsia" w:ascii="Times New Roman" w:hAnsi="Times New Roman"/>
            <w:color w:val="auto"/>
            <w:szCs w:val="24"/>
          </w:rPr>
          <w:delText xml:space="preserve">|}) </w:delText>
        </w:r>
      </w:del>
      <w:del w:id="10576" w:author="Janusio" w:date="2018-03-10T14:41:08Z">
        <w:r>
          <w:rPr>
            <w:rFonts w:hint="eastAsia"/>
            <w:color w:val="auto"/>
            <w:szCs w:val="24"/>
            <w:lang w:val="en-US" w:eastAsia="zh-CN"/>
          </w:rPr>
          <w:delText xml:space="preserve">                          </w:delText>
        </w:r>
      </w:del>
      <w:del w:id="10577" w:author="Janusio" w:date="2018-03-10T14:41:08Z">
        <w:r>
          <w:rPr>
            <w:rFonts w:hint="eastAsia" w:ascii="Times New Roman" w:hAnsi="Times New Roman"/>
            <w:b/>
            <w:bCs/>
            <w:color w:val="auto"/>
            <w:szCs w:val="24"/>
          </w:rPr>
          <w:delText xml:space="preserve"> (15)</w:delText>
        </w:r>
      </w:del>
      <w:del w:id="10578"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579" w:author="Janusio" w:date="2018-03-10T14:41:08Z"/>
          <w:rFonts w:hint="eastAsia" w:ascii="Times New Roman" w:hAnsi="Times New Roman"/>
          <w:color w:val="auto"/>
          <w:szCs w:val="24"/>
        </w:rPr>
      </w:pPr>
      <w:del w:id="10580" w:author="Janusio" w:date="2018-03-10T14:41:08Z">
        <w:r>
          <w:rPr>
            <w:rFonts w:hint="eastAsia" w:ascii="Times New Roman" w:hAnsi="Times New Roman"/>
            <w:color w:val="auto"/>
            <w:szCs w:val="24"/>
          </w:rPr>
          <w:delText>根据公理PCRC：</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581" w:author="Janusio" w:date="2018-03-10T14:41:08Z"/>
          <w:rFonts w:hint="eastAsia" w:ascii="Times New Roman" w:hAnsi="Times New Roman"/>
          <w:color w:val="auto"/>
          <w:szCs w:val="24"/>
        </w:rPr>
      </w:pPr>
      <w:del w:id="10582" w:author="Janusio" w:date="2018-03-10T14:41:08Z">
        <w:r>
          <w:rPr>
            <w:rFonts w:ascii="Times New Roman" w:hAnsi="Times New Roman"/>
            <w:color w:val="auto"/>
            <w:szCs w:val="24"/>
          </w:rPr>
          <w:delText>├</w:delText>
        </w:r>
      </w:del>
      <w:del w:id="10583" w:author="Janusio" w:date="2018-03-10T14:41:08Z">
        <w:r>
          <w:rPr>
            <w:rFonts w:hint="eastAsia" w:ascii="Times New Roman" w:hAnsi="Times New Roman"/>
            <w:color w:val="auto"/>
            <w:szCs w:val="24"/>
          </w:rPr>
          <w:delText>(Mem(</w:delText>
        </w:r>
      </w:del>
      <w:del w:id="10584" w:author="Janusio" w:date="2018-03-10T14:41:08Z">
        <w:r>
          <w:rPr>
            <w:rFonts w:hint="eastAsia" w:ascii="Times New Roman" w:hAnsi="Times New Roman"/>
            <w:i/>
            <w:iCs/>
            <w:color w:val="auto"/>
            <w:szCs w:val="24"/>
          </w:rPr>
          <w:delText>m.pcr.s</w:delText>
        </w:r>
      </w:del>
      <w:del w:id="10585" w:author="Janusio" w:date="2018-03-10T14:41:08Z">
        <w:r>
          <w:rPr>
            <w:rFonts w:hint="eastAsia" w:ascii="Times New Roman" w:hAnsi="Times New Roman"/>
            <w:color w:val="auto"/>
            <w:szCs w:val="24"/>
          </w:rPr>
          <w:delText>,</w:delText>
        </w:r>
      </w:del>
      <w:del w:id="10586" w:author="Janusio" w:date="2018-03-10T14:41:08Z">
        <w:r>
          <w:rPr>
            <w:rFonts w:hint="eastAsia" w:ascii="Times New Roman" w:hAnsi="Times New Roman"/>
            <w:i/>
            <w:iCs/>
            <w:color w:val="auto"/>
            <w:szCs w:val="24"/>
          </w:rPr>
          <w:delText>e</w:delText>
        </w:r>
      </w:del>
      <w:del w:id="10587" w:author="Janusio" w:date="2018-03-10T14:41:08Z">
        <w:r>
          <w:rPr>
            <w:rFonts w:ascii="Times New Roman" w:hAnsi="Times New Roman"/>
            <w:i/>
            <w:iCs/>
            <w:color w:val="auto"/>
            <w:szCs w:val="24"/>
          </w:rPr>
          <w:delText>’’</w:delText>
        </w:r>
      </w:del>
      <w:del w:id="10588" w:author="Janusio" w:date="2018-03-10T14:41:08Z">
        <w:r>
          <w:rPr>
            <w:rFonts w:hint="eastAsia" w:ascii="Times New Roman" w:hAnsi="Times New Roman"/>
            <w:color w:val="auto"/>
            <w:szCs w:val="24"/>
          </w:rPr>
          <w:delText>)@</w:delText>
        </w:r>
      </w:del>
      <w:del w:id="10589" w:author="Janusio" w:date="2018-03-10T14:41:08Z">
        <w:r>
          <w:rPr>
            <w:rFonts w:hint="eastAsia" w:ascii="Times New Roman" w:hAnsi="Times New Roman"/>
            <w:i/>
            <w:color w:val="auto"/>
            <w:szCs w:val="24"/>
          </w:rPr>
          <w:delText>t</w:delText>
        </w:r>
      </w:del>
      <w:del w:id="10590" w:author="Janusio" w:date="2018-03-10T14:41:08Z">
        <w:r>
          <w:rPr>
            <w:rFonts w:hint="eastAsia" w:ascii="Times New Roman" w:hAnsi="Times New Roman"/>
            <w:color w:val="auto"/>
            <w:szCs w:val="24"/>
          </w:rPr>
          <w:delText xml:space="preserve">) </w:delText>
        </w:r>
      </w:del>
      <w:del w:id="10591" w:author="Janusio" w:date="2018-03-10T14:41:08Z"/>
      <w:del w:id="10592" w:author="Janusio" w:date="2018-03-10T14:41:08Z"/>
      <w:del w:id="10593" w:author="Janusio" w:date="2018-03-10T14:41:08Z"/>
      <w:del w:id="10594" w:author="Janusio" w:date="2018-03-10T14:41:08Z">
        <w:r>
          <w:rPr>
            <w:rFonts w:hint="eastAsia" w:ascii="Times New Roman" w:hAnsi="Times New Roman"/>
            <w:color w:val="auto"/>
            <w:position w:val="-4"/>
            <w:szCs w:val="24"/>
          </w:rPr>
          <w:object>
            <v:shape id="_x0000_i1143" o:spt="75" type="#_x0000_t75" style="height:10pt;width:13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43" DrawAspect="Content" ObjectID="_1468075987" r:id="rId329">
              <o:LockedField>false</o:LockedField>
            </o:OLEObject>
          </w:object>
        </w:r>
      </w:del>
      <w:del w:id="10596" w:author="Janusio" w:date="2018-03-10T14:41:08Z"/>
      <w:del w:id="10597" w:author="Janusio" w:date="2018-03-10T14:41:08Z"/>
      <w:del w:id="10598" w:author="Janusio" w:date="2018-03-10T14:41:08Z"/>
      <w:del w:id="10599" w:author="Janusio" w:date="2018-03-10T14:41:08Z"/>
      <w:del w:id="10600" w:author="Janusio" w:date="2018-03-10T14:41:08Z">
        <w:r>
          <w:rPr>
            <w:rFonts w:ascii="Times New Roman" w:hAnsi="Times New Roman"/>
            <w:color w:val="auto"/>
            <w:position w:val="-4"/>
            <w:szCs w:val="24"/>
          </w:rPr>
          <w:object>
            <v:shape id="_x0000_i1144" o:spt="75" type="#_x0000_t75" style="height:8pt;width:12pt;" o:ole="t" filled="f" o:preferrelative="t" stroked="f" coordsize="21600,21600">
              <v:path/>
              <v:fill on="f" alignshape="1" focussize="0,0"/>
              <v:stroke on="f"/>
              <v:imagedata r:id="rId164" o:title=""/>
              <o:lock v:ext="edit" aspectratio="t"/>
              <w10:wrap type="none"/>
              <w10:anchorlock/>
            </v:shape>
            <o:OLEObject Type="Embed" ProgID="Equation.3" ShapeID="_x0000_i1144" DrawAspect="Content" ObjectID="_1468075988" r:id="rId330">
              <o:LockedField>false</o:LockedField>
            </o:OLEObject>
          </w:object>
        </w:r>
      </w:del>
      <w:del w:id="10602" w:author="Janusio" w:date="2018-03-10T14:41:08Z"/>
      <w:del w:id="10603" w:author="Janusio" w:date="2018-03-10T14:41:08Z">
        <w:r>
          <w:rPr>
            <w:rFonts w:hint="eastAsia" w:ascii="Times New Roman" w:hAnsi="Times New Roman"/>
            <w:color w:val="auto"/>
            <w:szCs w:val="24"/>
          </w:rPr>
          <w:delText>Contains(</w:delText>
        </w:r>
      </w:del>
      <w:del w:id="10604" w:author="Janusio" w:date="2018-03-10T14:41:08Z">
        <w:r>
          <w:rPr>
            <w:rFonts w:hint="eastAsia" w:ascii="Times New Roman" w:hAnsi="Times New Roman"/>
            <w:i/>
            <w:iCs/>
            <w:color w:val="auto"/>
            <w:szCs w:val="24"/>
          </w:rPr>
          <w:delText>e</w:delText>
        </w:r>
      </w:del>
      <w:del w:id="10605" w:author="Janusio" w:date="2018-03-10T14:41:08Z">
        <w:r>
          <w:rPr>
            <w:rFonts w:hint="eastAsia" w:ascii="Times New Roman" w:hAnsi="Times New Roman"/>
            <w:color w:val="auto"/>
            <w:szCs w:val="24"/>
          </w:rPr>
          <w:delText>,</w:delText>
        </w:r>
      </w:del>
      <w:del w:id="10606" w:author="Janusio" w:date="2018-03-10T14:41:08Z">
        <w:r>
          <w:rPr>
            <w:rFonts w:hint="eastAsia" w:ascii="Times New Roman" w:hAnsi="Times New Roman"/>
            <w:i/>
            <w:iCs/>
            <w:color w:val="auto"/>
            <w:szCs w:val="24"/>
          </w:rPr>
          <w:delText>SIG</w:delText>
        </w:r>
      </w:del>
      <w:del w:id="10607" w:author="Janusio" w:date="2018-03-10T14:41:08Z">
        <w:r>
          <w:rPr>
            <w:rFonts w:hint="eastAsia" w:ascii="Times New Roman" w:hAnsi="Times New Roman"/>
            <w:i/>
            <w:iCs/>
            <w:color w:val="auto"/>
            <w:szCs w:val="24"/>
            <w:vertAlign w:val="subscript"/>
          </w:rPr>
          <w:delText>K</w:delText>
        </w:r>
      </w:del>
      <w:del w:id="10608" w:author="Janusio" w:date="2018-03-10T14:41:08Z">
        <w:r>
          <w:rPr>
            <w:rFonts w:hint="eastAsia" w:ascii="Times New Roman" w:hAnsi="Times New Roman"/>
            <w:color w:val="auto"/>
            <w:szCs w:val="24"/>
          </w:rPr>
          <w:delText>{|</w:delText>
        </w:r>
      </w:del>
      <w:del w:id="10609" w:author="Janusio" w:date="2018-03-10T14:41:08Z">
        <w:r>
          <w:rPr>
            <w:rFonts w:hint="eastAsia" w:ascii="Times New Roman" w:hAnsi="Times New Roman"/>
            <w:i/>
            <w:iCs/>
            <w:color w:val="auto"/>
            <w:szCs w:val="24"/>
          </w:rPr>
          <w:delText>e</w:delText>
        </w:r>
      </w:del>
      <w:del w:id="10610" w:author="Janusio" w:date="2018-03-10T14:41:08Z">
        <w:r>
          <w:rPr>
            <w:rFonts w:ascii="Times New Roman" w:hAnsi="Times New Roman"/>
            <w:i/>
            <w:iCs/>
            <w:color w:val="auto"/>
            <w:szCs w:val="24"/>
          </w:rPr>
          <w:delText>’</w:delText>
        </w:r>
      </w:del>
      <w:del w:id="10611"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12" w:author="Janusio" w:date="2018-03-10T14:41:08Z"/>
          <w:rFonts w:hint="eastAsia" w:ascii="Times New Roman" w:hAnsi="Times New Roman"/>
          <w:color w:val="auto"/>
          <w:szCs w:val="24"/>
        </w:rPr>
      </w:pPr>
      <w:del w:id="10613" w:author="Janusio" w:date="2018-03-10T14:41:08Z">
        <w:r>
          <w:rPr>
            <w:rFonts w:hint="eastAsia" w:ascii="Times New Roman" w:hAnsi="Times New Roman"/>
            <w:color w:val="auto"/>
            <w:szCs w:val="24"/>
          </w:rPr>
          <w:delText>以及Mem(</w:delText>
        </w:r>
      </w:del>
      <w:del w:id="10614" w:author="Janusio" w:date="2018-03-10T14:41:08Z">
        <w:r>
          <w:rPr>
            <w:rFonts w:hint="eastAsia" w:ascii="Times New Roman" w:hAnsi="Times New Roman"/>
            <w:i/>
            <w:iCs/>
            <w:color w:val="auto"/>
            <w:szCs w:val="24"/>
          </w:rPr>
          <w:delText>m.pcr.s</w:delText>
        </w:r>
      </w:del>
      <w:del w:id="10615" w:author="Janusio" w:date="2018-03-10T14:41:08Z">
        <w:r>
          <w:rPr>
            <w:rFonts w:hint="eastAsia" w:ascii="Times New Roman" w:hAnsi="Times New Roman"/>
            <w:color w:val="auto"/>
            <w:szCs w:val="24"/>
          </w:rPr>
          <w:delText>,</w:delText>
        </w:r>
      </w:del>
      <w:del w:id="10616" w:author="Janusio" w:date="2018-03-10T14:41:08Z">
        <w:r>
          <w:rPr>
            <w:rFonts w:hint="eastAsia" w:ascii="Times New Roman" w:hAnsi="Times New Roman"/>
            <w:i/>
            <w:iCs/>
            <w:color w:val="auto"/>
            <w:szCs w:val="24"/>
          </w:rPr>
          <w:delText>e</w:delText>
        </w:r>
      </w:del>
      <w:del w:id="10617" w:author="Janusio" w:date="2018-03-10T14:41:08Z">
        <w:r>
          <w:rPr>
            <w:rFonts w:ascii="Times New Roman" w:hAnsi="Times New Roman"/>
            <w:i/>
            <w:iCs/>
            <w:color w:val="auto"/>
            <w:szCs w:val="24"/>
          </w:rPr>
          <w:delText>’’</w:delText>
        </w:r>
      </w:del>
      <w:del w:id="10618" w:author="Janusio" w:date="2018-03-10T14:41:08Z">
        <w:r>
          <w:rPr>
            <w:rFonts w:hint="eastAsia" w:ascii="Times New Roman" w:hAnsi="Times New Roman"/>
            <w:color w:val="auto"/>
            <w:szCs w:val="24"/>
          </w:rPr>
          <w:delText>)存在的事实，可知式(14)中第2种可能不成立，故只有</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19" w:author="Janusio" w:date="2018-03-10T14:41:08Z"/>
          <w:rFonts w:hint="eastAsia" w:ascii="Times New Roman" w:hAnsi="Times New Roman"/>
          <w:iCs/>
          <w:color w:val="auto"/>
          <w:szCs w:val="24"/>
        </w:rPr>
      </w:pPr>
      <w:del w:id="10620" w:author="Janusio" w:date="2018-03-10T14:41:08Z">
        <w:r>
          <w:rPr>
            <w:rFonts w:hint="eastAsia" w:ascii="Times New Roman" w:hAnsi="Times New Roman"/>
            <w:i/>
            <w:iCs/>
            <w:color w:val="auto"/>
            <w:szCs w:val="24"/>
          </w:rPr>
          <w:delText>e</w:delText>
        </w:r>
      </w:del>
      <w:del w:id="10621" w:author="Janusio" w:date="2018-03-10T14:41:08Z">
        <w:r>
          <w:rPr>
            <w:rFonts w:ascii="Times New Roman" w:hAnsi="Times New Roman"/>
            <w:i/>
            <w:iCs/>
            <w:color w:val="auto"/>
            <w:szCs w:val="24"/>
          </w:rPr>
          <w:delText>’’</w:delText>
        </w:r>
      </w:del>
      <w:del w:id="10622" w:author="Janusio" w:date="2018-03-10T14:41:08Z">
        <w:r>
          <w:rPr>
            <w:rFonts w:hint="eastAsia" w:ascii="Times New Roman" w:hAnsi="Times New Roman"/>
            <w:i/>
            <w:iCs/>
            <w:color w:val="auto"/>
            <w:szCs w:val="24"/>
          </w:rPr>
          <w:delText>= seq</w:delText>
        </w:r>
      </w:del>
      <w:del w:id="10623" w:author="Janusio" w:date="2018-03-10T14:41:08Z">
        <w:r>
          <w:rPr>
            <w:rFonts w:hint="eastAsia" w:ascii="Times New Roman" w:hAnsi="Times New Roman"/>
            <w:iCs/>
            <w:color w:val="auto"/>
            <w:szCs w:val="24"/>
          </w:rPr>
          <w:delText>(</w:delText>
        </w:r>
      </w:del>
      <w:del w:id="10624" w:author="Janusio" w:date="2018-03-10T14:41:08Z">
        <w:r>
          <w:rPr>
            <w:rFonts w:hint="eastAsia" w:ascii="Times New Roman" w:hAnsi="Times New Roman"/>
            <w:i/>
            <w:iCs/>
            <w:color w:val="auto"/>
            <w:szCs w:val="24"/>
          </w:rPr>
          <w:delText>BIOS</w:delText>
        </w:r>
      </w:del>
      <w:del w:id="10625" w:author="Janusio" w:date="2018-03-10T14:41:08Z">
        <w:r>
          <w:rPr>
            <w:rFonts w:hint="eastAsia" w:ascii="Times New Roman" w:hAnsi="Times New Roman"/>
            <w:iCs/>
            <w:color w:val="auto"/>
            <w:szCs w:val="24"/>
          </w:rPr>
          <w:delText>(</w:delText>
        </w:r>
      </w:del>
      <w:del w:id="10626" w:author="Janusio" w:date="2018-03-10T14:41:08Z">
        <w:r>
          <w:rPr>
            <w:rFonts w:hint="eastAsia" w:ascii="Times New Roman" w:hAnsi="Times New Roman"/>
            <w:i/>
            <w:iCs/>
            <w:color w:val="auto"/>
            <w:szCs w:val="24"/>
          </w:rPr>
          <w:delText>m</w:delText>
        </w:r>
      </w:del>
      <w:del w:id="10627" w:author="Janusio" w:date="2018-03-10T14:41:08Z">
        <w:r>
          <w:rPr>
            <w:rFonts w:hint="eastAsia" w:ascii="Times New Roman" w:hAnsi="Times New Roman"/>
            <w:iCs/>
            <w:color w:val="auto"/>
            <w:szCs w:val="24"/>
          </w:rPr>
          <w:delText>),</w:delText>
        </w:r>
      </w:del>
      <w:del w:id="10628" w:author="Janusio" w:date="2018-03-10T14:41:08Z">
        <w:r>
          <w:rPr>
            <w:rFonts w:hint="eastAsia" w:ascii="Times New Roman" w:hAnsi="Times New Roman"/>
            <w:i/>
            <w:iCs/>
            <w:color w:val="auto"/>
            <w:szCs w:val="24"/>
          </w:rPr>
          <w:delText>OSLoader</w:delText>
        </w:r>
      </w:del>
      <w:del w:id="10629" w:author="Janusio" w:date="2018-03-10T14:41:08Z">
        <w:r>
          <w:rPr>
            <w:rFonts w:hint="eastAsia" w:ascii="Times New Roman" w:hAnsi="Times New Roman"/>
            <w:iCs/>
            <w:color w:val="auto"/>
            <w:szCs w:val="24"/>
          </w:rPr>
          <w:delText>(</w:delText>
        </w:r>
      </w:del>
      <w:del w:id="10630" w:author="Janusio" w:date="2018-03-10T14:41:08Z">
        <w:r>
          <w:rPr>
            <w:rFonts w:hint="eastAsia" w:ascii="Times New Roman" w:hAnsi="Times New Roman"/>
            <w:i/>
            <w:iCs/>
            <w:color w:val="auto"/>
            <w:szCs w:val="24"/>
          </w:rPr>
          <w:delText>m</w:delText>
        </w:r>
      </w:del>
      <w:del w:id="10631" w:author="Janusio" w:date="2018-03-10T14:41:08Z">
        <w:r>
          <w:rPr>
            <w:rFonts w:hint="eastAsia" w:ascii="Times New Roman" w:hAnsi="Times New Roman"/>
            <w:iCs/>
            <w:color w:val="auto"/>
            <w:szCs w:val="24"/>
          </w:rPr>
          <w:delText>),</w:delText>
        </w:r>
      </w:del>
      <w:del w:id="10632" w:author="Janusio" w:date="2018-03-10T14:41:08Z">
        <w:r>
          <w:rPr>
            <w:rFonts w:hint="eastAsia" w:ascii="Times New Roman" w:hAnsi="Times New Roman"/>
            <w:i/>
            <w:iCs/>
            <w:color w:val="auto"/>
            <w:szCs w:val="24"/>
          </w:rPr>
          <w:delText>VMM</w:delText>
        </w:r>
      </w:del>
      <w:del w:id="10633" w:author="Janusio" w:date="2018-03-10T14:41:08Z">
        <w:r>
          <w:rPr>
            <w:rFonts w:hint="eastAsia" w:ascii="Times New Roman" w:hAnsi="Times New Roman"/>
            <w:iCs/>
            <w:color w:val="auto"/>
            <w:szCs w:val="24"/>
          </w:rPr>
          <w:delText>(</w:delText>
        </w:r>
      </w:del>
      <w:del w:id="10634" w:author="Janusio" w:date="2018-03-10T14:41:08Z">
        <w:r>
          <w:rPr>
            <w:rFonts w:hint="eastAsia" w:ascii="Times New Roman" w:hAnsi="Times New Roman"/>
            <w:i/>
            <w:iCs/>
            <w:color w:val="auto"/>
            <w:szCs w:val="24"/>
          </w:rPr>
          <w:delText>m</w:delText>
        </w:r>
      </w:del>
      <w:del w:id="10635" w:author="Janusio" w:date="2018-03-10T14:41:08Z">
        <w:r>
          <w:rPr>
            <w:rFonts w:hint="eastAsia" w:ascii="Times New Roman" w:hAnsi="Times New Roman"/>
            <w:iCs/>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36" w:author="Janusio" w:date="2018-03-10T14:41:08Z"/>
          <w:rFonts w:hint="eastAsia" w:ascii="Times New Roman" w:hAnsi="Times New Roman"/>
          <w:color w:val="auto"/>
          <w:szCs w:val="24"/>
        </w:rPr>
      </w:pPr>
      <w:del w:id="10637" w:author="Janusio" w:date="2018-03-10T14:41:08Z">
        <w:r>
          <w:rPr>
            <w:rFonts w:hint="eastAsia" w:ascii="Times New Roman" w:hAnsi="Times New Roman"/>
            <w:i/>
            <w:iCs/>
            <w:color w:val="auto"/>
            <w:szCs w:val="24"/>
          </w:rPr>
          <w:delText>Dom0_Kernel</w:delText>
        </w:r>
      </w:del>
      <w:del w:id="10638" w:author="Janusio" w:date="2018-03-10T14:41:08Z">
        <w:r>
          <w:rPr>
            <w:rFonts w:hint="eastAsia" w:ascii="Times New Roman" w:hAnsi="Times New Roman"/>
            <w:iCs/>
            <w:color w:val="auto"/>
            <w:szCs w:val="24"/>
          </w:rPr>
          <w:delText>(</w:delText>
        </w:r>
      </w:del>
      <w:del w:id="10639" w:author="Janusio" w:date="2018-03-10T14:41:08Z">
        <w:r>
          <w:rPr>
            <w:rFonts w:hint="eastAsia" w:ascii="Times New Roman" w:hAnsi="Times New Roman"/>
            <w:i/>
            <w:iCs/>
            <w:color w:val="auto"/>
            <w:szCs w:val="24"/>
          </w:rPr>
          <w:delText>m</w:delText>
        </w:r>
      </w:del>
      <w:del w:id="10640" w:author="Janusio" w:date="2018-03-10T14:41:08Z">
        <w:r>
          <w:rPr>
            <w:rFonts w:hint="eastAsia" w:ascii="Times New Roman" w:hAnsi="Times New Roman"/>
            <w:iCs/>
            <w:color w:val="auto"/>
            <w:szCs w:val="24"/>
          </w:rPr>
          <w:delText xml:space="preserve">), </w:delText>
        </w:r>
      </w:del>
      <w:del w:id="10641" w:author="Janusio" w:date="2018-03-10T14:41:08Z">
        <w:r>
          <w:rPr>
            <w:rFonts w:hint="eastAsia" w:ascii="Times New Roman" w:hAnsi="Times New Roman"/>
            <w:i/>
            <w:color w:val="auto"/>
            <w:szCs w:val="24"/>
          </w:rPr>
          <w:delText>vTPM Builder</w:delText>
        </w:r>
      </w:del>
      <w:del w:id="10642" w:author="Janusio" w:date="2018-03-10T14:41:08Z">
        <w:r>
          <w:rPr>
            <w:rFonts w:hint="eastAsia" w:ascii="Times New Roman" w:hAnsi="Times New Roman"/>
            <w:iCs/>
            <w:color w:val="auto"/>
            <w:szCs w:val="24"/>
          </w:rPr>
          <w:delText>(</w:delText>
        </w:r>
      </w:del>
      <w:del w:id="10643" w:author="Janusio" w:date="2018-03-10T14:41:08Z">
        <w:r>
          <w:rPr>
            <w:rFonts w:hint="eastAsia" w:ascii="Times New Roman" w:hAnsi="Times New Roman"/>
            <w:i/>
            <w:iCs/>
            <w:color w:val="auto"/>
            <w:szCs w:val="24"/>
          </w:rPr>
          <w:delText>m</w:delText>
        </w:r>
      </w:del>
      <w:del w:id="10644" w:author="Janusio" w:date="2018-03-10T14:41:08Z">
        <w:r>
          <w:rPr>
            <w:rFonts w:hint="eastAsia" w:ascii="Times New Roman" w:hAnsi="Times New Roman"/>
            <w:iCs/>
            <w:color w:val="auto"/>
            <w:szCs w:val="24"/>
          </w:rPr>
          <w:delText>)</w:delText>
        </w:r>
      </w:del>
      <w:del w:id="10645"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46" w:author="Janusio" w:date="2018-03-10T14:41:08Z"/>
          <w:rFonts w:hint="eastAsia" w:ascii="Times New Roman" w:hAnsi="Times New Roman"/>
          <w:iCs/>
          <w:color w:val="auto"/>
          <w:szCs w:val="24"/>
        </w:rPr>
      </w:pPr>
      <w:del w:id="10647" w:author="Janusio" w:date="2018-03-10T14:41:08Z">
        <w:r>
          <w:rPr>
            <w:rFonts w:hint="eastAsia" w:ascii="Times New Roman" w:hAnsi="Times New Roman"/>
            <w:i/>
            <w:color w:val="auto"/>
            <w:szCs w:val="24"/>
          </w:rPr>
          <w:delText>vTPM-VM Binding</w:delText>
        </w:r>
      </w:del>
      <w:del w:id="10648" w:author="Janusio" w:date="2018-03-10T14:41:08Z">
        <w:r>
          <w:rPr>
            <w:rFonts w:hint="eastAsia" w:ascii="Times New Roman" w:hAnsi="Times New Roman"/>
            <w:iCs/>
            <w:color w:val="auto"/>
            <w:szCs w:val="24"/>
          </w:rPr>
          <w:delText>(</w:delText>
        </w:r>
      </w:del>
      <w:del w:id="10649" w:author="Janusio" w:date="2018-03-10T14:41:08Z">
        <w:r>
          <w:rPr>
            <w:rFonts w:hint="eastAsia" w:ascii="Times New Roman" w:hAnsi="Times New Roman"/>
            <w:i/>
            <w:iCs/>
            <w:color w:val="auto"/>
            <w:szCs w:val="24"/>
          </w:rPr>
          <w:delText>m</w:delText>
        </w:r>
      </w:del>
      <w:del w:id="10650" w:author="Janusio" w:date="2018-03-10T14:41:08Z">
        <w:r>
          <w:rPr>
            <w:rFonts w:hint="eastAsia" w:ascii="Times New Roman" w:hAnsi="Times New Roman"/>
            <w:iCs/>
            <w:color w:val="auto"/>
            <w:szCs w:val="24"/>
          </w:rPr>
          <w:delText>)</w:delText>
        </w:r>
      </w:del>
      <w:del w:id="10651" w:author="Janusio" w:date="2018-03-10T14:41:08Z">
        <w:r>
          <w:rPr>
            <w:rFonts w:hint="eastAsia" w:ascii="Times New Roman" w:hAnsi="Times New Roman"/>
            <w:color w:val="auto"/>
            <w:szCs w:val="24"/>
          </w:rPr>
          <w:delText xml:space="preserve">, </w:delText>
        </w:r>
      </w:del>
      <w:del w:id="10652" w:author="Janusio" w:date="2018-03-10T14:41:08Z">
        <w:r>
          <w:rPr>
            <w:rFonts w:hint="eastAsia" w:ascii="Times New Roman" w:hAnsi="Times New Roman"/>
            <w:i/>
            <w:color w:val="auto"/>
            <w:szCs w:val="24"/>
          </w:rPr>
          <w:delText>VM Builder</w:delText>
        </w:r>
      </w:del>
      <w:del w:id="10653" w:author="Janusio" w:date="2018-03-10T14:41:08Z">
        <w:r>
          <w:rPr>
            <w:rFonts w:hint="eastAsia" w:ascii="Times New Roman" w:hAnsi="Times New Roman"/>
            <w:iCs/>
            <w:color w:val="auto"/>
            <w:szCs w:val="24"/>
          </w:rPr>
          <w:delText>(</w:delText>
        </w:r>
      </w:del>
      <w:del w:id="10654" w:author="Janusio" w:date="2018-03-10T14:41:08Z">
        <w:r>
          <w:rPr>
            <w:rFonts w:hint="eastAsia" w:ascii="Times New Roman" w:hAnsi="Times New Roman"/>
            <w:i/>
            <w:iCs/>
            <w:color w:val="auto"/>
            <w:szCs w:val="24"/>
          </w:rPr>
          <w:delText>m</w:delText>
        </w:r>
      </w:del>
      <w:del w:id="10655" w:author="Janusio" w:date="2018-03-10T14:41:08Z">
        <w:r>
          <w:rPr>
            <w:rFonts w:hint="eastAsia" w:ascii="Times New Roman" w:hAnsi="Times New Roman"/>
            <w:iCs/>
            <w:color w:val="auto"/>
            <w:szCs w:val="24"/>
          </w:rPr>
          <w:delText>))成立。</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56" w:author="Janusio" w:date="2018-03-10T14:41:08Z"/>
          <w:rFonts w:hint="eastAsia" w:ascii="Times New Roman" w:hAnsi="Times New Roman"/>
          <w:color w:val="auto"/>
          <w:szCs w:val="24"/>
        </w:rPr>
      </w:pPr>
      <w:del w:id="10657" w:author="Janusio" w:date="2018-03-10T14:41:08Z">
        <w:r>
          <w:rPr>
            <w:rFonts w:hint="eastAsia" w:ascii="Times New Roman" w:hAnsi="Times New Roman"/>
            <w:color w:val="auto"/>
            <w:szCs w:val="24"/>
          </w:rPr>
          <w:delText>利用等值公理Eq对式(14)进行变换可得</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58" w:author="Janusio" w:date="2018-03-10T14:41:08Z"/>
          <w:rFonts w:hint="eastAsia" w:ascii="Times New Roman" w:hAnsi="Times New Roman"/>
          <w:color w:val="auto"/>
          <w:szCs w:val="24"/>
        </w:rPr>
      </w:pPr>
      <w:del w:id="10659" w:author="Janusio" w:date="2018-03-10T14:41:08Z">
        <w:r>
          <w:rPr>
            <w:rFonts w:hint="eastAsia" w:ascii="Times New Roman" w:hAnsi="Times New Roman"/>
            <w:color w:val="auto"/>
            <w:szCs w:val="24"/>
          </w:rPr>
          <w:delText>[Verifier(</w:delText>
        </w:r>
      </w:del>
      <w:del w:id="10660" w:author="Janusio" w:date="2018-03-10T14:41:08Z">
        <w:r>
          <w:rPr>
            <w:rFonts w:hint="eastAsia" w:ascii="Times New Roman" w:hAnsi="Times New Roman"/>
            <w:i/>
            <w:iCs/>
            <w:color w:val="auto"/>
            <w:szCs w:val="24"/>
          </w:rPr>
          <w:delText>m</w:delText>
        </w:r>
      </w:del>
      <w:del w:id="10661" w:author="Janusio" w:date="2018-03-10T14:41:08Z">
        <w:r>
          <w:rPr>
            <w:rFonts w:hint="eastAsia" w:ascii="Times New Roman" w:hAnsi="Times New Roman"/>
            <w:color w:val="auto"/>
            <w:szCs w:val="24"/>
          </w:rPr>
          <w:delText>)]</w:delText>
        </w:r>
      </w:del>
      <w:del w:id="10662" w:author="Janusio" w:date="2018-03-10T14:41:08Z"/>
      <w:del w:id="10663" w:author="Janusio" w:date="2018-03-10T14:41:08Z"/>
      <w:del w:id="10664" w:author="Janusio" w:date="2018-03-10T14:41:08Z"/>
      <w:del w:id="10665" w:author="Janusio" w:date="2018-03-10T14:41:08Z">
        <w:r>
          <w:rPr>
            <w:rFonts w:hint="eastAsia" w:ascii="Times New Roman" w:hAnsi="Times New Roman"/>
            <w:color w:val="auto"/>
            <w:position w:val="-12"/>
            <w:szCs w:val="24"/>
          </w:rPr>
          <w:object>
            <v:shape id="_x0000_i1145" o:spt="75" type="#_x0000_t75" style="height:19pt;width:16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45" DrawAspect="Content" ObjectID="_1468075989" r:id="rId331">
              <o:LockedField>false</o:LockedField>
            </o:OLEObject>
          </w:object>
        </w:r>
      </w:del>
      <w:del w:id="10667" w:author="Janusio" w:date="2018-03-10T14:41:08Z"/>
      <w:del w:id="10668" w:author="Janusio" w:date="2018-03-10T14:41:08Z"/>
      <w:del w:id="10669" w:author="Janusio" w:date="2018-03-10T14:41:08Z"/>
      <w:del w:id="10670" w:author="Janusio" w:date="2018-03-10T14:41:08Z"/>
      <w:del w:id="10671" w:author="Janusio" w:date="2018-03-10T14:41:08Z">
        <w:r>
          <w:rPr>
            <w:rFonts w:hint="eastAsia" w:ascii="Times New Roman" w:hAnsi="Times New Roman"/>
            <w:i/>
            <w:iCs/>
            <w:color w:val="auto"/>
            <w:position w:val="-4"/>
            <w:szCs w:val="24"/>
          </w:rPr>
          <w:object>
            <v:shape id="_x0000_i1146"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46" DrawAspect="Content" ObjectID="_1468075990" r:id="rId332">
              <o:LockedField>false</o:LockedField>
            </o:OLEObject>
          </w:object>
        </w:r>
      </w:del>
      <w:del w:id="10673" w:author="Janusio" w:date="2018-03-10T14:41:08Z"/>
      <w:del w:id="10674" w:author="Janusio" w:date="2018-03-10T14:41:08Z">
        <w:r>
          <w:rPr>
            <w:rFonts w:hint="eastAsia" w:ascii="Times New Roman" w:hAnsi="Times New Roman"/>
            <w:i/>
            <w:iCs/>
            <w:color w:val="auto"/>
            <w:szCs w:val="24"/>
          </w:rPr>
          <w:delText>t</w:delText>
        </w:r>
      </w:del>
      <w:del w:id="10675" w:author="Janusio" w:date="2018-03-10T14:41:08Z">
        <w:r>
          <w:rPr>
            <w:rFonts w:hint="eastAsia" w:ascii="Times New Roman" w:hAnsi="Times New Roman"/>
            <w:i/>
            <w:iCs/>
            <w:color w:val="auto"/>
            <w:szCs w:val="24"/>
            <w:vertAlign w:val="subscript"/>
          </w:rPr>
          <w:delText>R</w:delText>
        </w:r>
      </w:del>
      <w:del w:id="10676" w:author="Janusio" w:date="2018-03-10T14:41:08Z">
        <w:r>
          <w:rPr>
            <w:rFonts w:hint="eastAsia" w:ascii="Times New Roman" w:hAnsi="Times New Roman"/>
            <w:color w:val="auto"/>
            <w:szCs w:val="24"/>
          </w:rPr>
          <w:delText>,</w:delText>
        </w:r>
      </w:del>
      <w:del w:id="10677" w:author="Janusio" w:date="2018-03-10T14:41:08Z">
        <w:r>
          <w:rPr>
            <w:rFonts w:hint="eastAsia" w:ascii="Times New Roman" w:hAnsi="Times New Roman"/>
            <w:i/>
            <w:iCs/>
            <w:color w:val="auto"/>
            <w:szCs w:val="24"/>
          </w:rPr>
          <w:delText>.</w:delText>
        </w:r>
      </w:del>
      <w:del w:id="10678" w:author="Janusio" w:date="2018-03-10T14:41:08Z">
        <w:r>
          <w:rPr>
            <w:rFonts w:hint="eastAsia" w:ascii="Times New Roman" w:hAnsi="Times New Roman"/>
            <w:iCs/>
            <w:color w:val="auto"/>
            <w:szCs w:val="24"/>
          </w:rPr>
          <w:delText>(</w:delText>
        </w:r>
      </w:del>
      <w:del w:id="10679" w:author="Janusio" w:date="2018-03-10T14:41:08Z">
        <w:r>
          <w:rPr>
            <w:rFonts w:hint="eastAsia" w:ascii="Times New Roman" w:hAnsi="Times New Roman"/>
            <w:i/>
            <w:iCs/>
            <w:color w:val="auto"/>
            <w:szCs w:val="24"/>
          </w:rPr>
          <w:delText>t</w:delText>
        </w:r>
      </w:del>
      <w:del w:id="10680" w:author="Janusio" w:date="2018-03-10T14:41:08Z">
        <w:r>
          <w:rPr>
            <w:rFonts w:hint="eastAsia" w:ascii="Times New Roman" w:hAnsi="Times New Roman"/>
            <w:i/>
            <w:iCs/>
            <w:color w:val="auto"/>
            <w:szCs w:val="24"/>
            <w:vertAlign w:val="subscript"/>
          </w:rPr>
          <w:delText>R</w:delText>
        </w:r>
      </w:del>
      <w:del w:id="10681" w:author="Janusio" w:date="2018-03-10T14:41:08Z">
        <w:r>
          <w:rPr>
            <w:rFonts w:hint="eastAsia" w:ascii="Times New Roman" w:hAnsi="Times New Roman"/>
            <w:i/>
            <w:iCs/>
            <w:color w:val="auto"/>
            <w:szCs w:val="24"/>
          </w:rPr>
          <w:delText>&lt;t</w:delText>
        </w:r>
      </w:del>
      <w:del w:id="10682" w:author="Janusio" w:date="2018-03-10T14:41:08Z">
        <w:r>
          <w:rPr>
            <w:rFonts w:hint="eastAsia" w:ascii="Times New Roman" w:hAnsi="Times New Roman"/>
            <w:i/>
            <w:iCs/>
            <w:color w:val="auto"/>
            <w:szCs w:val="24"/>
            <w:vertAlign w:val="subscript"/>
          </w:rPr>
          <w:delText>e</w:delText>
        </w:r>
      </w:del>
      <w:del w:id="10683" w:author="Janusio" w:date="2018-03-10T14:41:08Z">
        <w:r>
          <w:rPr>
            <w:rFonts w:hint="eastAsia" w:ascii="Times New Roman" w:hAnsi="Times New Roman"/>
            <w:iCs/>
            <w:color w:val="auto"/>
            <w:szCs w:val="24"/>
          </w:rPr>
          <w:delText>)</w:delText>
        </w:r>
      </w:del>
      <w:del w:id="10684" w:author="Janusio" w:date="2018-03-10T14:41:08Z"/>
      <w:del w:id="10685" w:author="Janusio" w:date="2018-03-10T14:41:08Z"/>
      <w:del w:id="10686" w:author="Janusio" w:date="2018-03-10T14:41:08Z"/>
      <w:del w:id="10687" w:author="Janusio" w:date="2018-03-10T14:41:08Z">
        <w:r>
          <w:rPr>
            <w:rFonts w:hint="eastAsia" w:ascii="Times New Roman" w:hAnsi="Times New Roman"/>
            <w:color w:val="auto"/>
            <w:position w:val="-4"/>
            <w:szCs w:val="24"/>
          </w:rPr>
          <w:object>
            <v:shape id="_x0000_i1147"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47" DrawAspect="Content" ObjectID="_1468075991" r:id="rId333">
              <o:LockedField>false</o:LockedField>
            </o:OLEObject>
          </w:object>
        </w:r>
      </w:del>
      <w:del w:id="10689" w:author="Janusio" w:date="2018-03-10T14:41:08Z"/>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690" w:author="Janusio" w:date="2018-03-10T14:41:08Z"/>
          <w:rFonts w:hint="eastAsia" w:ascii="Times New Roman" w:hAnsi="Times New Roman"/>
          <w:iCs/>
          <w:color w:val="auto"/>
          <w:szCs w:val="24"/>
        </w:rPr>
      </w:pPr>
      <w:del w:id="10691" w:author="Janusio" w:date="2018-03-10T14:41:08Z">
        <w:r>
          <w:rPr>
            <w:rFonts w:hint="eastAsia" w:ascii="Times New Roman" w:hAnsi="Times New Roman"/>
            <w:color w:val="auto"/>
            <w:szCs w:val="24"/>
          </w:rPr>
          <w:delText>(Mem(</w:delText>
        </w:r>
      </w:del>
      <w:del w:id="10692" w:author="Janusio" w:date="2018-03-10T14:41:08Z">
        <w:r>
          <w:rPr>
            <w:rFonts w:hint="eastAsia" w:ascii="Times New Roman" w:hAnsi="Times New Roman"/>
            <w:i/>
            <w:iCs/>
            <w:color w:val="auto"/>
            <w:szCs w:val="24"/>
          </w:rPr>
          <w:delText>m.pcr.s</w:delText>
        </w:r>
      </w:del>
      <w:del w:id="10693" w:author="Janusio" w:date="2018-03-10T14:41:08Z">
        <w:r>
          <w:rPr>
            <w:rFonts w:hint="eastAsia" w:ascii="Times New Roman" w:hAnsi="Times New Roman"/>
            <w:color w:val="auto"/>
            <w:szCs w:val="24"/>
          </w:rPr>
          <w:delText>,</w:delText>
        </w:r>
      </w:del>
      <w:del w:id="10694" w:author="Janusio" w:date="2018-03-10T14:41:08Z">
        <w:r>
          <w:rPr>
            <w:rFonts w:hint="eastAsia" w:ascii="Times New Roman" w:hAnsi="Times New Roman"/>
            <w:i/>
            <w:iCs/>
            <w:color w:val="auto"/>
            <w:szCs w:val="24"/>
          </w:rPr>
          <w:delText xml:space="preserve"> seq</w:delText>
        </w:r>
      </w:del>
      <w:del w:id="10695" w:author="Janusio" w:date="2018-03-10T14:41:08Z">
        <w:r>
          <w:rPr>
            <w:rFonts w:hint="eastAsia" w:ascii="Times New Roman" w:hAnsi="Times New Roman"/>
            <w:iCs/>
            <w:color w:val="auto"/>
            <w:szCs w:val="24"/>
          </w:rPr>
          <w:delText>(</w:delText>
        </w:r>
      </w:del>
      <w:del w:id="10696" w:author="Janusio" w:date="2018-03-10T14:41:08Z">
        <w:r>
          <w:rPr>
            <w:rFonts w:hint="eastAsia" w:ascii="Times New Roman" w:hAnsi="Times New Roman"/>
            <w:i/>
            <w:iCs/>
            <w:color w:val="auto"/>
            <w:szCs w:val="24"/>
          </w:rPr>
          <w:delText>BIOS</w:delText>
        </w:r>
      </w:del>
      <w:del w:id="10697" w:author="Janusio" w:date="2018-03-10T14:41:08Z">
        <w:r>
          <w:rPr>
            <w:rFonts w:hint="eastAsia" w:ascii="Times New Roman" w:hAnsi="Times New Roman"/>
            <w:iCs/>
            <w:color w:val="auto"/>
            <w:szCs w:val="24"/>
          </w:rPr>
          <w:delText>(</w:delText>
        </w:r>
      </w:del>
      <w:del w:id="10698" w:author="Janusio" w:date="2018-03-10T14:41:08Z">
        <w:r>
          <w:rPr>
            <w:rFonts w:hint="eastAsia" w:ascii="Times New Roman" w:hAnsi="Times New Roman"/>
            <w:i/>
            <w:iCs/>
            <w:color w:val="auto"/>
            <w:szCs w:val="24"/>
          </w:rPr>
          <w:delText>m</w:delText>
        </w:r>
      </w:del>
      <w:del w:id="10699" w:author="Janusio" w:date="2018-03-10T14:41:08Z">
        <w:r>
          <w:rPr>
            <w:rFonts w:hint="eastAsia" w:ascii="Times New Roman" w:hAnsi="Times New Roman"/>
            <w:iCs/>
            <w:color w:val="auto"/>
            <w:szCs w:val="24"/>
          </w:rPr>
          <w:delText>),</w:delText>
        </w:r>
      </w:del>
      <w:del w:id="10700" w:author="Janusio" w:date="2018-03-10T14:41:08Z">
        <w:r>
          <w:rPr>
            <w:rFonts w:hint="eastAsia" w:ascii="Times New Roman" w:hAnsi="Times New Roman"/>
            <w:i/>
            <w:iCs/>
            <w:color w:val="auto"/>
            <w:szCs w:val="24"/>
          </w:rPr>
          <w:delText>OSLoader</w:delText>
        </w:r>
      </w:del>
      <w:del w:id="10701" w:author="Janusio" w:date="2018-03-10T14:41:08Z">
        <w:r>
          <w:rPr>
            <w:rFonts w:hint="eastAsia" w:ascii="Times New Roman" w:hAnsi="Times New Roman"/>
            <w:iCs/>
            <w:color w:val="auto"/>
            <w:szCs w:val="24"/>
          </w:rPr>
          <w:delText>(</w:delText>
        </w:r>
      </w:del>
      <w:del w:id="10702" w:author="Janusio" w:date="2018-03-10T14:41:08Z">
        <w:r>
          <w:rPr>
            <w:rFonts w:hint="eastAsia" w:ascii="Times New Roman" w:hAnsi="Times New Roman"/>
            <w:i/>
            <w:iCs/>
            <w:color w:val="auto"/>
            <w:szCs w:val="24"/>
          </w:rPr>
          <w:delText>m</w:delText>
        </w:r>
      </w:del>
      <w:del w:id="10703" w:author="Janusio" w:date="2018-03-10T14:41:08Z">
        <w:r>
          <w:rPr>
            <w:rFonts w:hint="eastAsia" w:ascii="Times New Roman" w:hAnsi="Times New Roman"/>
            <w:iCs/>
            <w:color w:val="auto"/>
            <w:szCs w:val="24"/>
          </w:rPr>
          <w:delText>),</w:delText>
        </w:r>
      </w:del>
      <w:del w:id="10704" w:author="Janusio" w:date="2018-03-10T14:41:08Z">
        <w:r>
          <w:rPr>
            <w:rFonts w:hint="eastAsia" w:ascii="Times New Roman" w:hAnsi="Times New Roman"/>
            <w:i/>
            <w:iCs/>
            <w:color w:val="auto"/>
            <w:szCs w:val="24"/>
          </w:rPr>
          <w:delText>VMM</w:delText>
        </w:r>
      </w:del>
      <w:del w:id="10705" w:author="Janusio" w:date="2018-03-10T14:41:08Z">
        <w:r>
          <w:rPr>
            <w:rFonts w:hint="eastAsia" w:ascii="Times New Roman" w:hAnsi="Times New Roman"/>
            <w:iCs/>
            <w:color w:val="auto"/>
            <w:szCs w:val="24"/>
          </w:rPr>
          <w:delText>(</w:delText>
        </w:r>
      </w:del>
      <w:del w:id="10706" w:author="Janusio" w:date="2018-03-10T14:41:08Z">
        <w:r>
          <w:rPr>
            <w:rFonts w:hint="eastAsia" w:ascii="Times New Roman" w:hAnsi="Times New Roman"/>
            <w:i/>
            <w:iCs/>
            <w:color w:val="auto"/>
            <w:szCs w:val="24"/>
          </w:rPr>
          <w:delText>m</w:delText>
        </w:r>
      </w:del>
      <w:del w:id="10707" w:author="Janusio" w:date="2018-03-10T14:41:08Z">
        <w:r>
          <w:rPr>
            <w:rFonts w:hint="eastAsia" w:ascii="Times New Roman" w:hAnsi="Times New Roman"/>
            <w:iCs/>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708" w:author="Janusio" w:date="2018-03-10T14:41:08Z"/>
          <w:rFonts w:hint="eastAsia" w:ascii="Times New Roman" w:hAnsi="Times New Roman"/>
          <w:color w:val="auto"/>
          <w:szCs w:val="24"/>
        </w:rPr>
      </w:pPr>
      <w:del w:id="10709" w:author="Janusio" w:date="2018-03-10T14:41:08Z">
        <w:r>
          <w:rPr>
            <w:rFonts w:hint="eastAsia" w:ascii="Times New Roman" w:hAnsi="Times New Roman"/>
            <w:i/>
            <w:iCs/>
            <w:color w:val="auto"/>
            <w:szCs w:val="24"/>
          </w:rPr>
          <w:delText>Dom0_ Kernel</w:delText>
        </w:r>
      </w:del>
      <w:del w:id="10710" w:author="Janusio" w:date="2018-03-10T14:41:08Z">
        <w:r>
          <w:rPr>
            <w:rFonts w:hint="eastAsia" w:ascii="Times New Roman" w:hAnsi="Times New Roman"/>
            <w:iCs/>
            <w:color w:val="auto"/>
            <w:szCs w:val="24"/>
          </w:rPr>
          <w:delText>(</w:delText>
        </w:r>
      </w:del>
      <w:del w:id="10711" w:author="Janusio" w:date="2018-03-10T14:41:08Z">
        <w:r>
          <w:rPr>
            <w:rFonts w:hint="eastAsia" w:ascii="Times New Roman" w:hAnsi="Times New Roman"/>
            <w:i/>
            <w:iCs/>
            <w:color w:val="auto"/>
            <w:szCs w:val="24"/>
          </w:rPr>
          <w:delText>m</w:delText>
        </w:r>
      </w:del>
      <w:del w:id="10712" w:author="Janusio" w:date="2018-03-10T14:41:08Z">
        <w:r>
          <w:rPr>
            <w:rFonts w:hint="eastAsia" w:ascii="Times New Roman" w:hAnsi="Times New Roman"/>
            <w:iCs/>
            <w:color w:val="auto"/>
            <w:szCs w:val="24"/>
          </w:rPr>
          <w:delText xml:space="preserve">), </w:delText>
        </w:r>
      </w:del>
      <w:del w:id="10713" w:author="Janusio" w:date="2018-03-10T14:41:08Z">
        <w:r>
          <w:rPr>
            <w:rFonts w:hint="eastAsia" w:ascii="Times New Roman" w:hAnsi="Times New Roman"/>
            <w:i/>
            <w:color w:val="auto"/>
            <w:szCs w:val="24"/>
          </w:rPr>
          <w:delText>vTPM Builder</w:delText>
        </w:r>
      </w:del>
      <w:del w:id="10714" w:author="Janusio" w:date="2018-03-10T14:41:08Z">
        <w:r>
          <w:rPr>
            <w:rFonts w:hint="eastAsia" w:ascii="Times New Roman" w:hAnsi="Times New Roman"/>
            <w:iCs/>
            <w:color w:val="auto"/>
            <w:szCs w:val="24"/>
          </w:rPr>
          <w:delText>(</w:delText>
        </w:r>
      </w:del>
      <w:del w:id="10715" w:author="Janusio" w:date="2018-03-10T14:41:08Z">
        <w:r>
          <w:rPr>
            <w:rFonts w:hint="eastAsia" w:ascii="Times New Roman" w:hAnsi="Times New Roman"/>
            <w:i/>
            <w:iCs/>
            <w:color w:val="auto"/>
            <w:szCs w:val="24"/>
          </w:rPr>
          <w:delText>m</w:delText>
        </w:r>
      </w:del>
      <w:del w:id="10716" w:author="Janusio" w:date="2018-03-10T14:41:08Z">
        <w:r>
          <w:rPr>
            <w:rFonts w:hint="eastAsia" w:ascii="Times New Roman" w:hAnsi="Times New Roman"/>
            <w:iCs/>
            <w:color w:val="auto"/>
            <w:szCs w:val="24"/>
          </w:rPr>
          <w:delText>)</w:delText>
        </w:r>
      </w:del>
      <w:del w:id="10717"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718" w:author="Janusio" w:date="2018-03-10T14:41:08Z"/>
          <w:rFonts w:hint="eastAsia" w:ascii="Times New Roman" w:hAnsi="Times New Roman"/>
          <w:color w:val="auto"/>
          <w:szCs w:val="24"/>
        </w:rPr>
      </w:pPr>
      <w:del w:id="10719" w:author="Janusio" w:date="2018-03-10T14:41:08Z">
        <w:r>
          <w:rPr>
            <w:rFonts w:hint="eastAsia" w:ascii="Times New Roman" w:hAnsi="Times New Roman"/>
            <w:i/>
            <w:color w:val="auto"/>
            <w:szCs w:val="24"/>
          </w:rPr>
          <w:delText>vTPM-VM Binding</w:delText>
        </w:r>
      </w:del>
      <w:del w:id="10720" w:author="Janusio" w:date="2018-03-10T14:41:08Z">
        <w:r>
          <w:rPr>
            <w:rFonts w:hint="eastAsia" w:ascii="Times New Roman" w:hAnsi="Times New Roman"/>
            <w:iCs/>
            <w:color w:val="auto"/>
            <w:szCs w:val="24"/>
          </w:rPr>
          <w:delText>(</w:delText>
        </w:r>
      </w:del>
      <w:del w:id="10721" w:author="Janusio" w:date="2018-03-10T14:41:08Z">
        <w:r>
          <w:rPr>
            <w:rFonts w:hint="eastAsia" w:ascii="Times New Roman" w:hAnsi="Times New Roman"/>
            <w:i/>
            <w:iCs/>
            <w:color w:val="auto"/>
            <w:szCs w:val="24"/>
          </w:rPr>
          <w:delText>m</w:delText>
        </w:r>
      </w:del>
      <w:del w:id="10722" w:author="Janusio" w:date="2018-03-10T14:41:08Z">
        <w:r>
          <w:rPr>
            <w:rFonts w:hint="eastAsia" w:ascii="Times New Roman" w:hAnsi="Times New Roman"/>
            <w:iCs/>
            <w:color w:val="auto"/>
            <w:szCs w:val="24"/>
          </w:rPr>
          <w:delText>)</w:delText>
        </w:r>
      </w:del>
      <w:del w:id="10723" w:author="Janusio" w:date="2018-03-10T14:41:08Z">
        <w:r>
          <w:rPr>
            <w:rFonts w:hint="eastAsia" w:ascii="Times New Roman" w:hAnsi="Times New Roman"/>
            <w:color w:val="auto"/>
            <w:szCs w:val="24"/>
          </w:rPr>
          <w:delText xml:space="preserve">, </w:delText>
        </w:r>
      </w:del>
      <w:del w:id="10724" w:author="Janusio" w:date="2018-03-10T14:41:08Z">
        <w:r>
          <w:rPr>
            <w:rFonts w:hint="eastAsia" w:ascii="Times New Roman" w:hAnsi="Times New Roman"/>
            <w:i/>
            <w:color w:val="auto"/>
            <w:szCs w:val="24"/>
          </w:rPr>
          <w:delText>VM Builder</w:delText>
        </w:r>
      </w:del>
      <w:del w:id="10725" w:author="Janusio" w:date="2018-03-10T14:41:08Z">
        <w:r>
          <w:rPr>
            <w:rFonts w:hint="eastAsia" w:ascii="Times New Roman" w:hAnsi="Times New Roman"/>
            <w:iCs/>
            <w:color w:val="auto"/>
            <w:szCs w:val="24"/>
          </w:rPr>
          <w:delText>(</w:delText>
        </w:r>
      </w:del>
      <w:del w:id="10726" w:author="Janusio" w:date="2018-03-10T14:41:08Z">
        <w:r>
          <w:rPr>
            <w:rFonts w:hint="eastAsia" w:ascii="Times New Roman" w:hAnsi="Times New Roman"/>
            <w:i/>
            <w:iCs/>
            <w:color w:val="auto"/>
            <w:szCs w:val="24"/>
          </w:rPr>
          <w:delText>m</w:delText>
        </w:r>
      </w:del>
      <w:del w:id="10727" w:author="Janusio" w:date="2018-03-10T14:41:08Z">
        <w:r>
          <w:rPr>
            <w:rFonts w:hint="eastAsia" w:ascii="Times New Roman" w:hAnsi="Times New Roman"/>
            <w:iCs/>
            <w:color w:val="auto"/>
            <w:szCs w:val="24"/>
          </w:rPr>
          <w:delText>))</w:delText>
        </w:r>
      </w:del>
      <w:del w:id="10728" w:author="Janusio" w:date="2018-03-10T14:41:08Z">
        <w:r>
          <w:rPr>
            <w:rFonts w:hint="eastAsia" w:ascii="Times New Roman" w:hAnsi="Times New Roman"/>
            <w:color w:val="auto"/>
            <w:szCs w:val="24"/>
          </w:rPr>
          <w:delText>@t</w:delText>
        </w:r>
      </w:del>
      <w:del w:id="10729" w:author="Janusio" w:date="2018-03-10T14:41:08Z">
        <w:r>
          <w:rPr>
            <w:rFonts w:hint="eastAsia" w:ascii="Times New Roman" w:hAnsi="Times New Roman"/>
            <w:color w:val="auto"/>
            <w:szCs w:val="24"/>
            <w:vertAlign w:val="subscript"/>
          </w:rPr>
          <w:delText>R</w:delText>
        </w:r>
      </w:del>
      <w:del w:id="10730"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10731" w:author="Janusio" w:date="2018-03-10T14:41:08Z"/>
          <w:rFonts w:hint="eastAsia" w:ascii="Times New Roman" w:hAnsi="Times New Roman"/>
          <w:color w:val="auto"/>
          <w:szCs w:val="24"/>
        </w:rPr>
      </w:pPr>
      <w:del w:id="10732" w:author="Janusio" w:date="2018-03-10T14:41:08Z">
        <w:r>
          <w:rPr>
            <w:rFonts w:hint="eastAsia" w:ascii="Times New Roman" w:hAnsi="Times New Roman"/>
            <w:color w:val="auto"/>
            <w:szCs w:val="24"/>
          </w:rPr>
          <w:delText>即定理2属性式(12)得证。利用属性式(12)结论及定义1，可直接证明属性式(13)成立。</w:delText>
        </w:r>
      </w:del>
    </w:p>
    <w:p>
      <w:pPr>
        <w:widowControl w:val="0"/>
        <w:autoSpaceDE/>
        <w:autoSpaceDN/>
        <w:spacing w:line="360" w:lineRule="auto"/>
        <w:ind w:firstLine="420" w:firstLineChars="0"/>
        <w:outlineLvl w:val="9"/>
        <w:rPr>
          <w:del w:id="10733" w:author="Janusio" w:date="2018-03-10T14:41:08Z"/>
          <w:rFonts w:hint="eastAsia" w:ascii="Times New Roman" w:hAnsi="Times New Roman"/>
          <w:szCs w:val="24"/>
        </w:rPr>
      </w:pPr>
      <w:del w:id="10734" w:author="Janusio" w:date="2018-03-10T14:41:08Z">
        <w:r>
          <w:rPr>
            <w:rFonts w:hint="eastAsia" w:ascii="Times New Roman" w:hAnsi="Times New Roman"/>
            <w:color w:val="auto"/>
            <w:szCs w:val="24"/>
          </w:rPr>
          <w:delTex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delText>
        </w:r>
      </w:del>
    </w:p>
    <w:p>
      <w:pPr>
        <w:pStyle w:val="4"/>
        <w:rPr>
          <w:del w:id="10735" w:author="Janusio" w:date="2018-03-10T14:41:08Z"/>
          <w:rFonts w:hint="eastAsia" w:ascii="Times New Roman" w:hAnsi="Times New Roman" w:eastAsia="黑体"/>
          <w:b/>
          <w:szCs w:val="24"/>
        </w:rPr>
      </w:pPr>
      <w:del w:id="10736" w:author="Janusio" w:date="2018-03-10T14:41:08Z">
        <w:r>
          <w:rPr>
            <w:rFonts w:hint="eastAsia" w:ascii="Times New Roman" w:hAnsi="Times New Roman" w:eastAsia="黑体"/>
            <w:b/>
            <w:szCs w:val="24"/>
            <w:lang w:val="en-US" w:eastAsia="zh-CN"/>
          </w:rPr>
          <w:delText>可信衔接点TJP的本地验证及远程证明</w:delText>
        </w:r>
      </w:del>
    </w:p>
    <w:p>
      <w:pPr>
        <w:pStyle w:val="27"/>
        <w:numPr>
          <w:ilvl w:val="0"/>
          <w:numId w:val="0"/>
        </w:numPr>
        <w:spacing w:line="360" w:lineRule="auto"/>
        <w:rPr>
          <w:del w:id="10737" w:author="Janusio" w:date="2018-03-10T14:41:08Z"/>
          <w:rFonts w:hint="eastAsia" w:ascii="Times New Roman" w:hAnsi="Times New Roman"/>
          <w:szCs w:val="24"/>
          <w:lang w:eastAsia="zh-CN"/>
        </w:rPr>
      </w:pPr>
      <w:del w:id="10738" w:author="Janusio" w:date="2018-03-10T14:41:08Z">
        <w:r>
          <w:rPr>
            <w:rFonts w:hint="eastAsia" w:ascii="Times New Roman" w:hAnsi="Times New Roman"/>
            <w:szCs w:val="24"/>
            <w:lang w:val="en-US" w:eastAsia="zh-CN"/>
          </w:rPr>
          <w:delText xml:space="preserve">5.1.3.1 </w:delText>
        </w:r>
      </w:del>
      <w:del w:id="10739" w:author="Janusio" w:date="2018-03-10T14:41:08Z">
        <w:r>
          <w:rPr>
            <w:rFonts w:hint="eastAsia" w:ascii="Times New Roman" w:hAnsi="Times New Roman"/>
            <w:szCs w:val="24"/>
            <w:lang w:eastAsia="zh-CN"/>
          </w:rPr>
          <w:delText>本地程序执行</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del w:id="10740" w:author="Janusio" w:date="2018-03-10T14:41:08Z"/>
          <w:rFonts w:hint="eastAsia" w:ascii="Times New Roman" w:hAnsi="Times New Roman"/>
          <w:color w:val="auto"/>
          <w:szCs w:val="24"/>
        </w:rPr>
      </w:pPr>
      <w:del w:id="10741" w:author="Janusio" w:date="2018-03-10T14:41:08Z">
        <w:r>
          <w:rPr>
            <w:rFonts w:hint="eastAsia" w:ascii="Times New Roman" w:hAnsi="Times New Roman"/>
            <w:color w:val="auto"/>
            <w:szCs w:val="24"/>
          </w:rPr>
          <w:delText>根据3.2节对TVP-QT中TJP信任属性TP</w:delText>
        </w:r>
      </w:del>
      <w:del w:id="10742" w:author="Janusio" w:date="2018-03-10T14:41:08Z">
        <w:r>
          <w:rPr>
            <w:rFonts w:hint="eastAsia" w:ascii="Times New Roman" w:hAnsi="Times New Roman"/>
            <w:color w:val="auto"/>
            <w:szCs w:val="24"/>
            <w:vertAlign w:val="subscript"/>
          </w:rPr>
          <w:delText>TJP</w:delText>
        </w:r>
      </w:del>
      <w:del w:id="10743" w:author="Janusio" w:date="2018-03-10T14:41:08Z">
        <w:r>
          <w:rPr>
            <w:rFonts w:hint="eastAsia" w:ascii="Times New Roman" w:hAnsi="Times New Roman"/>
            <w:color w:val="auto"/>
            <w:szCs w:val="24"/>
          </w:rPr>
          <w:delText>定义以及TP</w:delText>
        </w:r>
      </w:del>
      <w:del w:id="10744" w:author="Janusio" w:date="2018-03-10T14:41:08Z">
        <w:r>
          <w:rPr>
            <w:rFonts w:hint="eastAsia" w:ascii="Times New Roman" w:hAnsi="Times New Roman"/>
            <w:color w:val="auto"/>
            <w:szCs w:val="24"/>
            <w:vertAlign w:val="subscript"/>
          </w:rPr>
          <w:delText>vRT</w:delText>
        </w:r>
      </w:del>
      <w:del w:id="10745" w:author="Janusio" w:date="2018-03-10T14:41:08Z">
        <w:r>
          <w:rPr>
            <w:rFonts w:hint="eastAsia" w:ascii="Times New Roman" w:hAnsi="Times New Roman"/>
            <w:color w:val="auto"/>
            <w:szCs w:val="24"/>
          </w:rPr>
          <w:delText>中对TC</w:delText>
        </w:r>
      </w:del>
      <w:del w:id="10746" w:author="Janusio" w:date="2018-03-10T14:41:08Z">
        <w:r>
          <w:rPr>
            <w:rFonts w:hint="eastAsia" w:ascii="Times New Roman" w:hAnsi="Times New Roman"/>
            <w:color w:val="auto"/>
            <w:szCs w:val="24"/>
            <w:vertAlign w:val="subscript"/>
          </w:rPr>
          <w:delText>TJP</w:delText>
        </w:r>
      </w:del>
      <w:del w:id="10747" w:author="Janusio" w:date="2018-03-10T14:41:08Z">
        <w:r>
          <w:rPr>
            <w:rFonts w:hint="eastAsia" w:ascii="Times New Roman" w:hAnsi="Times New Roman"/>
            <w:color w:val="auto"/>
            <w:szCs w:val="24"/>
          </w:rPr>
          <w:delText>的定义，其信任链本地执行过程中涉及到的程序如图6所示。</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del w:id="10748" w:author="Janusio" w:date="2018-03-10T14:41:08Z"/>
          <w:rFonts w:hint="eastAsia" w:ascii="Times New Roman" w:hAnsi="Times New Roman"/>
          <w:i/>
          <w:iCs/>
          <w:color w:val="auto"/>
          <w:szCs w:val="22"/>
        </w:rPr>
      </w:pPr>
      <w:del w:id="10749" w:author="Janusio" w:date="2018-03-10T14:41:08Z">
        <w:r>
          <w:rPr>
            <w:rFonts w:hint="eastAsia" w:ascii="Times New Roman" w:hAnsi="Times New Roman"/>
            <w:i/>
            <w:iCs/>
            <w:color w:val="auto"/>
            <w:szCs w:val="22"/>
          </w:rPr>
          <w:delText>Latelaunch</w:delText>
        </w:r>
      </w:del>
      <w:del w:id="10750" w:author="Janusio" w:date="2018-03-10T14:41:08Z">
        <w:r>
          <w:rPr>
            <w:rFonts w:hint="eastAsia" w:ascii="Times New Roman" w:hAnsi="Times New Roman"/>
            <w:i/>
            <w:iCs/>
            <w:color w:val="auto"/>
            <w:szCs w:val="22"/>
            <w:vertAlign w:val="subscript"/>
          </w:rPr>
          <w:delText>DTRM</w:delText>
        </w:r>
      </w:del>
      <w:del w:id="10751" w:author="Janusio" w:date="2018-03-10T14:41:08Z">
        <w:r>
          <w:rPr>
            <w:rFonts w:hint="eastAsia" w:ascii="Times New Roman" w:hAnsi="Times New Roman"/>
            <w:iCs/>
            <w:color w:val="auto"/>
            <w:szCs w:val="22"/>
          </w:rPr>
          <w:delText>(</w:delText>
        </w:r>
      </w:del>
      <w:del w:id="10752" w:author="Janusio" w:date="2018-03-10T14:41:08Z">
        <w:r>
          <w:rPr>
            <w:rFonts w:hint="eastAsia" w:ascii="Times New Roman" w:hAnsi="Times New Roman"/>
            <w:i/>
            <w:iCs/>
            <w:color w:val="auto"/>
            <w:szCs w:val="22"/>
          </w:rPr>
          <w:delText>vTPM-Builder</w:delText>
        </w:r>
      </w:del>
      <w:del w:id="10753" w:author="Janusio" w:date="2018-03-10T14:41:08Z">
        <w:r>
          <w:rPr>
            <w:rFonts w:hint="eastAsia" w:ascii="Times New Roman" w:hAnsi="Times New Roman"/>
            <w:iCs/>
            <w:color w:val="auto"/>
            <w:szCs w:val="22"/>
          </w:rPr>
          <w:delText>)</w:delText>
        </w:r>
      </w:del>
      <w:del w:id="10754" w:author="Janusio" w:date="2018-03-10T14:41:08Z">
        <w:r>
          <w:rPr>
            <w:rFonts w:ascii="Times New Roman" w:hAnsi="Times New Roman"/>
            <w:color w:val="auto"/>
            <w:szCs w:val="22"/>
          </w:rPr>
          <w:delText>≡</w:delText>
        </w:r>
      </w:del>
      <w:del w:id="10755" w:author="Janusio" w:date="2018-03-10T14:41:08Z">
        <w:r>
          <w:rPr>
            <w:rFonts w:hint="eastAsia" w:ascii="Times New Roman" w:hAnsi="Times New Roman"/>
            <w:i/>
            <w:color w:val="auto"/>
            <w:szCs w:val="22"/>
          </w:rPr>
          <w:delText>vtb</w:delText>
        </w:r>
      </w:del>
      <w:del w:id="10756" w:author="Janusio" w:date="2018-03-10T14:41:08Z">
        <w:r>
          <w:rPr>
            <w:rFonts w:hint="eastAsia" w:ascii="Times New Roman" w:hAnsi="Times New Roman"/>
            <w:color w:val="auto"/>
            <w:szCs w:val="22"/>
          </w:rPr>
          <w:delText xml:space="preserve">=read </w:delText>
        </w:r>
      </w:del>
      <w:del w:id="10757" w:author="Janusio" w:date="2018-03-10T14:41:08Z">
        <w:r>
          <w:rPr>
            <w:rFonts w:hint="eastAsia" w:ascii="Times New Roman" w:hAnsi="Times New Roman"/>
            <w:i/>
            <w:iCs/>
            <w:color w:val="auto"/>
            <w:szCs w:val="22"/>
          </w:rPr>
          <w:delText>m.vTPM-Builder_loc</w:delText>
        </w:r>
      </w:del>
      <w:del w:id="10758"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759" w:author="Janusio" w:date="2018-03-10T14:41:08Z"/>
          <w:rFonts w:hint="eastAsia" w:ascii="Times New Roman" w:hAnsi="Times New Roman"/>
          <w:i/>
          <w:iCs/>
          <w:color w:val="auto"/>
          <w:szCs w:val="22"/>
        </w:rPr>
      </w:pPr>
      <w:del w:id="10760" w:author="Janusio" w:date="2018-03-10T14:41:08Z">
        <w:r>
          <w:rPr>
            <w:rFonts w:hint="eastAsia" w:ascii="Times New Roman" w:hAnsi="Times New Roman"/>
            <w:i/>
            <w:iCs/>
            <w:color w:val="auto"/>
            <w:szCs w:val="22"/>
          </w:rPr>
          <w:delText xml:space="preserve">                           </w:delText>
        </w:r>
      </w:del>
      <w:del w:id="10761" w:author="Janusio" w:date="2018-03-10T14:41:08Z">
        <w:r>
          <w:rPr>
            <w:rFonts w:hint="eastAsia" w:ascii="Times New Roman" w:hAnsi="Times New Roman"/>
            <w:color w:val="auto"/>
            <w:szCs w:val="22"/>
          </w:rPr>
          <w:delText>Extend</w:delText>
        </w:r>
      </w:del>
      <w:del w:id="10762" w:author="Janusio" w:date="2018-03-10T14:41:08Z">
        <w:r>
          <w:rPr>
            <w:rFonts w:hint="eastAsia" w:ascii="Times New Roman" w:hAnsi="Times New Roman"/>
            <w:i/>
            <w:iCs/>
            <w:color w:val="auto"/>
            <w:szCs w:val="22"/>
          </w:rPr>
          <w:delText xml:space="preserve"> m.dpcr.d</w:delText>
        </w:r>
      </w:del>
      <w:del w:id="10763" w:author="Janusio" w:date="2018-03-10T14:41:08Z">
        <w:r>
          <w:rPr>
            <w:rFonts w:hint="eastAsia" w:ascii="Times New Roman" w:hAnsi="Times New Roman"/>
            <w:iCs/>
            <w:color w:val="auto"/>
            <w:szCs w:val="22"/>
          </w:rPr>
          <w:delText>,</w:delText>
        </w:r>
      </w:del>
      <w:del w:id="10764" w:author="Janusio" w:date="2018-03-10T14:41:08Z">
        <w:r>
          <w:rPr>
            <w:rFonts w:hint="eastAsia" w:ascii="Times New Roman" w:hAnsi="Times New Roman"/>
            <w:i/>
            <w:iCs/>
            <w:color w:val="auto"/>
            <w:szCs w:val="22"/>
          </w:rPr>
          <w:delText>m</w:delText>
        </w:r>
      </w:del>
      <w:del w:id="10765"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766" w:author="Janusio" w:date="2018-03-10T14:41:08Z"/>
          <w:rFonts w:hint="eastAsia" w:ascii="Times New Roman" w:hAnsi="Times New Roman"/>
          <w:color w:val="auto"/>
          <w:szCs w:val="22"/>
        </w:rPr>
      </w:pPr>
      <w:del w:id="10767" w:author="Janusio" w:date="2018-03-10T14:41:08Z">
        <w:r>
          <w:rPr>
            <w:rFonts w:hint="eastAsia" w:ascii="Times New Roman" w:hAnsi="Times New Roman"/>
            <w:i/>
            <w:iCs/>
            <w:color w:val="auto"/>
            <w:szCs w:val="22"/>
          </w:rPr>
          <w:delText xml:space="preserve">                           </w:delText>
        </w:r>
      </w:del>
      <w:del w:id="10768" w:author="Janusio" w:date="2018-03-10T14:41:08Z">
        <w:r>
          <w:rPr>
            <w:rFonts w:hint="eastAsia" w:ascii="Times New Roman" w:hAnsi="Times New Roman"/>
            <w:color w:val="auto"/>
            <w:szCs w:val="22"/>
          </w:rPr>
          <w:delText xml:space="preserve">Jump </w:delText>
        </w:r>
      </w:del>
      <w:del w:id="10769" w:author="Janusio" w:date="2018-03-10T14:41:08Z">
        <w:r>
          <w:rPr>
            <w:rFonts w:hint="eastAsia" w:ascii="Times New Roman" w:hAnsi="Times New Roman"/>
            <w:i/>
            <w:color w:val="auto"/>
            <w:szCs w:val="22"/>
          </w:rPr>
          <w:delText>vtb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770" w:author="Janusio" w:date="2018-03-10T14:41:08Z"/>
          <w:rFonts w:hint="eastAsia" w:ascii="Times New Roman" w:hAnsi="Times New Roman"/>
          <w:color w:val="auto"/>
          <w:szCs w:val="22"/>
        </w:rPr>
      </w:pPr>
      <w:del w:id="10771"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del w:id="10772" w:author="Janusio" w:date="2018-03-10T14:41:08Z"/>
          <w:rFonts w:hint="eastAsia" w:ascii="Times New Roman" w:hAnsi="Times New Roman"/>
          <w:color w:val="auto"/>
          <w:szCs w:val="22"/>
        </w:rPr>
      </w:pPr>
      <w:del w:id="10773" w:author="Janusio" w:date="2018-03-10T14:41:08Z">
        <w:bookmarkStart w:id="13" w:name="OLE_LINK3"/>
        <w:r>
          <w:rPr>
            <w:rFonts w:hint="eastAsia" w:ascii="Times New Roman" w:hAnsi="Times New Roman"/>
            <w:i/>
            <w:iCs/>
            <w:color w:val="auto"/>
            <w:szCs w:val="22"/>
          </w:rPr>
          <w:delText>vTPM-Builder</w:delText>
        </w:r>
      </w:del>
      <w:del w:id="10774" w:author="Janusio" w:date="2018-03-10T14:41:08Z">
        <w:r>
          <w:rPr>
            <w:rFonts w:hint="eastAsia" w:ascii="Times New Roman" w:hAnsi="Times New Roman"/>
            <w:iCs/>
            <w:color w:val="auto"/>
            <w:szCs w:val="22"/>
          </w:rPr>
          <w:delText>(</w:delText>
        </w:r>
      </w:del>
      <w:del w:id="10775" w:author="Janusio" w:date="2018-03-10T14:41:08Z">
        <w:r>
          <w:rPr>
            <w:rFonts w:hint="eastAsia" w:ascii="Times New Roman" w:hAnsi="Times New Roman"/>
            <w:i/>
            <w:color w:val="auto"/>
            <w:szCs w:val="22"/>
          </w:rPr>
          <w:delText>TJP</w:delText>
        </w:r>
      </w:del>
      <w:del w:id="10776" w:author="Janusio" w:date="2018-03-10T14:41:08Z">
        <w:r>
          <w:rPr>
            <w:rFonts w:hint="eastAsia" w:ascii="Times New Roman" w:hAnsi="Times New Roman"/>
            <w:iCs/>
            <w:color w:val="auto"/>
            <w:szCs w:val="22"/>
          </w:rPr>
          <w:delText>)</w:delText>
        </w:r>
      </w:del>
      <w:del w:id="10777" w:author="Janusio" w:date="2018-03-10T14:41:08Z">
        <w:r>
          <w:rPr>
            <w:rFonts w:hint="eastAsia" w:ascii="Times New Roman" w:hAnsi="Times New Roman"/>
            <w:i/>
            <w:iCs/>
            <w:color w:val="auto"/>
            <w:szCs w:val="22"/>
          </w:rPr>
          <w:delText xml:space="preserve">  </w:delText>
        </w:r>
      </w:del>
      <w:del w:id="10778" w:author="Janusio" w:date="2018-03-10T14:41:08Z">
        <w:r>
          <w:rPr>
            <w:rFonts w:hint="eastAsia" w:ascii="Times New Roman" w:hAnsi="Times New Roman"/>
            <w:color w:val="auto"/>
            <w:szCs w:val="22"/>
          </w:rPr>
          <w:delText xml:space="preserve"> </w:delText>
        </w:r>
      </w:del>
      <w:del w:id="10779" w:author="Janusio" w:date="2018-03-10T14:41:08Z">
        <w:r>
          <w:rPr>
            <w:rFonts w:ascii="Times New Roman" w:hAnsi="Times New Roman"/>
            <w:color w:val="auto"/>
            <w:szCs w:val="22"/>
          </w:rPr>
          <w:delText>≡</w:delText>
        </w:r>
      </w:del>
      <w:del w:id="10780" w:author="Janusio" w:date="2018-03-10T14:41:08Z">
        <w:r>
          <w:rPr>
            <w:rFonts w:hint="eastAsia" w:ascii="Times New Roman" w:hAnsi="Times New Roman"/>
            <w:color w:val="auto"/>
            <w:szCs w:val="22"/>
          </w:rPr>
          <w:delText xml:space="preserve"> </w:delText>
        </w:r>
      </w:del>
      <w:del w:id="10781" w:author="Janusio" w:date="2018-03-10T14:41:08Z">
        <w:r>
          <w:rPr>
            <w:rFonts w:hint="eastAsia" w:ascii="Times New Roman" w:hAnsi="Times New Roman"/>
            <w:i/>
            <w:iCs/>
            <w:color w:val="auto"/>
            <w:szCs w:val="22"/>
          </w:rPr>
          <w:delText>vvb</w:delText>
        </w:r>
      </w:del>
      <w:del w:id="10782" w:author="Janusio" w:date="2018-03-10T14:41:08Z">
        <w:r>
          <w:rPr>
            <w:rFonts w:hint="eastAsia" w:ascii="Times New Roman" w:hAnsi="Times New Roman"/>
            <w:color w:val="auto"/>
            <w:szCs w:val="22"/>
          </w:rPr>
          <w:delText xml:space="preserve"> = read </w:delText>
        </w:r>
      </w:del>
      <w:del w:id="10783" w:author="Janusio" w:date="2018-03-10T14:41:08Z">
        <w:r>
          <w:rPr>
            <w:rFonts w:hint="eastAsia" w:ascii="Times New Roman" w:hAnsi="Times New Roman"/>
            <w:i/>
            <w:iCs/>
            <w:color w:val="auto"/>
            <w:szCs w:val="22"/>
          </w:rPr>
          <w:delText>m.vTPM-VM-Binding_loc</w:delText>
        </w:r>
      </w:del>
      <w:del w:id="10784" w:author="Janusio" w:date="2018-03-10T14:41:08Z">
        <w:r>
          <w:rPr>
            <w:rFonts w:hint="eastAsia"/>
            <w:i/>
            <w:iCs/>
            <w:color w:val="auto"/>
            <w:szCs w:val="22"/>
            <w:lang w:val="en-US" w:eastAsia="zh-CN"/>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785" w:author="Janusio" w:date="2018-03-10T14:41:08Z"/>
          <w:rFonts w:hint="eastAsia" w:ascii="Times New Roman" w:hAnsi="Times New Roman"/>
          <w:color w:val="auto"/>
          <w:szCs w:val="22"/>
        </w:rPr>
      </w:pPr>
      <w:del w:id="10786" w:author="Janusio" w:date="2018-03-10T14:41:08Z">
        <w:r>
          <w:rPr>
            <w:rFonts w:hint="eastAsia" w:ascii="Times New Roman" w:hAnsi="Times New Roman"/>
            <w:color w:val="auto"/>
            <w:szCs w:val="22"/>
          </w:rPr>
          <w:delText xml:space="preserve">                          Extend </w:delText>
        </w:r>
      </w:del>
      <w:del w:id="10787" w:author="Janusio" w:date="2018-03-10T14:41:08Z">
        <w:r>
          <w:rPr>
            <w:rFonts w:hint="eastAsia" w:ascii="Times New Roman" w:hAnsi="Times New Roman"/>
            <w:i/>
            <w:iCs/>
            <w:color w:val="auto"/>
            <w:szCs w:val="22"/>
          </w:rPr>
          <w:delText>m.dpcr.d</w:delText>
        </w:r>
      </w:del>
      <w:del w:id="10788" w:author="Janusio" w:date="2018-03-10T14:41:08Z">
        <w:r>
          <w:rPr>
            <w:rFonts w:hint="eastAsia" w:ascii="Times New Roman" w:hAnsi="Times New Roman"/>
            <w:iCs/>
            <w:color w:val="auto"/>
            <w:szCs w:val="22"/>
          </w:rPr>
          <w:delText>,</w:delText>
        </w:r>
      </w:del>
      <w:del w:id="10789" w:author="Janusio" w:date="2018-03-10T14:41:08Z">
        <w:r>
          <w:rPr>
            <w:rFonts w:hint="eastAsia" w:ascii="Times New Roman" w:hAnsi="Times New Roman"/>
            <w:i/>
            <w:iCs/>
            <w:color w:val="auto"/>
            <w:szCs w:val="22"/>
          </w:rPr>
          <w:delText>vvb</w:delText>
        </w:r>
      </w:del>
      <w:del w:id="10790"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791" w:author="Janusio" w:date="2018-03-10T14:41:08Z"/>
          <w:rFonts w:hint="eastAsia" w:ascii="Times New Roman" w:hAnsi="Times New Roman"/>
          <w:color w:val="auto"/>
          <w:szCs w:val="22"/>
        </w:rPr>
      </w:pPr>
      <w:del w:id="10792" w:author="Janusio" w:date="2018-03-10T14:41:08Z">
        <w:r>
          <w:rPr>
            <w:rFonts w:hint="eastAsia" w:ascii="Times New Roman" w:hAnsi="Times New Roman"/>
            <w:color w:val="auto"/>
            <w:szCs w:val="22"/>
          </w:rPr>
          <w:delText xml:space="preserve">                          Jump </w:delText>
        </w:r>
      </w:del>
      <w:del w:id="10793" w:author="Janusio" w:date="2018-03-10T14:41:08Z">
        <w:r>
          <w:rPr>
            <w:rFonts w:hint="eastAsia" w:ascii="Times New Roman" w:hAnsi="Times New Roman"/>
            <w:i/>
            <w:iCs/>
            <w:color w:val="auto"/>
            <w:szCs w:val="22"/>
          </w:rPr>
          <w:delText>vvb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del w:id="10794" w:author="Janusio" w:date="2018-03-10T14:41:08Z"/>
          <w:rFonts w:hint="eastAsia" w:ascii="Times New Roman" w:hAnsi="Times New Roman"/>
          <w:color w:val="auto"/>
          <w:szCs w:val="22"/>
        </w:rPr>
      </w:pPr>
      <w:del w:id="10795" w:author="Janusio" w:date="2018-03-10T14:41:08Z">
        <w:r>
          <w:rPr>
            <w:rFonts w:hint="eastAsia" w:ascii="Times New Roman" w:hAnsi="Times New Roman"/>
            <w:i/>
            <w:iCs/>
            <w:color w:val="auto"/>
            <w:szCs w:val="22"/>
          </w:rPr>
          <w:delText>vTPM-VM Binding</w:delText>
        </w:r>
      </w:del>
      <w:del w:id="10796" w:author="Janusio" w:date="2018-03-10T14:41:08Z">
        <w:r>
          <w:rPr>
            <w:rFonts w:hint="eastAsia" w:ascii="Times New Roman" w:hAnsi="Times New Roman"/>
            <w:iCs/>
            <w:color w:val="auto"/>
            <w:szCs w:val="22"/>
          </w:rPr>
          <w:delText>(</w:delText>
        </w:r>
      </w:del>
      <w:del w:id="10797" w:author="Janusio" w:date="2018-03-10T14:41:08Z">
        <w:r>
          <w:rPr>
            <w:rFonts w:hint="eastAsia" w:ascii="Times New Roman" w:hAnsi="Times New Roman"/>
            <w:i/>
            <w:color w:val="auto"/>
            <w:szCs w:val="22"/>
          </w:rPr>
          <w:delText>TJP</w:delText>
        </w:r>
      </w:del>
      <w:del w:id="10798" w:author="Janusio" w:date="2018-03-10T14:41:08Z">
        <w:r>
          <w:rPr>
            <w:rFonts w:hint="eastAsia" w:ascii="Times New Roman" w:hAnsi="Times New Roman"/>
            <w:iCs/>
            <w:color w:val="auto"/>
            <w:szCs w:val="22"/>
          </w:rPr>
          <w:delText xml:space="preserve">)   </w:delText>
        </w:r>
      </w:del>
      <w:del w:id="10799" w:author="Janusio" w:date="2018-03-10T14:41:08Z">
        <w:r>
          <w:rPr>
            <w:rFonts w:ascii="Times New Roman" w:hAnsi="Times New Roman"/>
            <w:color w:val="auto"/>
            <w:szCs w:val="22"/>
          </w:rPr>
          <w:delText>≡</w:delText>
        </w:r>
      </w:del>
      <w:del w:id="10800" w:author="Janusio" w:date="2018-03-10T14:41:08Z">
        <w:r>
          <w:rPr>
            <w:rFonts w:hint="eastAsia" w:ascii="Times New Roman" w:hAnsi="Times New Roman"/>
            <w:color w:val="auto"/>
            <w:szCs w:val="22"/>
          </w:rPr>
          <w:delText xml:space="preserve"> </w:delText>
        </w:r>
      </w:del>
      <w:del w:id="10801" w:author="Janusio" w:date="2018-03-10T14:41:08Z">
        <w:r>
          <w:rPr>
            <w:rFonts w:hint="eastAsia" w:ascii="Times New Roman" w:hAnsi="Times New Roman"/>
            <w:i/>
            <w:iCs/>
            <w:color w:val="auto"/>
            <w:szCs w:val="22"/>
          </w:rPr>
          <w:delText>vvmb</w:delText>
        </w:r>
      </w:del>
      <w:del w:id="10802" w:author="Janusio" w:date="2018-03-10T14:41:08Z">
        <w:r>
          <w:rPr>
            <w:rFonts w:hint="eastAsia" w:ascii="Times New Roman" w:hAnsi="Times New Roman"/>
            <w:color w:val="auto"/>
            <w:szCs w:val="22"/>
          </w:rPr>
          <w:delText xml:space="preserve"> = read </w:delText>
        </w:r>
      </w:del>
      <w:del w:id="10803" w:author="Janusio" w:date="2018-03-10T14:41:08Z">
        <w:r>
          <w:rPr>
            <w:rFonts w:hint="eastAsia" w:ascii="Times New Roman" w:hAnsi="Times New Roman"/>
            <w:i/>
            <w:iCs/>
            <w:color w:val="auto"/>
            <w:szCs w:val="22"/>
          </w:rPr>
          <w:delText>m.VM-Builder_loc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804" w:author="Janusio" w:date="2018-03-10T14:41:08Z"/>
          <w:rFonts w:hint="eastAsia" w:ascii="Times New Roman" w:hAnsi="Times New Roman"/>
          <w:color w:val="auto"/>
          <w:szCs w:val="22"/>
        </w:rPr>
      </w:pPr>
      <w:del w:id="10805" w:author="Janusio" w:date="2018-03-10T14:41:08Z">
        <w:r>
          <w:rPr>
            <w:rFonts w:hint="eastAsia" w:ascii="Times New Roman" w:hAnsi="Times New Roman"/>
            <w:color w:val="auto"/>
            <w:szCs w:val="22"/>
          </w:rPr>
          <w:delText xml:space="preserve">                          Extend </w:delText>
        </w:r>
      </w:del>
      <w:del w:id="10806" w:author="Janusio" w:date="2018-03-10T14:41:08Z">
        <w:r>
          <w:rPr>
            <w:rFonts w:hint="eastAsia" w:ascii="Times New Roman" w:hAnsi="Times New Roman"/>
            <w:i/>
            <w:iCs/>
            <w:color w:val="auto"/>
            <w:szCs w:val="22"/>
          </w:rPr>
          <w:delText>m.dpcr.d</w:delText>
        </w:r>
      </w:del>
      <w:del w:id="10807" w:author="Janusio" w:date="2018-03-10T14:41:08Z">
        <w:r>
          <w:rPr>
            <w:rFonts w:hint="eastAsia" w:ascii="Times New Roman" w:hAnsi="Times New Roman"/>
            <w:iCs/>
            <w:color w:val="auto"/>
            <w:szCs w:val="22"/>
          </w:rPr>
          <w:delText>,</w:delText>
        </w:r>
      </w:del>
      <w:del w:id="10808" w:author="Janusio" w:date="2018-03-10T14:41:08Z">
        <w:r>
          <w:rPr>
            <w:rFonts w:hint="eastAsia" w:ascii="Times New Roman" w:hAnsi="Times New Roman"/>
            <w:i/>
            <w:iCs/>
            <w:color w:val="auto"/>
            <w:szCs w:val="22"/>
          </w:rPr>
          <w:delText>vvmb</w:delText>
        </w:r>
      </w:del>
      <w:del w:id="10809"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810" w:author="Janusio" w:date="2018-03-10T14:41:08Z"/>
          <w:rFonts w:hint="eastAsia" w:ascii="Times New Roman" w:hAnsi="Times New Roman"/>
          <w:i/>
          <w:iCs/>
          <w:color w:val="auto"/>
          <w:szCs w:val="22"/>
        </w:rPr>
      </w:pPr>
      <w:del w:id="10811" w:author="Janusio" w:date="2018-03-10T14:41:08Z">
        <w:r>
          <w:rPr>
            <w:rFonts w:hint="eastAsia" w:ascii="Times New Roman" w:hAnsi="Times New Roman"/>
            <w:color w:val="auto"/>
            <w:szCs w:val="22"/>
          </w:rPr>
          <w:delText xml:space="preserve">                          Jump </w:delText>
        </w:r>
      </w:del>
      <w:del w:id="10812" w:author="Janusio" w:date="2018-03-10T14:41:08Z">
        <w:r>
          <w:rPr>
            <w:rFonts w:hint="eastAsia" w:ascii="Times New Roman" w:hAnsi="Times New Roman"/>
            <w:i/>
            <w:iCs/>
            <w:color w:val="auto"/>
            <w:szCs w:val="22"/>
          </w:rPr>
          <w:delText>vvmb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del w:id="10813" w:author="Janusio" w:date="2018-03-10T14:41:08Z"/>
          <w:rFonts w:hint="eastAsia" w:ascii="Times New Roman" w:hAnsi="Times New Roman"/>
          <w:color w:val="auto"/>
          <w:szCs w:val="22"/>
        </w:rPr>
      </w:pPr>
      <w:del w:id="10814" w:author="Janusio" w:date="2018-03-10T14:41:08Z">
        <w:r>
          <w:rPr>
            <w:rFonts w:hint="eastAsia" w:ascii="Times New Roman" w:hAnsi="Times New Roman"/>
            <w:i/>
            <w:iCs/>
            <w:color w:val="auto"/>
            <w:szCs w:val="22"/>
          </w:rPr>
          <w:delText>VM-Builder</w:delText>
        </w:r>
      </w:del>
      <w:del w:id="10815" w:author="Janusio" w:date="2018-03-10T14:41:08Z">
        <w:r>
          <w:rPr>
            <w:rFonts w:hint="eastAsia" w:ascii="Times New Roman" w:hAnsi="Times New Roman"/>
            <w:iCs/>
            <w:color w:val="auto"/>
            <w:szCs w:val="22"/>
          </w:rPr>
          <w:delText>(</w:delText>
        </w:r>
      </w:del>
      <w:del w:id="10816" w:author="Janusio" w:date="2018-03-10T14:41:08Z">
        <w:r>
          <w:rPr>
            <w:rFonts w:hint="eastAsia" w:ascii="Times New Roman" w:hAnsi="Times New Roman"/>
            <w:i/>
            <w:color w:val="auto"/>
            <w:szCs w:val="22"/>
          </w:rPr>
          <w:delText>TJP</w:delText>
        </w:r>
      </w:del>
      <w:del w:id="10817" w:author="Janusio" w:date="2018-03-10T14:41:08Z">
        <w:r>
          <w:rPr>
            <w:rFonts w:hint="eastAsia" w:ascii="Times New Roman" w:hAnsi="Times New Roman"/>
            <w:iCs/>
            <w:color w:val="auto"/>
            <w:szCs w:val="22"/>
          </w:rPr>
          <w:delText>)</w:delText>
        </w:r>
      </w:del>
      <w:del w:id="10818" w:author="Janusio" w:date="2018-03-10T14:41:08Z">
        <w:r>
          <w:rPr>
            <w:rFonts w:hint="eastAsia" w:ascii="Times New Roman" w:hAnsi="Times New Roman"/>
            <w:color w:val="auto"/>
            <w:szCs w:val="22"/>
          </w:rPr>
          <w:delText xml:space="preserve">         </w:delText>
        </w:r>
      </w:del>
      <w:del w:id="10819" w:author="Janusio" w:date="2018-03-10T14:41:08Z">
        <w:r>
          <w:rPr>
            <w:rFonts w:ascii="Times New Roman" w:hAnsi="Times New Roman"/>
            <w:color w:val="auto"/>
            <w:szCs w:val="22"/>
          </w:rPr>
          <w:delText>≡</w:delText>
        </w:r>
      </w:del>
      <w:del w:id="10820" w:author="Janusio" w:date="2018-03-10T14:41:08Z">
        <w:r>
          <w:rPr>
            <w:rFonts w:hint="eastAsia" w:ascii="Times New Roman" w:hAnsi="Times New Roman"/>
            <w:color w:val="auto"/>
            <w:szCs w:val="22"/>
          </w:rPr>
          <w:delText xml:space="preserve"> </w:delText>
        </w:r>
      </w:del>
      <w:del w:id="10821" w:author="Janusio" w:date="2018-03-10T14:41:08Z">
        <w:r>
          <w:rPr>
            <w:rFonts w:hint="eastAsia" w:ascii="Times New Roman" w:hAnsi="Times New Roman"/>
            <w:i/>
            <w:iCs/>
            <w:color w:val="auto"/>
            <w:szCs w:val="22"/>
          </w:rPr>
          <w:delText>vtpm</w:delText>
        </w:r>
      </w:del>
      <w:del w:id="10822" w:author="Janusio" w:date="2018-03-10T14:41:08Z">
        <w:r>
          <w:rPr>
            <w:rFonts w:hint="eastAsia" w:ascii="Times New Roman" w:hAnsi="Times New Roman"/>
            <w:i/>
            <w:color w:val="auto"/>
            <w:szCs w:val="22"/>
          </w:rPr>
          <w:delText>b</w:delText>
        </w:r>
      </w:del>
      <w:del w:id="10823" w:author="Janusio" w:date="2018-03-10T14:41:08Z">
        <w:r>
          <w:rPr>
            <w:rFonts w:hint="eastAsia" w:ascii="Times New Roman" w:hAnsi="Times New Roman"/>
            <w:color w:val="auto"/>
            <w:szCs w:val="22"/>
          </w:rPr>
          <w:delText xml:space="preserve">= read </w:delText>
        </w:r>
      </w:del>
      <w:del w:id="10824" w:author="Janusio" w:date="2018-03-10T14:41:08Z">
        <w:r>
          <w:rPr>
            <w:rFonts w:hint="eastAsia" w:ascii="Times New Roman" w:hAnsi="Times New Roman"/>
            <w:i/>
            <w:iCs/>
            <w:color w:val="auto"/>
            <w:szCs w:val="22"/>
          </w:rPr>
          <w:delText>m.vTPM_loc</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825" w:author="Janusio" w:date="2018-03-10T14:41:08Z"/>
          <w:rFonts w:hint="eastAsia" w:ascii="Times New Roman" w:hAnsi="Times New Roman"/>
          <w:color w:val="auto"/>
          <w:szCs w:val="22"/>
        </w:rPr>
      </w:pPr>
      <w:del w:id="10826" w:author="Janusio" w:date="2018-03-10T14:41:08Z">
        <w:r>
          <w:rPr>
            <w:rFonts w:hint="eastAsia" w:ascii="Times New Roman" w:hAnsi="Times New Roman"/>
            <w:color w:val="auto"/>
            <w:szCs w:val="22"/>
          </w:rPr>
          <w:delText xml:space="preserve">                          Extend </w:delText>
        </w:r>
      </w:del>
      <w:del w:id="10827" w:author="Janusio" w:date="2018-03-10T14:41:08Z">
        <w:r>
          <w:rPr>
            <w:rFonts w:hint="eastAsia" w:ascii="Times New Roman" w:hAnsi="Times New Roman"/>
            <w:i/>
            <w:iCs/>
            <w:color w:val="auto"/>
            <w:szCs w:val="22"/>
          </w:rPr>
          <w:delText>m.dpcr.d</w:delText>
        </w:r>
      </w:del>
      <w:del w:id="10828" w:author="Janusio" w:date="2018-03-10T14:41:08Z">
        <w:r>
          <w:rPr>
            <w:rFonts w:hint="eastAsia" w:ascii="Times New Roman" w:hAnsi="Times New Roman"/>
            <w:iCs/>
            <w:color w:val="auto"/>
            <w:szCs w:val="22"/>
          </w:rPr>
          <w:delText>,</w:delText>
        </w:r>
      </w:del>
      <w:del w:id="10829" w:author="Janusio" w:date="2018-03-10T14:41:08Z">
        <w:r>
          <w:rPr>
            <w:rFonts w:hint="eastAsia" w:ascii="Times New Roman" w:hAnsi="Times New Roman"/>
            <w:i/>
            <w:iCs/>
            <w:color w:val="auto"/>
            <w:szCs w:val="22"/>
          </w:rPr>
          <w:delText>vtpmB</w:delText>
        </w:r>
      </w:del>
      <w:del w:id="10830" w:author="Janusio" w:date="2018-03-10T14:41:08Z">
        <w:r>
          <w:rPr>
            <w:rFonts w:hint="eastAsia" w:ascii="Times New Roman" w:hAnsi="Times New Roman"/>
            <w:color w:val="auto"/>
            <w:szCs w:val="22"/>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0831" w:author="Janusio" w:date="2018-03-10T14:41:08Z"/>
          <w:rFonts w:ascii="Times New Roman" w:hAnsi="Times New Roman"/>
          <w:color w:val="auto"/>
          <w:szCs w:val="22"/>
        </w:rPr>
      </w:pPr>
      <w:del w:id="10832" w:author="Janusio" w:date="2018-03-10T14:41:08Z">
        <w:r>
          <w:rPr>
            <w:rFonts w:hint="eastAsia" w:ascii="Times New Roman" w:hAnsi="Times New Roman"/>
            <w:color w:val="auto"/>
            <w:szCs w:val="22"/>
          </w:rPr>
          <w:delText xml:space="preserve">                          Jump </w:delText>
        </w:r>
      </w:del>
      <w:del w:id="10833" w:author="Janusio" w:date="2018-03-10T14:41:08Z">
        <w:r>
          <w:rPr>
            <w:rFonts w:hint="eastAsia" w:ascii="Times New Roman" w:hAnsi="Times New Roman"/>
            <w:i/>
            <w:iCs/>
            <w:color w:val="auto"/>
            <w:szCs w:val="22"/>
          </w:rPr>
          <w:delText>vtpm</w:delText>
        </w:r>
      </w:del>
      <w:del w:id="10834" w:author="Janusio" w:date="2018-03-10T14:41:08Z">
        <w:r>
          <w:rPr>
            <w:rFonts w:hint="eastAsia" w:ascii="Times New Roman" w:hAnsi="Times New Roman"/>
            <w:i/>
            <w:color w:val="auto"/>
            <w:szCs w:val="22"/>
          </w:rPr>
          <w:delText>b</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del w:id="10835" w:author="Janusio" w:date="2018-03-10T14:41:08Z"/>
          <w:rFonts w:ascii="Times New Roman" w:hAnsi="Times New Roman"/>
          <w:color w:val="auto"/>
          <w:szCs w:val="22"/>
        </w:rPr>
      </w:pPr>
      <w:del w:id="10836" w:author="Janusio" w:date="2018-03-10T14:41:08Z">
        <w:r>
          <w:rPr>
            <w:rFonts w:hint="eastAsia" w:ascii="Times New Roman" w:hAnsi="Times New Roman"/>
            <w:i/>
            <w:iCs/>
            <w:color w:val="auto"/>
            <w:szCs w:val="22"/>
          </w:rPr>
          <w:delText>vTPM</w:delText>
        </w:r>
      </w:del>
      <w:del w:id="10837" w:author="Janusio" w:date="2018-03-10T14:41:08Z">
        <w:r>
          <w:rPr>
            <w:rFonts w:hint="eastAsia" w:ascii="Times New Roman" w:hAnsi="Times New Roman"/>
            <w:iCs/>
            <w:color w:val="auto"/>
            <w:szCs w:val="22"/>
          </w:rPr>
          <w:delText>(</w:delText>
        </w:r>
      </w:del>
      <w:del w:id="10838" w:author="Janusio" w:date="2018-03-10T14:41:08Z">
        <w:r>
          <w:rPr>
            <w:rFonts w:hint="eastAsia" w:ascii="Times New Roman" w:hAnsi="Times New Roman"/>
            <w:i/>
            <w:iCs/>
            <w:color w:val="auto"/>
            <w:szCs w:val="22"/>
          </w:rPr>
          <w:delText>m</w:delText>
        </w:r>
      </w:del>
      <w:del w:id="10839" w:author="Janusio" w:date="2018-03-10T14:41:08Z">
        <w:r>
          <w:rPr>
            <w:rFonts w:hint="eastAsia" w:ascii="Times New Roman" w:hAnsi="Times New Roman"/>
            <w:iCs/>
            <w:color w:val="auto"/>
            <w:szCs w:val="22"/>
          </w:rPr>
          <w:delText>)</w:delText>
        </w:r>
      </w:del>
      <w:del w:id="10840" w:author="Janusio" w:date="2018-03-10T14:41:08Z">
        <w:r>
          <w:rPr>
            <w:rFonts w:hint="eastAsia" w:ascii="Times New Roman" w:hAnsi="Times New Roman"/>
            <w:i/>
            <w:iCs/>
            <w:color w:val="auto"/>
            <w:szCs w:val="22"/>
          </w:rPr>
          <w:delText xml:space="preserve"> </w:delText>
        </w:r>
      </w:del>
      <w:del w:id="10841" w:author="Janusio" w:date="2018-03-10T14:41:08Z">
        <w:r>
          <w:rPr>
            <w:rFonts w:hint="eastAsia" w:ascii="Times New Roman" w:hAnsi="Times New Roman"/>
            <w:color w:val="auto"/>
            <w:szCs w:val="22"/>
          </w:rPr>
          <w:delText xml:space="preserve">              </w:delText>
        </w:r>
      </w:del>
      <w:del w:id="10842" w:author="Janusio" w:date="2018-03-10T14:41:08Z">
        <w:r>
          <w:rPr>
            <w:rFonts w:ascii="Times New Roman" w:hAnsi="Times New Roman"/>
            <w:color w:val="auto"/>
            <w:szCs w:val="22"/>
          </w:rPr>
          <w:delText>≡</w:delText>
        </w:r>
      </w:del>
      <w:del w:id="10843" w:author="Janusio" w:date="2018-03-10T14:41:08Z">
        <w:r>
          <w:rPr>
            <w:rFonts w:hint="eastAsia" w:ascii="Times New Roman" w:hAnsi="Times New Roman"/>
            <w:color w:val="auto"/>
            <w:szCs w:val="22"/>
          </w:rPr>
          <w:delText xml:space="preserve"> ...</w:delText>
        </w:r>
      </w:del>
    </w:p>
    <w:bookmarkEnd w:id="13"/>
    <w:p>
      <w:pPr>
        <w:keepNext w:val="0"/>
        <w:keepLines w:val="0"/>
        <w:pageBreakBefore w:val="0"/>
        <w:numPr>
          <w:ilvl w:val="0"/>
          <w:numId w:val="8"/>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del w:id="10844" w:author="Janusio" w:date="2018-03-10T14:41:08Z"/>
          <w:rFonts w:hint="default" w:ascii="Times New Roman" w:hAnsi="Times New Roman" w:eastAsia="黑体" w:cs="Times New Roman"/>
          <w:szCs w:val="24"/>
        </w:rPr>
      </w:pPr>
      <w:del w:id="10845" w:author="Janusio" w:date="2018-03-10T14:41:08Z">
        <w:r>
          <w:rPr>
            <w:rFonts w:hint="eastAsia" w:ascii="Times New Roman" w:hAnsi="Times New Roman"/>
            <w:color w:val="auto"/>
            <w:szCs w:val="24"/>
          </w:rPr>
          <w:delText>TVP-QT中 TJP 信任链传递</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del w:id="10846" w:author="Janusio" w:date="2018-03-10T14:41:08Z"/>
          <w:rFonts w:hint="eastAsia" w:ascii="Times New Roman" w:hAnsi="Times New Roman"/>
          <w:color w:val="auto"/>
          <w:szCs w:val="24"/>
        </w:rPr>
      </w:pPr>
      <w:del w:id="10847" w:author="Janusio" w:date="2018-03-10T14:41:08Z">
        <w:r>
          <w:rPr>
            <w:rFonts w:hint="eastAsia" w:ascii="Times New Roman" w:hAnsi="Times New Roman"/>
            <w:color w:val="auto"/>
            <w:szCs w:val="24"/>
          </w:rPr>
          <w:delText>程序执行流程：首先确保TJP的</w:delText>
        </w:r>
      </w:del>
      <w:del w:id="10848" w:author="Janusio" w:date="2018-03-10T14:41:08Z">
        <w:r>
          <w:rPr>
            <w:rFonts w:hint="eastAsia" w:ascii="Times New Roman" w:hAnsi="Times New Roman"/>
            <w:iCs/>
            <w:color w:val="auto"/>
            <w:szCs w:val="24"/>
          </w:rPr>
          <w:delText>vTPM-Builder</w:delText>
        </w:r>
      </w:del>
      <w:del w:id="10849" w:author="Janusio" w:date="2018-03-10T14:41:08Z">
        <w:r>
          <w:rPr>
            <w:rFonts w:hint="eastAsia" w:ascii="Times New Roman" w:hAnsi="Times New Roman"/>
            <w:color w:val="auto"/>
            <w:szCs w:val="24"/>
          </w:rPr>
          <w:delText>能正常加载。然后利用DRTM度量TJP的三个组件vTPM Builder、vTPM-VM Binding、VM Builder，从主机内存地址中读取vTPM Builder的代码，将其扩展到一个PCR中（其中，</w:delText>
        </w:r>
      </w:del>
      <w:del w:id="10850" w:author="Janusio" w:date="2018-03-10T14:41:08Z">
        <w:r>
          <w:rPr>
            <w:rFonts w:hint="eastAsia" w:ascii="Times New Roman" w:hAnsi="Times New Roman"/>
            <w:i/>
            <w:iCs/>
            <w:color w:val="auto"/>
            <w:szCs w:val="24"/>
          </w:rPr>
          <w:delText>m.pcr.d</w:delText>
        </w:r>
      </w:del>
      <w:del w:id="10851" w:author="Janusio" w:date="2018-03-10T14:41:08Z">
        <w:r>
          <w:rPr>
            <w:rFonts w:hint="eastAsia" w:ascii="Times New Roman" w:hAnsi="Times New Roman"/>
            <w:color w:val="auto"/>
            <w:szCs w:val="24"/>
          </w:rPr>
          <w:delText xml:space="preserve">表示TJP的度量值存储与动态度量的PCR中）；之后执行命令Jump </w:delText>
        </w:r>
      </w:del>
      <w:del w:id="10852" w:author="Janusio" w:date="2018-03-10T14:41:08Z">
        <w:r>
          <w:rPr>
            <w:rFonts w:hint="eastAsia" w:ascii="Times New Roman" w:hAnsi="Times New Roman"/>
            <w:i/>
            <w:iCs/>
            <w:color w:val="auto"/>
            <w:szCs w:val="24"/>
          </w:rPr>
          <w:delText>vt</w:delText>
        </w:r>
      </w:del>
      <w:del w:id="10853" w:author="Janusio" w:date="2018-03-10T14:41:08Z">
        <w:r>
          <w:rPr>
            <w:rFonts w:hint="eastAsia" w:ascii="Times New Roman" w:hAnsi="Times New Roman"/>
            <w:i/>
            <w:color w:val="auto"/>
            <w:szCs w:val="24"/>
          </w:rPr>
          <w:delText>b</w:delText>
        </w:r>
      </w:del>
      <w:del w:id="10854" w:author="Janusio" w:date="2018-03-10T14:41:08Z">
        <w:r>
          <w:rPr>
            <w:rFonts w:hint="eastAsia" w:ascii="Times New Roman" w:hAnsi="Times New Roman"/>
            <w:color w:val="auto"/>
            <w:szCs w:val="24"/>
          </w:rPr>
          <w:delText>将控制权交给vTPM Builder，按照上面的过程依次度量vTPM-VM Binding、VM Builder。</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del w:id="10855" w:author="Janusio" w:date="2018-03-10T14:41:08Z"/>
          <w:rFonts w:hint="eastAsia" w:ascii="Times New Roman" w:hAnsi="Times New Roman"/>
          <w:color w:val="auto"/>
          <w:szCs w:val="24"/>
        </w:rPr>
      </w:pPr>
      <w:del w:id="10856" w:author="Janusio" w:date="2018-03-10T14:41:08Z">
        <w:r>
          <w:rPr>
            <w:rFonts w:hint="eastAsia" w:ascii="Times New Roman" w:hAnsi="Times New Roman"/>
            <w:color w:val="auto"/>
            <w:szCs w:val="24"/>
          </w:rPr>
          <w:delText>在此过程中，对TJP的动态度量必须在m启动之后且创建vm之前，否则会导致TJP无法按顺序正确度量。将其表示为</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del w:id="10857" w:author="Janusio" w:date="2018-03-10T14:41:08Z"/>
          <w:rFonts w:hint="eastAsia" w:ascii="Times New Roman" w:hAnsi="Times New Roman"/>
          <w:color w:val="auto"/>
          <w:szCs w:val="24"/>
        </w:rPr>
      </w:pPr>
      <w:del w:id="10858" w:author="Janusio" w:date="2018-03-10T14:41:08Z">
        <w:r>
          <w:rPr>
            <w:rFonts w:hint="eastAsia" w:ascii="Times New Roman" w:hAnsi="Times New Roman"/>
            <w:color w:val="auto"/>
            <w:szCs w:val="24"/>
          </w:rPr>
          <w:delText>Honest(TPM</w:delText>
        </w:r>
      </w:del>
      <w:del w:id="10859" w:author="Janusio" w:date="2018-03-10T14:41:08Z">
        <w:r>
          <w:rPr>
            <w:rFonts w:hint="eastAsia" w:ascii="Times New Roman" w:hAnsi="Times New Roman"/>
            <w:color w:val="auto"/>
            <w:szCs w:val="24"/>
            <w:vertAlign w:val="subscript"/>
          </w:rPr>
          <w:delText>SRTM</w:delText>
        </w:r>
      </w:del>
      <w:del w:id="10860" w:author="Janusio" w:date="2018-03-10T14:41:08Z">
        <w:r>
          <w:rPr>
            <w:rFonts w:hint="eastAsia" w:ascii="Times New Roman" w:hAnsi="Times New Roman"/>
            <w:color w:val="auto"/>
            <w:szCs w:val="24"/>
          </w:rPr>
          <w:delText xml:space="preserve"> (</w:delText>
        </w:r>
      </w:del>
      <w:del w:id="10861" w:author="Janusio" w:date="2018-03-10T14:41:08Z">
        <w:r>
          <w:rPr>
            <w:rFonts w:hint="eastAsia" w:ascii="Times New Roman" w:hAnsi="Times New Roman"/>
            <w:i/>
            <w:iCs/>
            <w:color w:val="auto"/>
            <w:szCs w:val="24"/>
          </w:rPr>
          <w:delText>m</w:delText>
        </w:r>
      </w:del>
      <w:del w:id="10862" w:author="Janusio" w:date="2018-03-10T14:41:08Z">
        <w:r>
          <w:rPr>
            <w:rFonts w:hint="eastAsia" w:ascii="Times New Roman" w:hAnsi="Times New Roman"/>
            <w:color w:val="auto"/>
            <w:szCs w:val="24"/>
          </w:rPr>
          <w:delText>)</w:delText>
        </w:r>
      </w:del>
      <w:del w:id="10863" w:author="Janusio" w:date="2018-03-10T14:41:08Z"/>
      <w:del w:id="10864" w:author="Janusio" w:date="2018-03-10T14:41:08Z"/>
      <w:del w:id="10865" w:author="Janusio" w:date="2018-03-10T14:41:08Z"/>
      <w:del w:id="10866" w:author="Janusio" w:date="2018-03-10T14:41:08Z">
        <w:r>
          <w:rPr>
            <w:rFonts w:hint="eastAsia" w:ascii="Times New Roman" w:hAnsi="Times New Roman"/>
            <w:color w:val="auto"/>
            <w:position w:val="-4"/>
            <w:szCs w:val="24"/>
          </w:rPr>
          <w:object>
            <v:shape id="_x0000_i1148" o:spt="75" type="#_x0000_t75" style="height:11pt;width:11pt;" o:ole="t" filled="f" o:preferrelative="t" stroked="f" coordsize="21600,21600">
              <v:path/>
              <v:fill on="f" focussize="0,0"/>
              <v:stroke on="f"/>
              <v:imagedata r:id="rId169" embosscolor="#FFFFFF" o:title=""/>
              <o:lock v:ext="edit" grouping="f" rotation="f" text="f" aspectratio="t"/>
              <w10:wrap type="none"/>
              <w10:anchorlock/>
            </v:shape>
            <o:OLEObject Type="Embed" ProgID="Equation.KSEE3" ShapeID="_x0000_i1148" DrawAspect="Content" ObjectID="_1468075992" r:id="rId334">
              <o:LockedField>false</o:LockedField>
            </o:OLEObject>
          </w:object>
        </w:r>
      </w:del>
      <w:del w:id="10868" w:author="Janusio" w:date="2018-03-10T14:41:08Z"/>
      <w:del w:id="10869" w:author="Janusio" w:date="2018-03-10T14:41:08Z">
        <w:r>
          <w:rPr>
            <w:rFonts w:hint="eastAsia" w:ascii="Times New Roman" w:hAnsi="Times New Roman"/>
            <w:color w:val="auto"/>
            <w:szCs w:val="24"/>
          </w:rPr>
          <w:delText>TJP</w:delText>
        </w:r>
      </w:del>
      <w:del w:id="10870" w:author="Janusio" w:date="2018-03-10T14:41:08Z">
        <w:r>
          <w:rPr>
            <w:rFonts w:hint="eastAsia" w:ascii="Times New Roman" w:hAnsi="Times New Roman"/>
            <w:color w:val="auto"/>
            <w:szCs w:val="24"/>
            <w:vertAlign w:val="subscript"/>
          </w:rPr>
          <w:delText>DRTM</w:delText>
        </w:r>
      </w:del>
      <w:del w:id="10871" w:author="Janusio" w:date="2018-03-10T14:41:08Z">
        <w:r>
          <w:rPr>
            <w:rFonts w:hint="eastAsia" w:ascii="Times New Roman" w:hAnsi="Times New Roman"/>
            <w:color w:val="auto"/>
            <w:szCs w:val="24"/>
          </w:rPr>
          <w:delText>(</w:delText>
        </w:r>
      </w:del>
      <w:del w:id="10872" w:author="Janusio" w:date="2018-03-10T14:41:08Z">
        <w:r>
          <w:rPr>
            <w:rFonts w:hint="eastAsia" w:ascii="Times New Roman" w:hAnsi="Times New Roman"/>
            <w:i/>
            <w:iCs/>
            <w:color w:val="auto"/>
            <w:szCs w:val="24"/>
          </w:rPr>
          <w:delText>m</w:delText>
        </w:r>
      </w:del>
      <w:del w:id="10873"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del w:id="10874" w:author="Janusio" w:date="2018-03-10T14:41:08Z"/>
          <w:rFonts w:hint="eastAsia" w:ascii="Times New Roman" w:hAnsi="Times New Roman"/>
          <w:color w:val="auto"/>
          <w:szCs w:val="24"/>
        </w:rPr>
      </w:pPr>
      <w:del w:id="10875" w:author="Janusio" w:date="2018-03-10T14:41:08Z"/>
      <w:del w:id="10876" w:author="Janusio" w:date="2018-03-10T14:41:08Z"/>
      <w:del w:id="10877" w:author="Janusio" w:date="2018-03-10T14:41:08Z"/>
      <w:del w:id="10878" w:author="Janusio" w:date="2018-03-10T14:41:08Z">
        <w:r>
          <w:rPr>
            <w:rFonts w:hint="eastAsia" w:ascii="Times New Roman" w:hAnsi="Times New Roman"/>
            <w:color w:val="auto"/>
            <w:position w:val="-4"/>
            <w:szCs w:val="24"/>
          </w:rPr>
          <w:object>
            <v:shape id="_x0000_i114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49" DrawAspect="Content" ObjectID="_1468075993" r:id="rId335">
              <o:LockedField>false</o:LockedField>
            </o:OLEObject>
          </w:object>
        </w:r>
      </w:del>
      <w:del w:id="10880" w:author="Janusio" w:date="2018-03-10T14:41:08Z"/>
      <w:del w:id="10881" w:author="Janusio" w:date="2018-03-10T14:41:08Z">
        <w:r>
          <w:rPr>
            <w:rFonts w:hint="eastAsia" w:ascii="Times New Roman" w:hAnsi="Times New Roman"/>
            <w:color w:val="auto"/>
            <w:szCs w:val="24"/>
          </w:rPr>
          <w:delText>TJP</w:delText>
        </w:r>
      </w:del>
      <w:del w:id="10882" w:author="Janusio" w:date="2018-03-10T14:41:08Z">
        <w:r>
          <w:rPr>
            <w:rFonts w:hint="eastAsia" w:ascii="Times New Roman" w:hAnsi="Times New Roman"/>
            <w:color w:val="auto"/>
            <w:szCs w:val="24"/>
            <w:vertAlign w:val="subscript"/>
          </w:rPr>
          <w:delText>DRTM</w:delText>
        </w:r>
      </w:del>
      <w:del w:id="10883" w:author="Janusio" w:date="2018-03-10T14:41:08Z">
        <w:r>
          <w:rPr>
            <w:rFonts w:hint="eastAsia" w:ascii="Times New Roman" w:hAnsi="Times New Roman"/>
            <w:color w:val="auto"/>
            <w:szCs w:val="24"/>
          </w:rPr>
          <w:delText>(</w:delText>
        </w:r>
      </w:del>
      <w:del w:id="10884" w:author="Janusio" w:date="2018-03-10T14:41:08Z">
        <w:r>
          <w:rPr>
            <w:rFonts w:hint="eastAsia" w:ascii="Times New Roman" w:hAnsi="Times New Roman"/>
            <w:i/>
            <w:iCs/>
            <w:color w:val="auto"/>
            <w:szCs w:val="24"/>
          </w:rPr>
          <w:delText>m</w:delText>
        </w:r>
      </w:del>
      <w:del w:id="10885" w:author="Janusio" w:date="2018-03-10T14:41:08Z">
        <w:r>
          <w:rPr>
            <w:rFonts w:hint="eastAsia" w:ascii="Times New Roman" w:hAnsi="Times New Roman"/>
            <w:color w:val="auto"/>
            <w:szCs w:val="24"/>
          </w:rPr>
          <w:delText>)</w:delText>
        </w:r>
      </w:del>
      <w:del w:id="10886" w:author="Janusio" w:date="2018-03-10T14:41:08Z"/>
      <w:del w:id="10887" w:author="Janusio" w:date="2018-03-10T14:41:08Z"/>
      <w:del w:id="10888" w:author="Janusio" w:date="2018-03-10T14:41:08Z"/>
      <w:del w:id="10889" w:author="Janusio" w:date="2018-03-10T14:41:08Z">
        <w:r>
          <w:rPr>
            <w:rFonts w:hint="eastAsia" w:ascii="Times New Roman" w:hAnsi="Times New Roman"/>
            <w:color w:val="auto"/>
            <w:position w:val="-4"/>
            <w:szCs w:val="24"/>
          </w:rPr>
          <w:object>
            <v:shape id="_x0000_i1150" o:spt="75" type="#_x0000_t75" style="height:11pt;width:11pt;" o:ole="t" filled="f" o:preferrelative="t" stroked="f" coordsize="21600,21600">
              <v:path/>
              <v:fill on="f" focussize="0,0"/>
              <v:stroke on="f"/>
              <v:imagedata r:id="rId169" embosscolor="#FFFFFF" o:title=""/>
              <o:lock v:ext="edit" grouping="f" rotation="f" text="f" aspectratio="t"/>
              <w10:wrap type="none"/>
              <w10:anchorlock/>
            </v:shape>
            <o:OLEObject Type="Embed" ProgID="Equation.KSEE3" ShapeID="_x0000_i1150" DrawAspect="Content" ObjectID="_1468075994" r:id="rId336">
              <o:LockedField>false</o:LockedField>
            </o:OLEObject>
          </w:object>
        </w:r>
      </w:del>
      <w:del w:id="10891" w:author="Janusio" w:date="2018-03-10T14:41:08Z"/>
      <w:del w:id="10892" w:author="Janusio" w:date="2018-03-10T14:41:08Z">
        <w:r>
          <w:rPr>
            <w:rFonts w:ascii="Times New Roman" w:hAnsi="Times New Roman"/>
            <w:color w:val="auto"/>
            <w:szCs w:val="24"/>
          </w:rPr>
          <w:delText>v</w:delText>
        </w:r>
      </w:del>
      <w:del w:id="10893" w:author="Janusio" w:date="2018-03-10T14:41:08Z">
        <w:r>
          <w:rPr>
            <w:rFonts w:hint="eastAsia" w:ascii="Times New Roman" w:hAnsi="Times New Roman"/>
            <w:color w:val="auto"/>
            <w:szCs w:val="24"/>
          </w:rPr>
          <w:delText>TPM</w:delText>
        </w:r>
      </w:del>
      <w:del w:id="10894" w:author="Janusio" w:date="2018-03-10T14:41:08Z">
        <w:r>
          <w:rPr>
            <w:rFonts w:hint="eastAsia" w:ascii="Times New Roman" w:hAnsi="Times New Roman"/>
            <w:color w:val="auto"/>
            <w:szCs w:val="24"/>
            <w:vertAlign w:val="subscript"/>
          </w:rPr>
          <w:delText>SRTM/DRTM</w:delText>
        </w:r>
      </w:del>
      <w:del w:id="10895" w:author="Janusio" w:date="2018-03-10T14:41:08Z">
        <w:r>
          <w:rPr>
            <w:rFonts w:hint="eastAsia" w:ascii="Times New Roman" w:hAnsi="Times New Roman"/>
            <w:color w:val="auto"/>
            <w:szCs w:val="24"/>
          </w:rPr>
          <w:delText xml:space="preserve"> (vm))。</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del w:id="10896" w:author="Janusio" w:date="2018-03-10T14:41:08Z"/>
          <w:rFonts w:hint="eastAsia" w:ascii="Times New Roman" w:hAnsi="Times New Roman"/>
          <w:color w:val="auto"/>
          <w:szCs w:val="24"/>
        </w:rPr>
      </w:pPr>
      <w:del w:id="10897" w:author="Janusio" w:date="2018-03-10T14:41:08Z">
        <w:r>
          <w:rPr>
            <w:rFonts w:hint="eastAsia" w:ascii="Times New Roman" w:hAnsi="Times New Roman"/>
            <w:color w:val="auto"/>
            <w:szCs w:val="24"/>
          </w:rPr>
          <w:delText>此外，TVP在启动m时，相应的线程K对必须能够对当前m对应的PCR值有锁控制，这种控制对潜在的攻击者也成立，表示为</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del w:id="10898" w:author="Janusio" w:date="2018-03-10T14:41:08Z"/>
          <w:rFonts w:hint="eastAsia" w:ascii="Times New Roman" w:hAnsi="Times New Roman"/>
          <w:color w:val="auto"/>
          <w:szCs w:val="24"/>
        </w:rPr>
      </w:pPr>
      <w:del w:id="10899" w:author="Janusio" w:date="2018-03-10T14:41:08Z">
        <w:r>
          <w:rPr>
            <w:rFonts w:hint="eastAsia" w:ascii="Times New Roman" w:hAnsi="Times New Roman"/>
            <w:color w:val="auto"/>
            <w:szCs w:val="24"/>
          </w:rPr>
          <w:delText>ProtectedSRTM(</w:delText>
        </w:r>
      </w:del>
      <w:del w:id="10900" w:author="Janusio" w:date="2018-03-10T14:41:08Z">
        <w:r>
          <w:rPr>
            <w:rFonts w:hint="eastAsia" w:ascii="Times New Roman" w:hAnsi="Times New Roman"/>
            <w:i/>
            <w:iCs/>
            <w:color w:val="auto"/>
            <w:szCs w:val="24"/>
          </w:rPr>
          <w:delText>m</w:delText>
        </w:r>
      </w:del>
      <w:del w:id="10901" w:author="Janusio" w:date="2018-03-10T14:41:08Z">
        <w:r>
          <w:rPr>
            <w:rFonts w:hint="eastAsia" w:ascii="Times New Roman" w:hAnsi="Times New Roman"/>
            <w:color w:val="auto"/>
            <w:szCs w:val="24"/>
          </w:rPr>
          <w:delText>)=</w:delText>
        </w:r>
      </w:del>
      <w:del w:id="10902" w:author="Janusio" w:date="2018-03-10T14:41:08Z"/>
      <w:del w:id="10903" w:author="Janusio" w:date="2018-03-10T14:41:08Z"/>
      <w:del w:id="10904" w:author="Janusio" w:date="2018-03-10T14:41:08Z"/>
      <w:del w:id="10905" w:author="Janusio" w:date="2018-03-10T14:41:08Z">
        <w:r>
          <w:rPr>
            <w:rFonts w:hint="eastAsia" w:ascii="Times New Roman" w:hAnsi="Times New Roman"/>
            <w:color w:val="auto"/>
            <w:position w:val="-4"/>
            <w:szCs w:val="24"/>
          </w:rPr>
          <w:object>
            <v:shape id="_x0000_i1151" o:spt="75" type="#_x0000_t75" style="height:12pt;width:11pt;" o:ole="t" filled="f" o:preferrelative="t" stroked="f" coordsize="21600,21600">
              <v:path/>
              <v:fill on="f" focussize="0,0"/>
              <v:stroke on="f"/>
              <v:imagedata r:id="rId173" embosscolor="#FFFFFF" o:title=""/>
              <o:lock v:ext="edit" grouping="f" rotation="f" text="f" aspectratio="t"/>
              <w10:wrap type="none"/>
              <w10:anchorlock/>
            </v:shape>
            <o:OLEObject Type="Embed" ProgID="Equation.KSEE3" ShapeID="_x0000_i1151" DrawAspect="Content" ObjectID="_1468075995" r:id="rId337">
              <o:LockedField>false</o:LockedField>
            </o:OLEObject>
          </w:object>
        </w:r>
      </w:del>
      <w:del w:id="10907" w:author="Janusio" w:date="2018-03-10T14:41:08Z"/>
      <w:del w:id="10908" w:author="Janusio" w:date="2018-03-10T14:41:08Z">
        <w:r>
          <w:rPr>
            <w:rFonts w:hint="eastAsia" w:ascii="Times New Roman" w:hAnsi="Times New Roman"/>
            <w:i/>
            <w:iCs/>
            <w:color w:val="auto"/>
            <w:szCs w:val="24"/>
          </w:rPr>
          <w:delText>t</w:delText>
        </w:r>
      </w:del>
      <w:del w:id="10909" w:author="Janusio" w:date="2018-03-10T14:41:08Z">
        <w:r>
          <w:rPr>
            <w:rFonts w:hint="eastAsia" w:ascii="Times New Roman" w:hAnsi="Times New Roman"/>
            <w:iCs/>
            <w:color w:val="auto"/>
            <w:szCs w:val="24"/>
          </w:rPr>
          <w:delText>,</w:delText>
        </w:r>
      </w:del>
      <w:del w:id="10910" w:author="Janusio" w:date="2018-03-10T14:41:08Z">
        <w:r>
          <w:rPr>
            <w:rFonts w:hint="eastAsia" w:ascii="Times New Roman" w:hAnsi="Times New Roman"/>
            <w:i/>
            <w:iCs/>
            <w:color w:val="auto"/>
            <w:szCs w:val="24"/>
          </w:rPr>
          <w:delText>K.</w:delText>
        </w:r>
      </w:del>
      <w:del w:id="10911" w:author="Janusio" w:date="2018-03-10T14:41:08Z">
        <w:r>
          <w:rPr>
            <w:rFonts w:hint="eastAsia" w:ascii="Times New Roman" w:hAnsi="Times New Roman"/>
            <w:color w:val="auto"/>
            <w:szCs w:val="24"/>
          </w:rPr>
          <w:delText>(Reset(m,</w:delText>
        </w:r>
      </w:del>
      <w:del w:id="10912" w:author="Janusio" w:date="2018-03-10T14:41:08Z">
        <w:r>
          <w:rPr>
            <w:rFonts w:hint="eastAsia" w:ascii="Times New Roman" w:hAnsi="Times New Roman"/>
            <w:i/>
            <w:iCs/>
            <w:color w:val="auto"/>
            <w:szCs w:val="24"/>
          </w:rPr>
          <w:delText>K</w:delText>
        </w:r>
      </w:del>
      <w:del w:id="10913" w:author="Janusio" w:date="2018-03-10T14:41:08Z">
        <w:r>
          <w:rPr>
            <w:rFonts w:hint="eastAsia" w:ascii="Times New Roman" w:hAnsi="Times New Roman"/>
            <w:color w:val="auto"/>
            <w:szCs w:val="24"/>
          </w:rPr>
          <w:delText>)@</w:delText>
        </w:r>
      </w:del>
      <w:del w:id="10914" w:author="Janusio" w:date="2018-03-10T14:41:08Z">
        <w:r>
          <w:rPr>
            <w:rFonts w:hint="eastAsia" w:ascii="Times New Roman" w:hAnsi="Times New Roman"/>
            <w:i/>
            <w:iCs/>
            <w:color w:val="auto"/>
            <w:szCs w:val="24"/>
          </w:rPr>
          <w:delText>t</w:delText>
        </w:r>
      </w:del>
      <w:del w:id="10915" w:author="Janusio" w:date="2018-03-10T14:41:08Z">
        <w:r>
          <w:rPr>
            <w:rFonts w:hint="eastAsia" w:ascii="Times New Roman" w:hAnsi="Times New Roman"/>
            <w:color w:val="auto"/>
            <w:szCs w:val="24"/>
          </w:rPr>
          <w:delText>)</w:delText>
        </w:r>
      </w:del>
      <w:del w:id="10916" w:author="Janusio" w:date="2018-03-10T14:41:08Z"/>
      <w:del w:id="10917" w:author="Janusio" w:date="2018-03-10T14:41:08Z"/>
      <w:del w:id="10918" w:author="Janusio" w:date="2018-03-10T14:41:08Z"/>
      <w:del w:id="10919" w:author="Janusio" w:date="2018-03-10T14:41:08Z">
        <w:r>
          <w:rPr>
            <w:rFonts w:hint="eastAsia" w:ascii="Times New Roman" w:hAnsi="Times New Roman"/>
            <w:color w:val="auto"/>
            <w:position w:val="-4"/>
            <w:szCs w:val="24"/>
          </w:rPr>
          <w:object>
            <v:shape id="_x0000_i1152" o:spt="75" type="#_x0000_t75" style="height:10pt;width:13pt;" o:ole="t" filled="f" o:preferrelative="t" stroked="f" coordsize="21600,21600">
              <v:path/>
              <v:fill on="f" focussize="0,0"/>
              <v:stroke on="f"/>
              <v:imagedata r:id="rId42" embosscolor="#FFFFFF" o:title=""/>
              <o:lock v:ext="edit" grouping="f" rotation="f" text="f" aspectratio="t"/>
              <w10:wrap type="none"/>
              <w10:anchorlock/>
            </v:shape>
            <o:OLEObject Type="Embed" ProgID="Equation.KSEE3" ShapeID="_x0000_i1152" DrawAspect="Content" ObjectID="_1468075996" r:id="rId338">
              <o:LockedField>false</o:LockedField>
            </o:OLEObject>
          </w:object>
        </w:r>
      </w:del>
      <w:del w:id="10921" w:author="Janusio" w:date="2018-03-10T14:41:08Z"/>
      <w:del w:id="10922" w:author="Janusio" w:date="2018-03-10T14:41:08Z">
        <w:r>
          <w:rPr>
            <w:rFonts w:hint="eastAsia" w:ascii="Times New Roman" w:hAnsi="Times New Roman"/>
            <w:color w:val="auto"/>
            <w:szCs w:val="24"/>
          </w:rPr>
          <w:delText>(IsLocked((</w:delText>
        </w:r>
      </w:del>
      <w:del w:id="10923" w:author="Janusio" w:date="2018-03-10T14:41:08Z">
        <w:r>
          <w:rPr>
            <w:rFonts w:hint="eastAsia" w:ascii="Times New Roman" w:hAnsi="Times New Roman"/>
            <w:i/>
            <w:iCs/>
            <w:color w:val="auto"/>
            <w:szCs w:val="24"/>
          </w:rPr>
          <w:delText>m.pcr.s</w:delText>
        </w:r>
      </w:del>
      <w:del w:id="10924" w:author="Janusio" w:date="2018-03-10T14:41:08Z">
        <w:r>
          <w:rPr>
            <w:rFonts w:hint="eastAsia" w:ascii="Times New Roman" w:hAnsi="Times New Roman"/>
            <w:iCs/>
            <w:color w:val="auto"/>
            <w:szCs w:val="24"/>
          </w:rPr>
          <w:delText>,</w:delText>
        </w:r>
      </w:del>
      <w:del w:id="10925" w:author="Janusio" w:date="2018-03-10T14:41:08Z">
        <w:r>
          <w:rPr>
            <w:rFonts w:hint="eastAsia" w:ascii="Times New Roman" w:hAnsi="Times New Roman"/>
            <w:i/>
            <w:iCs/>
            <w:color w:val="auto"/>
            <w:szCs w:val="24"/>
          </w:rPr>
          <w:delText>m.pcr.d</w:delText>
        </w:r>
      </w:del>
      <w:del w:id="10926" w:author="Janusio" w:date="2018-03-10T14:41:08Z">
        <w:r>
          <w:rPr>
            <w:rFonts w:hint="eastAsia" w:ascii="Times New Roman" w:hAnsi="Times New Roman"/>
            <w:color w:val="auto"/>
            <w:szCs w:val="24"/>
          </w:rPr>
          <w:delText>),</w:delText>
        </w:r>
      </w:del>
      <w:del w:id="10927" w:author="Janusio" w:date="2018-03-10T14:41:08Z">
        <w:r>
          <w:rPr>
            <w:rFonts w:hint="eastAsia" w:ascii="Times New Roman" w:hAnsi="Times New Roman"/>
            <w:i/>
            <w:iCs/>
            <w:color w:val="auto"/>
            <w:szCs w:val="24"/>
          </w:rPr>
          <w:delText>K</w:delText>
        </w:r>
      </w:del>
      <w:del w:id="10928" w:author="Janusio" w:date="2018-03-10T14:41:08Z">
        <w:r>
          <w:rPr>
            <w:rFonts w:hint="eastAsia" w:ascii="Times New Roman" w:hAnsi="Times New Roman"/>
            <w:color w:val="auto"/>
            <w:szCs w:val="24"/>
          </w:rPr>
          <w:delText>)@)</w:delText>
        </w:r>
      </w:del>
      <w:del w:id="10929" w:author="Janusio" w:date="2018-03-10T14:41:08Z">
        <w:r>
          <w:rPr>
            <w:rFonts w:hint="eastAsia" w:ascii="Times New Roman" w:hAnsi="Times New Roman"/>
            <w:i/>
            <w:iCs/>
            <w:color w:val="auto"/>
            <w:szCs w:val="24"/>
          </w:rPr>
          <w:delText>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del w:id="10930" w:author="Janusio" w:date="2018-03-10T14:41:08Z"/>
          <w:rFonts w:hint="eastAsia" w:ascii="Times New Roman" w:hAnsi="Times New Roman"/>
          <w:szCs w:val="24"/>
        </w:rPr>
      </w:pPr>
      <w:del w:id="10931" w:author="Janusio" w:date="2018-03-10T14:41:08Z">
        <w:r>
          <w:rPr>
            <w:rFonts w:hint="eastAsia" w:ascii="Times New Roman" w:hAnsi="Times New Roman"/>
            <w:color w:val="auto"/>
            <w:szCs w:val="24"/>
          </w:rPr>
          <w:delText>由于TJP 的vTPM Builder被抽象为一个单独的应用程序（无论其实现形式是独立的轻量级可信执行环境或仅是提供可信功能的应用进程），利用Latelaunch(vTPM Builder)动态加载机制确保其可信执行，即</w:delText>
        </w:r>
      </w:del>
      <w:del w:id="10932" w:author="Janusio" w:date="2018-03-10T14:41:08Z">
        <w:r>
          <w:rPr>
            <w:rFonts w:hint="eastAsia" w:ascii="Times New Roman" w:hAnsi="Times New Roman"/>
            <w:i/>
            <w:iCs/>
            <w:color w:val="auto"/>
            <w:szCs w:val="24"/>
          </w:rPr>
          <w:delText>K</w:delText>
        </w:r>
      </w:del>
      <w:del w:id="10933" w:author="Janusio" w:date="2018-03-10T14:41:08Z">
        <w:r>
          <w:rPr>
            <w:rFonts w:hint="eastAsia" w:ascii="Times New Roman" w:hAnsi="Times New Roman"/>
            <w:color w:val="auto"/>
            <w:szCs w:val="24"/>
            <w:vertAlign w:val="subscript"/>
          </w:rPr>
          <w:delText>DRTM</w:delText>
        </w:r>
      </w:del>
      <w:del w:id="10934" w:author="Janusio" w:date="2018-03-10T14:41:08Z">
        <w:r>
          <w:rPr>
            <w:rFonts w:hint="eastAsia" w:ascii="Times New Roman" w:hAnsi="Times New Roman"/>
            <w:color w:val="auto"/>
            <w:szCs w:val="24"/>
          </w:rPr>
          <w:delText>成立</w:delText>
        </w:r>
      </w:del>
      <w:del w:id="10935" w:author="Janusio" w:date="2018-03-10T14:41:08Z">
        <w:r>
          <w:rPr>
            <w:rFonts w:hint="eastAsia" w:ascii="Times New Roman" w:hAnsi="Times New Roman"/>
            <w:color w:val="auto"/>
            <w:szCs w:val="24"/>
            <w:vertAlign w:val="superscript"/>
          </w:rPr>
          <w:delText>[27]</w:delText>
        </w:r>
      </w:del>
      <w:del w:id="10936" w:author="Janusio" w:date="2018-03-10T14:41:08Z">
        <w:r>
          <w:rPr>
            <w:rFonts w:hint="eastAsia" w:ascii="Times New Roman" w:hAnsi="Times New Roman"/>
            <w:color w:val="auto"/>
            <w:szCs w:val="24"/>
          </w:rPr>
          <w:delText>。</w:delText>
        </w:r>
      </w:del>
    </w:p>
    <w:p>
      <w:pPr>
        <w:pStyle w:val="27"/>
        <w:numPr>
          <w:ilvl w:val="0"/>
          <w:numId w:val="0"/>
        </w:numPr>
        <w:spacing w:line="360" w:lineRule="auto"/>
        <w:rPr>
          <w:del w:id="10937" w:author="Janusio" w:date="2018-03-10T14:41:08Z"/>
          <w:rFonts w:hint="eastAsia" w:ascii="Times New Roman" w:hAnsi="Times New Roman"/>
          <w:szCs w:val="24"/>
          <w:lang w:eastAsia="zh-CN"/>
        </w:rPr>
      </w:pPr>
      <w:del w:id="10938" w:author="Janusio" w:date="2018-03-10T14:41:08Z">
        <w:r>
          <w:rPr>
            <w:rFonts w:hint="eastAsia" w:ascii="Times New Roman" w:hAnsi="Times New Roman"/>
            <w:szCs w:val="24"/>
            <w:lang w:val="en-US" w:eastAsia="zh-CN"/>
          </w:rPr>
          <w:delText xml:space="preserve">5.1.3.2 </w:delText>
        </w:r>
      </w:del>
      <w:del w:id="10939" w:author="Janusio" w:date="2018-03-10T14:41:08Z">
        <w:r>
          <w:rPr>
            <w:rFonts w:hint="eastAsia" w:ascii="Times New Roman" w:hAnsi="Times New Roman"/>
            <w:szCs w:val="24"/>
            <w:lang w:eastAsia="zh-CN"/>
          </w:rPr>
          <w:delText>本地可信属性描述</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0940" w:author="Janusio" w:date="2018-03-10T14:41:08Z"/>
          <w:rFonts w:hint="eastAsia" w:ascii="Times New Roman" w:hAnsi="Times New Roman"/>
          <w:color w:val="auto"/>
          <w:szCs w:val="24"/>
        </w:rPr>
      </w:pPr>
      <w:del w:id="10941" w:author="Janusio" w:date="2018-03-10T14:41:08Z">
        <w:r>
          <w:rPr>
            <w:rFonts w:hint="eastAsia" w:ascii="Times New Roman" w:hAnsi="Times New Roman"/>
            <w:color w:val="auto"/>
            <w:szCs w:val="24"/>
          </w:rPr>
          <w:delText>基于定义2及TJP度量后的</w:delText>
        </w:r>
      </w:del>
      <w:del w:id="10942" w:author="Janusio" w:date="2018-03-10T14:41:08Z">
        <w:r>
          <w:rPr>
            <w:rFonts w:hint="eastAsia" w:ascii="Times New Roman" w:hAnsi="Times New Roman"/>
            <w:iCs/>
            <w:color w:val="auto"/>
            <w:szCs w:val="24"/>
          </w:rPr>
          <w:delText>PCR</w:delText>
        </w:r>
      </w:del>
      <w:del w:id="10943" w:author="Janusio" w:date="2018-03-10T14:41:08Z">
        <w:r>
          <w:rPr>
            <w:rFonts w:hint="eastAsia" w:ascii="Times New Roman" w:hAnsi="Times New Roman"/>
            <w:color w:val="auto"/>
            <w:szCs w:val="24"/>
          </w:rPr>
          <w:delText>和其中的每个组件存在的唯一性、确定性映射关系，可将TJP的本地信任传递属性归纳为：如果最终的</w:delText>
        </w:r>
      </w:del>
      <w:del w:id="10944" w:author="Janusio" w:date="2018-03-10T14:41:08Z">
        <w:r>
          <w:rPr>
            <w:rFonts w:hint="eastAsia" w:ascii="Times New Roman" w:hAnsi="Times New Roman"/>
            <w:iCs/>
            <w:color w:val="auto"/>
            <w:szCs w:val="24"/>
          </w:rPr>
          <w:delText>PCR</w:delText>
        </w:r>
      </w:del>
      <w:del w:id="10945" w:author="Janusio" w:date="2018-03-10T14:41:08Z">
        <w:r>
          <w:rPr>
            <w:rFonts w:hint="eastAsia" w:ascii="Times New Roman" w:hAnsi="Times New Roman"/>
            <w:color w:val="auto"/>
            <w:szCs w:val="24"/>
          </w:rPr>
          <w:delText>中度量值序列是正确的值，那么TJP信任链所加载的程序顺序就是正确的。即TJP的本地信任传递属性就是要求所有相应启动程序如vTPM Builder、vTPM-VM Binding、VM Builder等都能按确定的先后顺序加载。以LS</w:delText>
        </w:r>
      </w:del>
      <w:del w:id="10946" w:author="Janusio" w:date="2018-03-10T14:41:08Z">
        <w:r>
          <w:rPr>
            <w:rFonts w:hint="eastAsia" w:ascii="Times New Roman" w:hAnsi="Times New Roman"/>
            <w:color w:val="auto"/>
            <w:szCs w:val="24"/>
            <w:vertAlign w:val="superscript"/>
          </w:rPr>
          <w:delText>2</w:delText>
        </w:r>
      </w:del>
      <w:del w:id="10947" w:author="Janusio" w:date="2018-03-10T14:41:08Z">
        <w:r>
          <w:rPr>
            <w:rFonts w:hint="eastAsia" w:ascii="Times New Roman" w:hAnsi="Times New Roman"/>
            <w:color w:val="auto"/>
            <w:szCs w:val="24"/>
          </w:rPr>
          <w:delText>将这种顺序形式化表示为</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0948" w:author="Janusio" w:date="2018-03-10T14:41:08Z"/>
          <w:rFonts w:hint="eastAsia" w:ascii="Times New Roman" w:hAnsi="Times New Roman"/>
          <w:color w:val="auto"/>
          <w:szCs w:val="24"/>
        </w:rPr>
      </w:pPr>
      <w:del w:id="10949" w:author="Janusio" w:date="2018-03-10T14:41:08Z">
        <w:r>
          <w:rPr>
            <w:rFonts w:hint="eastAsia" w:ascii="Times New Roman" w:hAnsi="Times New Roman"/>
            <w:color w:val="auto"/>
            <w:szCs w:val="24"/>
          </w:rPr>
          <w:delText>MeasuredBoot</w:delText>
        </w:r>
      </w:del>
      <w:del w:id="10950" w:author="Janusio" w:date="2018-03-10T14:41:08Z">
        <w:r>
          <w:rPr>
            <w:rFonts w:hint="eastAsia" w:ascii="Times New Roman" w:hAnsi="Times New Roman"/>
            <w:color w:val="auto"/>
            <w:szCs w:val="24"/>
            <w:vertAlign w:val="subscript"/>
          </w:rPr>
          <w:delText>DRTM</w:delText>
        </w:r>
      </w:del>
      <w:del w:id="10951" w:author="Janusio" w:date="2018-03-10T14:41:08Z">
        <w:r>
          <w:rPr>
            <w:rFonts w:hint="eastAsia" w:ascii="Times New Roman" w:hAnsi="Times New Roman"/>
            <w:color w:val="auto"/>
            <w:szCs w:val="24"/>
          </w:rPr>
          <w:delText>(TJP,</w:delText>
        </w:r>
      </w:del>
      <w:del w:id="10952" w:author="Janusio" w:date="2018-03-10T14:41:08Z">
        <w:r>
          <w:rPr>
            <w:rFonts w:hint="eastAsia" w:ascii="Times New Roman" w:hAnsi="Times New Roman"/>
            <w:i/>
            <w:iCs/>
            <w:color w:val="auto"/>
            <w:szCs w:val="24"/>
          </w:rPr>
          <w:delText>t</w:delText>
        </w:r>
      </w:del>
      <w:del w:id="10953"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0954" w:author="Janusio" w:date="2018-03-10T14:41:08Z"/>
          <w:rFonts w:hint="eastAsia" w:ascii="Times New Roman" w:hAnsi="Times New Roman"/>
          <w:color w:val="auto"/>
          <w:szCs w:val="24"/>
        </w:rPr>
      </w:pPr>
      <w:del w:id="10955" w:author="Janusio" w:date="2018-03-10T14:41:08Z">
        <w:r>
          <w:rPr>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5"/>
                      <a:stretch>
                        <a:fillRect/>
                      </a:stretch>
                    </pic:blipFill>
                    <pic:spPr>
                      <a:xfrm>
                        <a:off x="0" y="0"/>
                        <a:ext cx="1605915" cy="193040"/>
                      </a:xfrm>
                      <a:prstGeom prst="rect">
                        <a:avLst/>
                      </a:prstGeom>
                      <a:noFill/>
                      <a:ln w="9525">
                        <a:noFill/>
                      </a:ln>
                    </pic:spPr>
                  </pic:pic>
                </a:graphicData>
              </a:graphic>
            </wp:anchor>
          </w:drawing>
        </w:r>
      </w:del>
      <w:del w:id="10957" w:author="Janusio" w:date="2018-03-10T14:41:08Z"/>
      <w:del w:id="10958" w:author="Janusio" w:date="2018-03-10T14:41:08Z"/>
      <w:del w:id="10959" w:author="Janusio" w:date="2018-03-10T14:41:08Z"/>
      <w:del w:id="10960" w:author="Janusio" w:date="2018-03-10T14:41:08Z">
        <w:r>
          <w:rPr>
            <w:rFonts w:hint="eastAsia" w:ascii="Times New Roman" w:hAnsi="Times New Roman"/>
            <w:color w:val="auto"/>
            <w:position w:val="-14"/>
            <w:szCs w:val="24"/>
          </w:rPr>
          <w:object>
            <v:shape id="_x0000_i1153" o:spt="75" type="#_x0000_t75" style="height:17.35pt;width:138.05pt;" o:ole="t" filled="f" o:preferrelative="t" stroked="f" coordsize="21600,21600">
              <v:path/>
              <v:fill on="f" focussize="0,0"/>
              <v:stroke on="f"/>
              <v:imagedata r:id="rId177" o:title=""/>
              <o:lock v:ext="edit" aspectratio="t"/>
              <w10:wrap type="none"/>
              <w10:anchorlock/>
            </v:shape>
            <o:OLEObject Type="Embed" ProgID="Equation.KSEE3" ShapeID="_x0000_i1153" DrawAspect="Content" ObjectID="_1468075997" r:id="rId339">
              <o:LockedField>false</o:LockedField>
            </o:OLEObject>
          </w:object>
        </w:r>
      </w:del>
      <w:del w:id="10962" w:author="Janusio" w:date="2018-03-10T14:41:08Z"/>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0963" w:author="Janusio" w:date="2018-03-10T14:41:08Z"/>
          <w:rFonts w:hint="eastAsia" w:ascii="Times New Roman" w:hAnsi="Times New Roman"/>
          <w:color w:val="auto"/>
          <w:szCs w:val="24"/>
        </w:rPr>
      </w:pPr>
      <w:del w:id="10964" w:author="Janusio" w:date="2018-03-10T14:41:08Z"/>
      <w:del w:id="10965" w:author="Janusio" w:date="2018-03-10T14:41:08Z"/>
      <w:del w:id="10966" w:author="Janusio" w:date="2018-03-10T14:41:08Z"/>
      <w:del w:id="10967" w:author="Janusio" w:date="2018-03-10T14:41:08Z">
        <w:r>
          <w:rPr>
            <w:rFonts w:hint="eastAsia" w:ascii="Times New Roman" w:hAnsi="Times New Roman"/>
            <w:color w:val="auto"/>
            <w:position w:val="-4"/>
            <w:szCs w:val="24"/>
          </w:rPr>
          <w:object>
            <v:shape id="_x0000_i1154"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54" DrawAspect="Content" ObjectID="_1468075998" r:id="rId340">
              <o:LockedField>false</o:LockedField>
            </o:OLEObject>
          </w:object>
        </w:r>
      </w:del>
      <w:del w:id="10969" w:author="Janusio" w:date="2018-03-10T14:41:08Z"/>
      <w:del w:id="10970" w:author="Janusio" w:date="2018-03-10T14:41:08Z">
        <w:r>
          <w:rPr>
            <w:rFonts w:hint="eastAsia" w:ascii="Times New Roman" w:hAnsi="Times New Roman"/>
            <w:color w:val="auto"/>
            <w:szCs w:val="24"/>
          </w:rPr>
          <w:delText>(Jump(</w:delText>
        </w:r>
      </w:del>
      <w:del w:id="10971" w:author="Janusio" w:date="2018-03-10T14:41:08Z">
        <w:r>
          <w:rPr>
            <w:rFonts w:hint="eastAsia" w:ascii="Times New Roman" w:hAnsi="Times New Roman"/>
            <w:i/>
            <w:iCs/>
            <w:color w:val="auto"/>
            <w:szCs w:val="24"/>
          </w:rPr>
          <w:delText>K</w:delText>
        </w:r>
      </w:del>
      <w:del w:id="10972" w:author="Janusio" w:date="2018-03-10T14:41:08Z">
        <w:r>
          <w:rPr>
            <w:rFonts w:hint="eastAsia" w:ascii="Times New Roman" w:hAnsi="Times New Roman"/>
            <w:iCs/>
            <w:color w:val="auto"/>
            <w:szCs w:val="24"/>
          </w:rPr>
          <w:delText>,</w:delText>
        </w:r>
      </w:del>
      <w:del w:id="10973" w:author="Janusio" w:date="2018-03-10T14:41:08Z">
        <w:r>
          <w:rPr>
            <w:rFonts w:hint="eastAsia" w:ascii="Times New Roman" w:hAnsi="Times New Roman"/>
            <w:i/>
            <w:iCs/>
            <w:color w:val="auto"/>
            <w:szCs w:val="24"/>
          </w:rPr>
          <w:delText>vTPM Builder</w:delText>
        </w:r>
      </w:del>
      <w:del w:id="10974" w:author="Janusio" w:date="2018-03-10T14:41:08Z">
        <w:r>
          <w:rPr>
            <w:rFonts w:hint="eastAsia" w:ascii="Times New Roman" w:hAnsi="Times New Roman"/>
            <w:color w:val="auto"/>
            <w:szCs w:val="24"/>
          </w:rPr>
          <w:delText>(</w:delText>
        </w:r>
      </w:del>
      <w:del w:id="10975" w:author="Janusio" w:date="2018-03-10T14:41:08Z">
        <w:r>
          <w:rPr>
            <w:rFonts w:hint="eastAsia" w:ascii="Times New Roman" w:hAnsi="Times New Roman"/>
            <w:i/>
            <w:iCs/>
            <w:color w:val="auto"/>
            <w:szCs w:val="24"/>
          </w:rPr>
          <w:delText>TJP</w:delText>
        </w:r>
      </w:del>
      <w:del w:id="10976" w:author="Janusio" w:date="2018-03-10T14:41:08Z">
        <w:r>
          <w:rPr>
            <w:rFonts w:hint="eastAsia" w:ascii="Times New Roman" w:hAnsi="Times New Roman"/>
            <w:color w:val="auto"/>
            <w:szCs w:val="24"/>
          </w:rPr>
          <w:delText>)))@</w:delText>
        </w:r>
      </w:del>
      <w:del w:id="10977" w:author="Janusio" w:date="2018-03-10T14:41:08Z">
        <w:r>
          <w:rPr>
            <w:rFonts w:hint="eastAsia" w:ascii="Times New Roman" w:hAnsi="Times New Roman"/>
            <w:i/>
            <w:iCs/>
            <w:color w:val="auto"/>
            <w:szCs w:val="24"/>
          </w:rPr>
          <w:delText>t</w:delText>
        </w:r>
      </w:del>
      <w:del w:id="10978" w:author="Janusio" w:date="2018-03-10T14:41:08Z">
        <w:r>
          <w:rPr>
            <w:rFonts w:hint="eastAsia" w:ascii="Times New Roman" w:hAnsi="Times New Roman"/>
            <w:i/>
            <w:iCs/>
            <w:color w:val="auto"/>
            <w:szCs w:val="24"/>
            <w:vertAlign w:val="subscript"/>
          </w:rPr>
          <w:delText>vtb</w:delText>
        </w:r>
      </w:del>
      <w:del w:id="10979" w:author="Janusio" w:date="2018-03-10T14:41:08Z">
        <w:r>
          <w:rPr>
            <w:rFonts w:hint="eastAsia" w:ascii="Times New Roman" w:hAnsi="Times New Roman"/>
            <w:iCs/>
            <w:color w:val="auto"/>
            <w:szCs w:val="24"/>
          </w:rPr>
          <w:delText>)</w:delText>
        </w:r>
      </w:del>
      <w:del w:id="10980"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0981" w:author="Janusio" w:date="2018-03-10T14:41:08Z"/>
          <w:rFonts w:hint="eastAsia" w:ascii="Times New Roman" w:hAnsi="Times New Roman"/>
          <w:color w:val="auto"/>
          <w:szCs w:val="24"/>
        </w:rPr>
      </w:pPr>
      <w:del w:id="10982" w:author="Janusio" w:date="2018-03-10T14:41:08Z"/>
      <w:del w:id="10983" w:author="Janusio" w:date="2018-03-10T14:41:08Z"/>
      <w:del w:id="10984" w:author="Janusio" w:date="2018-03-10T14:41:08Z"/>
      <w:del w:id="10985" w:author="Janusio" w:date="2018-03-10T14:41:08Z">
        <w:r>
          <w:rPr>
            <w:rFonts w:hint="eastAsia" w:ascii="Times New Roman" w:hAnsi="Times New Roman"/>
            <w:color w:val="auto"/>
            <w:position w:val="-4"/>
            <w:szCs w:val="24"/>
          </w:rPr>
          <w:object>
            <v:shape id="_x0000_i1155"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55" DrawAspect="Content" ObjectID="_1468075999" r:id="rId341">
              <o:LockedField>false</o:LockedField>
            </o:OLEObject>
          </w:object>
        </w:r>
      </w:del>
      <w:del w:id="10987" w:author="Janusio" w:date="2018-03-10T14:41:08Z"/>
      <w:del w:id="10988" w:author="Janusio" w:date="2018-03-10T14:41:08Z">
        <w:r>
          <w:rPr>
            <w:rFonts w:hint="eastAsia" w:ascii="Times New Roman" w:hAnsi="Times New Roman"/>
            <w:color w:val="auto"/>
            <w:szCs w:val="24"/>
          </w:rPr>
          <w:delText>(Jump(</w:delText>
        </w:r>
      </w:del>
      <w:del w:id="10989" w:author="Janusio" w:date="2018-03-10T14:41:08Z">
        <w:r>
          <w:rPr>
            <w:rFonts w:hint="eastAsia" w:ascii="Times New Roman" w:hAnsi="Times New Roman"/>
            <w:i/>
            <w:iCs/>
            <w:color w:val="auto"/>
            <w:szCs w:val="24"/>
          </w:rPr>
          <w:delText>K</w:delText>
        </w:r>
      </w:del>
      <w:del w:id="10990" w:author="Janusio" w:date="2018-03-10T14:41:08Z">
        <w:r>
          <w:rPr>
            <w:rFonts w:hint="eastAsia" w:ascii="Times New Roman" w:hAnsi="Times New Roman"/>
            <w:iCs/>
            <w:color w:val="auto"/>
            <w:szCs w:val="24"/>
          </w:rPr>
          <w:delText>,</w:delText>
        </w:r>
      </w:del>
      <w:del w:id="10991" w:author="Janusio" w:date="2018-03-10T14:41:08Z">
        <w:r>
          <w:rPr>
            <w:rFonts w:hint="eastAsia" w:ascii="Times New Roman" w:hAnsi="Times New Roman"/>
            <w:i/>
            <w:iCs/>
            <w:color w:val="auto"/>
            <w:szCs w:val="24"/>
          </w:rPr>
          <w:delText>vTPM-VM Binding</w:delText>
        </w:r>
      </w:del>
      <w:del w:id="10992" w:author="Janusio" w:date="2018-03-10T14:41:08Z">
        <w:r>
          <w:rPr>
            <w:rFonts w:hint="eastAsia" w:ascii="Times New Roman" w:hAnsi="Times New Roman"/>
            <w:color w:val="auto"/>
            <w:szCs w:val="24"/>
          </w:rPr>
          <w:delText>(</w:delText>
        </w:r>
      </w:del>
      <w:del w:id="10993" w:author="Janusio" w:date="2018-03-10T14:41:08Z">
        <w:r>
          <w:rPr>
            <w:rFonts w:hint="eastAsia" w:ascii="Times New Roman" w:hAnsi="Times New Roman"/>
            <w:i/>
            <w:iCs/>
            <w:color w:val="auto"/>
            <w:szCs w:val="24"/>
          </w:rPr>
          <w:delText>TJP</w:delText>
        </w:r>
      </w:del>
      <w:del w:id="10994" w:author="Janusio" w:date="2018-03-10T14:41:08Z">
        <w:r>
          <w:rPr>
            <w:rFonts w:hint="eastAsia" w:ascii="Times New Roman" w:hAnsi="Times New Roman"/>
            <w:color w:val="auto"/>
            <w:szCs w:val="24"/>
          </w:rPr>
          <w:delText>))@</w:delText>
        </w:r>
      </w:del>
      <w:del w:id="10995" w:author="Janusio" w:date="2018-03-10T14:41:08Z">
        <w:r>
          <w:rPr>
            <w:rFonts w:hint="eastAsia" w:ascii="Times New Roman" w:hAnsi="Times New Roman"/>
            <w:i/>
            <w:iCs/>
            <w:color w:val="auto"/>
            <w:szCs w:val="24"/>
          </w:rPr>
          <w:delText>t</w:delText>
        </w:r>
      </w:del>
      <w:del w:id="10996" w:author="Janusio" w:date="2018-03-10T14:41:08Z">
        <w:r>
          <w:rPr>
            <w:rFonts w:hint="eastAsia" w:ascii="Times New Roman" w:hAnsi="Times New Roman"/>
            <w:i/>
            <w:iCs/>
            <w:color w:val="auto"/>
            <w:szCs w:val="24"/>
            <w:vertAlign w:val="subscript"/>
          </w:rPr>
          <w:delText>vvb</w:delText>
        </w:r>
      </w:del>
      <w:del w:id="10997"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0998" w:author="Janusio" w:date="2018-03-10T14:41:08Z"/>
          <w:rFonts w:hint="eastAsia" w:ascii="Times New Roman" w:hAnsi="Times New Roman"/>
          <w:color w:val="auto"/>
          <w:szCs w:val="24"/>
        </w:rPr>
      </w:pPr>
      <w:del w:id="10999" w:author="Janusio" w:date="2018-03-10T14:41:08Z"/>
      <w:del w:id="11000" w:author="Janusio" w:date="2018-03-10T14:41:08Z"/>
      <w:del w:id="11001" w:author="Janusio" w:date="2018-03-10T14:41:08Z"/>
      <w:del w:id="11002" w:author="Janusio" w:date="2018-03-10T14:41:08Z">
        <w:r>
          <w:rPr>
            <w:rFonts w:hint="eastAsia" w:ascii="Times New Roman" w:hAnsi="Times New Roman"/>
            <w:color w:val="auto"/>
            <w:position w:val="-4"/>
            <w:szCs w:val="24"/>
          </w:rPr>
          <w:object>
            <v:shape id="_x0000_i1156"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56" DrawAspect="Content" ObjectID="_1468076000" r:id="rId342">
              <o:LockedField>false</o:LockedField>
            </o:OLEObject>
          </w:object>
        </w:r>
      </w:del>
      <w:del w:id="11004" w:author="Janusio" w:date="2018-03-10T14:41:08Z"/>
      <w:del w:id="11005" w:author="Janusio" w:date="2018-03-10T14:41:08Z">
        <w:r>
          <w:rPr>
            <w:rFonts w:hint="eastAsia" w:ascii="Times New Roman" w:hAnsi="Times New Roman"/>
            <w:color w:val="auto"/>
            <w:szCs w:val="24"/>
          </w:rPr>
          <w:delText>(Jump(</w:delText>
        </w:r>
      </w:del>
      <w:del w:id="11006" w:author="Janusio" w:date="2018-03-10T14:41:08Z">
        <w:r>
          <w:rPr>
            <w:rFonts w:hint="eastAsia" w:ascii="Times New Roman" w:hAnsi="Times New Roman"/>
            <w:i/>
            <w:iCs/>
            <w:color w:val="auto"/>
            <w:szCs w:val="24"/>
          </w:rPr>
          <w:delText>K</w:delText>
        </w:r>
      </w:del>
      <w:del w:id="11007" w:author="Janusio" w:date="2018-03-10T14:41:08Z">
        <w:r>
          <w:rPr>
            <w:rFonts w:hint="eastAsia" w:ascii="Times New Roman" w:hAnsi="Times New Roman"/>
            <w:iCs/>
            <w:color w:val="auto"/>
            <w:szCs w:val="24"/>
          </w:rPr>
          <w:delText>,</w:delText>
        </w:r>
      </w:del>
      <w:del w:id="11008" w:author="Janusio" w:date="2018-03-10T14:41:08Z">
        <w:r>
          <w:rPr>
            <w:rFonts w:hint="eastAsia" w:ascii="Times New Roman" w:hAnsi="Times New Roman"/>
            <w:i/>
            <w:iCs/>
            <w:color w:val="auto"/>
            <w:szCs w:val="24"/>
          </w:rPr>
          <w:delText>VM Builder</w:delText>
        </w:r>
      </w:del>
      <w:del w:id="11009" w:author="Janusio" w:date="2018-03-10T14:41:08Z">
        <w:r>
          <w:rPr>
            <w:rFonts w:hint="eastAsia" w:ascii="Times New Roman" w:hAnsi="Times New Roman"/>
            <w:color w:val="auto"/>
            <w:szCs w:val="24"/>
          </w:rPr>
          <w:delText>(</w:delText>
        </w:r>
      </w:del>
      <w:del w:id="11010" w:author="Janusio" w:date="2018-03-10T14:41:08Z">
        <w:r>
          <w:rPr>
            <w:rFonts w:hint="eastAsia" w:ascii="Times New Roman" w:hAnsi="Times New Roman"/>
            <w:i/>
            <w:iCs/>
            <w:color w:val="auto"/>
            <w:szCs w:val="24"/>
          </w:rPr>
          <w:delText>TJP</w:delText>
        </w:r>
      </w:del>
      <w:del w:id="11011" w:author="Janusio" w:date="2018-03-10T14:41:08Z">
        <w:r>
          <w:rPr>
            <w:rFonts w:hint="eastAsia" w:ascii="Times New Roman" w:hAnsi="Times New Roman"/>
            <w:color w:val="auto"/>
            <w:szCs w:val="24"/>
          </w:rPr>
          <w:delText>))@</w:delText>
        </w:r>
      </w:del>
      <w:del w:id="11012" w:author="Janusio" w:date="2018-03-10T14:41:08Z">
        <w:r>
          <w:rPr>
            <w:rFonts w:hint="eastAsia" w:ascii="Times New Roman" w:hAnsi="Times New Roman"/>
            <w:i/>
            <w:iCs/>
            <w:color w:val="auto"/>
            <w:szCs w:val="24"/>
          </w:rPr>
          <w:delText>t</w:delText>
        </w:r>
      </w:del>
      <w:del w:id="11013" w:author="Janusio" w:date="2018-03-10T14:41:08Z">
        <w:r>
          <w:rPr>
            <w:rFonts w:hint="eastAsia" w:ascii="Times New Roman" w:hAnsi="Times New Roman"/>
            <w:i/>
            <w:iCs/>
            <w:color w:val="auto"/>
            <w:szCs w:val="24"/>
            <w:vertAlign w:val="subscript"/>
          </w:rPr>
          <w:delText>vvmb</w:delText>
        </w:r>
      </w:del>
      <w:del w:id="11014" w:author="Janusio" w:date="2018-03-10T14:41:08Z">
        <w:r>
          <w:rPr>
            <w:rFonts w:hint="eastAsia" w:ascii="Times New Roman" w:hAnsi="Times New Roman"/>
            <w:color w:val="auto"/>
            <w:szCs w:val="24"/>
          </w:rPr>
          <w:delText xml:space="preserve">) </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015" w:author="Janusio" w:date="2018-03-10T14:41:08Z"/>
          <w:rFonts w:hint="eastAsia" w:ascii="Times New Roman" w:hAnsi="Times New Roman"/>
          <w:color w:val="auto"/>
          <w:szCs w:val="24"/>
        </w:rPr>
      </w:pPr>
      <w:del w:id="11016" w:author="Janusio" w:date="2018-03-10T14:41:08Z"/>
      <w:del w:id="11017" w:author="Janusio" w:date="2018-03-10T14:41:08Z"/>
      <w:del w:id="11018" w:author="Janusio" w:date="2018-03-10T14:41:08Z"/>
      <w:del w:id="11019" w:author="Janusio" w:date="2018-03-10T14:41:08Z">
        <w:r>
          <w:rPr>
            <w:rFonts w:hint="eastAsia" w:ascii="Times New Roman" w:hAnsi="Times New Roman"/>
            <w:color w:val="auto"/>
            <w:position w:val="-4"/>
            <w:szCs w:val="24"/>
          </w:rPr>
          <w:object>
            <v:shape id="_x0000_i1157"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57" DrawAspect="Content" ObjectID="_1468076001" r:id="rId343">
              <o:LockedField>false</o:LockedField>
            </o:OLEObject>
          </w:object>
        </w:r>
      </w:del>
      <w:del w:id="11021" w:author="Janusio" w:date="2018-03-10T14:41:08Z"/>
      <w:del w:id="11022" w:author="Janusio" w:date="2018-03-10T14:41:08Z">
        <w:r>
          <w:rPr>
            <w:rFonts w:hint="eastAsia" w:ascii="Times New Roman" w:hAnsi="Times New Roman"/>
            <w:color w:val="auto"/>
            <w:szCs w:val="24"/>
          </w:rPr>
          <w:delText>(Jump(</w:delText>
        </w:r>
      </w:del>
      <w:del w:id="11023" w:author="Janusio" w:date="2018-03-10T14:41:08Z">
        <w:r>
          <w:rPr>
            <w:rFonts w:hint="eastAsia" w:ascii="Times New Roman" w:hAnsi="Times New Roman"/>
            <w:i/>
            <w:iCs/>
            <w:color w:val="auto"/>
            <w:szCs w:val="24"/>
          </w:rPr>
          <w:delText>K</w:delText>
        </w:r>
      </w:del>
      <w:del w:id="11024" w:author="Janusio" w:date="2018-03-10T14:41:08Z">
        <w:r>
          <w:rPr>
            <w:rFonts w:hint="eastAsia" w:ascii="Times New Roman" w:hAnsi="Times New Roman"/>
            <w:iCs/>
            <w:color w:val="auto"/>
            <w:szCs w:val="24"/>
          </w:rPr>
          <w:delText>,</w:delText>
        </w:r>
      </w:del>
      <w:del w:id="11025" w:author="Janusio" w:date="2018-03-10T14:41:08Z">
        <w:r>
          <w:rPr>
            <w:rFonts w:hint="eastAsia" w:ascii="Times New Roman" w:hAnsi="Times New Roman"/>
            <w:i/>
            <w:iCs/>
            <w:color w:val="auto"/>
            <w:szCs w:val="24"/>
          </w:rPr>
          <w:delText>vTPM</w:delText>
        </w:r>
      </w:del>
      <w:del w:id="11026" w:author="Janusio" w:date="2018-03-10T14:41:08Z">
        <w:r>
          <w:rPr>
            <w:rFonts w:hint="eastAsia" w:ascii="Times New Roman" w:hAnsi="Times New Roman"/>
            <w:color w:val="auto"/>
            <w:szCs w:val="24"/>
          </w:rPr>
          <w:delText>(</w:delText>
        </w:r>
      </w:del>
      <w:del w:id="11027" w:author="Janusio" w:date="2018-03-10T14:41:08Z">
        <w:r>
          <w:rPr>
            <w:rFonts w:hint="eastAsia" w:ascii="Times New Roman" w:hAnsi="Times New Roman"/>
            <w:i/>
            <w:iCs/>
            <w:color w:val="auto"/>
            <w:szCs w:val="24"/>
          </w:rPr>
          <w:delText>TJP</w:delText>
        </w:r>
      </w:del>
      <w:del w:id="11028" w:author="Janusio" w:date="2018-03-10T14:41:08Z">
        <w:r>
          <w:rPr>
            <w:rFonts w:hint="eastAsia" w:ascii="Times New Roman" w:hAnsi="Times New Roman"/>
            <w:color w:val="auto"/>
            <w:szCs w:val="24"/>
          </w:rPr>
          <w:delText>))@</w:delText>
        </w:r>
      </w:del>
      <w:del w:id="11029" w:author="Janusio" w:date="2018-03-10T14:41:08Z">
        <w:r>
          <w:rPr>
            <w:rFonts w:hint="eastAsia" w:ascii="Times New Roman" w:hAnsi="Times New Roman"/>
            <w:i/>
            <w:iCs/>
            <w:color w:val="auto"/>
            <w:szCs w:val="24"/>
          </w:rPr>
          <w:delText>t</w:delText>
        </w:r>
      </w:del>
      <w:del w:id="11030" w:author="Janusio" w:date="2018-03-10T14:41:08Z">
        <w:r>
          <w:rPr>
            <w:rFonts w:hint="eastAsia" w:ascii="Times New Roman" w:hAnsi="Times New Roman"/>
            <w:i/>
            <w:iCs/>
            <w:color w:val="auto"/>
            <w:szCs w:val="24"/>
            <w:vertAlign w:val="subscript"/>
          </w:rPr>
          <w:delText>vtpmb</w:delText>
        </w:r>
      </w:del>
      <w:del w:id="11031"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032" w:author="Janusio" w:date="2018-03-10T14:41:08Z"/>
          <w:rFonts w:hint="eastAsia" w:ascii="Times New Roman" w:hAnsi="Times New Roman"/>
          <w:color w:val="auto"/>
          <w:szCs w:val="24"/>
        </w:rPr>
      </w:pPr>
      <w:del w:id="11033" w:author="Janusio" w:date="2018-03-10T14:41:08Z"/>
      <w:del w:id="11034" w:author="Janusio" w:date="2018-03-10T14:41:08Z"/>
      <w:del w:id="11035" w:author="Janusio" w:date="2018-03-10T14:41:08Z"/>
      <w:del w:id="11036" w:author="Janusio" w:date="2018-03-10T14:41:08Z">
        <w:r>
          <w:rPr>
            <w:rFonts w:hint="eastAsia" w:ascii="Times New Roman" w:hAnsi="Times New Roman"/>
            <w:color w:val="auto"/>
            <w:position w:val="-4"/>
            <w:szCs w:val="24"/>
          </w:rPr>
          <w:object>
            <v:shape id="_x0000_i1158"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58" DrawAspect="Content" ObjectID="_1468076002" r:id="rId344">
              <o:LockedField>false</o:LockedField>
            </o:OLEObject>
          </w:object>
        </w:r>
      </w:del>
      <w:del w:id="11038" w:author="Janusio" w:date="2018-03-10T14:41:08Z"/>
      <w:del w:id="11039" w:author="Janusio" w:date="2018-03-10T14:41:08Z">
        <w:r>
          <w:rPr>
            <w:rFonts w:hint="eastAsia" w:ascii="Times New Roman" w:hAnsi="Times New Roman"/>
            <w:color w:val="auto"/>
            <w:szCs w:val="24"/>
          </w:rPr>
          <w:delText>(</w:delText>
        </w:r>
      </w:del>
      <w:del w:id="11040" w:author="Janusio" w:date="2018-03-10T14:41:08Z">
        <w:r>
          <w:rPr>
            <w:rFonts w:hint="eastAsia" w:ascii="宋体" w:hAnsi="宋体" w:cs="宋体"/>
            <w:color w:val="auto"/>
            <w:szCs w:val="24"/>
          </w:rPr>
          <w:delText>┐</w:delText>
        </w:r>
      </w:del>
      <w:del w:id="11041" w:author="Janusio" w:date="2018-03-10T14:41:08Z">
        <w:r>
          <w:rPr>
            <w:rFonts w:hint="eastAsia" w:ascii="Times New Roman" w:hAnsi="Times New Roman"/>
            <w:color w:val="auto"/>
            <w:szCs w:val="24"/>
          </w:rPr>
          <w:delText>Reset(</w:delText>
        </w:r>
      </w:del>
      <w:del w:id="11042" w:author="Janusio" w:date="2018-03-10T14:41:08Z">
        <w:r>
          <w:rPr>
            <w:rFonts w:hint="eastAsia" w:ascii="Times New Roman" w:hAnsi="Times New Roman"/>
            <w:i/>
            <w:iCs/>
            <w:color w:val="auto"/>
            <w:szCs w:val="24"/>
          </w:rPr>
          <w:delText>m</w:delText>
        </w:r>
      </w:del>
      <w:del w:id="11043" w:author="Janusio" w:date="2018-03-10T14:41:08Z">
        <w:r>
          <w:rPr>
            <w:rFonts w:hint="eastAsia" w:ascii="Times New Roman" w:hAnsi="Times New Roman"/>
            <w:color w:val="auto"/>
            <w:szCs w:val="24"/>
          </w:rPr>
          <w:delText>)on(</w:delText>
        </w:r>
      </w:del>
      <w:del w:id="11044" w:author="Janusio" w:date="2018-03-10T14:41:08Z">
        <w:r>
          <w:rPr>
            <w:rFonts w:hint="eastAsia" w:ascii="Times New Roman" w:hAnsi="Times New Roman"/>
            <w:i/>
            <w:iCs/>
            <w:color w:val="auto"/>
            <w:szCs w:val="24"/>
          </w:rPr>
          <w:delText>t</w:delText>
        </w:r>
      </w:del>
      <w:del w:id="11045" w:author="Janusio" w:date="2018-03-10T14:41:08Z">
        <w:r>
          <w:rPr>
            <w:rFonts w:hint="eastAsia" w:ascii="Times New Roman" w:hAnsi="Times New Roman"/>
            <w:i/>
            <w:iCs/>
            <w:color w:val="auto"/>
            <w:szCs w:val="24"/>
            <w:vertAlign w:val="subscript"/>
          </w:rPr>
          <w:delText>vtb</w:delText>
        </w:r>
      </w:del>
      <w:del w:id="11046" w:author="Janusio" w:date="2018-03-10T14:41:08Z">
        <w:r>
          <w:rPr>
            <w:rFonts w:hint="eastAsia" w:ascii="Times New Roman" w:hAnsi="Times New Roman"/>
            <w:iCs/>
            <w:color w:val="auto"/>
            <w:szCs w:val="24"/>
          </w:rPr>
          <w:delText>,</w:delText>
        </w:r>
      </w:del>
      <w:del w:id="11047" w:author="Janusio" w:date="2018-03-10T14:41:08Z">
        <w:r>
          <w:rPr>
            <w:rFonts w:hint="eastAsia" w:ascii="Times New Roman" w:hAnsi="Times New Roman"/>
            <w:i/>
            <w:iCs/>
            <w:color w:val="auto"/>
            <w:szCs w:val="24"/>
          </w:rPr>
          <w:delText>t</w:delText>
        </w:r>
      </w:del>
      <w:del w:id="11048" w:author="Janusio" w:date="2018-03-10T14:41:08Z">
        <w:r>
          <w:rPr>
            <w:rFonts w:hint="eastAsia" w:ascii="Times New Roman" w:hAnsi="Times New Roman"/>
            <w:color w:val="auto"/>
            <w:szCs w:val="24"/>
          </w:rPr>
          <w:delText>])(</w:delText>
        </w:r>
      </w:del>
      <w:del w:id="11049" w:author="Janusio" w:date="2018-03-10T14:41:08Z">
        <w:r>
          <w:rPr>
            <w:rFonts w:hint="eastAsia" w:ascii="宋体" w:hAnsi="宋体" w:cs="宋体"/>
            <w:color w:val="auto"/>
            <w:szCs w:val="24"/>
          </w:rPr>
          <w:delText>┐</w:delText>
        </w:r>
      </w:del>
      <w:del w:id="11050" w:author="Janusio" w:date="2018-03-10T14:41:08Z">
        <w:r>
          <w:rPr>
            <w:rFonts w:hint="eastAsia" w:ascii="Times New Roman" w:hAnsi="Times New Roman"/>
            <w:color w:val="auto"/>
            <w:szCs w:val="24"/>
          </w:rPr>
          <w:delText>Jump(</w:delText>
        </w:r>
      </w:del>
      <w:del w:id="11051" w:author="Janusio" w:date="2018-03-10T14:41:08Z">
        <w:r>
          <w:rPr>
            <w:rFonts w:hint="eastAsia" w:ascii="Times New Roman" w:hAnsi="Times New Roman"/>
            <w:i/>
            <w:iCs/>
            <w:color w:val="auto"/>
            <w:szCs w:val="24"/>
          </w:rPr>
          <w:delText>K</w:delText>
        </w:r>
      </w:del>
      <w:del w:id="11052" w:author="Janusio" w:date="2018-03-10T14:41:08Z">
        <w:r>
          <w:rPr>
            <w:rFonts w:hint="eastAsia" w:ascii="Times New Roman" w:hAnsi="Times New Roman"/>
            <w:color w:val="auto"/>
            <w:szCs w:val="24"/>
          </w:rPr>
          <w:delText>)on(</w:delText>
        </w:r>
      </w:del>
      <w:del w:id="11053" w:author="Janusio" w:date="2018-03-10T14:41:08Z">
        <w:r>
          <w:rPr>
            <w:rFonts w:hint="eastAsia" w:ascii="Times New Roman" w:hAnsi="Times New Roman"/>
            <w:i/>
            <w:iCs/>
            <w:color w:val="auto"/>
            <w:szCs w:val="24"/>
          </w:rPr>
          <w:delText>t</w:delText>
        </w:r>
      </w:del>
      <w:del w:id="11054" w:author="Janusio" w:date="2018-03-10T14:41:08Z">
        <w:r>
          <w:rPr>
            <w:rFonts w:hint="eastAsia" w:ascii="Times New Roman" w:hAnsi="Times New Roman"/>
            <w:i/>
            <w:iCs/>
            <w:color w:val="auto"/>
            <w:szCs w:val="24"/>
            <w:vertAlign w:val="subscript"/>
          </w:rPr>
          <w:delText>vtb</w:delText>
        </w:r>
      </w:del>
      <w:del w:id="11055" w:author="Janusio" w:date="2018-03-10T14:41:08Z">
        <w:r>
          <w:rPr>
            <w:rFonts w:hint="eastAsia" w:ascii="Times New Roman" w:hAnsi="Times New Roman"/>
            <w:iCs/>
            <w:color w:val="auto"/>
            <w:szCs w:val="24"/>
          </w:rPr>
          <w:delText>,</w:delText>
        </w:r>
      </w:del>
      <w:del w:id="11056" w:author="Janusio" w:date="2018-03-10T14:41:08Z">
        <w:r>
          <w:rPr>
            <w:rFonts w:hint="eastAsia" w:ascii="Times New Roman" w:hAnsi="Times New Roman"/>
            <w:i/>
            <w:iCs/>
            <w:color w:val="auto"/>
            <w:szCs w:val="24"/>
          </w:rPr>
          <w:delText>t</w:delText>
        </w:r>
      </w:del>
      <w:del w:id="11057" w:author="Janusio" w:date="2018-03-10T14:41:08Z">
        <w:r>
          <w:rPr>
            <w:rFonts w:hint="eastAsia" w:ascii="Times New Roman" w:hAnsi="Times New Roman"/>
            <w:i/>
            <w:iCs/>
            <w:color w:val="auto"/>
            <w:szCs w:val="24"/>
            <w:vertAlign w:val="subscript"/>
          </w:rPr>
          <w:delText>vvb</w:delText>
        </w:r>
      </w:del>
      <w:del w:id="11058"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059" w:author="Janusio" w:date="2018-03-10T14:41:08Z"/>
          <w:rFonts w:hint="eastAsia" w:ascii="Times New Roman" w:hAnsi="Times New Roman"/>
          <w:color w:val="auto"/>
          <w:szCs w:val="24"/>
        </w:rPr>
      </w:pPr>
      <w:del w:id="11060" w:author="Janusio" w:date="2018-03-10T14:41:08Z"/>
      <w:del w:id="11061" w:author="Janusio" w:date="2018-03-10T14:41:08Z"/>
      <w:del w:id="11062" w:author="Janusio" w:date="2018-03-10T14:41:08Z"/>
      <w:del w:id="11063" w:author="Janusio" w:date="2018-03-10T14:41:08Z">
        <w:r>
          <w:rPr>
            <w:rFonts w:hint="eastAsia" w:ascii="Times New Roman" w:hAnsi="Times New Roman"/>
            <w:color w:val="auto"/>
            <w:position w:val="-4"/>
            <w:szCs w:val="24"/>
          </w:rPr>
          <w:object>
            <v:shape id="_x0000_i1159"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59" DrawAspect="Content" ObjectID="_1468076003" r:id="rId345">
              <o:LockedField>false</o:LockedField>
            </o:OLEObject>
          </w:object>
        </w:r>
      </w:del>
      <w:del w:id="11065" w:author="Janusio" w:date="2018-03-10T14:41:08Z"/>
      <w:del w:id="11066" w:author="Janusio" w:date="2018-03-10T14:41:08Z">
        <w:r>
          <w:rPr>
            <w:rFonts w:hint="eastAsia" w:ascii="Times New Roman" w:hAnsi="Times New Roman"/>
            <w:color w:val="auto"/>
            <w:szCs w:val="24"/>
          </w:rPr>
          <w:delText>(</w:delText>
        </w:r>
      </w:del>
      <w:del w:id="11067" w:author="Janusio" w:date="2018-03-10T14:41:08Z">
        <w:r>
          <w:rPr>
            <w:rFonts w:hint="eastAsia" w:ascii="宋体" w:hAnsi="宋体" w:cs="宋体"/>
            <w:color w:val="auto"/>
            <w:szCs w:val="24"/>
          </w:rPr>
          <w:delText>┐</w:delText>
        </w:r>
      </w:del>
      <w:del w:id="11068" w:author="Janusio" w:date="2018-03-10T14:41:08Z">
        <w:r>
          <w:rPr>
            <w:rFonts w:hint="eastAsia" w:ascii="Times New Roman" w:hAnsi="Times New Roman"/>
            <w:color w:val="auto"/>
            <w:szCs w:val="24"/>
          </w:rPr>
          <w:delText>Jump(</w:delText>
        </w:r>
      </w:del>
      <w:del w:id="11069" w:author="Janusio" w:date="2018-03-10T14:41:08Z">
        <w:r>
          <w:rPr>
            <w:rFonts w:hint="eastAsia" w:ascii="Times New Roman" w:hAnsi="Times New Roman"/>
            <w:i/>
            <w:iCs/>
            <w:color w:val="auto"/>
            <w:szCs w:val="24"/>
          </w:rPr>
          <w:delText>K</w:delText>
        </w:r>
      </w:del>
      <w:del w:id="11070" w:author="Janusio" w:date="2018-03-10T14:41:08Z">
        <w:r>
          <w:rPr>
            <w:rFonts w:hint="eastAsia" w:ascii="Times New Roman" w:hAnsi="Times New Roman"/>
            <w:color w:val="auto"/>
            <w:szCs w:val="24"/>
          </w:rPr>
          <w:delText>)on(</w:delText>
        </w:r>
      </w:del>
      <w:del w:id="11071" w:author="Janusio" w:date="2018-03-10T14:41:08Z">
        <w:r>
          <w:rPr>
            <w:rFonts w:hint="eastAsia" w:ascii="Times New Roman" w:hAnsi="Times New Roman"/>
            <w:i/>
            <w:iCs/>
            <w:color w:val="auto"/>
            <w:szCs w:val="24"/>
          </w:rPr>
          <w:delText>t</w:delText>
        </w:r>
      </w:del>
      <w:del w:id="11072" w:author="Janusio" w:date="2018-03-10T14:41:08Z">
        <w:r>
          <w:rPr>
            <w:rFonts w:hint="eastAsia" w:ascii="Times New Roman" w:hAnsi="Times New Roman"/>
            <w:i/>
            <w:iCs/>
            <w:color w:val="auto"/>
            <w:szCs w:val="24"/>
            <w:vertAlign w:val="subscript"/>
          </w:rPr>
          <w:delText>vvb</w:delText>
        </w:r>
      </w:del>
      <w:del w:id="11073" w:author="Janusio" w:date="2018-03-10T14:41:08Z">
        <w:r>
          <w:rPr>
            <w:rFonts w:hint="eastAsia" w:ascii="Times New Roman" w:hAnsi="Times New Roman"/>
            <w:iCs/>
            <w:color w:val="auto"/>
            <w:szCs w:val="24"/>
          </w:rPr>
          <w:delText>,</w:delText>
        </w:r>
      </w:del>
      <w:del w:id="11074" w:author="Janusio" w:date="2018-03-10T14:41:08Z">
        <w:r>
          <w:rPr>
            <w:rFonts w:hint="eastAsia" w:ascii="Times New Roman" w:hAnsi="Times New Roman"/>
            <w:i/>
            <w:iCs/>
            <w:color w:val="auto"/>
            <w:szCs w:val="24"/>
          </w:rPr>
          <w:delText>t</w:delText>
        </w:r>
      </w:del>
      <w:del w:id="11075" w:author="Janusio" w:date="2018-03-10T14:41:08Z">
        <w:r>
          <w:rPr>
            <w:rFonts w:hint="eastAsia" w:ascii="Times New Roman" w:hAnsi="Times New Roman"/>
            <w:i/>
            <w:iCs/>
            <w:color w:val="auto"/>
            <w:szCs w:val="24"/>
            <w:vertAlign w:val="subscript"/>
          </w:rPr>
          <w:delText>vvmb</w:delText>
        </w:r>
      </w:del>
      <w:del w:id="11076" w:author="Janusio" w:date="2018-03-10T14:41:08Z">
        <w:r>
          <w:rPr>
            <w:rFonts w:hint="eastAsia" w:ascii="Times New Roman" w:hAnsi="Times New Roman"/>
            <w:color w:val="auto"/>
            <w:szCs w:val="24"/>
          </w:rPr>
          <w:delText>))</w:delText>
        </w:r>
      </w:del>
      <w:del w:id="11077" w:author="Janusio" w:date="2018-03-10T14:41:08Z"/>
      <w:del w:id="11078" w:author="Janusio" w:date="2018-03-10T14:41:08Z"/>
      <w:del w:id="11079" w:author="Janusio" w:date="2018-03-10T14:41:08Z"/>
      <w:del w:id="11080" w:author="Janusio" w:date="2018-03-10T14:41:08Z">
        <w:r>
          <w:rPr>
            <w:rFonts w:hint="eastAsia" w:ascii="Times New Roman" w:hAnsi="Times New Roman"/>
            <w:color w:val="auto"/>
            <w:position w:val="-4"/>
            <w:szCs w:val="24"/>
          </w:rPr>
          <w:object>
            <v:shape id="_x0000_i1160" o:spt="75" type="#_x0000_t75" style="height:9pt;width:11pt;" o:ole="t" filled="f" o:preferrelative="t" stroked="f" coordsize="21600,21600">
              <v:path/>
              <v:fill on="f" focussize="0,0"/>
              <v:stroke on="f"/>
              <v:imagedata r:id="rId21" embosscolor="#FFFFFF" o:title=""/>
              <o:lock v:ext="edit" grouping="f" rotation="f" text="f" aspectratio="t"/>
              <w10:wrap type="none"/>
              <w10:anchorlock/>
            </v:shape>
            <o:OLEObject Type="Embed" ProgID="Equation.KSEE3" ShapeID="_x0000_i1160" DrawAspect="Content" ObjectID="_1468076004" r:id="rId346">
              <o:LockedField>false</o:LockedField>
            </o:OLEObject>
          </w:object>
        </w:r>
      </w:del>
      <w:del w:id="11082" w:author="Janusio" w:date="2018-03-10T14:41:08Z"/>
      <w:del w:id="11083" w:author="Janusio" w:date="2018-03-10T14:41:08Z">
        <w:r>
          <w:rPr>
            <w:rFonts w:hint="eastAsia" w:ascii="Times New Roman" w:hAnsi="Times New Roman"/>
            <w:color w:val="auto"/>
            <w:szCs w:val="24"/>
          </w:rPr>
          <w:delText>(</w:delText>
        </w:r>
      </w:del>
      <w:del w:id="11084" w:author="Janusio" w:date="2018-03-10T14:41:08Z">
        <w:r>
          <w:rPr>
            <w:rFonts w:hint="eastAsia" w:ascii="宋体" w:hAnsi="宋体" w:cs="宋体"/>
            <w:color w:val="auto"/>
            <w:szCs w:val="24"/>
          </w:rPr>
          <w:delText>┐</w:delText>
        </w:r>
      </w:del>
      <w:del w:id="11085" w:author="Janusio" w:date="2018-03-10T14:41:08Z">
        <w:r>
          <w:rPr>
            <w:rFonts w:hint="eastAsia" w:ascii="Times New Roman" w:hAnsi="Times New Roman"/>
            <w:color w:val="auto"/>
            <w:szCs w:val="24"/>
          </w:rPr>
          <w:delText>Jump(</w:delText>
        </w:r>
      </w:del>
      <w:del w:id="11086" w:author="Janusio" w:date="2018-03-10T14:41:08Z">
        <w:r>
          <w:rPr>
            <w:rFonts w:hint="eastAsia" w:ascii="Times New Roman" w:hAnsi="Times New Roman"/>
            <w:i/>
            <w:iCs/>
            <w:color w:val="auto"/>
            <w:szCs w:val="24"/>
          </w:rPr>
          <w:delText>K</w:delText>
        </w:r>
      </w:del>
      <w:del w:id="11087" w:author="Janusio" w:date="2018-03-10T14:41:08Z">
        <w:r>
          <w:rPr>
            <w:rFonts w:hint="eastAsia" w:ascii="Times New Roman" w:hAnsi="Times New Roman"/>
            <w:color w:val="auto"/>
            <w:szCs w:val="24"/>
          </w:rPr>
          <w:delText>)on(</w:delText>
        </w:r>
      </w:del>
      <w:del w:id="11088" w:author="Janusio" w:date="2018-03-10T14:41:08Z">
        <w:r>
          <w:rPr>
            <w:rFonts w:hint="eastAsia" w:ascii="Times New Roman" w:hAnsi="Times New Roman"/>
            <w:i/>
            <w:iCs/>
            <w:color w:val="auto"/>
            <w:szCs w:val="24"/>
          </w:rPr>
          <w:delText>t</w:delText>
        </w:r>
      </w:del>
      <w:del w:id="11089" w:author="Janusio" w:date="2018-03-10T14:41:08Z">
        <w:r>
          <w:rPr>
            <w:rFonts w:hint="eastAsia" w:ascii="Times New Roman" w:hAnsi="Times New Roman"/>
            <w:i/>
            <w:iCs/>
            <w:color w:val="auto"/>
            <w:szCs w:val="24"/>
            <w:vertAlign w:val="subscript"/>
          </w:rPr>
          <w:delText>vvmb</w:delText>
        </w:r>
      </w:del>
      <w:del w:id="11090" w:author="Janusio" w:date="2018-03-10T14:41:08Z">
        <w:r>
          <w:rPr>
            <w:rFonts w:hint="eastAsia" w:ascii="Times New Roman" w:hAnsi="Times New Roman"/>
            <w:iCs/>
            <w:color w:val="auto"/>
            <w:szCs w:val="24"/>
          </w:rPr>
          <w:delText>,</w:delText>
        </w:r>
      </w:del>
      <w:del w:id="11091" w:author="Janusio" w:date="2018-03-10T14:41:08Z">
        <w:r>
          <w:rPr>
            <w:rFonts w:hint="eastAsia" w:ascii="Times New Roman" w:hAnsi="Times New Roman"/>
            <w:i/>
            <w:iCs/>
            <w:color w:val="auto"/>
            <w:szCs w:val="24"/>
          </w:rPr>
          <w:delText>t</w:delText>
        </w:r>
      </w:del>
      <w:del w:id="11092" w:author="Janusio" w:date="2018-03-10T14:41:08Z">
        <w:r>
          <w:rPr>
            <w:rFonts w:hint="eastAsia" w:ascii="Times New Roman" w:hAnsi="Times New Roman"/>
            <w:i/>
            <w:iCs/>
            <w:color w:val="auto"/>
            <w:szCs w:val="24"/>
            <w:vertAlign w:val="subscript"/>
          </w:rPr>
          <w:delText>vtpmb</w:delText>
        </w:r>
      </w:del>
      <w:del w:id="11093"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094" w:author="Janusio" w:date="2018-03-10T14:41:08Z"/>
          <w:rFonts w:hint="eastAsia" w:ascii="Times New Roman" w:hAnsi="Times New Roman"/>
          <w:color w:val="auto"/>
          <w:szCs w:val="24"/>
        </w:rPr>
      </w:pPr>
      <w:del w:id="11095" w:author="Janusio" w:date="2018-03-10T14:41:08Z">
        <w:r>
          <w:rPr>
            <w:rFonts w:hint="eastAsia" w:ascii="Times New Roman" w:hAnsi="Times New Roman"/>
            <w:color w:val="auto"/>
            <w:szCs w:val="24"/>
          </w:rPr>
          <w:delTex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096" w:author="Janusio" w:date="2018-03-10T14:41:08Z"/>
          <w:rFonts w:hint="eastAsia" w:ascii="Times New Roman" w:hAnsi="Times New Roman"/>
          <w:color w:val="auto"/>
          <w:szCs w:val="24"/>
        </w:rPr>
      </w:pPr>
      <w:del w:id="11097" w:author="Janusio" w:date="2018-03-10T14:41:08Z">
        <w:r>
          <w:rPr>
            <w:rFonts w:hint="eastAsia" w:ascii="Times New Roman" w:hAnsi="Times New Roman"/>
            <w:b/>
            <w:bCs/>
            <w:color w:val="auto"/>
            <w:szCs w:val="24"/>
          </w:rPr>
          <w:delText xml:space="preserve">定理3 </w:delText>
        </w:r>
      </w:del>
      <w:del w:id="11098" w:author="Janusio" w:date="2018-03-10T14:41:08Z">
        <w:r>
          <w:rPr>
            <w:rFonts w:hint="eastAsia" w:ascii="Times New Roman" w:hAnsi="Times New Roman"/>
            <w:color w:val="auto"/>
            <w:szCs w:val="24"/>
          </w:rPr>
          <w:delText>如果TJP加载成功，且与该TJP加载过程对应的</w:delText>
        </w:r>
      </w:del>
      <w:del w:id="11099" w:author="Janusio" w:date="2018-03-10T14:41:08Z">
        <w:r>
          <w:rPr>
            <w:rFonts w:hint="eastAsia" w:ascii="Times New Roman" w:hAnsi="Times New Roman"/>
            <w:iCs/>
            <w:color w:val="auto"/>
            <w:szCs w:val="24"/>
          </w:rPr>
          <w:delText>PCR</w:delText>
        </w:r>
      </w:del>
      <w:del w:id="11100" w:author="Janusio" w:date="2018-03-10T14:41:08Z">
        <w:r>
          <w:rPr>
            <w:rFonts w:hint="eastAsia" w:ascii="Times New Roman" w:hAnsi="Times New Roman"/>
            <w:color w:val="auto"/>
            <w:szCs w:val="24"/>
          </w:rPr>
          <w:delText>值为</w:delText>
        </w:r>
      </w:del>
      <w:del w:id="11101" w:author="Janusio" w:date="2018-03-10T14:41:08Z">
        <w:r>
          <w:rPr>
            <w:rFonts w:hint="eastAsia" w:ascii="Times New Roman" w:hAnsi="Times New Roman"/>
            <w:i/>
            <w:iCs/>
            <w:color w:val="auto"/>
            <w:szCs w:val="24"/>
          </w:rPr>
          <w:delText>seq</w:delText>
        </w:r>
      </w:del>
      <w:del w:id="11102" w:author="Janusio" w:date="2018-03-10T14:41:08Z">
        <w:r>
          <w:rPr>
            <w:rFonts w:hint="eastAsia" w:ascii="Times New Roman" w:hAnsi="Times New Roman"/>
            <w:iCs/>
            <w:color w:val="auto"/>
            <w:szCs w:val="24"/>
          </w:rPr>
          <w:delText>(</w:delText>
        </w:r>
      </w:del>
      <w:del w:id="11103" w:author="Janusio" w:date="2018-03-10T14:41:08Z">
        <w:r>
          <w:rPr>
            <w:rFonts w:hint="eastAsia" w:ascii="Times New Roman" w:hAnsi="Times New Roman"/>
            <w:i/>
            <w:iCs/>
            <w:color w:val="auto"/>
            <w:szCs w:val="24"/>
          </w:rPr>
          <w:delText>vTPM Builder</w:delText>
        </w:r>
      </w:del>
      <w:del w:id="11104" w:author="Janusio" w:date="2018-03-10T14:41:08Z">
        <w:r>
          <w:rPr>
            <w:rFonts w:hint="eastAsia" w:ascii="Times New Roman" w:hAnsi="Times New Roman"/>
            <w:iCs/>
            <w:color w:val="auto"/>
            <w:szCs w:val="24"/>
          </w:rPr>
          <w:delText>(</w:delText>
        </w:r>
      </w:del>
      <w:del w:id="11105" w:author="Janusio" w:date="2018-03-10T14:41:08Z">
        <w:r>
          <w:rPr>
            <w:rFonts w:hint="eastAsia" w:ascii="Times New Roman" w:hAnsi="Times New Roman"/>
            <w:i/>
            <w:iCs/>
            <w:color w:val="auto"/>
            <w:szCs w:val="24"/>
          </w:rPr>
          <w:delText>TJP</w:delText>
        </w:r>
      </w:del>
      <w:del w:id="11106" w:author="Janusio" w:date="2018-03-10T14:41:08Z">
        <w:r>
          <w:rPr>
            <w:rFonts w:hint="eastAsia" w:ascii="Times New Roman" w:hAnsi="Times New Roman"/>
            <w:iCs/>
            <w:color w:val="auto"/>
            <w:szCs w:val="24"/>
          </w:rPr>
          <w:delText>),</w:delText>
        </w:r>
      </w:del>
      <w:del w:id="11107" w:author="Janusio" w:date="2018-03-10T14:41:08Z">
        <w:r>
          <w:rPr>
            <w:rFonts w:hint="eastAsia" w:ascii="Times New Roman" w:hAnsi="Times New Roman"/>
            <w:i/>
            <w:iCs/>
            <w:color w:val="auto"/>
            <w:szCs w:val="24"/>
          </w:rPr>
          <w:delText>vTPM-VM Binding</w:delText>
        </w:r>
      </w:del>
      <w:del w:id="11108" w:author="Janusio" w:date="2018-03-10T14:41:08Z">
        <w:r>
          <w:rPr>
            <w:rFonts w:hint="eastAsia" w:ascii="Times New Roman" w:hAnsi="Times New Roman"/>
            <w:iCs/>
            <w:color w:val="auto"/>
            <w:szCs w:val="24"/>
          </w:rPr>
          <w:delText>(</w:delText>
        </w:r>
      </w:del>
      <w:del w:id="11109" w:author="Janusio" w:date="2018-03-10T14:41:08Z">
        <w:r>
          <w:rPr>
            <w:rFonts w:hint="eastAsia" w:ascii="Times New Roman" w:hAnsi="Times New Roman"/>
            <w:i/>
            <w:iCs/>
            <w:color w:val="auto"/>
            <w:szCs w:val="24"/>
          </w:rPr>
          <w:delText>TJP</w:delText>
        </w:r>
      </w:del>
      <w:del w:id="11110" w:author="Janusio" w:date="2018-03-10T14:41:08Z">
        <w:r>
          <w:rPr>
            <w:rFonts w:hint="eastAsia" w:ascii="Times New Roman" w:hAnsi="Times New Roman"/>
            <w:iCs/>
            <w:color w:val="auto"/>
            <w:szCs w:val="24"/>
          </w:rPr>
          <w:delText>),</w:delText>
        </w:r>
      </w:del>
      <w:del w:id="11111" w:author="Janusio" w:date="2018-03-10T14:41:08Z">
        <w:r>
          <w:rPr>
            <w:rFonts w:hint="eastAsia" w:ascii="Times New Roman" w:hAnsi="Times New Roman"/>
            <w:i/>
            <w:iCs/>
            <w:color w:val="auto"/>
            <w:szCs w:val="24"/>
          </w:rPr>
          <w:delText>VM Builder</w:delText>
        </w:r>
      </w:del>
      <w:del w:id="11112" w:author="Janusio" w:date="2018-03-10T14:41:08Z">
        <w:r>
          <w:rPr>
            <w:rFonts w:hint="eastAsia" w:ascii="Times New Roman" w:hAnsi="Times New Roman"/>
            <w:iCs/>
            <w:color w:val="auto"/>
            <w:szCs w:val="24"/>
          </w:rPr>
          <w:delText>(</w:delText>
        </w:r>
      </w:del>
      <w:del w:id="11113" w:author="Janusio" w:date="2018-03-10T14:41:08Z">
        <w:r>
          <w:rPr>
            <w:rFonts w:hint="eastAsia" w:ascii="Times New Roman" w:hAnsi="Times New Roman"/>
            <w:i/>
            <w:iCs/>
            <w:color w:val="auto"/>
            <w:szCs w:val="24"/>
          </w:rPr>
          <w:delText>TJP</w:delText>
        </w:r>
      </w:del>
      <w:del w:id="11114" w:author="Janusio" w:date="2018-03-10T14:41:08Z">
        <w:r>
          <w:rPr>
            <w:rFonts w:hint="eastAsia" w:ascii="Times New Roman" w:hAnsi="Times New Roman"/>
            <w:iCs/>
            <w:color w:val="auto"/>
            <w:szCs w:val="24"/>
          </w:rPr>
          <w:delText>))</w:delText>
        </w:r>
      </w:del>
      <w:del w:id="11115" w:author="Janusio" w:date="2018-03-10T14:41:08Z">
        <w:r>
          <w:rPr>
            <w:rFonts w:hint="eastAsia" w:ascii="Times New Roman" w:hAnsi="Times New Roman"/>
            <w:color w:val="auto"/>
            <w:szCs w:val="24"/>
          </w:rPr>
          <w:delText>，那么该TJP的本地信任链传递过程就是唯一的、正确的，即确定地从vTPM Builder(</w:delText>
        </w:r>
      </w:del>
      <w:del w:id="11116" w:author="Janusio" w:date="2018-03-10T14:41:08Z">
        <w:r>
          <w:rPr>
            <w:rFonts w:hint="eastAsia" w:ascii="Times New Roman" w:hAnsi="Times New Roman"/>
            <w:i/>
            <w:iCs/>
            <w:color w:val="auto"/>
            <w:szCs w:val="24"/>
          </w:rPr>
          <w:delText>TJP</w:delText>
        </w:r>
      </w:del>
      <w:del w:id="11117" w:author="Janusio" w:date="2018-03-10T14:41:08Z">
        <w:r>
          <w:rPr>
            <w:rFonts w:hint="eastAsia" w:ascii="Times New Roman" w:hAnsi="Times New Roman"/>
            <w:color w:val="auto"/>
            <w:szCs w:val="24"/>
          </w:rPr>
          <w:delText>)到vTPM-VM Binding(</w:delText>
        </w:r>
      </w:del>
      <w:del w:id="11118" w:author="Janusio" w:date="2018-03-10T14:41:08Z">
        <w:r>
          <w:rPr>
            <w:rFonts w:hint="eastAsia" w:ascii="Times New Roman" w:hAnsi="Times New Roman"/>
            <w:i/>
            <w:iCs/>
            <w:color w:val="auto"/>
            <w:szCs w:val="24"/>
          </w:rPr>
          <w:delText>TJP</w:delText>
        </w:r>
      </w:del>
      <w:del w:id="11119" w:author="Janusio" w:date="2018-03-10T14:41:08Z">
        <w:r>
          <w:rPr>
            <w:rFonts w:hint="eastAsia" w:ascii="Times New Roman" w:hAnsi="Times New Roman"/>
            <w:color w:val="auto"/>
            <w:szCs w:val="24"/>
          </w:rPr>
          <w:delText>)再到VM Builder(</w:delText>
        </w:r>
      </w:del>
      <w:del w:id="11120" w:author="Janusio" w:date="2018-03-10T14:41:08Z">
        <w:r>
          <w:rPr>
            <w:rFonts w:hint="eastAsia" w:ascii="Times New Roman" w:hAnsi="Times New Roman"/>
            <w:i/>
            <w:iCs/>
            <w:color w:val="auto"/>
            <w:szCs w:val="24"/>
          </w:rPr>
          <w:delText>TJP</w:delText>
        </w:r>
      </w:del>
      <w:del w:id="11121" w:author="Janusio" w:date="2018-03-10T14:41:08Z">
        <w:r>
          <w:rPr>
            <w:rFonts w:hint="eastAsia" w:ascii="Times New Roman" w:hAnsi="Times New Roman"/>
            <w:color w:val="auto"/>
            <w:szCs w:val="24"/>
          </w:rPr>
          <w:delText>)。该信任属性形式化表示为</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122" w:author="Janusio" w:date="2018-03-10T14:41:08Z"/>
          <w:rFonts w:hint="eastAsia" w:ascii="Times New Roman" w:hAnsi="Times New Roman"/>
          <w:color w:val="auto"/>
          <w:szCs w:val="24"/>
        </w:rPr>
      </w:pPr>
      <w:del w:id="11123" w:author="Janusio" w:date="2018-03-10T14:41:08Z">
        <w:r>
          <w:rPr>
            <w:rFonts w:hint="eastAsia" w:ascii="Times New Roman" w:hAnsi="Times New Roman"/>
            <w:color w:val="auto"/>
            <w:szCs w:val="24"/>
          </w:rPr>
          <w:delText>ProtectedDRTM(TJP)+</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124" w:author="Janusio" w:date="2018-03-10T14:41:08Z"/>
          <w:rFonts w:hint="eastAsia" w:ascii="Times New Roman" w:hAnsi="Times New Roman"/>
          <w:iCs/>
          <w:color w:val="auto"/>
          <w:szCs w:val="24"/>
        </w:rPr>
      </w:pPr>
      <w:del w:id="11125" w:author="Janusio" w:date="2018-03-10T14:41:08Z">
        <w:r>
          <w:rPr>
            <w:rFonts w:hint="eastAsia" w:ascii="Times New Roman" w:hAnsi="Times New Roman"/>
            <w:color w:val="auto"/>
            <w:szCs w:val="24"/>
          </w:rPr>
          <w:delText>Mem(</w:delText>
        </w:r>
      </w:del>
      <w:del w:id="11126" w:author="Janusio" w:date="2018-03-10T14:41:08Z">
        <w:r>
          <w:rPr>
            <w:rFonts w:hint="eastAsia" w:ascii="Times New Roman" w:hAnsi="Times New Roman"/>
            <w:i/>
            <w:iCs/>
            <w:color w:val="auto"/>
            <w:szCs w:val="24"/>
          </w:rPr>
          <w:delText>m.dpcr.d</w:delText>
        </w:r>
      </w:del>
      <w:del w:id="11127" w:author="Janusio" w:date="2018-03-10T14:41:08Z">
        <w:r>
          <w:rPr>
            <w:rFonts w:hint="eastAsia" w:ascii="Times New Roman" w:hAnsi="Times New Roman"/>
            <w:color w:val="auto"/>
            <w:szCs w:val="24"/>
          </w:rPr>
          <w:delText>,</w:delText>
        </w:r>
      </w:del>
      <w:del w:id="11128" w:author="Janusio" w:date="2018-03-10T14:41:08Z">
        <w:r>
          <w:rPr>
            <w:rFonts w:hint="eastAsia" w:ascii="Times New Roman" w:hAnsi="Times New Roman"/>
            <w:i/>
            <w:iCs/>
            <w:color w:val="auto"/>
            <w:szCs w:val="24"/>
          </w:rPr>
          <w:delText>seq</w:delText>
        </w:r>
      </w:del>
      <w:del w:id="11129" w:author="Janusio" w:date="2018-03-10T14:41:08Z">
        <w:r>
          <w:rPr>
            <w:rFonts w:hint="eastAsia" w:ascii="Times New Roman" w:hAnsi="Times New Roman"/>
            <w:iCs/>
            <w:color w:val="auto"/>
            <w:szCs w:val="24"/>
          </w:rPr>
          <w:delText>(</w:delText>
        </w:r>
      </w:del>
      <w:del w:id="11130" w:author="Janusio" w:date="2018-03-10T14:41:08Z">
        <w:r>
          <w:rPr>
            <w:rFonts w:hint="eastAsia" w:ascii="Times New Roman" w:hAnsi="Times New Roman"/>
            <w:i/>
            <w:iCs/>
            <w:color w:val="auto"/>
            <w:szCs w:val="24"/>
          </w:rPr>
          <w:delText>vTPM Builder</w:delText>
        </w:r>
      </w:del>
      <w:del w:id="11131" w:author="Janusio" w:date="2018-03-10T14:41:08Z">
        <w:r>
          <w:rPr>
            <w:rFonts w:hint="eastAsia" w:ascii="Times New Roman" w:hAnsi="Times New Roman"/>
            <w:iCs/>
            <w:color w:val="auto"/>
            <w:szCs w:val="24"/>
          </w:rPr>
          <w:delText>(</w:delText>
        </w:r>
      </w:del>
      <w:del w:id="11132" w:author="Janusio" w:date="2018-03-10T14:41:08Z">
        <w:r>
          <w:rPr>
            <w:rFonts w:hint="eastAsia" w:ascii="Times New Roman" w:hAnsi="Times New Roman"/>
            <w:i/>
            <w:iCs/>
            <w:color w:val="auto"/>
            <w:szCs w:val="24"/>
          </w:rPr>
          <w:delText>TJP</w:delText>
        </w:r>
      </w:del>
      <w:del w:id="11133"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134" w:author="Janusio" w:date="2018-03-10T14:41:08Z"/>
          <w:rFonts w:hint="eastAsia" w:ascii="Times New Roman" w:hAnsi="Times New Roman"/>
          <w:color w:val="auto"/>
          <w:szCs w:val="24"/>
        </w:rPr>
      </w:pPr>
      <w:del w:id="11135" w:author="Janusio" w:date="2018-03-10T14:41:08Z">
        <w:r>
          <w:rPr>
            <w:rFonts w:hint="eastAsia" w:ascii="Times New Roman" w:hAnsi="Times New Roman"/>
            <w:i/>
            <w:iCs/>
            <w:color w:val="auto"/>
            <w:szCs w:val="24"/>
          </w:rPr>
          <w:delText>vTPM-VM Binding</w:delText>
        </w:r>
      </w:del>
      <w:del w:id="11136" w:author="Janusio" w:date="2018-03-10T14:41:08Z">
        <w:r>
          <w:rPr>
            <w:rFonts w:hint="eastAsia" w:ascii="Times New Roman" w:hAnsi="Times New Roman"/>
            <w:iCs/>
            <w:color w:val="auto"/>
            <w:szCs w:val="24"/>
          </w:rPr>
          <w:delText>(</w:delText>
        </w:r>
      </w:del>
      <w:del w:id="11137" w:author="Janusio" w:date="2018-03-10T14:41:08Z">
        <w:r>
          <w:rPr>
            <w:rFonts w:hint="eastAsia" w:ascii="Times New Roman" w:hAnsi="Times New Roman"/>
            <w:i/>
            <w:iCs/>
            <w:color w:val="auto"/>
            <w:szCs w:val="24"/>
          </w:rPr>
          <w:delText>TJP</w:delText>
        </w:r>
      </w:del>
      <w:del w:id="11138" w:author="Janusio" w:date="2018-03-10T14:41:08Z">
        <w:r>
          <w:rPr>
            <w:rFonts w:hint="eastAsia" w:ascii="Times New Roman" w:hAnsi="Times New Roman"/>
            <w:iCs/>
            <w:color w:val="auto"/>
            <w:szCs w:val="24"/>
          </w:rPr>
          <w:delText>)),</w:delText>
        </w:r>
      </w:del>
      <w:del w:id="11139" w:author="Janusio" w:date="2018-03-10T14:41:08Z">
        <w:r>
          <w:rPr>
            <w:rFonts w:hint="eastAsia" w:ascii="Times New Roman" w:hAnsi="Times New Roman"/>
            <w:i/>
            <w:iCs/>
            <w:color w:val="auto"/>
            <w:szCs w:val="24"/>
          </w:rPr>
          <w:delText>VM Builder</w:delText>
        </w:r>
      </w:del>
      <w:del w:id="11140" w:author="Janusio" w:date="2018-03-10T14:41:08Z">
        <w:r>
          <w:rPr>
            <w:rFonts w:hint="eastAsia" w:ascii="Times New Roman" w:hAnsi="Times New Roman"/>
            <w:iCs/>
            <w:color w:val="auto"/>
            <w:szCs w:val="24"/>
          </w:rPr>
          <w:delText>(</w:delText>
        </w:r>
      </w:del>
      <w:del w:id="11141" w:author="Janusio" w:date="2018-03-10T14:41:08Z">
        <w:r>
          <w:rPr>
            <w:rFonts w:hint="eastAsia" w:ascii="Times New Roman" w:hAnsi="Times New Roman"/>
            <w:i/>
            <w:iCs/>
            <w:color w:val="auto"/>
            <w:szCs w:val="24"/>
          </w:rPr>
          <w:delText>TJP</w:delText>
        </w:r>
      </w:del>
      <w:del w:id="11142" w:author="Janusio" w:date="2018-03-10T14:41:08Z">
        <w:r>
          <w:rPr>
            <w:rFonts w:hint="eastAsia" w:ascii="Times New Roman" w:hAnsi="Times New Roman"/>
            <w:iCs/>
            <w:color w:val="auto"/>
            <w:szCs w:val="24"/>
          </w:rPr>
          <w:delText>)</w:delText>
        </w:r>
      </w:del>
      <w:del w:id="11143"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11144" w:author="Janusio" w:date="2018-03-10T14:41:08Z"/>
          <w:rFonts w:hint="eastAsia" w:ascii="Times New Roman" w:hAnsi="Times New Roman"/>
          <w:color w:val="auto"/>
          <w:szCs w:val="24"/>
        </w:rPr>
      </w:pPr>
      <w:del w:id="11145" w:author="Janusio" w:date="2018-03-10T14:41:08Z"/>
      <w:del w:id="11146" w:author="Janusio" w:date="2018-03-10T14:41:08Z"/>
      <w:del w:id="11147" w:author="Janusio" w:date="2018-03-10T14:41:08Z"/>
      <w:del w:id="11148" w:author="Janusio" w:date="2018-03-10T14:41:08Z">
        <w:r>
          <w:rPr>
            <w:rFonts w:hint="eastAsia" w:ascii="Times New Roman" w:hAnsi="Times New Roman"/>
            <w:color w:val="auto"/>
            <w:position w:val="-4"/>
            <w:szCs w:val="24"/>
          </w:rPr>
          <w:object>
            <v:shape id="_x0000_i1161" o:spt="75" type="#_x0000_t75" style="height:10pt;width:13pt;" o:ole="t" filled="f" o:preferrelative="t" stroked="f" coordsize="21600,21600">
              <v:path/>
              <v:fill on="f" focussize="0,0"/>
              <v:stroke on="f"/>
              <v:imagedata r:id="rId42" embosscolor="#FFFFFF" o:title=""/>
              <o:lock v:ext="edit" grouping="f" rotation="f" text="f" aspectratio="t"/>
              <w10:wrap type="none"/>
              <w10:anchorlock/>
            </v:shape>
            <o:OLEObject Type="Embed" ProgID="Equation.KSEE3" ShapeID="_x0000_i1161" DrawAspect="Content" ObjectID="_1468076005" r:id="rId347">
              <o:LockedField>false</o:LockedField>
            </o:OLEObject>
          </w:object>
        </w:r>
      </w:del>
      <w:del w:id="11150" w:author="Janusio" w:date="2018-03-10T14:41:08Z"/>
      <w:del w:id="11151" w:author="Janusio" w:date="2018-03-10T14:41:08Z">
        <w:r>
          <w:rPr>
            <w:rFonts w:hint="eastAsia" w:ascii="Times New Roman" w:hAnsi="Times New Roman"/>
            <w:color w:val="auto"/>
            <w:szCs w:val="24"/>
          </w:rPr>
          <w:delText>MeasuredBoot</w:delText>
        </w:r>
      </w:del>
      <w:del w:id="11152" w:author="Janusio" w:date="2018-03-10T14:41:08Z">
        <w:r>
          <w:rPr>
            <w:rFonts w:hint="eastAsia" w:ascii="Times New Roman" w:hAnsi="Times New Roman"/>
            <w:color w:val="auto"/>
            <w:szCs w:val="24"/>
            <w:vertAlign w:val="subscript"/>
          </w:rPr>
          <w:delText>DRTM</w:delText>
        </w:r>
      </w:del>
      <w:del w:id="11153" w:author="Janusio" w:date="2018-03-10T14:41:08Z">
        <w:r>
          <w:rPr>
            <w:rFonts w:hint="eastAsia" w:ascii="Times New Roman" w:hAnsi="Times New Roman"/>
            <w:color w:val="auto"/>
            <w:szCs w:val="24"/>
          </w:rPr>
          <w:delText>(TJP,</w:delText>
        </w:r>
      </w:del>
      <w:del w:id="11154" w:author="Janusio" w:date="2018-03-10T14:41:08Z">
        <w:r>
          <w:rPr>
            <w:rFonts w:hint="eastAsia" w:ascii="Times New Roman" w:hAnsi="Times New Roman"/>
            <w:i/>
            <w:iCs/>
            <w:color w:val="auto"/>
            <w:szCs w:val="24"/>
          </w:rPr>
          <w:delText>t</w:delText>
        </w:r>
      </w:del>
      <w:del w:id="11155" w:author="Janusio" w:date="2018-03-10T14:41:08Z">
        <w:r>
          <w:rPr>
            <w:rFonts w:hint="eastAsia" w:ascii="Times New Roman" w:hAnsi="Times New Roman"/>
            <w:color w:val="auto"/>
            <w:szCs w:val="24"/>
          </w:rPr>
          <w:delText>)</w:delText>
        </w:r>
      </w:del>
    </w:p>
    <w:p>
      <w:pPr>
        <w:widowControl w:val="0"/>
        <w:autoSpaceDE/>
        <w:autoSpaceDN/>
        <w:ind w:firstLine="420"/>
        <w:outlineLvl w:val="9"/>
        <w:rPr>
          <w:del w:id="11156" w:author="Janusio" w:date="2018-03-10T14:41:08Z"/>
          <w:rFonts w:hint="eastAsia" w:ascii="Times New Roman" w:hAnsi="Times New Roman"/>
          <w:szCs w:val="24"/>
        </w:rPr>
      </w:pPr>
      <w:del w:id="11157" w:author="Janusio" w:date="2018-03-10T14:41:08Z">
        <w:r>
          <w:rPr>
            <w:rFonts w:hint="eastAsia"/>
            <w:color w:val="auto"/>
            <w:szCs w:val="24"/>
          </w:rPr>
          <w:delText>证明过程类似</w:delText>
        </w:r>
      </w:del>
      <w:del w:id="11158" w:author="Janusio" w:date="2018-03-10T14:41:08Z">
        <w:r>
          <w:rPr>
            <w:rFonts w:ascii="Times New Roman" w:hAnsi="Times New Roman"/>
            <w:color w:val="auto"/>
            <w:szCs w:val="24"/>
          </w:rPr>
          <w:delText>m</w:delText>
        </w:r>
      </w:del>
      <w:del w:id="11159" w:author="Janusio" w:date="2018-03-10T14:41:08Z">
        <w:r>
          <w:rPr>
            <w:rFonts w:hint="eastAsia"/>
            <w:color w:val="auto"/>
            <w:szCs w:val="24"/>
          </w:rPr>
          <w:delText>的信任链本地可信属性的证明，在此不再叙述。</w:delText>
        </w:r>
      </w:del>
    </w:p>
    <w:p>
      <w:pPr>
        <w:pStyle w:val="27"/>
        <w:numPr>
          <w:ilvl w:val="0"/>
          <w:numId w:val="0"/>
        </w:numPr>
        <w:spacing w:line="360" w:lineRule="auto"/>
        <w:rPr>
          <w:del w:id="11160" w:author="Janusio" w:date="2018-03-10T14:41:08Z"/>
          <w:rFonts w:hint="eastAsia" w:ascii="Times New Roman" w:hAnsi="Times New Roman"/>
          <w:szCs w:val="24"/>
          <w:lang w:eastAsia="zh-CN"/>
        </w:rPr>
      </w:pPr>
      <w:del w:id="11161" w:author="Janusio" w:date="2018-03-10T14:41:08Z">
        <w:r>
          <w:rPr>
            <w:rFonts w:hint="eastAsia" w:ascii="Times New Roman" w:hAnsi="Times New Roman"/>
            <w:szCs w:val="24"/>
            <w:lang w:val="en-US" w:eastAsia="zh-CN"/>
          </w:rPr>
          <w:delText xml:space="preserve">5.1.3.3 </w:delText>
        </w:r>
      </w:del>
      <w:del w:id="11162" w:author="Janusio" w:date="2018-03-10T14:41:08Z">
        <w:r>
          <w:rPr>
            <w:rFonts w:hint="eastAsia" w:ascii="Times New Roman" w:hAnsi="Times New Roman"/>
            <w:szCs w:val="24"/>
            <w:lang w:eastAsia="zh-CN"/>
          </w:rPr>
          <w:delText>信任链远程验证</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163" w:author="Janusio" w:date="2018-03-10T14:41:08Z"/>
          <w:rFonts w:ascii="Times New Roman" w:hAnsi="Times New Roman"/>
          <w:color w:val="auto"/>
          <w:szCs w:val="24"/>
        </w:rPr>
      </w:pPr>
      <w:del w:id="11164" w:author="Janusio" w:date="2018-03-10T14:41:08Z">
        <w:r>
          <w:rPr>
            <w:rFonts w:hint="eastAsia" w:ascii="Times New Roman" w:hAnsi="Times New Roman"/>
            <w:color w:val="auto"/>
            <w:szCs w:val="24"/>
          </w:rPr>
          <w:delText>TVP-QT的TJP 需要向外部挑战者证明自己所声称的信任属性，即其信任链传递过程中所执行程序的确定序列，使外部挑战者相信它的确按上述信任链构建了可信执行环境，需要证明MeasuredBoot</w:delText>
        </w:r>
      </w:del>
      <w:del w:id="11165" w:author="Janusio" w:date="2018-03-10T14:41:08Z">
        <w:r>
          <w:rPr>
            <w:rFonts w:hint="eastAsia" w:ascii="Times New Roman" w:hAnsi="Times New Roman"/>
            <w:color w:val="auto"/>
            <w:szCs w:val="24"/>
            <w:vertAlign w:val="subscript"/>
          </w:rPr>
          <w:delText>DRTM</w:delText>
        </w:r>
      </w:del>
      <w:del w:id="11166" w:author="Janusio" w:date="2018-03-10T14:41:08Z">
        <w:r>
          <w:rPr>
            <w:rFonts w:hint="eastAsia" w:ascii="Times New Roman" w:hAnsi="Times New Roman"/>
            <w:color w:val="auto"/>
            <w:szCs w:val="24"/>
          </w:rPr>
          <w:delText>(TJP,</w:delText>
        </w:r>
      </w:del>
      <w:del w:id="11167" w:author="Janusio" w:date="2018-03-10T14:41:08Z">
        <w:r>
          <w:rPr>
            <w:rFonts w:hint="eastAsia" w:ascii="Times New Roman" w:hAnsi="Times New Roman"/>
            <w:i/>
            <w:iCs/>
            <w:color w:val="auto"/>
            <w:szCs w:val="24"/>
          </w:rPr>
          <w:delText>t</w:delText>
        </w:r>
      </w:del>
      <w:del w:id="11168" w:author="Janusio" w:date="2018-03-10T14:41:08Z">
        <w:r>
          <w:rPr>
            <w:rFonts w:hint="eastAsia" w:ascii="Times New Roman" w:hAnsi="Times New Roman"/>
            <w:color w:val="auto"/>
            <w:szCs w:val="24"/>
          </w:rPr>
          <w:delText>)成立。</w:delText>
        </w:r>
      </w:del>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del w:id="11169" w:author="Janusio" w:date="2018-03-10T14:41:08Z"/>
          <w:rFonts w:hint="eastAsia" w:ascii="Times New Roman" w:hAnsi="Times New Roman"/>
          <w:b/>
          <w:bCs/>
          <w:color w:val="auto"/>
          <w:szCs w:val="24"/>
        </w:rPr>
      </w:pPr>
      <w:del w:id="11170" w:author="Janusio" w:date="2018-03-10T14:41:08Z">
        <w:r>
          <w:rPr>
            <w:rFonts w:hint="eastAsia"/>
            <w:b/>
            <w:bCs/>
            <w:color w:val="auto"/>
            <w:szCs w:val="24"/>
            <w:lang w:val="en-US" w:eastAsia="zh-CN"/>
          </w:rPr>
          <w:delText>a.</w:delText>
        </w:r>
      </w:del>
      <w:del w:id="11171" w:author="Janusio" w:date="2018-03-10T14:41:08Z">
        <w:r>
          <w:rPr>
            <w:rFonts w:hint="eastAsia" w:ascii="Times New Roman" w:hAnsi="Times New Roman"/>
            <w:b/>
            <w:bCs/>
            <w:color w:val="auto"/>
            <w:szCs w:val="24"/>
          </w:rPr>
          <w:delText>远程验证程序执行</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172" w:author="Janusio" w:date="2018-03-10T14:41:08Z"/>
          <w:rFonts w:hint="eastAsia" w:ascii="Times New Roman" w:hAnsi="Times New Roman"/>
          <w:color w:val="auto"/>
          <w:szCs w:val="24"/>
        </w:rPr>
      </w:pPr>
      <w:del w:id="11173" w:author="Janusio" w:date="2018-03-10T14:41:08Z">
        <w:r>
          <w:rPr>
            <w:rFonts w:hint="eastAsia" w:ascii="Times New Roman" w:hAnsi="Times New Roman"/>
            <w:color w:val="auto"/>
            <w:szCs w:val="24"/>
          </w:rPr>
          <w:delText>首先，根据 TCG 远程证明协议规范及在虚拟化平台中的实现，给出TJP 信任传递的远程验证过程中涉及到的程序，如图</w:delText>
        </w:r>
      </w:del>
      <w:del w:id="11174" w:author="Janusio" w:date="2018-03-10T14:41:08Z">
        <w:r>
          <w:rPr>
            <w:rFonts w:hint="eastAsia"/>
            <w:color w:val="auto"/>
            <w:szCs w:val="24"/>
            <w:lang w:val="en-US" w:eastAsia="zh-CN"/>
          </w:rPr>
          <w:delText>7</w:delText>
        </w:r>
      </w:del>
      <w:del w:id="11175" w:author="Janusio" w:date="2018-03-10T14:41:08Z">
        <w:r>
          <w:rPr>
            <w:rFonts w:hint="eastAsia" w:ascii="Times New Roman" w:hAnsi="Times New Roman"/>
            <w:color w:val="auto"/>
            <w:szCs w:val="24"/>
          </w:rPr>
          <w:delText xml:space="preserve"> 所示。</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1176" w:author="Janusio" w:date="2018-03-10T14:41:08Z"/>
          <w:rFonts w:hint="eastAsia" w:ascii="Times New Roman" w:hAnsi="Times New Roman"/>
          <w:color w:val="auto"/>
          <w:szCs w:val="21"/>
        </w:rPr>
      </w:pPr>
      <w:del w:id="11177" w:author="Janusio" w:date="2018-03-10T14:41:08Z">
        <w:r>
          <w:rPr>
            <w:rFonts w:hint="eastAsia" w:ascii="Times New Roman" w:hAnsi="Times New Roman"/>
            <w:i/>
            <w:iCs/>
            <w:color w:val="auto"/>
            <w:szCs w:val="21"/>
          </w:rPr>
          <w:delText>TPM</w:delText>
        </w:r>
      </w:del>
      <w:del w:id="11178" w:author="Janusio" w:date="2018-03-10T14:41:08Z">
        <w:r>
          <w:rPr>
            <w:rFonts w:hint="eastAsia" w:ascii="Times New Roman" w:hAnsi="Times New Roman"/>
            <w:i/>
            <w:iCs/>
            <w:color w:val="auto"/>
            <w:szCs w:val="21"/>
            <w:vertAlign w:val="subscript"/>
          </w:rPr>
          <w:delText>DRTM</w:delText>
        </w:r>
      </w:del>
      <w:del w:id="11179" w:author="Janusio" w:date="2018-03-10T14:41:08Z">
        <w:r>
          <w:rPr>
            <w:rFonts w:hint="eastAsia" w:ascii="Times New Roman" w:hAnsi="Times New Roman"/>
            <w:color w:val="auto"/>
            <w:szCs w:val="21"/>
          </w:rPr>
          <w:delText>(</w:delText>
        </w:r>
      </w:del>
      <w:del w:id="11180" w:author="Janusio" w:date="2018-03-10T14:41:08Z">
        <w:r>
          <w:rPr>
            <w:rFonts w:hint="eastAsia" w:ascii="Times New Roman" w:hAnsi="Times New Roman"/>
            <w:i/>
            <w:iCs/>
            <w:color w:val="auto"/>
            <w:szCs w:val="21"/>
          </w:rPr>
          <w:delText>TJP</w:delText>
        </w:r>
      </w:del>
      <w:del w:id="11181" w:author="Janusio" w:date="2018-03-10T14:41:08Z">
        <w:r>
          <w:rPr>
            <w:rFonts w:hint="eastAsia" w:ascii="Times New Roman" w:hAnsi="Times New Roman"/>
            <w:color w:val="auto"/>
            <w:szCs w:val="21"/>
          </w:rPr>
          <w:delText xml:space="preserve">)   </w:delText>
        </w:r>
      </w:del>
      <w:del w:id="11182" w:author="Janusio" w:date="2018-03-10T14:41:08Z">
        <w:r>
          <w:rPr>
            <w:rFonts w:ascii="Times New Roman" w:hAnsi="Times New Roman"/>
            <w:color w:val="auto"/>
            <w:szCs w:val="21"/>
          </w:rPr>
          <w:delText>≡</w:delText>
        </w:r>
      </w:del>
      <w:del w:id="11183" w:author="Janusio" w:date="2018-03-10T14:41:08Z">
        <w:r>
          <w:rPr>
            <w:rFonts w:hint="eastAsia" w:ascii="Times New Roman" w:hAnsi="Times New Roman"/>
            <w:color w:val="auto"/>
            <w:szCs w:val="21"/>
          </w:rPr>
          <w:delText xml:space="preserve"> </w:delText>
        </w:r>
      </w:del>
      <w:del w:id="11184" w:author="Janusio" w:date="2018-03-10T14:41:08Z">
        <w:r>
          <w:rPr>
            <w:rFonts w:hint="eastAsia" w:ascii="Times New Roman" w:hAnsi="Times New Roman"/>
            <w:i/>
            <w:iCs/>
            <w:color w:val="auto"/>
            <w:szCs w:val="21"/>
          </w:rPr>
          <w:delText xml:space="preserve">w = </w:delText>
        </w:r>
      </w:del>
      <w:del w:id="11185" w:author="Janusio" w:date="2018-03-10T14:41:08Z">
        <w:r>
          <w:rPr>
            <w:rFonts w:hint="eastAsia" w:ascii="Times New Roman" w:hAnsi="Times New Roman"/>
            <w:color w:val="auto"/>
            <w:szCs w:val="21"/>
          </w:rPr>
          <w:delText xml:space="preserve">read </w:delText>
        </w:r>
      </w:del>
      <w:del w:id="11186" w:author="Janusio" w:date="2018-03-10T14:41:08Z">
        <w:r>
          <w:rPr>
            <w:rFonts w:hint="eastAsia" w:ascii="Times New Roman" w:hAnsi="Times New Roman"/>
            <w:i/>
            <w:iCs/>
            <w:color w:val="auto"/>
            <w:szCs w:val="21"/>
          </w:rPr>
          <w:delText>m.pcr.d</w:delText>
        </w:r>
      </w:del>
      <w:del w:id="11187" w:author="Janusio" w:date="2018-03-10T14:41:08Z">
        <w:r>
          <w:rPr>
            <w:rFonts w:hint="eastAsia" w:ascii="Times New Roman" w:hAnsi="Times New Roman"/>
            <w:color w:val="auto"/>
            <w:szCs w:val="21"/>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1188" w:author="Janusio" w:date="2018-03-10T14:41:08Z"/>
          <w:rFonts w:hint="eastAsia" w:ascii="Times New Roman" w:hAnsi="Times New Roman"/>
          <w:color w:val="auto"/>
          <w:szCs w:val="21"/>
        </w:rPr>
      </w:pPr>
      <w:del w:id="11189" w:author="Janusio" w:date="2018-03-10T14:41:08Z">
        <w:r>
          <w:rPr>
            <w:rFonts w:hint="eastAsia" w:ascii="Times New Roman" w:hAnsi="Times New Roman"/>
            <w:color w:val="auto"/>
            <w:szCs w:val="21"/>
          </w:rPr>
          <w:delText xml:space="preserve">                 </w:delText>
        </w:r>
      </w:del>
      <w:del w:id="11190" w:author="Janusio" w:date="2018-03-10T14:41:08Z">
        <w:r>
          <w:rPr>
            <w:rFonts w:hint="eastAsia" w:ascii="Times New Roman" w:hAnsi="Times New Roman"/>
            <w:i/>
            <w:iCs/>
            <w:color w:val="auto"/>
            <w:szCs w:val="21"/>
          </w:rPr>
          <w:delText xml:space="preserve">r = </w:delText>
        </w:r>
      </w:del>
      <w:del w:id="11191" w:author="Janusio" w:date="2018-03-10T14:41:08Z">
        <w:r>
          <w:rPr>
            <w:rFonts w:hint="eastAsia" w:ascii="Times New Roman" w:hAnsi="Times New Roman"/>
            <w:color w:val="auto"/>
            <w:szCs w:val="21"/>
          </w:rPr>
          <w:delText>sign(</w:delText>
        </w:r>
      </w:del>
      <w:del w:id="11192" w:author="Janusio" w:date="2018-03-10T14:41:08Z">
        <w:r>
          <w:rPr>
            <w:rFonts w:hint="eastAsia" w:ascii="Times New Roman" w:hAnsi="Times New Roman"/>
            <w:i/>
            <w:iCs/>
            <w:color w:val="auto"/>
            <w:szCs w:val="21"/>
          </w:rPr>
          <w:delText>PCR</w:delText>
        </w:r>
      </w:del>
      <w:del w:id="11193" w:author="Janusio" w:date="2018-03-10T14:41:08Z">
        <w:r>
          <w:rPr>
            <w:rFonts w:hint="eastAsia" w:ascii="Times New Roman" w:hAnsi="Times New Roman"/>
            <w:color w:val="auto"/>
            <w:szCs w:val="21"/>
          </w:rPr>
          <w:delText>(</w:delText>
        </w:r>
      </w:del>
      <w:del w:id="11194" w:author="Janusio" w:date="2018-03-10T14:41:08Z">
        <w:r>
          <w:rPr>
            <w:rFonts w:hint="eastAsia" w:ascii="Times New Roman" w:hAnsi="Times New Roman"/>
            <w:i/>
            <w:iCs/>
            <w:color w:val="auto"/>
            <w:szCs w:val="21"/>
          </w:rPr>
          <w:delText>s</w:delText>
        </w:r>
      </w:del>
      <w:del w:id="11195" w:author="Janusio" w:date="2018-03-10T14:41:08Z">
        <w:r>
          <w:rPr>
            <w:rFonts w:hint="eastAsia" w:ascii="Times New Roman" w:hAnsi="Times New Roman"/>
            <w:color w:val="auto"/>
            <w:szCs w:val="21"/>
          </w:rPr>
          <w:delText>),</w:delText>
        </w:r>
      </w:del>
      <w:del w:id="11196" w:author="Janusio" w:date="2018-03-10T14:41:08Z">
        <w:r>
          <w:rPr>
            <w:rFonts w:hint="eastAsia" w:ascii="Times New Roman" w:hAnsi="Times New Roman"/>
            <w:i/>
            <w:iCs/>
            <w:color w:val="auto"/>
            <w:szCs w:val="21"/>
          </w:rPr>
          <w:delText>w</w:delText>
        </w:r>
      </w:del>
      <w:del w:id="11197" w:author="Janusio" w:date="2018-03-10T14:41:08Z">
        <w:r>
          <w:rPr>
            <w:rFonts w:hint="eastAsia" w:ascii="Times New Roman" w:hAnsi="Times New Roman"/>
            <w:color w:val="auto"/>
            <w:szCs w:val="21"/>
          </w:rPr>
          <w:delText>),</w:delText>
        </w:r>
      </w:del>
      <w:del w:id="11198" w:author="Janusio" w:date="2018-03-10T14:41:08Z">
        <w:r>
          <w:rPr>
            <w:rFonts w:hint="eastAsia" w:ascii="Times New Roman" w:hAnsi="Times New Roman"/>
            <w:i/>
            <w:iCs/>
            <w:color w:val="auto"/>
            <w:szCs w:val="21"/>
          </w:rPr>
          <w:delText>AIK</w:delText>
        </w:r>
      </w:del>
      <w:del w:id="11199" w:author="Janusio" w:date="2018-03-10T14:41:08Z">
        <w:r>
          <w:rPr>
            <w:rFonts w:hint="eastAsia" w:ascii="Times New Roman" w:hAnsi="Times New Roman"/>
            <w:i/>
            <w:iCs/>
            <w:color w:val="auto"/>
            <w:szCs w:val="21"/>
            <w:vertAlign w:val="superscript"/>
          </w:rPr>
          <w:delText>-1</w:delText>
        </w:r>
      </w:del>
      <w:del w:id="11200" w:author="Janusio" w:date="2018-03-10T14:41:08Z">
        <w:r>
          <w:rPr>
            <w:rFonts w:hint="eastAsia" w:ascii="Times New Roman" w:hAnsi="Times New Roman"/>
            <w:color w:val="auto"/>
            <w:szCs w:val="21"/>
          </w:rPr>
          <w:delText>(</w:delText>
        </w:r>
      </w:del>
      <w:del w:id="11201" w:author="Janusio" w:date="2018-03-10T14:41:08Z">
        <w:r>
          <w:rPr>
            <w:rFonts w:hint="eastAsia" w:ascii="Times New Roman" w:hAnsi="Times New Roman"/>
            <w:i/>
            <w:iCs/>
            <w:color w:val="auto"/>
            <w:szCs w:val="21"/>
          </w:rPr>
          <w:delText>m</w:delText>
        </w:r>
      </w:del>
      <w:del w:id="11202" w:author="Janusio" w:date="2018-03-10T14:41:08Z">
        <w:r>
          <w:rPr>
            <w:rFonts w:hint="eastAsia" w:ascii="Times New Roman" w:hAnsi="Times New Roman"/>
            <w:color w:val="auto"/>
            <w:szCs w:val="21"/>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del w:id="11203" w:author="Janusio" w:date="2018-03-10T14:41:08Z"/>
          <w:rFonts w:hint="eastAsia" w:ascii="Times New Roman" w:hAnsi="Times New Roman"/>
          <w:color w:val="auto"/>
          <w:szCs w:val="21"/>
        </w:rPr>
      </w:pPr>
      <w:del w:id="11204" w:author="Janusio" w:date="2018-03-10T14:41:08Z">
        <w:r>
          <w:rPr>
            <w:rFonts w:hint="eastAsia" w:ascii="Times New Roman" w:hAnsi="Times New Roman"/>
            <w:color w:val="auto"/>
            <w:szCs w:val="21"/>
          </w:rPr>
          <w:delText xml:space="preserve">                 send </w:delText>
        </w:r>
      </w:del>
      <w:del w:id="11205" w:author="Janusio" w:date="2018-03-10T14:41:08Z">
        <w:r>
          <w:rPr>
            <w:rFonts w:hint="eastAsia" w:ascii="Times New Roman" w:hAnsi="Times New Roman"/>
            <w:i/>
            <w:iCs/>
            <w:color w:val="auto"/>
            <w:szCs w:val="21"/>
          </w:rPr>
          <w:delText>r</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del w:id="11206" w:author="Janusio" w:date="2018-03-10T14:41:08Z"/>
          <w:rFonts w:hint="eastAsia" w:ascii="Times New Roman" w:hAnsi="Times New Roman"/>
          <w:color w:val="auto"/>
          <w:szCs w:val="21"/>
        </w:rPr>
      </w:pPr>
      <w:del w:id="11207" w:author="Janusio" w:date="2018-03-10T14:41:08Z">
        <w:r>
          <w:rPr>
            <w:rFonts w:hint="eastAsia" w:ascii="Times New Roman" w:hAnsi="Times New Roman"/>
            <w:i/>
            <w:iCs/>
            <w:color w:val="auto"/>
            <w:szCs w:val="21"/>
          </w:rPr>
          <w:delText>Verifier</w:delText>
        </w:r>
      </w:del>
      <w:del w:id="11208" w:author="Janusio" w:date="2018-03-10T14:41:08Z">
        <w:r>
          <w:rPr>
            <w:rFonts w:hint="eastAsia" w:ascii="Times New Roman" w:hAnsi="Times New Roman"/>
            <w:iCs/>
            <w:color w:val="auto"/>
            <w:szCs w:val="21"/>
          </w:rPr>
          <w:delText>(</w:delText>
        </w:r>
      </w:del>
      <w:del w:id="11209" w:author="Janusio" w:date="2018-03-10T14:41:08Z">
        <w:r>
          <w:rPr>
            <w:rFonts w:hint="eastAsia" w:ascii="Times New Roman" w:hAnsi="Times New Roman"/>
            <w:i/>
            <w:iCs/>
            <w:color w:val="auto"/>
            <w:szCs w:val="21"/>
          </w:rPr>
          <w:delText>TJP</w:delText>
        </w:r>
      </w:del>
      <w:del w:id="11210" w:author="Janusio" w:date="2018-03-10T14:41:08Z">
        <w:r>
          <w:rPr>
            <w:rFonts w:hint="eastAsia" w:ascii="Times New Roman" w:hAnsi="Times New Roman"/>
            <w:iCs/>
            <w:color w:val="auto"/>
            <w:szCs w:val="21"/>
          </w:rPr>
          <w:delText>)</w:delText>
        </w:r>
      </w:del>
      <w:del w:id="11211" w:author="Janusio" w:date="2018-03-10T14:41:08Z">
        <w:r>
          <w:rPr>
            <w:rFonts w:hint="eastAsia" w:ascii="Times New Roman" w:hAnsi="Times New Roman"/>
            <w:i/>
            <w:iCs/>
            <w:color w:val="auto"/>
            <w:szCs w:val="21"/>
          </w:rPr>
          <w:delText xml:space="preserve">     </w:delText>
        </w:r>
      </w:del>
      <w:del w:id="11212" w:author="Janusio" w:date="2018-03-10T14:41:08Z">
        <w:r>
          <w:rPr>
            <w:rFonts w:ascii="Times New Roman" w:hAnsi="Times New Roman"/>
            <w:color w:val="auto"/>
            <w:szCs w:val="21"/>
          </w:rPr>
          <w:delText>≡</w:delText>
        </w:r>
      </w:del>
      <w:del w:id="11213" w:author="Janusio" w:date="2018-03-10T14:41:08Z">
        <w:r>
          <w:rPr>
            <w:rFonts w:hint="eastAsia" w:ascii="Times New Roman" w:hAnsi="Times New Roman"/>
            <w:color w:val="auto"/>
            <w:szCs w:val="21"/>
          </w:rPr>
          <w:delText xml:space="preserve"> </w:delText>
        </w:r>
      </w:del>
      <w:del w:id="11214" w:author="Janusio" w:date="2018-03-10T14:41:08Z">
        <w:r>
          <w:rPr>
            <w:rFonts w:hint="eastAsia" w:ascii="Times New Roman" w:hAnsi="Times New Roman"/>
            <w:i/>
            <w:iCs/>
            <w:color w:val="auto"/>
            <w:szCs w:val="21"/>
          </w:rPr>
          <w:delText xml:space="preserve">sig = </w:delText>
        </w:r>
      </w:del>
      <w:del w:id="11215" w:author="Janusio" w:date="2018-03-10T14:41:08Z">
        <w:r>
          <w:rPr>
            <w:rFonts w:hint="eastAsia" w:ascii="Times New Roman" w:hAnsi="Times New Roman"/>
            <w:color w:val="auto"/>
            <w:szCs w:val="21"/>
          </w:rPr>
          <w:delText>recieve;</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del w:id="11216" w:author="Janusio" w:date="2018-03-10T14:41:08Z"/>
          <w:rFonts w:hint="eastAsia" w:ascii="Times New Roman" w:hAnsi="Times New Roman"/>
          <w:color w:val="auto"/>
          <w:szCs w:val="21"/>
        </w:rPr>
      </w:pPr>
      <w:del w:id="11217" w:author="Janusio" w:date="2018-03-10T14:41:08Z">
        <w:r>
          <w:rPr>
            <w:rFonts w:hint="eastAsia" w:ascii="Times New Roman" w:hAnsi="Times New Roman"/>
            <w:color w:val="auto"/>
            <w:szCs w:val="21"/>
          </w:rPr>
          <w:delText xml:space="preserve">                 </w:delText>
        </w:r>
      </w:del>
      <w:del w:id="11218" w:author="Janusio" w:date="2018-03-10T14:41:08Z">
        <w:r>
          <w:rPr>
            <w:rFonts w:hint="eastAsia" w:ascii="Times New Roman" w:hAnsi="Times New Roman"/>
            <w:i/>
            <w:iCs/>
            <w:color w:val="auto"/>
            <w:szCs w:val="21"/>
          </w:rPr>
          <w:delText xml:space="preserve">v = </w:delText>
        </w:r>
      </w:del>
      <w:del w:id="11219" w:author="Janusio" w:date="2018-03-10T14:41:08Z">
        <w:r>
          <w:rPr>
            <w:rFonts w:hint="eastAsia" w:ascii="Times New Roman" w:hAnsi="Times New Roman"/>
            <w:color w:val="auto"/>
            <w:szCs w:val="21"/>
          </w:rPr>
          <w:delText>verify</w:delText>
        </w:r>
      </w:del>
      <w:del w:id="11220" w:author="Janusio" w:date="2018-03-10T14:41:08Z">
        <w:r>
          <w:rPr>
            <w:rFonts w:hint="eastAsia" w:ascii="Times New Roman" w:hAnsi="Times New Roman"/>
            <w:i/>
            <w:iCs/>
            <w:color w:val="auto"/>
            <w:szCs w:val="21"/>
          </w:rPr>
          <w:delText xml:space="preserve"> sig</w:delText>
        </w:r>
      </w:del>
      <w:del w:id="11221" w:author="Janusio" w:date="2018-03-10T14:41:08Z">
        <w:r>
          <w:rPr>
            <w:rFonts w:hint="eastAsia" w:ascii="Times New Roman" w:hAnsi="Times New Roman"/>
            <w:iCs/>
            <w:color w:val="auto"/>
            <w:szCs w:val="21"/>
          </w:rPr>
          <w:delText>,</w:delText>
        </w:r>
      </w:del>
      <w:del w:id="11222" w:author="Janusio" w:date="2018-03-10T14:41:08Z">
        <w:r>
          <w:rPr>
            <w:rFonts w:hint="eastAsia" w:ascii="Times New Roman" w:hAnsi="Times New Roman"/>
            <w:color w:val="auto"/>
            <w:szCs w:val="21"/>
          </w:rPr>
          <w:delText xml:space="preserve"> </w:delText>
        </w:r>
      </w:del>
      <w:del w:id="11223" w:author="Janusio" w:date="2018-03-10T14:41:08Z">
        <w:r>
          <w:rPr>
            <w:rFonts w:hint="eastAsia" w:ascii="Times New Roman" w:hAnsi="Times New Roman"/>
            <w:i/>
            <w:iCs/>
            <w:color w:val="auto"/>
            <w:szCs w:val="21"/>
          </w:rPr>
          <w:delText>AIK</w:delText>
        </w:r>
      </w:del>
      <w:del w:id="11224" w:author="Janusio" w:date="2018-03-10T14:41:08Z">
        <w:r>
          <w:rPr>
            <w:rFonts w:hint="eastAsia" w:ascii="Times New Roman" w:hAnsi="Times New Roman"/>
            <w:color w:val="auto"/>
            <w:szCs w:val="21"/>
          </w:rPr>
          <w:delText>(</w:delText>
        </w:r>
      </w:del>
      <w:del w:id="11225" w:author="Janusio" w:date="2018-03-10T14:41:08Z">
        <w:r>
          <w:rPr>
            <w:rFonts w:hint="eastAsia" w:ascii="Times New Roman" w:hAnsi="Times New Roman"/>
            <w:i/>
            <w:iCs/>
            <w:color w:val="auto"/>
            <w:szCs w:val="21"/>
          </w:rPr>
          <w:delText>m</w:delText>
        </w:r>
      </w:del>
      <w:del w:id="11226" w:author="Janusio" w:date="2018-03-10T14:41:08Z">
        <w:r>
          <w:rPr>
            <w:rFonts w:hint="eastAsia" w:ascii="Times New Roman" w:hAnsi="Times New Roman"/>
            <w:color w:val="auto"/>
            <w:szCs w:val="21"/>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del w:id="11227" w:author="Janusio" w:date="2018-03-10T14:41:08Z"/>
          <w:rFonts w:hint="eastAsia" w:ascii="Times New Roman" w:hAnsi="Times New Roman"/>
          <w:color w:val="auto"/>
          <w:szCs w:val="21"/>
        </w:rPr>
      </w:pPr>
      <w:del w:id="11228" w:author="Janusio" w:date="2018-03-10T14:41:08Z">
        <w:r>
          <w:rPr>
            <w:rFonts w:hint="eastAsia" w:ascii="Times New Roman" w:hAnsi="Times New Roman"/>
            <w:color w:val="auto"/>
            <w:szCs w:val="21"/>
          </w:rPr>
          <w:delText xml:space="preserve">                 match </w:delText>
        </w:r>
      </w:del>
      <w:del w:id="11229" w:author="Janusio" w:date="2018-03-10T14:41:08Z">
        <w:r>
          <w:rPr>
            <w:rFonts w:hint="eastAsia" w:ascii="Times New Roman" w:hAnsi="Times New Roman"/>
            <w:i/>
            <w:iCs/>
            <w:color w:val="auto"/>
            <w:szCs w:val="21"/>
          </w:rPr>
          <w:delText>v</w:delText>
        </w:r>
      </w:del>
      <w:del w:id="11230" w:author="Janusio" w:date="2018-03-10T14:41:08Z">
        <w:r>
          <w:rPr>
            <w:rFonts w:hint="eastAsia" w:ascii="Times New Roman" w:hAnsi="Times New Roman"/>
            <w:color w:val="auto"/>
            <w:szCs w:val="21"/>
          </w:rPr>
          <w:delText xml:space="preserve"> ,(</w:delText>
        </w:r>
      </w:del>
      <w:del w:id="11231" w:author="Janusio" w:date="2018-03-10T14:41:08Z">
        <w:r>
          <w:rPr>
            <w:rFonts w:hint="eastAsia" w:ascii="Times New Roman" w:hAnsi="Times New Roman"/>
            <w:i/>
            <w:iCs/>
            <w:color w:val="auto"/>
            <w:szCs w:val="21"/>
          </w:rPr>
          <w:delText>PCR</w:delText>
        </w:r>
      </w:del>
      <w:del w:id="11232" w:author="Janusio" w:date="2018-03-10T14:41:08Z">
        <w:r>
          <w:rPr>
            <w:rFonts w:hint="eastAsia" w:ascii="Times New Roman" w:hAnsi="Times New Roman"/>
            <w:color w:val="auto"/>
            <w:szCs w:val="21"/>
          </w:rPr>
          <w:delText>(</w:delText>
        </w:r>
      </w:del>
      <w:del w:id="11233" w:author="Janusio" w:date="2018-03-10T14:41:08Z">
        <w:r>
          <w:rPr>
            <w:rFonts w:hint="eastAsia" w:ascii="Times New Roman" w:hAnsi="Times New Roman"/>
            <w:i/>
            <w:iCs/>
            <w:color w:val="auto"/>
            <w:szCs w:val="21"/>
          </w:rPr>
          <w:delText>s</w:delText>
        </w:r>
      </w:del>
      <w:del w:id="11234" w:author="Janusio" w:date="2018-03-10T14:41:08Z">
        <w:r>
          <w:rPr>
            <w:rFonts w:hint="eastAsia" w:ascii="Times New Roman" w:hAnsi="Times New Roman"/>
            <w:color w:val="auto"/>
            <w:szCs w:val="21"/>
          </w:rPr>
          <w:delText>),</w:delText>
        </w:r>
      </w:del>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del w:id="11235" w:author="Janusio" w:date="2018-03-10T14:41:08Z"/>
          <w:rFonts w:hint="eastAsia" w:ascii="Times New Roman" w:hAnsi="Times New Roman"/>
          <w:color w:val="auto"/>
          <w:szCs w:val="24"/>
        </w:rPr>
      </w:pPr>
      <w:del w:id="11236" w:author="Janusio" w:date="2018-03-10T14:41:08Z">
        <w:r>
          <w:rPr>
            <w:rFonts w:hint="eastAsia" w:ascii="Times New Roman" w:hAnsi="Times New Roman"/>
            <w:color w:val="auto"/>
            <w:szCs w:val="21"/>
          </w:rPr>
          <w:delText xml:space="preserve">                 </w:delText>
        </w:r>
      </w:del>
      <w:del w:id="11237" w:author="Janusio" w:date="2018-03-10T14:41:08Z">
        <w:r>
          <w:rPr>
            <w:rFonts w:hint="eastAsia" w:ascii="Times New Roman" w:hAnsi="Times New Roman"/>
            <w:i/>
            <w:iCs/>
            <w:color w:val="auto"/>
            <w:szCs w:val="21"/>
          </w:rPr>
          <w:delText>seq</w:delText>
        </w:r>
      </w:del>
      <w:del w:id="11238" w:author="Janusio" w:date="2018-03-10T14:41:08Z">
        <w:r>
          <w:rPr>
            <w:rFonts w:hint="eastAsia" w:ascii="Times New Roman" w:hAnsi="Times New Roman"/>
            <w:iCs/>
            <w:color w:val="auto"/>
            <w:szCs w:val="21"/>
          </w:rPr>
          <w:delText>(</w:delText>
        </w:r>
      </w:del>
      <w:del w:id="11239" w:author="Janusio" w:date="2018-03-10T14:41:08Z">
        <w:r>
          <w:rPr>
            <w:rFonts w:hint="eastAsia" w:ascii="Times New Roman" w:hAnsi="Times New Roman"/>
            <w:i/>
            <w:iCs/>
            <w:color w:val="auto"/>
            <w:szCs w:val="21"/>
          </w:rPr>
          <w:delText>vTPM Builder</w:delText>
        </w:r>
      </w:del>
      <w:del w:id="11240" w:author="Janusio" w:date="2018-03-10T14:41:08Z">
        <w:r>
          <w:rPr>
            <w:rFonts w:hint="eastAsia" w:ascii="Times New Roman" w:hAnsi="Times New Roman"/>
            <w:iCs/>
            <w:color w:val="auto"/>
            <w:szCs w:val="21"/>
          </w:rPr>
          <w:delText>(</w:delText>
        </w:r>
      </w:del>
      <w:del w:id="11241" w:author="Janusio" w:date="2018-03-10T14:41:08Z">
        <w:r>
          <w:rPr>
            <w:rFonts w:hint="eastAsia" w:ascii="Times New Roman" w:hAnsi="Times New Roman"/>
            <w:i/>
            <w:iCs/>
            <w:color w:val="auto"/>
            <w:szCs w:val="21"/>
          </w:rPr>
          <w:delText>TJP</w:delText>
        </w:r>
      </w:del>
      <w:del w:id="11242" w:author="Janusio" w:date="2018-03-10T14:41:08Z">
        <w:r>
          <w:rPr>
            <w:rFonts w:hint="eastAsia" w:ascii="Times New Roman" w:hAnsi="Times New Roman"/>
            <w:iCs/>
            <w:color w:val="auto"/>
            <w:szCs w:val="21"/>
          </w:rPr>
          <w:delText>),</w:delText>
        </w:r>
      </w:del>
      <w:del w:id="11243" w:author="Janusio" w:date="2018-03-10T14:41:08Z">
        <w:r>
          <w:rPr>
            <w:rFonts w:hint="eastAsia" w:ascii="Times New Roman" w:hAnsi="Times New Roman"/>
            <w:i/>
            <w:iCs/>
            <w:color w:val="auto"/>
            <w:szCs w:val="21"/>
          </w:rPr>
          <w:delText>vTPM-VM Binding</w:delText>
        </w:r>
      </w:del>
      <w:del w:id="11244" w:author="Janusio" w:date="2018-03-10T14:41:08Z">
        <w:r>
          <w:rPr>
            <w:rFonts w:hint="eastAsia" w:ascii="Times New Roman" w:hAnsi="Times New Roman"/>
            <w:iCs/>
            <w:color w:val="auto"/>
            <w:szCs w:val="21"/>
          </w:rPr>
          <w:delText>(</w:delText>
        </w:r>
      </w:del>
      <w:del w:id="11245" w:author="Janusio" w:date="2018-03-10T14:41:08Z">
        <w:r>
          <w:rPr>
            <w:rFonts w:hint="eastAsia" w:ascii="Times New Roman" w:hAnsi="Times New Roman"/>
            <w:i/>
            <w:iCs/>
            <w:color w:val="auto"/>
            <w:szCs w:val="21"/>
          </w:rPr>
          <w:delText>TJP</w:delText>
        </w:r>
      </w:del>
      <w:del w:id="11246" w:author="Janusio" w:date="2018-03-10T14:41:08Z">
        <w:r>
          <w:rPr>
            <w:rFonts w:hint="eastAsia" w:ascii="Times New Roman" w:hAnsi="Times New Roman"/>
            <w:iCs/>
            <w:color w:val="auto"/>
            <w:szCs w:val="21"/>
          </w:rPr>
          <w:delText>),</w:delText>
        </w:r>
      </w:del>
      <w:del w:id="11247" w:author="Janusio" w:date="2018-03-10T14:41:08Z">
        <w:r>
          <w:rPr>
            <w:rFonts w:hint="eastAsia" w:ascii="Times New Roman" w:hAnsi="Times New Roman"/>
            <w:i/>
            <w:iCs/>
            <w:color w:val="auto"/>
            <w:szCs w:val="21"/>
          </w:rPr>
          <w:delText>VM Builder</w:delText>
        </w:r>
      </w:del>
      <w:del w:id="11248" w:author="Janusio" w:date="2018-03-10T14:41:08Z">
        <w:r>
          <w:rPr>
            <w:rFonts w:hint="eastAsia" w:ascii="Times New Roman" w:hAnsi="Times New Roman"/>
            <w:iCs/>
            <w:color w:val="auto"/>
            <w:szCs w:val="21"/>
          </w:rPr>
          <w:delText>(</w:delText>
        </w:r>
      </w:del>
      <w:del w:id="11249" w:author="Janusio" w:date="2018-03-10T14:41:08Z">
        <w:r>
          <w:rPr>
            <w:rFonts w:hint="eastAsia" w:ascii="Times New Roman" w:hAnsi="Times New Roman"/>
            <w:i/>
            <w:iCs/>
            <w:color w:val="auto"/>
            <w:szCs w:val="21"/>
          </w:rPr>
          <w:delText>TJP</w:delText>
        </w:r>
      </w:del>
      <w:del w:id="11250" w:author="Janusio" w:date="2018-03-10T14:41:08Z">
        <w:r>
          <w:rPr>
            <w:rFonts w:hint="eastAsia" w:ascii="Times New Roman" w:hAnsi="Times New Roman"/>
            <w:iCs/>
            <w:color w:val="auto"/>
            <w:szCs w:val="21"/>
          </w:rPr>
          <w:delText>))</w:delText>
        </w:r>
      </w:del>
      <w:del w:id="11251" w:author="Janusio" w:date="2018-03-10T14:41:08Z">
        <w:r>
          <w:rPr>
            <w:rFonts w:hint="eastAsia" w:ascii="Times New Roman" w:hAnsi="Times New Roman"/>
            <w:color w:val="auto"/>
            <w:szCs w:val="21"/>
          </w:rPr>
          <w:delText xml:space="preserve"> </w:delText>
        </w:r>
      </w:del>
      <w:del w:id="11252" w:author="Janusio" w:date="2018-03-10T14:41:08Z">
        <w:r>
          <w:rPr>
            <w:rFonts w:hint="eastAsia" w:ascii="Times New Roman" w:hAnsi="Times New Roman"/>
            <w:color w:val="auto"/>
            <w:szCs w:val="24"/>
          </w:rPr>
          <w:delText xml:space="preserve">   </w:delText>
        </w:r>
      </w:del>
    </w:p>
    <w:p>
      <w:pPr>
        <w:keepNext w:val="0"/>
        <w:keepLines w:val="0"/>
        <w:pageBreakBefore w:val="0"/>
        <w:numPr>
          <w:ilvl w:val="0"/>
          <w:numId w:val="8"/>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del w:id="11253" w:author="Janusio" w:date="2018-03-10T14:41:08Z"/>
          <w:rFonts w:hint="default" w:ascii="Times New Roman" w:hAnsi="Times New Roman" w:eastAsia="黑体" w:cs="Times New Roman"/>
          <w:szCs w:val="24"/>
        </w:rPr>
      </w:pPr>
      <w:del w:id="11254" w:author="Janusio" w:date="2018-03-10T14:41:08Z">
        <w:r>
          <w:rPr>
            <w:rFonts w:hint="eastAsia" w:ascii="Times New Roman" w:hAnsi="Times New Roman"/>
            <w:color w:val="auto"/>
            <w:szCs w:val="24"/>
          </w:rPr>
          <w:delText>TVP-QT中m信任传递的远程验证程序</w:delText>
        </w:r>
      </w:del>
    </w:p>
    <w:p>
      <w:pPr>
        <w:keepNext w:val="0"/>
        <w:keepLines w:val="0"/>
        <w:pageBreakBefore w:val="0"/>
        <w:widowControl/>
        <w:numPr>
          <w:ilvl w:val="0"/>
          <w:numId w:val="20"/>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del w:id="11255" w:author="Janusio" w:date="2018-03-10T14:41:08Z"/>
          <w:rFonts w:hint="eastAsia" w:ascii="Times New Roman" w:hAnsi="Times New Roman"/>
          <w:color w:val="auto"/>
          <w:szCs w:val="24"/>
        </w:rPr>
      </w:pPr>
      <w:del w:id="11256" w:author="Janusio" w:date="2018-03-10T14:41:08Z">
        <w:r>
          <w:rPr>
            <w:rFonts w:hint="eastAsia" w:ascii="Times New Roman" w:hAnsi="Times New Roman" w:cs="Times New Roman"/>
            <w:color w:val="auto"/>
            <w:szCs w:val="24"/>
            <w:lang w:val="en-US" w:eastAsia="zh-CN"/>
          </w:rPr>
          <w:delText>The  remote authentication of TJP</w:delText>
        </w:r>
      </w:del>
      <w:del w:id="11257" w:author="Janusio" w:date="2018-03-10T14:41:08Z">
        <w:r>
          <w:rPr>
            <w:rFonts w:hint="default" w:ascii="Times New Roman" w:hAnsi="Times New Roman" w:cs="Times New Roman"/>
            <w:color w:val="auto"/>
            <w:szCs w:val="24"/>
            <w:lang w:val="en-US" w:eastAsia="zh-CN"/>
          </w:rPr>
          <w:delText>’</w:delText>
        </w:r>
      </w:del>
      <w:del w:id="11258" w:author="Janusio" w:date="2018-03-10T14:41:08Z">
        <w:r>
          <w:rPr>
            <w:rFonts w:hint="eastAsia" w:ascii="Times New Roman" w:hAnsi="Times New Roman" w:cs="Times New Roman"/>
            <w:color w:val="auto"/>
            <w:szCs w:val="24"/>
            <w:lang w:val="en-US" w:eastAsia="zh-CN"/>
          </w:rPr>
          <w:delText>s trust chain</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259" w:author="Janusio" w:date="2018-03-10T14:41:08Z"/>
          <w:rFonts w:hint="eastAsia" w:ascii="Times New Roman" w:hAnsi="Times New Roman"/>
          <w:color w:val="auto"/>
          <w:szCs w:val="24"/>
        </w:rPr>
      </w:pPr>
      <w:del w:id="11260" w:author="Janusio" w:date="2018-03-10T14:41:08Z">
        <w:r>
          <w:rPr>
            <w:rFonts w:hint="eastAsia" w:ascii="Times New Roman" w:hAnsi="Times New Roman"/>
            <w:color w:val="auto"/>
            <w:szCs w:val="24"/>
          </w:rPr>
          <w:delText>首先，m读取本地TJP的</w:delText>
        </w:r>
      </w:del>
      <w:del w:id="11261" w:author="Janusio" w:date="2018-03-10T14:41:08Z">
        <w:r>
          <w:rPr>
            <w:rFonts w:hint="eastAsia" w:ascii="Times New Roman" w:hAnsi="Times New Roman"/>
            <w:iCs/>
            <w:color w:val="auto"/>
            <w:szCs w:val="24"/>
          </w:rPr>
          <w:delText>PCR</w:delText>
        </w:r>
      </w:del>
      <w:del w:id="11262" w:author="Janusio" w:date="2018-03-10T14:41:08Z">
        <w:r>
          <w:rPr>
            <w:rFonts w:hint="eastAsia" w:ascii="Times New Roman" w:hAnsi="Times New Roman"/>
            <w:color w:val="auto"/>
            <w:szCs w:val="24"/>
          </w:rPr>
          <w:delText>值，用AIK签名（</w:delText>
        </w:r>
      </w:del>
      <w:del w:id="11263" w:author="Janusio" w:date="2018-03-10T14:41:08Z">
        <w:r>
          <w:rPr>
            <w:rFonts w:hint="eastAsia" w:ascii="Times New Roman" w:hAnsi="Times New Roman"/>
            <w:i/>
            <w:iCs/>
            <w:color w:val="auto"/>
            <w:szCs w:val="24"/>
          </w:rPr>
          <w:delText>AIK</w:delText>
        </w:r>
      </w:del>
      <w:del w:id="11264" w:author="Janusio" w:date="2018-03-10T14:41:08Z">
        <w:r>
          <w:rPr>
            <w:rFonts w:hint="eastAsia" w:ascii="Times New Roman" w:hAnsi="Times New Roman"/>
            <w:i/>
            <w:iCs/>
            <w:color w:val="auto"/>
            <w:szCs w:val="24"/>
            <w:vertAlign w:val="superscript"/>
          </w:rPr>
          <w:delText>-1</w:delText>
        </w:r>
      </w:del>
      <w:del w:id="11265" w:author="Janusio" w:date="2018-03-10T14:41:08Z">
        <w:r>
          <w:rPr>
            <w:rFonts w:hint="eastAsia" w:ascii="Times New Roman" w:hAnsi="Times New Roman"/>
            <w:color w:val="auto"/>
            <w:szCs w:val="24"/>
          </w:rPr>
          <w:delText>(</w:delText>
        </w:r>
      </w:del>
      <w:del w:id="11266" w:author="Janusio" w:date="2018-03-10T14:41:08Z">
        <w:r>
          <w:rPr>
            <w:rFonts w:hint="eastAsia" w:ascii="Times New Roman" w:hAnsi="Times New Roman"/>
            <w:i/>
            <w:iCs/>
            <w:color w:val="auto"/>
            <w:szCs w:val="24"/>
          </w:rPr>
          <w:delText>m</w:delText>
        </w:r>
      </w:del>
      <w:del w:id="11267" w:author="Janusio" w:date="2018-03-10T14:41:08Z">
        <w:r>
          <w:rPr>
            <w:rFonts w:hint="eastAsia" w:ascii="Times New Roman" w:hAnsi="Times New Roman"/>
            <w:color w:val="auto"/>
            <w:szCs w:val="24"/>
          </w:rPr>
          <w:delTex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268" w:author="Janusio" w:date="2018-03-10T14:41:08Z"/>
          <w:rFonts w:hint="eastAsia" w:ascii="Times New Roman" w:hAnsi="Times New Roman"/>
          <w:color w:val="auto"/>
          <w:szCs w:val="24"/>
        </w:rPr>
      </w:pPr>
      <w:del w:id="11269" w:author="Janusio" w:date="2018-03-10T14:41:08Z">
        <w:r>
          <w:rPr>
            <w:rFonts w:hint="eastAsia" w:ascii="Times New Roman" w:hAnsi="Times New Roman"/>
            <w:color w:val="auto"/>
            <w:szCs w:val="24"/>
          </w:rPr>
          <w:delText>这些前提条件形式化表示为</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270" w:author="Janusio" w:date="2018-03-10T14:41:08Z"/>
          <w:rFonts w:hint="eastAsia" w:ascii="Times New Roman" w:hAnsi="Times New Roman"/>
          <w:color w:val="auto"/>
          <w:szCs w:val="24"/>
        </w:rPr>
      </w:pPr>
      <w:del w:id="11271" w:author="Janusio" w:date="2018-03-10T14:41:08Z"/>
      <w:del w:id="11272" w:author="Janusio" w:date="2018-03-10T14:41:08Z"/>
      <w:del w:id="11273" w:author="Janusio" w:date="2018-03-10T14:41:08Z"/>
      <w:del w:id="11274" w:author="Janusio" w:date="2018-03-10T14:41:08Z">
        <w:r>
          <w:rPr>
            <w:rFonts w:ascii="Times New Roman" w:hAnsi="Times New Roman"/>
            <w:color w:val="auto"/>
            <w:position w:val="-4"/>
            <w:szCs w:val="24"/>
          </w:rPr>
          <w:object>
            <v:shape id="_x0000_i1162"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162" DrawAspect="Content" ObjectID="_1468076006" r:id="rId348">
              <o:LockedField>false</o:LockedField>
            </o:OLEObject>
          </w:object>
        </w:r>
      </w:del>
      <w:del w:id="11276" w:author="Janusio" w:date="2018-03-10T14:41:08Z"/>
      <w:del w:id="11277" w:author="Janusio" w:date="2018-03-10T14:41:08Z">
        <w:r>
          <w:rPr>
            <w:rFonts w:hint="eastAsia" w:ascii="Times New Roman" w:hAnsi="Times New Roman"/>
            <w:color w:val="auto"/>
            <w:szCs w:val="24"/>
            <w:vertAlign w:val="subscript"/>
          </w:rPr>
          <w:delText xml:space="preserve">DRTM </w:delText>
        </w:r>
      </w:del>
      <w:del w:id="11278" w:author="Janusio" w:date="2018-03-10T14:41:08Z">
        <w:r>
          <w:rPr>
            <w:rFonts w:hint="eastAsia" w:ascii="Times New Roman" w:hAnsi="Times New Roman"/>
            <w:color w:val="auto"/>
            <w:szCs w:val="24"/>
          </w:rPr>
          <w:delText>= {Honest(</w:delText>
        </w:r>
      </w:del>
      <w:del w:id="11279" w:author="Janusio" w:date="2018-03-10T14:41:08Z">
        <w:r>
          <w:rPr>
            <w:rFonts w:hint="eastAsia" w:ascii="Times New Roman" w:hAnsi="Times New Roman"/>
            <w:i/>
            <w:iCs/>
            <w:color w:val="auto"/>
            <w:szCs w:val="24"/>
          </w:rPr>
          <w:delText>AIK</w:delText>
        </w:r>
      </w:del>
      <w:del w:id="11280" w:author="Janusio" w:date="2018-03-10T14:41:08Z">
        <w:r>
          <w:rPr>
            <w:rFonts w:hint="eastAsia" w:ascii="Times New Roman" w:hAnsi="Times New Roman"/>
            <w:color w:val="auto"/>
            <w:szCs w:val="24"/>
          </w:rPr>
          <w:delText>(m))),</w:delText>
        </w:r>
      </w:del>
      <w:del w:id="11281" w:author="Janusio" w:date="2018-03-10T14:41:08Z"/>
      <w:del w:id="11282" w:author="Janusio" w:date="2018-03-10T14:41:08Z"/>
      <w:del w:id="11283" w:author="Janusio" w:date="2018-03-10T14:41:08Z"/>
      <w:del w:id="11284" w:author="Janusio" w:date="2018-03-10T14:41:08Z">
        <w:r>
          <w:rPr>
            <w:rFonts w:ascii="Times New Roman" w:hAnsi="Times New Roman"/>
            <w:i/>
            <w:iCs/>
            <w:color w:val="auto"/>
            <w:position w:val="-10"/>
            <w:szCs w:val="24"/>
          </w:rPr>
          <w:object>
            <v:shape id="_x0000_i1163" o:spt="75" type="#_x0000_t75" style="height:17pt;width:9pt;" o:ole="t" filled="f" o:preferrelative="t" stroked="f" coordsize="21600,21600">
              <v:path/>
              <v:fill on="f" alignshape="1" focussize="0,0"/>
              <v:stroke on="f"/>
              <v:imagedata r:id="rId188" o:title=""/>
              <o:lock v:ext="edit" aspectratio="t"/>
              <w10:wrap type="none"/>
              <w10:anchorlock/>
            </v:shape>
            <o:OLEObject Type="Embed" ProgID="Equation.3" ShapeID="_x0000_i1163" DrawAspect="Content" ObjectID="_1468076007" r:id="rId349">
              <o:LockedField>false</o:LockedField>
            </o:OLEObject>
          </w:object>
        </w:r>
      </w:del>
      <w:del w:id="11286" w:author="Janusio" w:date="2018-03-10T14:41:08Z"/>
      <w:del w:id="11287" w:author="Janusio" w:date="2018-03-10T14:41:08Z"/>
      <w:del w:id="11288" w:author="Janusio" w:date="2018-03-10T14:41:08Z"/>
      <w:del w:id="11289" w:author="Janusio" w:date="2018-03-10T14:41:08Z"/>
      <w:del w:id="11290" w:author="Janusio" w:date="2018-03-10T14:41:08Z">
        <w:r>
          <w:rPr>
            <w:rFonts w:ascii="Times New Roman" w:hAnsi="Times New Roman"/>
            <w:i/>
            <w:iCs/>
            <w:color w:val="auto"/>
            <w:position w:val="-6"/>
            <w:szCs w:val="24"/>
          </w:rPr>
          <w:object>
            <v:shape id="_x0000_i1164" o:spt="75" type="#_x0000_t75" style="height:17pt;width:12pt;" o:ole="t" filled="f" o:preferrelative="t" stroked="f" coordsize="21600,21600">
              <v:path/>
              <v:fill on="f" alignshape="1" focussize="0,0"/>
              <v:stroke on="f"/>
              <v:imagedata r:id="rId190" o:title=""/>
              <o:lock v:ext="edit" aspectratio="t"/>
              <w10:wrap type="none"/>
              <w10:anchorlock/>
            </v:shape>
            <o:OLEObject Type="Embed" ProgID="Equation.3" ShapeID="_x0000_i1164" DrawAspect="Content" ObjectID="_1468076008" r:id="rId350">
              <o:LockedField>false</o:LockedField>
            </o:OLEObject>
          </w:object>
        </w:r>
      </w:del>
      <w:del w:id="11292" w:author="Janusio" w:date="2018-03-10T14:41:08Z"/>
      <w:del w:id="11293" w:author="Janusio" w:date="2018-03-10T14:41:08Z"/>
      <w:del w:id="11294" w:author="Janusio" w:date="2018-03-10T14:41:08Z"/>
      <w:del w:id="11295" w:author="Janusio" w:date="2018-03-10T14:41:08Z"/>
      <w:del w:id="11296" w:author="Janusio" w:date="2018-03-10T14:41:08Z">
        <w:r>
          <w:rPr>
            <w:rFonts w:hint="eastAsia" w:ascii="Times New Roman" w:hAnsi="Times New Roman"/>
            <w:i/>
            <w:iCs/>
            <w:color w:val="auto"/>
            <w:position w:val="-4"/>
            <w:szCs w:val="24"/>
          </w:rPr>
          <w:object>
            <v:shape id="_x0000_i1165" o:spt="75" type="#_x0000_t75" style="height:11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165" DrawAspect="Content" ObjectID="_1468076009" r:id="rId351">
              <o:LockedField>false</o:LockedField>
            </o:OLEObject>
          </w:object>
        </w:r>
      </w:del>
      <w:del w:id="11298" w:author="Janusio" w:date="2018-03-10T14:41:08Z"/>
      <w:del w:id="11299" w:author="Janusio" w:date="2018-03-10T14:41:08Z">
        <w:r>
          <w:rPr>
            <w:rFonts w:hint="eastAsia" w:ascii="Times New Roman" w:hAnsi="Times New Roman"/>
            <w:i/>
            <w:iCs/>
            <w:color w:val="auto"/>
            <w:szCs w:val="24"/>
          </w:rPr>
          <w:delText>AIK</w:delText>
        </w:r>
      </w:del>
      <w:del w:id="11300" w:author="Janusio" w:date="2018-03-10T14:41:08Z">
        <w:r>
          <w:rPr>
            <w:rFonts w:hint="eastAsia" w:ascii="Times New Roman" w:hAnsi="Times New Roman"/>
            <w:color w:val="auto"/>
            <w:szCs w:val="24"/>
          </w:rPr>
          <w:delText>(</w:delText>
        </w:r>
      </w:del>
      <w:del w:id="11301" w:author="Janusio" w:date="2018-03-10T14:41:08Z">
        <w:r>
          <w:rPr>
            <w:rFonts w:hint="eastAsia" w:ascii="Times New Roman" w:hAnsi="Times New Roman"/>
            <w:i/>
            <w:iCs/>
            <w:color w:val="auto"/>
            <w:szCs w:val="24"/>
          </w:rPr>
          <w:delText>m</w:delText>
        </w:r>
      </w:del>
      <w:del w:id="11302" w:author="Janusio" w:date="2018-03-10T14:41:08Z">
        <w:r>
          <w:rPr>
            <w:rFonts w:hint="eastAsia" w:ascii="Times New Roman" w:hAnsi="Times New Roman"/>
            <w:color w:val="auto"/>
            <w:szCs w:val="24"/>
          </w:rPr>
          <w:delText>)}</w:delText>
        </w:r>
      </w:del>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del w:id="11303" w:author="Janusio" w:date="2018-03-10T14:41:08Z"/>
          <w:rFonts w:ascii="Times New Roman" w:hAnsi="Times New Roman"/>
          <w:b/>
          <w:bCs/>
          <w:color w:val="auto"/>
          <w:szCs w:val="24"/>
        </w:rPr>
      </w:pPr>
      <w:del w:id="11304" w:author="Janusio" w:date="2018-03-10T14:41:08Z">
        <w:r>
          <w:rPr>
            <w:rFonts w:hint="eastAsia"/>
            <w:b/>
            <w:bCs/>
            <w:color w:val="auto"/>
            <w:szCs w:val="24"/>
            <w:lang w:val="en-US" w:eastAsia="zh-CN"/>
          </w:rPr>
          <w:delText>b.</w:delText>
        </w:r>
      </w:del>
      <w:del w:id="11305" w:author="Janusio" w:date="2018-03-10T14:41:08Z">
        <w:r>
          <w:rPr>
            <w:rFonts w:ascii="Times New Roman" w:hAnsi="Times New Roman"/>
            <w:b/>
            <w:bCs/>
            <w:color w:val="auto"/>
            <w:szCs w:val="24"/>
          </w:rPr>
          <w:delText>信任链属性的远程验证</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06" w:author="Janusio" w:date="2018-03-10T14:41:08Z"/>
          <w:rFonts w:hint="eastAsia" w:ascii="Times New Roman" w:hAnsi="Times New Roman"/>
          <w:color w:val="auto"/>
          <w:szCs w:val="24"/>
        </w:rPr>
      </w:pPr>
      <w:del w:id="11307" w:author="Janusio" w:date="2018-03-10T14:41:08Z">
        <w:r>
          <w:rPr>
            <w:rFonts w:hint="eastAsia" w:ascii="Times New Roman" w:hAnsi="Times New Roman"/>
            <w:color w:val="auto"/>
            <w:szCs w:val="24"/>
          </w:rPr>
          <w:delText>根据远程证明协议执行流程，给出以下信任传递属性的远程证明目标。</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08" w:author="Janusio" w:date="2018-03-10T14:41:08Z"/>
          <w:rFonts w:ascii="Times New Roman" w:hAnsi="Times New Roman"/>
          <w:color w:val="auto"/>
          <w:szCs w:val="24"/>
        </w:rPr>
      </w:pPr>
      <w:del w:id="11309" w:author="Janusio" w:date="2018-03-10T14:41:08Z">
        <w:r>
          <w:rPr>
            <w:rFonts w:ascii="Times New Roman" w:hAnsi="Times New Roman"/>
            <w:b/>
            <w:bCs/>
            <w:color w:val="auto"/>
            <w:szCs w:val="24"/>
          </w:rPr>
          <w:delText xml:space="preserve">定理 </w:delText>
        </w:r>
      </w:del>
      <w:del w:id="11310" w:author="Janusio" w:date="2018-03-10T14:41:08Z">
        <w:r>
          <w:rPr>
            <w:rFonts w:hint="eastAsia" w:ascii="Times New Roman" w:hAnsi="Times New Roman"/>
            <w:b/>
            <w:bCs/>
            <w:color w:val="auto"/>
            <w:szCs w:val="24"/>
          </w:rPr>
          <w:delText>4</w:delText>
        </w:r>
      </w:del>
      <w:del w:id="11311" w:author="Janusio" w:date="2018-03-10T14:41:08Z">
        <w:r>
          <w:rPr>
            <w:rFonts w:ascii="Times New Roman" w:hAnsi="Times New Roman"/>
            <w:color w:val="auto"/>
            <w:szCs w:val="24"/>
          </w:rPr>
          <w:delText>如果远程验证者确认</w:delText>
        </w:r>
      </w:del>
      <w:del w:id="11312" w:author="Janusio" w:date="2018-03-10T14:41:08Z">
        <w:r>
          <w:rPr>
            <w:rFonts w:hint="eastAsia" w:ascii="Times New Roman" w:hAnsi="Times New Roman"/>
            <w:color w:val="auto"/>
            <w:szCs w:val="24"/>
          </w:rPr>
          <w:delText>TJP</w:delText>
        </w:r>
      </w:del>
      <w:del w:id="11313" w:author="Janusio" w:date="2018-03-10T14:41:08Z">
        <w:r>
          <w:rPr>
            <w:rFonts w:ascii="Times New Roman" w:hAnsi="Times New Roman"/>
            <w:color w:val="auto"/>
            <w:szCs w:val="24"/>
          </w:rPr>
          <w:delText>提供的度量值是唯一的、正确的，那么该</w:delText>
        </w:r>
      </w:del>
      <w:del w:id="11314" w:author="Janusio" w:date="2018-03-10T14:41:08Z">
        <w:r>
          <w:rPr>
            <w:rFonts w:hint="eastAsia" w:ascii="Times New Roman" w:hAnsi="Times New Roman"/>
            <w:color w:val="auto"/>
            <w:szCs w:val="24"/>
          </w:rPr>
          <w:delText>TJP</w:delText>
        </w:r>
      </w:del>
      <w:del w:id="11315" w:author="Janusio" w:date="2018-03-10T14:41:08Z">
        <w:r>
          <w:rPr>
            <w:rFonts w:ascii="Times New Roman" w:hAnsi="Times New Roman"/>
            <w:color w:val="auto"/>
            <w:szCs w:val="24"/>
          </w:rPr>
          <w:delText>对应的PCR值一定是如下的确定序列</w:delText>
        </w:r>
      </w:del>
      <w:del w:id="11316" w:author="Janusio" w:date="2018-03-10T14:41:08Z">
        <w:r>
          <w:rPr>
            <w:rFonts w:hint="eastAsia" w:ascii="Times New Roman" w:hAnsi="Times New Roman"/>
            <w:i/>
            <w:iCs/>
            <w:color w:val="auto"/>
            <w:szCs w:val="24"/>
          </w:rPr>
          <w:delText>seq</w:delText>
        </w:r>
      </w:del>
      <w:del w:id="11317" w:author="Janusio" w:date="2018-03-10T14:41:08Z">
        <w:r>
          <w:rPr>
            <w:rFonts w:hint="eastAsia" w:ascii="Times New Roman" w:hAnsi="Times New Roman"/>
            <w:iCs/>
            <w:color w:val="auto"/>
            <w:szCs w:val="24"/>
          </w:rPr>
          <w:delText>(</w:delText>
        </w:r>
      </w:del>
      <w:del w:id="11318" w:author="Janusio" w:date="2018-03-10T14:41:08Z">
        <w:r>
          <w:rPr>
            <w:rFonts w:hint="eastAsia" w:ascii="Times New Roman" w:hAnsi="Times New Roman"/>
            <w:i/>
            <w:iCs/>
            <w:color w:val="auto"/>
            <w:szCs w:val="24"/>
          </w:rPr>
          <w:delText>vTPM Builder</w:delText>
        </w:r>
      </w:del>
      <w:del w:id="11319" w:author="Janusio" w:date="2018-03-10T14:41:08Z">
        <w:r>
          <w:rPr>
            <w:rFonts w:hint="eastAsia" w:ascii="Times New Roman" w:hAnsi="Times New Roman"/>
            <w:iCs/>
            <w:color w:val="auto"/>
            <w:szCs w:val="24"/>
          </w:rPr>
          <w:delText>(</w:delText>
        </w:r>
      </w:del>
      <w:del w:id="11320" w:author="Janusio" w:date="2018-03-10T14:41:08Z">
        <w:r>
          <w:rPr>
            <w:rFonts w:hint="eastAsia" w:ascii="Times New Roman" w:hAnsi="Times New Roman"/>
            <w:i/>
            <w:iCs/>
            <w:color w:val="auto"/>
            <w:szCs w:val="24"/>
          </w:rPr>
          <w:delText>TJP</w:delText>
        </w:r>
      </w:del>
      <w:del w:id="11321" w:author="Janusio" w:date="2018-03-10T14:41:08Z">
        <w:r>
          <w:rPr>
            <w:rFonts w:hint="eastAsia" w:ascii="Times New Roman" w:hAnsi="Times New Roman"/>
            <w:iCs/>
            <w:color w:val="auto"/>
            <w:szCs w:val="24"/>
          </w:rPr>
          <w:delText>),</w:delText>
        </w:r>
      </w:del>
      <w:del w:id="11322" w:author="Janusio" w:date="2018-03-10T14:41:08Z">
        <w:r>
          <w:rPr>
            <w:rFonts w:hint="eastAsia" w:ascii="Times New Roman" w:hAnsi="Times New Roman"/>
            <w:i/>
            <w:iCs/>
            <w:color w:val="auto"/>
            <w:szCs w:val="24"/>
          </w:rPr>
          <w:delText>vTPM-VM Binding</w:delText>
        </w:r>
      </w:del>
      <w:del w:id="11323" w:author="Janusio" w:date="2018-03-10T14:41:08Z">
        <w:r>
          <w:rPr>
            <w:rFonts w:hint="eastAsia" w:ascii="Times New Roman" w:hAnsi="Times New Roman"/>
            <w:iCs/>
            <w:color w:val="auto"/>
            <w:szCs w:val="24"/>
          </w:rPr>
          <w:delText>(</w:delText>
        </w:r>
      </w:del>
      <w:del w:id="11324" w:author="Janusio" w:date="2018-03-10T14:41:08Z">
        <w:r>
          <w:rPr>
            <w:rFonts w:hint="eastAsia" w:ascii="Times New Roman" w:hAnsi="Times New Roman"/>
            <w:i/>
            <w:iCs/>
            <w:color w:val="auto"/>
            <w:szCs w:val="24"/>
          </w:rPr>
          <w:delText>TJP</w:delText>
        </w:r>
      </w:del>
      <w:del w:id="11325" w:author="Janusio" w:date="2018-03-10T14:41:08Z">
        <w:r>
          <w:rPr>
            <w:rFonts w:hint="eastAsia" w:ascii="Times New Roman" w:hAnsi="Times New Roman"/>
            <w:iCs/>
            <w:color w:val="auto"/>
            <w:szCs w:val="24"/>
          </w:rPr>
          <w:delText>),</w:delText>
        </w:r>
      </w:del>
      <w:del w:id="11326" w:author="Janusio" w:date="2018-03-10T14:41:08Z">
        <w:r>
          <w:rPr>
            <w:rFonts w:hint="eastAsia" w:ascii="Times New Roman" w:hAnsi="Times New Roman"/>
            <w:i/>
            <w:iCs/>
            <w:color w:val="auto"/>
            <w:szCs w:val="24"/>
          </w:rPr>
          <w:delText>VM Builder</w:delText>
        </w:r>
      </w:del>
      <w:del w:id="11327" w:author="Janusio" w:date="2018-03-10T14:41:08Z">
        <w:r>
          <w:rPr>
            <w:rFonts w:hint="eastAsia" w:ascii="Times New Roman" w:hAnsi="Times New Roman"/>
            <w:iCs/>
            <w:color w:val="auto"/>
            <w:szCs w:val="24"/>
          </w:rPr>
          <w:delText>(</w:delText>
        </w:r>
      </w:del>
      <w:del w:id="11328" w:author="Janusio" w:date="2018-03-10T14:41:08Z">
        <w:r>
          <w:rPr>
            <w:rFonts w:hint="eastAsia" w:ascii="Times New Roman" w:hAnsi="Times New Roman"/>
            <w:i/>
            <w:iCs/>
            <w:color w:val="auto"/>
            <w:szCs w:val="24"/>
          </w:rPr>
          <w:delText>TJP</w:delText>
        </w:r>
      </w:del>
      <w:del w:id="11329" w:author="Janusio" w:date="2018-03-10T14:41:08Z">
        <w:r>
          <w:rPr>
            <w:rFonts w:hint="eastAsia" w:ascii="Times New Roman" w:hAnsi="Times New Roman"/>
            <w:iCs/>
            <w:color w:val="auto"/>
            <w:szCs w:val="24"/>
          </w:rPr>
          <w:delText>))</w:delText>
        </w:r>
      </w:del>
      <w:del w:id="11330" w:author="Janusio" w:date="2018-03-10T14:41:08Z">
        <w:r>
          <w:rPr>
            <w:rFonts w:ascii="Times New Roman" w:hAnsi="Times New Roman"/>
            <w:color w:val="auto"/>
            <w:szCs w:val="24"/>
          </w:rPr>
          <w:delText>，因为根据定理</w:delText>
        </w:r>
      </w:del>
      <w:del w:id="11331" w:author="Janusio" w:date="2018-03-10T14:41:08Z">
        <w:r>
          <w:rPr>
            <w:rFonts w:hint="eastAsia" w:ascii="Times New Roman" w:hAnsi="Times New Roman"/>
            <w:color w:val="auto"/>
            <w:szCs w:val="24"/>
          </w:rPr>
          <w:delText>3</w:delText>
        </w:r>
      </w:del>
      <w:del w:id="11332" w:author="Janusio" w:date="2018-03-10T14:41:08Z">
        <w:r>
          <w:rPr>
            <w:rFonts w:ascii="Times New Roman" w:hAnsi="Times New Roman"/>
            <w:color w:val="auto"/>
            <w:szCs w:val="24"/>
          </w:rPr>
          <w:delText>可知，该序列表明该虚拟机的确执行了相应的信任链传递过程。</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33" w:author="Janusio" w:date="2018-03-10T14:41:08Z"/>
          <w:rFonts w:hint="eastAsia" w:ascii="Times New Roman" w:hAnsi="Times New Roman"/>
          <w:color w:val="auto"/>
          <w:szCs w:val="24"/>
        </w:rPr>
      </w:pPr>
      <w:del w:id="11334" w:author="Janusio" w:date="2018-03-10T14:41:08Z">
        <w:r>
          <w:rPr>
            <w:rFonts w:ascii="Times New Roman" w:hAnsi="Times New Roman"/>
            <w:color w:val="auto"/>
            <w:szCs w:val="24"/>
          </w:rPr>
          <w:delText>形式化表示为</w:delText>
        </w:r>
      </w:del>
      <w:del w:id="11335"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36" w:author="Janusio" w:date="2018-03-10T14:41:08Z"/>
          <w:rFonts w:hint="eastAsia" w:ascii="Times New Roman" w:hAnsi="Times New Roman"/>
          <w:color w:val="auto"/>
          <w:szCs w:val="24"/>
        </w:rPr>
      </w:pPr>
      <w:del w:id="11337" w:author="Janusio" w:date="2018-03-10T14:41:08Z"/>
      <w:del w:id="11338" w:author="Janusio" w:date="2018-03-10T14:41:08Z"/>
      <w:del w:id="11339" w:author="Janusio" w:date="2018-03-10T14:41:08Z"/>
      <w:del w:id="11340" w:author="Janusio" w:date="2018-03-10T14:41:08Z">
        <w:r>
          <w:rPr>
            <w:rFonts w:ascii="Times New Roman" w:hAnsi="Times New Roman"/>
            <w:color w:val="auto"/>
            <w:position w:val="-4"/>
            <w:szCs w:val="24"/>
          </w:rPr>
          <w:object>
            <v:shape id="_x0000_i1166"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166" DrawAspect="Content" ObjectID="_1468076010" r:id="rId352">
              <o:LockedField>false</o:LockedField>
            </o:OLEObject>
          </w:object>
        </w:r>
      </w:del>
      <w:del w:id="11342" w:author="Janusio" w:date="2018-03-10T14:41:08Z"/>
      <w:del w:id="11343" w:author="Janusio" w:date="2018-03-10T14:41:08Z">
        <w:r>
          <w:rPr>
            <w:rFonts w:hint="eastAsia" w:ascii="Times New Roman" w:hAnsi="Times New Roman"/>
            <w:color w:val="auto"/>
            <w:szCs w:val="24"/>
            <w:vertAlign w:val="subscript"/>
          </w:rPr>
          <w:delText>DRTM</w:delText>
        </w:r>
      </w:del>
      <w:del w:id="11344" w:author="Janusio" w:date="2018-03-10T14:41:08Z">
        <w:r>
          <w:rPr>
            <w:rFonts w:ascii="Times New Roman" w:hAnsi="Times New Roman"/>
            <w:color w:val="auto"/>
            <w:szCs w:val="24"/>
          </w:rPr>
          <w:delText>├</w:delText>
        </w:r>
      </w:del>
      <w:del w:id="11345" w:author="Janusio" w:date="2018-03-10T14:41:08Z">
        <w:r>
          <w:rPr>
            <w:rFonts w:hint="eastAsia" w:ascii="Times New Roman" w:hAnsi="Times New Roman"/>
            <w:color w:val="auto"/>
            <w:szCs w:val="24"/>
          </w:rPr>
          <w:delText xml:space="preserve"> [Verifier(</w:delText>
        </w:r>
      </w:del>
      <w:del w:id="11346" w:author="Janusio" w:date="2018-03-10T14:41:08Z">
        <w:r>
          <w:rPr>
            <w:rFonts w:hint="eastAsia" w:ascii="Times New Roman" w:hAnsi="Times New Roman"/>
            <w:i/>
            <w:iCs/>
            <w:color w:val="auto"/>
            <w:szCs w:val="24"/>
          </w:rPr>
          <w:delText>m</w:delText>
        </w:r>
      </w:del>
      <w:del w:id="11347" w:author="Janusio" w:date="2018-03-10T14:41:08Z">
        <w:r>
          <w:rPr>
            <w:rFonts w:hint="eastAsia" w:ascii="Times New Roman" w:hAnsi="Times New Roman"/>
            <w:color w:val="auto"/>
            <w:szCs w:val="24"/>
          </w:rPr>
          <w:delText>)]</w:delText>
        </w:r>
      </w:del>
      <w:del w:id="11348" w:author="Janusio" w:date="2018-03-10T14:41:08Z"/>
      <w:del w:id="11349" w:author="Janusio" w:date="2018-03-10T14:41:08Z"/>
      <w:del w:id="11350" w:author="Janusio" w:date="2018-03-10T14:41:08Z"/>
      <w:del w:id="11351" w:author="Janusio" w:date="2018-03-10T14:41:08Z">
        <w:r>
          <w:rPr>
            <w:rFonts w:hint="eastAsia" w:ascii="Times New Roman" w:hAnsi="Times New Roman"/>
            <w:color w:val="auto"/>
            <w:position w:val="-12"/>
            <w:szCs w:val="24"/>
          </w:rPr>
          <w:object>
            <v:shape id="_x0000_i1167" o:spt="75" type="#_x0000_t75" style="height:19pt;width:19pt;" o:ole="t" filled="f" o:preferrelative="t" stroked="f" coordsize="21600,21600">
              <v:path/>
              <v:fill on="f" focussize="0,0"/>
              <v:stroke on="f"/>
              <v:imagedata r:id="rId194" embosscolor="#FFFFFF" o:title=""/>
              <o:lock v:ext="edit" grouping="f" rotation="f" text="f" aspectratio="t"/>
              <w10:wrap type="none"/>
              <w10:anchorlock/>
            </v:shape>
            <o:OLEObject Type="Embed" ProgID="Equation.KSEE3" ShapeID="_x0000_i1167" DrawAspect="Content" ObjectID="_1468076011" r:id="rId353">
              <o:LockedField>false</o:LockedField>
            </o:OLEObject>
          </w:object>
        </w:r>
      </w:del>
      <w:del w:id="11353" w:author="Janusio" w:date="2018-03-10T14:41:08Z"/>
      <w:del w:id="11354" w:author="Janusio" w:date="2018-03-10T14:41:08Z"/>
      <w:del w:id="11355" w:author="Janusio" w:date="2018-03-10T14:41:08Z"/>
      <w:del w:id="11356" w:author="Janusio" w:date="2018-03-10T14:41:08Z"/>
      <w:del w:id="11357" w:author="Janusio" w:date="2018-03-10T14:41:08Z">
        <w:r>
          <w:rPr>
            <w:rFonts w:hint="eastAsia" w:ascii="Times New Roman" w:hAnsi="Times New Roman"/>
            <w:i/>
            <w:iCs/>
            <w:color w:val="auto"/>
            <w:position w:val="-4"/>
            <w:szCs w:val="24"/>
          </w:rPr>
          <w:object>
            <v:shape id="_x0000_i1168"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68" DrawAspect="Content" ObjectID="_1468076012" r:id="rId354">
              <o:LockedField>false</o:LockedField>
            </o:OLEObject>
          </w:object>
        </w:r>
      </w:del>
      <w:del w:id="11359" w:author="Janusio" w:date="2018-03-10T14:41:08Z"/>
      <w:del w:id="11360" w:author="Janusio" w:date="2018-03-10T14:41:08Z">
        <w:r>
          <w:rPr>
            <w:rFonts w:hint="eastAsia" w:ascii="Times New Roman" w:hAnsi="Times New Roman"/>
            <w:i/>
            <w:iCs/>
            <w:color w:val="auto"/>
            <w:szCs w:val="24"/>
          </w:rPr>
          <w:delText>t.</w:delText>
        </w:r>
      </w:del>
      <w:del w:id="11361" w:author="Janusio" w:date="2018-03-10T14:41:08Z">
        <w:r>
          <w:rPr>
            <w:rFonts w:hint="eastAsia" w:ascii="Times New Roman" w:hAnsi="Times New Roman"/>
            <w:color w:val="auto"/>
            <w:szCs w:val="24"/>
          </w:rPr>
          <w:delText>(</w:delText>
        </w:r>
      </w:del>
      <w:del w:id="11362" w:author="Janusio" w:date="2018-03-10T14:41:08Z">
        <w:r>
          <w:rPr>
            <w:rFonts w:hint="eastAsia" w:ascii="Times New Roman" w:hAnsi="Times New Roman"/>
            <w:i/>
            <w:iCs/>
            <w:color w:val="auto"/>
            <w:szCs w:val="24"/>
          </w:rPr>
          <w:delText>t&lt;t</w:delText>
        </w:r>
      </w:del>
      <w:del w:id="11363" w:author="Janusio" w:date="2018-03-10T14:41:08Z">
        <w:r>
          <w:rPr>
            <w:rFonts w:hint="eastAsia" w:ascii="Times New Roman" w:hAnsi="Times New Roman"/>
            <w:i/>
            <w:iCs/>
            <w:color w:val="auto"/>
            <w:szCs w:val="24"/>
            <w:vertAlign w:val="subscript"/>
          </w:rPr>
          <w:delText>e</w:delText>
        </w:r>
      </w:del>
      <w:del w:id="11364" w:author="Janusio" w:date="2018-03-10T14:41:08Z">
        <w:r>
          <w:rPr>
            <w:rFonts w:hint="eastAsia" w:ascii="Times New Roman" w:hAnsi="Times New Roman"/>
            <w:color w:val="auto"/>
            <w:szCs w:val="24"/>
          </w:rPr>
          <w:delText>)</w:delText>
        </w:r>
      </w:del>
      <w:del w:id="11365" w:author="Janusio" w:date="2018-03-10T14:41:08Z"/>
      <w:del w:id="11366" w:author="Janusio" w:date="2018-03-10T14:41:08Z"/>
      <w:del w:id="11367" w:author="Janusio" w:date="2018-03-10T14:41:08Z"/>
      <w:del w:id="11368" w:author="Janusio" w:date="2018-03-10T14:41:08Z">
        <w:r>
          <w:rPr>
            <w:rFonts w:hint="eastAsia" w:ascii="Times New Roman" w:hAnsi="Times New Roman"/>
            <w:color w:val="auto"/>
            <w:position w:val="-4"/>
            <w:szCs w:val="24"/>
          </w:rPr>
          <w:object>
            <v:shape id="_x0000_i1169"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69" DrawAspect="Content" ObjectID="_1468076013" r:id="rId355">
              <o:LockedField>false</o:LockedField>
            </o:OLEObject>
          </w:object>
        </w:r>
      </w:del>
      <w:del w:id="11370" w:author="Janusio" w:date="2018-03-10T14:41:08Z"/>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71" w:author="Janusio" w:date="2018-03-10T14:41:08Z"/>
          <w:rFonts w:hint="eastAsia" w:ascii="Times New Roman" w:hAnsi="Times New Roman"/>
          <w:iCs/>
          <w:color w:val="auto"/>
          <w:szCs w:val="24"/>
        </w:rPr>
      </w:pPr>
      <w:del w:id="11372" w:author="Janusio" w:date="2018-03-10T14:41:08Z">
        <w:r>
          <w:rPr>
            <w:rFonts w:hint="eastAsia" w:ascii="Times New Roman" w:hAnsi="Times New Roman"/>
            <w:color w:val="auto"/>
            <w:szCs w:val="24"/>
          </w:rPr>
          <w:delText>(Mem(</w:delText>
        </w:r>
      </w:del>
      <w:del w:id="11373" w:author="Janusio" w:date="2018-03-10T14:41:08Z">
        <w:r>
          <w:rPr>
            <w:rFonts w:hint="eastAsia" w:ascii="Times New Roman" w:hAnsi="Times New Roman"/>
            <w:i/>
            <w:iCs/>
            <w:color w:val="auto"/>
            <w:szCs w:val="24"/>
          </w:rPr>
          <w:delText>m.pcr.d</w:delText>
        </w:r>
      </w:del>
      <w:del w:id="11374" w:author="Janusio" w:date="2018-03-10T14:41:08Z">
        <w:r>
          <w:rPr>
            <w:rFonts w:hint="eastAsia" w:ascii="Times New Roman" w:hAnsi="Times New Roman"/>
            <w:color w:val="auto"/>
            <w:szCs w:val="24"/>
          </w:rPr>
          <w:delText>,</w:delText>
        </w:r>
      </w:del>
      <w:del w:id="11375" w:author="Janusio" w:date="2018-03-10T14:41:08Z">
        <w:r>
          <w:rPr>
            <w:rFonts w:hint="eastAsia" w:ascii="Times New Roman" w:hAnsi="Times New Roman"/>
            <w:i/>
            <w:iCs/>
            <w:color w:val="auto"/>
            <w:szCs w:val="24"/>
          </w:rPr>
          <w:delText>seq</w:delText>
        </w:r>
      </w:del>
      <w:del w:id="11376" w:author="Janusio" w:date="2018-03-10T14:41:08Z">
        <w:r>
          <w:rPr>
            <w:rFonts w:hint="eastAsia" w:ascii="Times New Roman" w:hAnsi="Times New Roman"/>
            <w:iCs/>
            <w:color w:val="auto"/>
            <w:szCs w:val="24"/>
          </w:rPr>
          <w:delText>(</w:delText>
        </w:r>
      </w:del>
      <w:del w:id="11377" w:author="Janusio" w:date="2018-03-10T14:41:08Z">
        <w:r>
          <w:rPr>
            <w:rFonts w:hint="eastAsia" w:ascii="Times New Roman" w:hAnsi="Times New Roman"/>
            <w:i/>
            <w:iCs/>
            <w:color w:val="auto"/>
            <w:szCs w:val="24"/>
          </w:rPr>
          <w:delText>vTPM Builder</w:delText>
        </w:r>
      </w:del>
      <w:del w:id="11378" w:author="Janusio" w:date="2018-03-10T14:41:08Z">
        <w:r>
          <w:rPr>
            <w:rFonts w:hint="eastAsia" w:ascii="Times New Roman" w:hAnsi="Times New Roman"/>
            <w:iCs/>
            <w:color w:val="auto"/>
            <w:szCs w:val="24"/>
          </w:rPr>
          <w:delText>(</w:delText>
        </w:r>
      </w:del>
      <w:del w:id="11379" w:author="Janusio" w:date="2018-03-10T14:41:08Z">
        <w:r>
          <w:rPr>
            <w:rFonts w:hint="eastAsia" w:ascii="Times New Roman" w:hAnsi="Times New Roman"/>
            <w:i/>
            <w:iCs/>
            <w:color w:val="auto"/>
            <w:szCs w:val="24"/>
          </w:rPr>
          <w:delText>TJP</w:delText>
        </w:r>
      </w:del>
      <w:del w:id="11380" w:author="Janusio" w:date="2018-03-10T14:41:08Z">
        <w:r>
          <w:rPr>
            <w:rFonts w:hint="eastAsia" w:ascii="Times New Roman" w:hAnsi="Times New Roman"/>
            <w:iCs/>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81" w:author="Janusio" w:date="2018-03-10T14:41:08Z"/>
          <w:rFonts w:hint="eastAsia" w:ascii="Times New Roman" w:hAnsi="Times New Roman"/>
          <w:color w:val="auto"/>
          <w:szCs w:val="24"/>
        </w:rPr>
      </w:pPr>
      <w:del w:id="11382" w:author="Janusio" w:date="2018-03-10T14:41:08Z">
        <w:r>
          <w:rPr>
            <w:rFonts w:hint="eastAsia" w:ascii="Times New Roman" w:hAnsi="Times New Roman"/>
            <w:i/>
            <w:iCs/>
            <w:color w:val="auto"/>
            <w:szCs w:val="24"/>
          </w:rPr>
          <w:delText>vTPM-VMBinding</w:delText>
        </w:r>
      </w:del>
      <w:del w:id="11383" w:author="Janusio" w:date="2018-03-10T14:41:08Z">
        <w:r>
          <w:rPr>
            <w:rFonts w:hint="eastAsia" w:ascii="Times New Roman" w:hAnsi="Times New Roman"/>
            <w:iCs/>
            <w:color w:val="auto"/>
            <w:szCs w:val="24"/>
          </w:rPr>
          <w:delText>(</w:delText>
        </w:r>
      </w:del>
      <w:del w:id="11384" w:author="Janusio" w:date="2018-03-10T14:41:08Z">
        <w:r>
          <w:rPr>
            <w:rFonts w:hint="eastAsia" w:ascii="Times New Roman" w:hAnsi="Times New Roman"/>
            <w:i/>
            <w:iCs/>
            <w:color w:val="auto"/>
            <w:szCs w:val="24"/>
          </w:rPr>
          <w:delText>TJP</w:delText>
        </w:r>
      </w:del>
      <w:del w:id="11385" w:author="Janusio" w:date="2018-03-10T14:41:08Z">
        <w:r>
          <w:rPr>
            <w:rFonts w:hint="eastAsia" w:ascii="Times New Roman" w:hAnsi="Times New Roman"/>
            <w:iCs/>
            <w:color w:val="auto"/>
            <w:szCs w:val="24"/>
          </w:rPr>
          <w:delText>),</w:delText>
        </w:r>
      </w:del>
      <w:del w:id="11386" w:author="Janusio" w:date="2018-03-10T14:41:08Z">
        <w:r>
          <w:rPr>
            <w:rFonts w:hint="eastAsia" w:ascii="Times New Roman" w:hAnsi="Times New Roman"/>
            <w:i/>
            <w:iCs/>
            <w:color w:val="auto"/>
            <w:szCs w:val="24"/>
          </w:rPr>
          <w:delText>VM Builder</w:delText>
        </w:r>
      </w:del>
      <w:del w:id="11387" w:author="Janusio" w:date="2018-03-10T14:41:08Z">
        <w:r>
          <w:rPr>
            <w:rFonts w:hint="eastAsia" w:ascii="Times New Roman" w:hAnsi="Times New Roman"/>
            <w:iCs/>
            <w:color w:val="auto"/>
            <w:szCs w:val="24"/>
          </w:rPr>
          <w:delText>(</w:delText>
        </w:r>
      </w:del>
      <w:del w:id="11388" w:author="Janusio" w:date="2018-03-10T14:41:08Z">
        <w:r>
          <w:rPr>
            <w:rFonts w:hint="eastAsia" w:ascii="Times New Roman" w:hAnsi="Times New Roman"/>
            <w:i/>
            <w:iCs/>
            <w:color w:val="auto"/>
            <w:szCs w:val="24"/>
          </w:rPr>
          <w:delText>TJP</w:delText>
        </w:r>
      </w:del>
      <w:del w:id="11389" w:author="Janusio" w:date="2018-03-10T14:41:08Z">
        <w:r>
          <w:rPr>
            <w:rFonts w:hint="eastAsia" w:ascii="Times New Roman" w:hAnsi="Times New Roman"/>
            <w:iCs/>
            <w:color w:val="auto"/>
            <w:szCs w:val="24"/>
          </w:rPr>
          <w:delText>))</w:delText>
        </w:r>
      </w:del>
      <w:del w:id="11390" w:author="Janusio" w:date="2018-03-10T14:41:08Z">
        <w:r>
          <w:rPr>
            <w:rFonts w:hint="eastAsia" w:ascii="Times New Roman" w:hAnsi="Times New Roman"/>
            <w:color w:val="auto"/>
            <w:szCs w:val="24"/>
          </w:rPr>
          <w:delText>@</w:delText>
        </w:r>
      </w:del>
      <w:del w:id="11391" w:author="Janusio" w:date="2018-03-10T14:41:08Z">
        <w:r>
          <w:rPr>
            <w:rFonts w:hint="eastAsia" w:ascii="Times New Roman" w:hAnsi="Times New Roman"/>
            <w:i/>
            <w:iCs/>
            <w:color w:val="auto"/>
            <w:szCs w:val="24"/>
          </w:rPr>
          <w:delText>t</w:delText>
        </w:r>
      </w:del>
      <w:del w:id="11392" w:author="Janusio" w:date="2018-03-10T14:41:08Z">
        <w:r>
          <w:rPr>
            <w:rFonts w:hint="eastAsia" w:ascii="Times New Roman" w:hAnsi="Times New Roman"/>
            <w:color w:val="auto"/>
            <w:szCs w:val="24"/>
          </w:rPr>
          <w:delText xml:space="preserve">) </w:delText>
        </w:r>
      </w:del>
      <w:del w:id="11393" w:author="Janusio" w:date="2018-03-10T14:41:08Z">
        <w:r>
          <w:rPr>
            <w:rFonts w:hint="eastAsia"/>
            <w:color w:val="auto"/>
            <w:szCs w:val="24"/>
            <w:lang w:val="en-US" w:eastAsia="zh-CN"/>
          </w:rPr>
          <w:delText xml:space="preserve">    </w:delText>
        </w:r>
      </w:del>
      <w:del w:id="11394" w:author="Janusio" w:date="2018-03-10T14:41:08Z">
        <w:r>
          <w:rPr>
            <w:rFonts w:hint="eastAsia" w:ascii="Times New Roman" w:hAnsi="Times New Roman"/>
            <w:bCs/>
            <w:color w:val="auto"/>
            <w:szCs w:val="24"/>
          </w:rPr>
          <w:delText>(</w:delText>
        </w:r>
      </w:del>
      <w:del w:id="11395" w:author="Janusio" w:date="2018-03-10T14:41:08Z">
        <w:r>
          <w:rPr>
            <w:rFonts w:hint="eastAsia" w:ascii="Times New Roman" w:hAnsi="Times New Roman"/>
            <w:b/>
            <w:bCs/>
            <w:color w:val="auto"/>
            <w:szCs w:val="24"/>
          </w:rPr>
          <w:delText>16</w:delText>
        </w:r>
      </w:del>
      <w:del w:id="11396" w:author="Janusio" w:date="2018-03-10T14:41:08Z">
        <w:r>
          <w:rPr>
            <w:rFonts w:hint="eastAsia" w:ascii="Times New Roman" w:hAnsi="Times New Roman"/>
            <w:bCs/>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397" w:author="Janusio" w:date="2018-03-10T14:41:08Z"/>
          <w:rFonts w:hint="eastAsia" w:ascii="Times New Roman" w:hAnsi="Times New Roman"/>
          <w:color w:val="auto"/>
          <w:szCs w:val="24"/>
        </w:rPr>
      </w:pPr>
      <w:del w:id="11398" w:author="Janusio" w:date="2018-03-10T14:41:08Z"/>
      <w:del w:id="11399" w:author="Janusio" w:date="2018-03-10T14:41:08Z"/>
      <w:del w:id="11400" w:author="Janusio" w:date="2018-03-10T14:41:08Z"/>
      <w:del w:id="11401" w:author="Janusio" w:date="2018-03-10T14:41:08Z">
        <w:r>
          <w:rPr>
            <w:rFonts w:ascii="Times New Roman" w:hAnsi="Times New Roman"/>
            <w:color w:val="auto"/>
            <w:position w:val="-4"/>
            <w:szCs w:val="24"/>
          </w:rPr>
          <w:object>
            <v:shape id="_x0000_i1170" o:spt="75" type="#_x0000_t75" style="height:12pt;width:11pt;" o:ole="t" filled="f" o:preferrelative="t" stroked="f" coordsize="21600,21600">
              <v:path/>
              <v:fill on="f" focussize="0,0"/>
              <v:stroke on="f"/>
              <v:imagedata r:id="rId99" embosscolor="#FFFFFF" o:title=""/>
              <o:lock v:ext="edit" grouping="f" rotation="f" text="f" aspectratio="t"/>
              <w10:wrap type="none"/>
              <w10:anchorlock/>
            </v:shape>
            <o:OLEObject Type="Embed" ProgID="Equation.KSEE3" ShapeID="_x0000_i1170" DrawAspect="Content" ObjectID="_1468076014" r:id="rId356">
              <o:LockedField>false</o:LockedField>
            </o:OLEObject>
          </w:object>
        </w:r>
      </w:del>
      <w:del w:id="11403" w:author="Janusio" w:date="2018-03-10T14:41:08Z"/>
      <w:del w:id="11404" w:author="Janusio" w:date="2018-03-10T14:41:08Z">
        <w:r>
          <w:rPr>
            <w:rFonts w:hint="eastAsia" w:ascii="Times New Roman" w:hAnsi="Times New Roman"/>
            <w:color w:val="auto"/>
            <w:szCs w:val="24"/>
            <w:vertAlign w:val="subscript"/>
          </w:rPr>
          <w:delText>DRTM</w:delText>
        </w:r>
      </w:del>
      <w:del w:id="11405" w:author="Janusio" w:date="2018-03-10T14:41:08Z">
        <w:r>
          <w:rPr>
            <w:rFonts w:hint="eastAsia" w:ascii="Times New Roman" w:hAnsi="Times New Roman"/>
            <w:color w:val="auto"/>
            <w:szCs w:val="24"/>
          </w:rPr>
          <w:delText>，Protected</w:delText>
        </w:r>
      </w:del>
      <w:del w:id="11406" w:author="Janusio" w:date="2018-03-10T14:41:08Z">
        <w:r>
          <w:rPr>
            <w:rFonts w:hint="eastAsia" w:ascii="Times New Roman" w:hAnsi="Times New Roman"/>
            <w:color w:val="auto"/>
            <w:szCs w:val="24"/>
            <w:vertAlign w:val="subscript"/>
          </w:rPr>
          <w:delText>SRTM</w:delText>
        </w:r>
      </w:del>
      <w:del w:id="11407" w:author="Janusio" w:date="2018-03-10T14:41:08Z">
        <w:r>
          <w:rPr>
            <w:rFonts w:hint="eastAsia" w:ascii="Times New Roman" w:hAnsi="Times New Roman"/>
            <w:color w:val="auto"/>
            <w:szCs w:val="24"/>
          </w:rPr>
          <w:delText>(</w:delText>
        </w:r>
      </w:del>
      <w:del w:id="11408" w:author="Janusio" w:date="2018-03-10T14:41:08Z">
        <w:r>
          <w:rPr>
            <w:rFonts w:hint="eastAsia" w:ascii="Times New Roman" w:hAnsi="Times New Roman"/>
            <w:i/>
            <w:iCs/>
            <w:color w:val="auto"/>
            <w:szCs w:val="24"/>
          </w:rPr>
          <w:delText>m</w:delText>
        </w:r>
      </w:del>
      <w:del w:id="11409" w:author="Janusio" w:date="2018-03-10T14:41:08Z">
        <w:r>
          <w:rPr>
            <w:rFonts w:hint="eastAsia" w:ascii="Times New Roman" w:hAnsi="Times New Roman"/>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410" w:author="Janusio" w:date="2018-03-10T14:41:08Z"/>
          <w:rFonts w:hint="eastAsia" w:ascii="Times New Roman" w:hAnsi="Times New Roman"/>
          <w:color w:val="auto"/>
          <w:szCs w:val="24"/>
        </w:rPr>
      </w:pPr>
      <w:del w:id="11411" w:author="Janusio" w:date="2018-03-10T14:41:08Z">
        <w:r>
          <w:rPr>
            <w:rFonts w:ascii="Times New Roman" w:hAnsi="Times New Roman"/>
            <w:color w:val="auto"/>
            <w:szCs w:val="24"/>
          </w:rPr>
          <w:delText>├</w:delText>
        </w:r>
      </w:del>
      <w:del w:id="11412" w:author="Janusio" w:date="2018-03-10T14:41:08Z">
        <w:r>
          <w:rPr>
            <w:rFonts w:hint="eastAsia" w:ascii="Times New Roman" w:hAnsi="Times New Roman"/>
            <w:color w:val="auto"/>
            <w:szCs w:val="24"/>
          </w:rPr>
          <w:delText>[Verifier(</w:delText>
        </w:r>
      </w:del>
      <w:del w:id="11413" w:author="Janusio" w:date="2018-03-10T14:41:08Z">
        <w:r>
          <w:rPr>
            <w:rFonts w:hint="eastAsia" w:ascii="Times New Roman" w:hAnsi="Times New Roman"/>
            <w:i/>
            <w:iCs/>
            <w:color w:val="auto"/>
            <w:szCs w:val="24"/>
          </w:rPr>
          <w:delText>m</w:delText>
        </w:r>
      </w:del>
      <w:del w:id="11414" w:author="Janusio" w:date="2018-03-10T14:41:08Z">
        <w:r>
          <w:rPr>
            <w:rFonts w:hint="eastAsia" w:ascii="Times New Roman" w:hAnsi="Times New Roman"/>
            <w:color w:val="auto"/>
            <w:szCs w:val="24"/>
          </w:rPr>
          <w:delText>)]</w:delText>
        </w:r>
      </w:del>
      <w:del w:id="11415" w:author="Janusio" w:date="2018-03-10T14:41:08Z"/>
      <w:del w:id="11416" w:author="Janusio" w:date="2018-03-10T14:41:08Z"/>
      <w:del w:id="11417" w:author="Janusio" w:date="2018-03-10T14:41:08Z"/>
      <w:del w:id="11418" w:author="Janusio" w:date="2018-03-10T14:41:08Z">
        <w:r>
          <w:rPr>
            <w:rFonts w:hint="eastAsia" w:ascii="Times New Roman" w:hAnsi="Times New Roman"/>
            <w:color w:val="auto"/>
            <w:position w:val="-12"/>
            <w:szCs w:val="24"/>
          </w:rPr>
          <w:object>
            <v:shape id="_x0000_i1171" o:spt="75" type="#_x0000_t75" style="height:19pt;width:19pt;" o:ole="t" filled="f" o:preferrelative="t" stroked="f" coordsize="21600,21600">
              <v:path/>
              <v:fill on="f" focussize="0,0"/>
              <v:stroke on="f"/>
              <v:imagedata r:id="rId199" embosscolor="#FFFFFF" o:title=""/>
              <o:lock v:ext="edit" grouping="f" rotation="f" text="f" aspectratio="t"/>
              <w10:wrap type="none"/>
              <w10:anchorlock/>
            </v:shape>
            <o:OLEObject Type="Embed" ProgID="Equation.KSEE3" ShapeID="_x0000_i1171" DrawAspect="Content" ObjectID="_1468076015" r:id="rId357">
              <o:LockedField>false</o:LockedField>
            </o:OLEObject>
          </w:object>
        </w:r>
      </w:del>
      <w:del w:id="11420" w:author="Janusio" w:date="2018-03-10T14:41:08Z"/>
      <w:del w:id="11421" w:author="Janusio" w:date="2018-03-10T14:41:08Z"/>
      <w:del w:id="11422" w:author="Janusio" w:date="2018-03-10T14:41:08Z"/>
      <w:del w:id="11423" w:author="Janusio" w:date="2018-03-10T14:41:08Z"/>
      <w:del w:id="11424" w:author="Janusio" w:date="2018-03-10T14:41:08Z">
        <w:r>
          <w:rPr>
            <w:rFonts w:hint="eastAsia" w:ascii="Times New Roman" w:hAnsi="Times New Roman"/>
            <w:i/>
            <w:iCs/>
            <w:color w:val="auto"/>
            <w:position w:val="-4"/>
            <w:szCs w:val="24"/>
          </w:rPr>
          <w:object>
            <v:shape id="_x0000_i1172" o:spt="75" type="#_x0000_t75" style="height:12pt;width:10pt;" o:ole="t" filled="f" o:preferrelative="t" stroked="f" coordsize="21600,21600">
              <v:path/>
              <v:fill on="f" focussize="0,0"/>
              <v:stroke on="f"/>
              <v:imagedata r:id="rId44" embosscolor="#FFFFFF" o:title=""/>
              <o:lock v:ext="edit" grouping="f" rotation="f" text="f" aspectratio="t"/>
              <w10:wrap type="none"/>
              <w10:anchorlock/>
            </v:shape>
            <o:OLEObject Type="Embed" ProgID="Equation.KSEE3" ShapeID="_x0000_i1172" DrawAspect="Content" ObjectID="_1468076016" r:id="rId358">
              <o:LockedField>false</o:LockedField>
            </o:OLEObject>
          </w:object>
        </w:r>
      </w:del>
      <w:del w:id="11426" w:author="Janusio" w:date="2018-03-10T14:41:08Z"/>
      <w:del w:id="11427" w:author="Janusio" w:date="2018-03-10T14:41:08Z">
        <w:r>
          <w:rPr>
            <w:rFonts w:hint="eastAsia" w:ascii="Times New Roman" w:hAnsi="Times New Roman"/>
            <w:i/>
            <w:iCs/>
            <w:color w:val="auto"/>
            <w:szCs w:val="24"/>
          </w:rPr>
          <w:delText>t.</w:delText>
        </w:r>
      </w:del>
      <w:del w:id="11428" w:author="Janusio" w:date="2018-03-10T14:41:08Z">
        <w:r>
          <w:rPr>
            <w:rFonts w:hint="eastAsia" w:ascii="Times New Roman" w:hAnsi="Times New Roman"/>
            <w:color w:val="auto"/>
            <w:szCs w:val="24"/>
          </w:rPr>
          <w:delText>(</w:delText>
        </w:r>
      </w:del>
      <w:del w:id="11429" w:author="Janusio" w:date="2018-03-10T14:41:08Z">
        <w:r>
          <w:rPr>
            <w:rFonts w:hint="eastAsia" w:ascii="Times New Roman" w:hAnsi="Times New Roman"/>
            <w:i/>
            <w:iCs/>
            <w:color w:val="auto"/>
            <w:szCs w:val="24"/>
          </w:rPr>
          <w:delText>t&lt;t</w:delText>
        </w:r>
      </w:del>
      <w:del w:id="11430" w:author="Janusio" w:date="2018-03-10T14:41:08Z">
        <w:r>
          <w:rPr>
            <w:rFonts w:hint="eastAsia" w:ascii="Times New Roman" w:hAnsi="Times New Roman"/>
            <w:i/>
            <w:iCs/>
            <w:color w:val="auto"/>
            <w:szCs w:val="24"/>
            <w:vertAlign w:val="subscript"/>
          </w:rPr>
          <w:delText>E</w:delText>
        </w:r>
      </w:del>
      <w:del w:id="11431" w:author="Janusio" w:date="2018-03-10T14:41:08Z">
        <w:r>
          <w:rPr>
            <w:rFonts w:hint="eastAsia" w:ascii="Times New Roman" w:hAnsi="Times New Roman"/>
            <w:color w:val="auto"/>
            <w:szCs w:val="24"/>
          </w:rPr>
          <w:delText>)</w:delText>
        </w:r>
      </w:del>
      <w:del w:id="11432" w:author="Janusio" w:date="2018-03-10T14:41:08Z"/>
      <w:del w:id="11433" w:author="Janusio" w:date="2018-03-10T14:41:08Z"/>
      <w:del w:id="11434" w:author="Janusio" w:date="2018-03-10T14:41:08Z"/>
      <w:del w:id="11435" w:author="Janusio" w:date="2018-03-10T14:41:08Z">
        <w:r>
          <w:rPr>
            <w:rFonts w:hint="eastAsia" w:ascii="Times New Roman" w:hAnsi="Times New Roman"/>
            <w:color w:val="auto"/>
            <w:position w:val="-4"/>
            <w:szCs w:val="24"/>
          </w:rPr>
          <w:object>
            <v:shape id="_x0000_i1173" o:spt="75" type="#_x0000_t75" style="height:10pt;width:11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173" DrawAspect="Content" ObjectID="_1468076017" r:id="rId359">
              <o:LockedField>false</o:LockedField>
            </o:OLEObject>
          </w:object>
        </w:r>
      </w:del>
      <w:del w:id="11437" w:author="Janusio" w:date="2018-03-10T14:41:08Z"/>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438" w:author="Janusio" w:date="2018-03-10T14:41:08Z"/>
          <w:rFonts w:hint="eastAsia" w:ascii="Times New Roman" w:hAnsi="Times New Roman"/>
          <w:color w:val="auto"/>
          <w:szCs w:val="24"/>
        </w:rPr>
      </w:pPr>
      <w:del w:id="11439" w:author="Janusio" w:date="2018-03-10T14:41:08Z">
        <w:r>
          <w:rPr>
            <w:rFonts w:hint="eastAsia" w:ascii="Times New Roman" w:hAnsi="Times New Roman"/>
            <w:color w:val="auto"/>
            <w:szCs w:val="24"/>
          </w:rPr>
          <w:delText>MeasureBoot</w:delText>
        </w:r>
      </w:del>
      <w:del w:id="11440" w:author="Janusio" w:date="2018-03-10T14:41:08Z">
        <w:r>
          <w:rPr>
            <w:rFonts w:hint="eastAsia" w:ascii="Times New Roman" w:hAnsi="Times New Roman"/>
            <w:color w:val="auto"/>
            <w:szCs w:val="24"/>
            <w:vertAlign w:val="subscript"/>
          </w:rPr>
          <w:delText>DRTM</w:delText>
        </w:r>
      </w:del>
      <w:del w:id="11441" w:author="Janusio" w:date="2018-03-10T14:41:08Z">
        <w:r>
          <w:rPr>
            <w:rFonts w:hint="eastAsia" w:ascii="Times New Roman" w:hAnsi="Times New Roman"/>
            <w:color w:val="auto"/>
            <w:szCs w:val="24"/>
          </w:rPr>
          <w:delText>(</w:delText>
        </w:r>
      </w:del>
      <w:del w:id="11442" w:author="Janusio" w:date="2018-03-10T14:41:08Z">
        <w:r>
          <w:rPr>
            <w:rFonts w:hint="eastAsia" w:ascii="Times New Roman" w:hAnsi="Times New Roman"/>
            <w:i/>
            <w:iCs/>
            <w:color w:val="auto"/>
            <w:szCs w:val="24"/>
          </w:rPr>
          <w:delText>m</w:delText>
        </w:r>
      </w:del>
      <w:del w:id="11443" w:author="Janusio" w:date="2018-03-10T14:41:08Z">
        <w:r>
          <w:rPr>
            <w:rFonts w:hint="eastAsia" w:ascii="Times New Roman" w:hAnsi="Times New Roman"/>
            <w:color w:val="auto"/>
            <w:szCs w:val="24"/>
          </w:rPr>
          <w:delText>,</w:delText>
        </w:r>
      </w:del>
      <w:del w:id="11444" w:author="Janusio" w:date="2018-03-10T14:41:08Z">
        <w:r>
          <w:rPr>
            <w:rFonts w:hint="eastAsia" w:ascii="Times New Roman" w:hAnsi="Times New Roman"/>
            <w:i/>
            <w:iCs/>
            <w:color w:val="auto"/>
            <w:szCs w:val="24"/>
          </w:rPr>
          <w:delText>t</w:delText>
        </w:r>
      </w:del>
      <w:del w:id="11445" w:author="Janusio" w:date="2018-03-10T14:41:08Z">
        <w:r>
          <w:rPr>
            <w:rFonts w:hint="eastAsia" w:ascii="Times New Roman" w:hAnsi="Times New Roman"/>
            <w:color w:val="auto"/>
            <w:szCs w:val="24"/>
          </w:rPr>
          <w:delText xml:space="preserve">)    </w:delText>
        </w:r>
      </w:del>
      <w:del w:id="11446" w:author="Janusio" w:date="2018-03-10T14:41:08Z">
        <w:r>
          <w:rPr>
            <w:rFonts w:hint="eastAsia"/>
            <w:color w:val="auto"/>
            <w:szCs w:val="24"/>
            <w:lang w:val="en-US" w:eastAsia="zh-CN"/>
          </w:rPr>
          <w:delText xml:space="preserve">                  </w:delText>
        </w:r>
      </w:del>
      <w:del w:id="11447" w:author="Janusio" w:date="2018-03-10T14:41:08Z">
        <w:r>
          <w:rPr>
            <w:rFonts w:hint="eastAsia" w:ascii="Times New Roman" w:hAnsi="Times New Roman"/>
            <w:color w:val="auto"/>
            <w:szCs w:val="24"/>
          </w:rPr>
          <w:delText xml:space="preserve">  </w:delText>
        </w:r>
      </w:del>
      <w:del w:id="11448" w:author="Janusio" w:date="2018-03-10T14:41:08Z">
        <w:r>
          <w:rPr>
            <w:rFonts w:hint="eastAsia" w:ascii="Times New Roman" w:hAnsi="Times New Roman"/>
            <w:bCs/>
            <w:color w:val="auto"/>
            <w:szCs w:val="24"/>
          </w:rPr>
          <w:delText>(</w:delText>
        </w:r>
      </w:del>
      <w:del w:id="11449" w:author="Janusio" w:date="2018-03-10T14:41:08Z">
        <w:r>
          <w:rPr>
            <w:rFonts w:hint="eastAsia" w:ascii="Times New Roman" w:hAnsi="Times New Roman"/>
            <w:b/>
            <w:bCs/>
            <w:color w:val="auto"/>
            <w:szCs w:val="24"/>
          </w:rPr>
          <w:delText>17</w:delText>
        </w:r>
      </w:del>
      <w:del w:id="11450" w:author="Janusio" w:date="2018-03-10T14:41:08Z">
        <w:r>
          <w:rPr>
            <w:rFonts w:hint="eastAsia" w:ascii="Times New Roman" w:hAnsi="Times New Roman"/>
            <w:bCs/>
            <w:color w:val="auto"/>
            <w:szCs w:val="24"/>
          </w:rPr>
          <w:delText>)</w:delText>
        </w:r>
      </w:del>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del w:id="11451" w:author="Janusio" w:date="2018-03-10T14:41:08Z"/>
          <w:rFonts w:hint="eastAsia" w:ascii="Times New Roman" w:hAnsi="Times New Roman"/>
          <w:szCs w:val="24"/>
        </w:rPr>
      </w:pPr>
      <w:del w:id="11452" w:author="Janusio" w:date="2018-03-10T14:41:08Z">
        <w:r>
          <w:rPr>
            <w:rFonts w:hint="eastAsia"/>
            <w:color w:val="auto"/>
            <w:szCs w:val="24"/>
          </w:rPr>
          <w:delText>证明过程类似</w:delText>
        </w:r>
      </w:del>
      <w:del w:id="11453" w:author="Janusio" w:date="2018-03-10T14:41:08Z">
        <w:r>
          <w:rPr>
            <w:rFonts w:ascii="Times New Roman" w:hAnsi="Times New Roman"/>
            <w:color w:val="auto"/>
            <w:szCs w:val="24"/>
          </w:rPr>
          <w:delText>m</w:delText>
        </w:r>
      </w:del>
      <w:del w:id="11454" w:author="Janusio" w:date="2018-03-10T14:41:08Z">
        <w:r>
          <w:rPr>
            <w:rFonts w:hint="eastAsia"/>
            <w:color w:val="auto"/>
            <w:szCs w:val="24"/>
          </w:rPr>
          <w:delText>的信任链远程验证的证明，在此不再叙述。</w:delText>
        </w:r>
      </w:del>
    </w:p>
    <w:p>
      <w:pPr>
        <w:pStyle w:val="4"/>
        <w:spacing w:line="360" w:lineRule="auto"/>
        <w:ind w:firstLine="0" w:firstLineChars="0"/>
        <w:rPr>
          <w:del w:id="11455" w:author="Janusio" w:date="2018-03-10T14:41:08Z"/>
          <w:rFonts w:hint="eastAsia" w:ascii="Times New Roman" w:hAnsi="Times New Roman" w:eastAsia="黑体"/>
          <w:b/>
          <w:szCs w:val="24"/>
        </w:rPr>
      </w:pPr>
      <w:del w:id="11456" w:author="Janusio" w:date="2018-03-10T14:41:08Z">
        <w:r>
          <w:rPr>
            <w:rFonts w:hint="eastAsia" w:ascii="Times New Roman" w:hAnsi="Times New Roman" w:eastAsia="黑体"/>
            <w:b/>
            <w:szCs w:val="24"/>
            <w:lang w:val="en-US" w:eastAsia="zh-CN"/>
          </w:rPr>
          <w:delText>虚拟机vm的本地验证及远程证明</w:delText>
        </w:r>
      </w:del>
    </w:p>
    <w:p>
      <w:pPr>
        <w:pStyle w:val="27"/>
        <w:numPr>
          <w:ilvl w:val="0"/>
          <w:numId w:val="0"/>
        </w:numPr>
        <w:spacing w:line="360" w:lineRule="auto"/>
        <w:rPr>
          <w:del w:id="11457" w:author="Janusio" w:date="2018-03-10T14:41:08Z"/>
          <w:rFonts w:hint="eastAsia" w:ascii="Times New Roman" w:hAnsi="Times New Roman"/>
          <w:szCs w:val="24"/>
          <w:lang w:eastAsia="zh-CN"/>
        </w:rPr>
      </w:pPr>
      <w:del w:id="11458" w:author="Janusio" w:date="2018-03-10T14:41:08Z">
        <w:r>
          <w:rPr>
            <w:rFonts w:hint="eastAsia" w:ascii="Times New Roman" w:hAnsi="Times New Roman"/>
            <w:szCs w:val="24"/>
            <w:lang w:val="en-US" w:eastAsia="zh-CN"/>
          </w:rPr>
          <w:delText xml:space="preserve">5.1.4.1 </w:delText>
        </w:r>
      </w:del>
      <w:del w:id="11459" w:author="Janusio" w:date="2018-03-10T14:41:08Z">
        <w:r>
          <w:rPr>
            <w:rFonts w:hint="eastAsia" w:ascii="Times New Roman" w:hAnsi="Times New Roman"/>
            <w:szCs w:val="24"/>
            <w:lang w:eastAsia="zh-CN"/>
          </w:rPr>
          <w:delText>本地程序执行</w:delText>
        </w:r>
      </w:del>
    </w:p>
    <w:p>
      <w:pPr>
        <w:pStyle w:val="27"/>
        <w:spacing w:line="360" w:lineRule="auto"/>
        <w:ind w:firstLine="420" w:firstLineChars="0"/>
        <w:rPr>
          <w:del w:id="11460" w:author="Janusio" w:date="2018-03-10T14:41:08Z"/>
          <w:rFonts w:hint="eastAsia" w:ascii="Times New Roman" w:hAnsi="Times New Roman"/>
          <w:szCs w:val="24"/>
        </w:rPr>
      </w:pPr>
      <w:del w:id="11461" w:author="Janusio" w:date="2018-03-10T14:41:08Z">
        <w:r>
          <w:rPr>
            <w:rFonts w:hint="eastAsia" w:ascii="Times New Roman" w:hAnsi="Times New Roman"/>
            <w:szCs w:val="24"/>
          </w:rPr>
          <w:delText>××××××××××××××××××××××××××××××××××××××××××××××××××××××××××××××××××××××××</w:delText>
        </w:r>
      </w:del>
    </w:p>
    <w:p>
      <w:pPr>
        <w:pStyle w:val="27"/>
        <w:numPr>
          <w:ilvl w:val="0"/>
          <w:numId w:val="0"/>
        </w:numPr>
        <w:spacing w:line="360" w:lineRule="auto"/>
        <w:rPr>
          <w:del w:id="11462" w:author="Janusio" w:date="2018-03-10T14:41:08Z"/>
          <w:rFonts w:hint="eastAsia" w:ascii="Times New Roman" w:hAnsi="Times New Roman"/>
          <w:szCs w:val="24"/>
          <w:lang w:eastAsia="zh-CN"/>
        </w:rPr>
      </w:pPr>
      <w:del w:id="11463" w:author="Janusio" w:date="2018-03-10T14:41:08Z">
        <w:r>
          <w:rPr>
            <w:rFonts w:hint="eastAsia" w:ascii="Times New Roman" w:hAnsi="Times New Roman"/>
            <w:szCs w:val="24"/>
            <w:lang w:val="en-US" w:eastAsia="zh-CN"/>
          </w:rPr>
          <w:delText xml:space="preserve">5.1.4.2 </w:delText>
        </w:r>
      </w:del>
      <w:del w:id="11464" w:author="Janusio" w:date="2018-03-10T14:41:08Z">
        <w:r>
          <w:rPr>
            <w:rFonts w:hint="eastAsia" w:ascii="Times New Roman" w:hAnsi="Times New Roman"/>
            <w:szCs w:val="24"/>
            <w:lang w:eastAsia="zh-CN"/>
          </w:rPr>
          <w:delText>本地可信属性描述</w:delText>
        </w:r>
      </w:del>
    </w:p>
    <w:p>
      <w:pPr>
        <w:pStyle w:val="27"/>
        <w:spacing w:line="360" w:lineRule="auto"/>
        <w:ind w:firstLine="420" w:firstLineChars="0"/>
        <w:rPr>
          <w:del w:id="11465" w:author="Janusio" w:date="2018-03-10T14:41:08Z"/>
          <w:rFonts w:hint="eastAsia" w:ascii="Times New Roman" w:hAnsi="Times New Roman"/>
          <w:szCs w:val="24"/>
        </w:rPr>
      </w:pPr>
      <w:del w:id="11466" w:author="Janusio" w:date="2018-03-10T14:41:08Z">
        <w:r>
          <w:rPr>
            <w:rFonts w:hint="eastAsia" w:ascii="Times New Roman" w:hAnsi="Times New Roman"/>
            <w:szCs w:val="24"/>
          </w:rPr>
          <w:delText>××××××××××××××××××××××××××××××××××××××××××××××××××××××××××××××××××××××××</w:delText>
        </w:r>
      </w:del>
    </w:p>
    <w:p>
      <w:pPr>
        <w:pStyle w:val="27"/>
        <w:numPr>
          <w:ilvl w:val="0"/>
          <w:numId w:val="0"/>
        </w:numPr>
        <w:spacing w:line="360" w:lineRule="auto"/>
        <w:rPr>
          <w:del w:id="11467" w:author="Janusio" w:date="2018-03-10T14:41:08Z"/>
          <w:rFonts w:hint="eastAsia" w:ascii="Times New Roman" w:hAnsi="Times New Roman"/>
          <w:szCs w:val="24"/>
          <w:lang w:eastAsia="zh-CN"/>
        </w:rPr>
      </w:pPr>
      <w:del w:id="11468" w:author="Janusio" w:date="2018-03-10T14:41:08Z">
        <w:r>
          <w:rPr>
            <w:rFonts w:hint="eastAsia" w:ascii="Times New Roman" w:hAnsi="Times New Roman"/>
            <w:szCs w:val="24"/>
            <w:lang w:val="en-US" w:eastAsia="zh-CN"/>
          </w:rPr>
          <w:delText xml:space="preserve">5.1.4.3 </w:delText>
        </w:r>
      </w:del>
      <w:del w:id="11469" w:author="Janusio" w:date="2018-03-10T14:41:08Z">
        <w:r>
          <w:rPr>
            <w:rFonts w:hint="eastAsia" w:ascii="Times New Roman" w:hAnsi="Times New Roman"/>
            <w:szCs w:val="24"/>
            <w:lang w:eastAsia="zh-CN"/>
          </w:rPr>
          <w:delText>信任链远程验证</w:delText>
        </w:r>
      </w:del>
    </w:p>
    <w:p>
      <w:pPr>
        <w:pStyle w:val="27"/>
        <w:spacing w:line="360" w:lineRule="auto"/>
        <w:ind w:firstLine="420" w:firstLineChars="0"/>
        <w:rPr>
          <w:del w:id="11470" w:author="Janusio" w:date="2018-03-10T14:41:08Z"/>
          <w:rFonts w:hint="eastAsia" w:ascii="Times New Roman" w:hAnsi="Times New Roman"/>
          <w:szCs w:val="24"/>
        </w:rPr>
      </w:pPr>
      <w:del w:id="11471" w:author="Janusio" w:date="2018-03-10T14:41:08Z">
        <w:r>
          <w:rPr>
            <w:rFonts w:hint="eastAsia" w:ascii="Times New Roman" w:hAnsi="Times New Roman"/>
            <w:szCs w:val="24"/>
          </w:rPr>
          <w:delText>××××××××××××××××××××××××××××××××××××××××××××××××××××××××××××××××××××××××</w:delText>
        </w:r>
      </w:del>
    </w:p>
    <w:p>
      <w:pPr>
        <w:pStyle w:val="27"/>
        <w:numPr>
          <w:ilvl w:val="0"/>
          <w:numId w:val="21"/>
        </w:numPr>
        <w:spacing w:line="360" w:lineRule="auto"/>
        <w:ind w:firstLine="420" w:firstLineChars="0"/>
        <w:rPr>
          <w:del w:id="11472" w:author="Janusio" w:date="2018-03-10T14:41:08Z"/>
          <w:rFonts w:hint="eastAsia" w:ascii="Times New Roman" w:hAnsi="Times New Roman"/>
          <w:szCs w:val="24"/>
          <w:lang w:val="en-US" w:eastAsia="zh-CN"/>
        </w:rPr>
      </w:pPr>
      <w:del w:id="11473" w:author="Janusio" w:date="2018-03-10T14:41:08Z">
        <w:r>
          <w:rPr>
            <w:rFonts w:hint="eastAsia" w:ascii="Times New Roman" w:hAnsi="Times New Roman"/>
            <w:szCs w:val="24"/>
            <w:lang w:val="en-US" w:eastAsia="zh-CN"/>
          </w:rPr>
          <w:delText>远程验证程序执行</w:delText>
        </w:r>
      </w:del>
    </w:p>
    <w:p>
      <w:pPr>
        <w:pStyle w:val="27"/>
        <w:spacing w:line="360" w:lineRule="auto"/>
        <w:ind w:firstLine="420" w:firstLineChars="0"/>
        <w:rPr>
          <w:del w:id="11474" w:author="Janusio" w:date="2018-03-10T14:41:08Z"/>
          <w:rFonts w:hint="eastAsia" w:ascii="Times New Roman" w:hAnsi="Times New Roman"/>
          <w:szCs w:val="24"/>
        </w:rPr>
      </w:pPr>
      <w:del w:id="11475" w:author="Janusio" w:date="2018-03-10T14:41:08Z">
        <w:r>
          <w:rPr>
            <w:rFonts w:hint="eastAsia" w:ascii="Times New Roman" w:hAnsi="Times New Roman"/>
            <w:szCs w:val="24"/>
          </w:rPr>
          <w:delText>××××××××××××××××××××××××××××××××××××××××××××××××××××××××××××××××××××××××</w:delText>
        </w:r>
      </w:del>
    </w:p>
    <w:p>
      <w:pPr>
        <w:pStyle w:val="27"/>
        <w:numPr>
          <w:ilvl w:val="0"/>
          <w:numId w:val="21"/>
        </w:numPr>
        <w:spacing w:line="360" w:lineRule="auto"/>
        <w:ind w:firstLine="420" w:firstLineChars="0"/>
        <w:rPr>
          <w:del w:id="11476" w:author="Janusio" w:date="2018-03-10T14:41:08Z"/>
          <w:rFonts w:hint="eastAsia" w:ascii="Times New Roman" w:hAnsi="Times New Roman"/>
          <w:szCs w:val="24"/>
          <w:lang w:val="en-US" w:eastAsia="zh-CN"/>
        </w:rPr>
      </w:pPr>
      <w:del w:id="11477" w:author="Janusio" w:date="2018-03-10T14:41:08Z">
        <w:r>
          <w:rPr>
            <w:rFonts w:hint="eastAsia" w:ascii="Times New Roman" w:hAnsi="Times New Roman"/>
            <w:szCs w:val="24"/>
            <w:lang w:val="en-US" w:eastAsia="zh-CN"/>
          </w:rPr>
          <w:delText>任链属性的远程验证</w:delText>
        </w:r>
      </w:del>
    </w:p>
    <w:p>
      <w:pPr>
        <w:pStyle w:val="27"/>
        <w:spacing w:line="360" w:lineRule="auto"/>
        <w:ind w:firstLine="420" w:firstLineChars="0"/>
        <w:rPr>
          <w:del w:id="11478" w:author="Janusio" w:date="2018-03-10T14:41:08Z"/>
          <w:rFonts w:hint="eastAsia" w:ascii="Times New Roman" w:hAnsi="Times New Roman"/>
          <w:szCs w:val="24"/>
        </w:rPr>
      </w:pPr>
      <w:del w:id="11479" w:author="Janusio" w:date="2018-03-10T14:41:08Z">
        <w:r>
          <w:rPr>
            <w:rFonts w:hint="eastAsia" w:ascii="Times New Roman" w:hAnsi="Times New Roman"/>
            <w:szCs w:val="24"/>
          </w:rPr>
          <w:delText>××××××××××××××××××××××××××××××××××××××××××××××××××××××××××××××××××××××××</w:delText>
        </w:r>
      </w:del>
    </w:p>
    <w:p>
      <w:pPr>
        <w:pStyle w:val="2"/>
        <w:numPr>
          <w:ins w:id="11481" w:author="Janusio" w:date="2018-03-10T14:41:22Z"/>
        </w:numPr>
        <w:ind w:firstLine="0" w:firstLineChars="0"/>
        <w:rPr>
          <w:ins w:id="11482" w:author="Janusio" w:date="2018-03-10T14:48:37Z"/>
          <w:rFonts w:hint="eastAsia"/>
          <w:lang w:val="en-US" w:eastAsia="zh-CN"/>
        </w:rPr>
        <w:pPrChange w:id="11480" w:author="Janusio" w:date="2018-03-10T14:41:22Z">
          <w:pPr>
            <w:pStyle w:val="3"/>
            <w:ind w:firstLine="0" w:firstLineChars="0"/>
          </w:pPr>
        </w:pPrChange>
      </w:pPr>
      <w:r>
        <w:rPr>
          <w:rFonts w:hint="eastAsia"/>
          <w:lang w:val="en-US" w:eastAsia="zh-CN"/>
        </w:rPr>
        <w:t>基于扩展无干扰理论的</w:t>
      </w:r>
      <w:del w:id="11483" w:author="Janusio" w:date="2018-03-10T14:41:42Z">
        <w:r>
          <w:rPr>
            <w:rFonts w:hint="eastAsia"/>
            <w:lang w:val="en-US" w:eastAsia="zh-CN"/>
          </w:rPr>
          <w:delText>TVP-QT</w:delText>
        </w:r>
      </w:del>
      <w:ins w:id="11484" w:author="Janusio" w:date="2018-03-10T14:41:31Z">
        <w:r>
          <w:rPr>
            <w:rFonts w:hint="eastAsia"/>
            <w:lang w:val="en-US" w:eastAsia="zh-CN"/>
          </w:rPr>
          <w:t>信任链</w:t>
        </w:r>
      </w:ins>
      <w:r>
        <w:rPr>
          <w:rFonts w:hint="eastAsia"/>
          <w:lang w:val="en-US" w:eastAsia="zh-CN"/>
        </w:rPr>
        <w:t>分析</w:t>
      </w:r>
      <w:ins w:id="11485" w:author="Janusio" w:date="2018-03-10T14:41:36Z">
        <w:r>
          <w:rPr>
            <w:rFonts w:hint="eastAsia"/>
            <w:lang w:val="en-US" w:eastAsia="zh-CN"/>
          </w:rPr>
          <w:t>方法</w:t>
        </w:r>
      </w:ins>
    </w:p>
    <w:p>
      <w:pPr>
        <w:tabs>
          <w:tab w:val="left" w:pos="420"/>
        </w:tabs>
        <w:ind w:firstLine="0" w:firstLineChars="0"/>
        <w:rPr>
          <w:rFonts w:hint="eastAsia"/>
          <w:lang w:val="en-US" w:eastAsia="zh-CN"/>
        </w:rPr>
        <w:pPrChange w:id="11486" w:author="Janusio" w:date="2018-03-10T14:49:55Z">
          <w:pPr>
            <w:pStyle w:val="3"/>
            <w:ind w:firstLine="0" w:firstLineChars="0"/>
          </w:pPr>
        </w:pPrChange>
      </w:pPr>
      <w:ins w:id="11487" w:author="Janusio" w:date="2018-03-10T14:48:41Z">
        <w:r>
          <w:rPr>
            <w:rFonts w:hint="eastAsia"/>
            <w:lang w:val="en-US" w:eastAsia="zh-CN"/>
          </w:rPr>
          <w:t>本文</w:t>
        </w:r>
      </w:ins>
      <w:ins w:id="11488" w:author="Janusio" w:date="2018-03-10T14:48:44Z">
        <w:r>
          <w:rPr>
            <w:rFonts w:hint="eastAsia"/>
            <w:lang w:val="en-US" w:eastAsia="zh-CN"/>
          </w:rPr>
          <w:t>针对</w:t>
        </w:r>
      </w:ins>
      <w:ins w:id="11489" w:author="Janusio" w:date="2018-03-10T14:48:48Z">
        <w:r>
          <w:rPr>
            <w:rFonts w:hint="eastAsia"/>
            <w:lang w:val="en-US" w:eastAsia="zh-CN"/>
          </w:rPr>
          <w:t>第</w:t>
        </w:r>
      </w:ins>
      <w:ins w:id="11490" w:author="Janusio" w:date="2018-03-10T14:48:50Z">
        <w:r>
          <w:rPr>
            <w:rFonts w:hint="eastAsia"/>
            <w:lang w:val="en-US" w:eastAsia="zh-CN"/>
          </w:rPr>
          <w:t>1</w:t>
        </w:r>
      </w:ins>
      <w:ins w:id="11491" w:author="Janusio" w:date="2018-03-10T14:48:52Z">
        <w:r>
          <w:rPr>
            <w:rFonts w:hint="eastAsia"/>
            <w:lang w:val="en-US" w:eastAsia="zh-CN"/>
          </w:rPr>
          <w:t>章</w:t>
        </w:r>
      </w:ins>
      <w:ins w:id="11492" w:author="Janusio" w:date="2018-03-10T14:48:53Z">
        <w:r>
          <w:rPr>
            <w:rFonts w:hint="eastAsia"/>
            <w:lang w:val="en-US" w:eastAsia="zh-CN"/>
          </w:rPr>
          <w:t>中</w:t>
        </w:r>
      </w:ins>
      <w:ins w:id="11493" w:author="Janusio" w:date="2018-03-10T14:48:54Z">
        <w:r>
          <w:rPr>
            <w:rFonts w:hint="eastAsia"/>
            <w:lang w:val="en-US" w:eastAsia="zh-CN"/>
          </w:rPr>
          <w:t>提到的</w:t>
        </w:r>
      </w:ins>
      <w:ins w:id="11494" w:author="Janusio" w:date="2018-03-10T14:48:59Z">
        <w:r>
          <w:rPr>
            <w:rFonts w:hint="eastAsia"/>
            <w:lang w:val="en-US" w:eastAsia="zh-CN"/>
          </w:rPr>
          <w:t>目前</w:t>
        </w:r>
      </w:ins>
      <w:ins w:id="11495" w:author="Janusio" w:date="2018-03-10T14:49:01Z">
        <w:r>
          <w:rPr>
            <w:rFonts w:hint="eastAsia"/>
            <w:lang w:val="en-US" w:eastAsia="zh-CN"/>
          </w:rPr>
          <w:t>无干扰</w:t>
        </w:r>
      </w:ins>
      <w:ins w:id="11496" w:author="Janusio" w:date="2018-03-10T14:49:02Z">
        <w:r>
          <w:rPr>
            <w:rFonts w:hint="eastAsia"/>
            <w:lang w:val="en-US" w:eastAsia="zh-CN"/>
          </w:rPr>
          <w:t>理论</w:t>
        </w:r>
      </w:ins>
      <w:ins w:id="11497" w:author="Janusio" w:date="2018-03-10T14:49:03Z">
        <w:r>
          <w:rPr>
            <w:rFonts w:hint="eastAsia"/>
            <w:lang w:val="en-US" w:eastAsia="zh-CN"/>
          </w:rPr>
          <w:t>中</w:t>
        </w:r>
      </w:ins>
      <w:ins w:id="11498" w:author="Janusio" w:date="2018-03-10T14:49:52Z">
        <w:r>
          <w:rPr>
            <w:rFonts w:hint="eastAsia"/>
            <w:lang w:val="en-US" w:eastAsia="zh-CN"/>
          </w:rPr>
          <w:t>其没有考虑到云计算运行中时的安全域、动作所属主体以及动作对安全域和系统状态的影响进行详细的说明</w:t>
        </w:r>
      </w:ins>
      <w:ins w:id="11499" w:author="Janusio" w:date="2018-03-10T14:50:06Z">
        <w:r>
          <w:rPr>
            <w:rFonts w:hint="eastAsia"/>
            <w:lang w:val="en-US" w:eastAsia="zh-CN"/>
          </w:rPr>
          <w:t>的问题</w:t>
        </w:r>
      </w:ins>
      <w:ins w:id="11500" w:author="Janusio" w:date="2018-03-10T14:49:52Z">
        <w:r>
          <w:rPr>
            <w:rFonts w:hint="eastAsia"/>
            <w:lang w:val="en-US" w:eastAsia="zh-CN"/>
          </w:rPr>
          <w:t>，</w:t>
        </w:r>
      </w:ins>
      <w:ins w:id="11501" w:author="Janusio" w:date="2018-03-10T14:50:09Z">
        <w:r>
          <w:rPr>
            <w:rFonts w:hint="eastAsia"/>
            <w:lang w:val="en-US" w:eastAsia="zh-CN"/>
          </w:rPr>
          <w:t>对</w:t>
        </w:r>
      </w:ins>
      <w:ins w:id="11502" w:author="Janusio" w:date="2018-03-10T14:50:57Z">
        <w:r>
          <w:rPr>
            <w:rFonts w:hint="eastAsia"/>
            <w:lang w:val="en-US" w:eastAsia="zh-CN"/>
          </w:rPr>
          <w:t>目前</w:t>
        </w:r>
      </w:ins>
      <w:ins w:id="11503" w:author="Janusio" w:date="2018-03-10T14:50:11Z">
        <w:r>
          <w:rPr>
            <w:rFonts w:hint="eastAsia"/>
            <w:lang w:val="en-US" w:eastAsia="zh-CN"/>
          </w:rPr>
          <w:t>无干扰</w:t>
        </w:r>
      </w:ins>
      <w:ins w:id="11504" w:author="Janusio" w:date="2018-03-10T14:57:02Z">
        <w:r>
          <w:rPr>
            <w:rFonts w:hint="eastAsia"/>
            <w:lang w:val="en-US" w:eastAsia="zh-CN"/>
          </w:rPr>
          <w:t>理论</w:t>
        </w:r>
      </w:ins>
      <w:ins w:id="11505" w:author="Janusio" w:date="2018-03-10T14:57:03Z">
        <w:r>
          <w:rPr>
            <w:rFonts w:hint="eastAsia"/>
            <w:lang w:val="en-US" w:eastAsia="zh-CN"/>
          </w:rPr>
          <w:t>中的</w:t>
        </w:r>
      </w:ins>
      <w:ins w:id="11506" w:author="Janusio" w:date="2018-03-10T14:57:04Z">
        <w:r>
          <w:rPr>
            <w:rFonts w:hint="eastAsia"/>
            <w:lang w:val="en-US" w:eastAsia="zh-CN"/>
          </w:rPr>
          <w:t>基本</w:t>
        </w:r>
      </w:ins>
      <w:ins w:id="11507" w:author="Janusio" w:date="2018-03-10T14:57:05Z">
        <w:r>
          <w:rPr>
            <w:rFonts w:hint="eastAsia"/>
            <w:lang w:val="en-US" w:eastAsia="zh-CN"/>
          </w:rPr>
          <w:t>定义</w:t>
        </w:r>
      </w:ins>
      <w:ins w:id="11508" w:author="Janusio" w:date="2018-03-10T14:57:13Z">
        <w:r>
          <w:rPr>
            <w:rFonts w:hint="eastAsia"/>
            <w:lang w:val="en-US" w:eastAsia="zh-CN"/>
          </w:rPr>
          <w:t>进行</w:t>
        </w:r>
      </w:ins>
      <w:ins w:id="11509" w:author="Janusio" w:date="2018-03-10T14:57:15Z">
        <w:r>
          <w:rPr>
            <w:rFonts w:hint="eastAsia"/>
            <w:lang w:val="en-US" w:eastAsia="zh-CN"/>
          </w:rPr>
          <w:t>扩展</w:t>
        </w:r>
      </w:ins>
      <w:ins w:id="11510" w:author="Janusio" w:date="2018-03-10T14:57:16Z">
        <w:r>
          <w:rPr>
            <w:rFonts w:hint="eastAsia"/>
            <w:lang w:val="en-US" w:eastAsia="zh-CN"/>
          </w:rPr>
          <w:t>并</w:t>
        </w:r>
      </w:ins>
      <w:ins w:id="11511" w:author="Janusio" w:date="2018-03-10T14:57:21Z">
        <w:r>
          <w:rPr>
            <w:rFonts w:hint="eastAsia"/>
            <w:lang w:val="en-US" w:eastAsia="zh-CN"/>
          </w:rPr>
          <w:t>定义</w:t>
        </w:r>
      </w:ins>
      <w:ins w:id="11512" w:author="Janusio" w:date="2018-03-10T14:57:22Z">
        <w:r>
          <w:rPr>
            <w:rFonts w:hint="eastAsia"/>
            <w:lang w:val="en-US" w:eastAsia="zh-CN"/>
          </w:rPr>
          <w:t>非传递</w:t>
        </w:r>
      </w:ins>
      <w:ins w:id="11513" w:author="Janusio" w:date="2018-03-10T14:57:30Z">
        <w:r>
          <w:rPr>
            <w:rFonts w:hint="eastAsia"/>
            <w:lang w:val="en-US" w:eastAsia="zh-CN"/>
          </w:rPr>
          <w:t>无干扰</w:t>
        </w:r>
      </w:ins>
      <w:ins w:id="11514" w:author="Janusio" w:date="2018-03-10T14:57:31Z">
        <w:r>
          <w:rPr>
            <w:rFonts w:hint="eastAsia"/>
            <w:lang w:val="en-US" w:eastAsia="zh-CN"/>
          </w:rPr>
          <w:t>安全</w:t>
        </w:r>
      </w:ins>
      <w:ins w:id="11515" w:author="Janusio" w:date="2018-03-10T14:57:33Z">
        <w:r>
          <w:rPr>
            <w:rFonts w:hint="eastAsia"/>
            <w:lang w:val="en-US" w:eastAsia="zh-CN"/>
          </w:rPr>
          <w:t>判定定理</w:t>
        </w:r>
      </w:ins>
      <w:ins w:id="11516" w:author="Janusio" w:date="2018-03-10T14:57:35Z">
        <w:r>
          <w:rPr>
            <w:rFonts w:hint="eastAsia"/>
            <w:lang w:val="en-US" w:eastAsia="zh-CN"/>
          </w:rPr>
          <w:t>。</w:t>
        </w:r>
      </w:ins>
    </w:p>
    <w:p>
      <w:pPr>
        <w:pStyle w:val="3"/>
        <w:numPr>
          <w:ins w:id="11518" w:author="Janusio" w:date="2018-03-10T14:48:30Z"/>
        </w:numPr>
        <w:spacing w:line="360" w:lineRule="auto"/>
        <w:ind w:firstLine="0" w:firstLineChars="0"/>
        <w:rPr>
          <w:rFonts w:hint="eastAsia"/>
        </w:rPr>
        <w:pPrChange w:id="11517" w:author="Janusio" w:date="2018-03-10T14:48:30Z">
          <w:pPr>
            <w:pStyle w:val="4"/>
            <w:spacing w:line="360" w:lineRule="auto"/>
            <w:ind w:firstLine="0" w:firstLineChars="0"/>
          </w:pPr>
        </w:pPrChange>
      </w:pPr>
      <w:r>
        <w:rPr>
          <w:rFonts w:hint="eastAsia"/>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ins w:id="11519" w:author="Janusio" w:date="2018-03-10T14:58:20Z">
        <w:r>
          <w:rPr>
            <w:rFonts w:hint="eastAsia"/>
            <w:b/>
            <w:bCs/>
            <w:color w:val="auto"/>
            <w:sz w:val="24"/>
            <w:szCs w:val="24"/>
            <w:lang w:val="en-US" w:eastAsia="zh-CN"/>
          </w:rPr>
          <w:t>4.</w:t>
        </w:r>
      </w:ins>
      <w:del w:id="11520" w:author="Janusio" w:date="2018-03-10T14:58:22Z">
        <w:r>
          <w:rPr>
            <w:rFonts w:hint="eastAsia"/>
            <w:b/>
            <w:bCs/>
            <w:color w:val="auto"/>
            <w:sz w:val="24"/>
            <w:szCs w:val="24"/>
            <w:lang w:val="en-US" w:eastAsia="zh-CN"/>
          </w:rPr>
          <w:delText>3</w:delText>
        </w:r>
      </w:del>
      <w:ins w:id="11521" w:author="Janusio" w:date="2018-03-10T14:58:23Z">
        <w:r>
          <w:rPr>
            <w:rFonts w:hint="eastAsia"/>
            <w:b/>
            <w:bCs/>
            <w:color w:val="auto"/>
            <w:sz w:val="24"/>
            <w:szCs w:val="24"/>
            <w:lang w:val="en-US" w:eastAsia="zh-CN"/>
          </w:rPr>
          <w:t>1</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360"/>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361"/>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362"/>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36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364"/>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36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36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36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36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367"/>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36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369"/>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370"/>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371"/>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372"/>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37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374"/>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37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37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376"/>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37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378"/>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37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38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381"/>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38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383"/>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384"/>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38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38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38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38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38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38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38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388"/>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38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39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37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391"/>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392"/>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38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39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394"/>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395"/>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396"/>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37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39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39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39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40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401"/>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402"/>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40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404"/>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39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40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40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405"/>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406"/>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del w:id="11522" w:author="Janusio" w:date="2018-03-10T14:59:16Z"/>
          <w:rFonts w:hint="eastAsia" w:ascii="Times New Roman" w:hAnsi="Times New Roman"/>
          <w:color w:val="auto"/>
          <w:sz w:val="24"/>
          <w:szCs w:val="24"/>
        </w:rPr>
      </w:pP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407"/>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408"/>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409"/>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41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411"/>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412"/>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413"/>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414"/>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415"/>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416"/>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ins w:id="11523" w:author="Janusio" w:date="2018-03-10T14:59:27Z">
        <w:r>
          <w:rPr>
            <w:rFonts w:hint="eastAsia"/>
            <w:b/>
            <w:bCs/>
            <w:color w:val="auto"/>
            <w:sz w:val="24"/>
            <w:szCs w:val="24"/>
            <w:lang w:val="en-US" w:eastAsia="zh-CN"/>
          </w:rPr>
          <w:t>.</w:t>
        </w:r>
      </w:ins>
      <w:ins w:id="11524" w:author="Janusio" w:date="2018-03-10T14:59:24Z">
        <w:r>
          <w:rPr>
            <w:rFonts w:hint="eastAsia"/>
            <w:b/>
            <w:bCs/>
            <w:color w:val="auto"/>
            <w:sz w:val="24"/>
            <w:szCs w:val="24"/>
            <w:lang w:val="en-US" w:eastAsia="zh-CN"/>
          </w:rPr>
          <w:t>2</w:t>
        </w:r>
      </w:ins>
      <w:ins w:id="11525" w:author="Janusio" w:date="2018-03-10T14:59:25Z">
        <w:r>
          <w:rPr>
            <w:rFonts w:hint="eastAsia"/>
            <w:b/>
            <w:bCs/>
            <w:color w:val="auto"/>
            <w:sz w:val="24"/>
            <w:szCs w:val="24"/>
            <w:lang w:val="en-US" w:eastAsia="zh-CN"/>
          </w:rPr>
          <w:t xml:space="preserve"> </w:t>
        </w:r>
      </w:ins>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41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41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41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41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41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420"/>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421"/>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41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422"/>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11526" w:author="Janusio" w:date="2018-03-10T14:59:32Z">
        <w:r>
          <w:rPr>
            <w:rFonts w:hint="eastAsia"/>
            <w:b/>
            <w:bCs/>
            <w:color w:val="auto"/>
            <w:sz w:val="24"/>
            <w:szCs w:val="24"/>
            <w:lang w:val="en-US" w:eastAsia="zh-CN"/>
          </w:rPr>
          <w:delText>5</w:delText>
        </w:r>
      </w:del>
      <w:ins w:id="11527" w:author="Janusio" w:date="2018-03-10T14:59:32Z">
        <w:r>
          <w:rPr>
            <w:rFonts w:hint="eastAsia"/>
            <w:b/>
            <w:bCs/>
            <w:color w:val="auto"/>
            <w:sz w:val="24"/>
            <w:szCs w:val="24"/>
            <w:lang w:val="en-US" w:eastAsia="zh-CN"/>
          </w:rPr>
          <w:t>4</w:t>
        </w:r>
      </w:ins>
      <w:ins w:id="11528" w:author="Janusio" w:date="2018-03-10T14:59:34Z">
        <w:r>
          <w:rPr>
            <w:rFonts w:hint="eastAsia"/>
            <w:b/>
            <w:bCs/>
            <w:color w:val="auto"/>
            <w:sz w:val="24"/>
            <w:szCs w:val="24"/>
            <w:lang w:val="en-US" w:eastAsia="zh-CN"/>
          </w:rPr>
          <w:t>.</w:t>
        </w:r>
      </w:ins>
      <w:ins w:id="11529" w:author="Janusio" w:date="2018-03-10T14:59:35Z">
        <w:r>
          <w:rPr>
            <w:rFonts w:hint="eastAsia"/>
            <w:b/>
            <w:bCs/>
            <w:color w:val="auto"/>
            <w:sz w:val="24"/>
            <w:szCs w:val="24"/>
            <w:lang w:val="en-US" w:eastAsia="zh-CN"/>
          </w:rPr>
          <w:t>3</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42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424"/>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42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41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42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427"/>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428"/>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429"/>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430"/>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431"/>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432"/>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433"/>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11530" w:author="Janusio" w:date="2018-03-10T14:59:39Z">
        <w:r>
          <w:rPr>
            <w:rFonts w:hint="eastAsia"/>
            <w:b/>
            <w:bCs/>
            <w:color w:val="auto"/>
            <w:sz w:val="24"/>
            <w:szCs w:val="24"/>
            <w:lang w:val="en-US" w:eastAsia="zh-CN"/>
          </w:rPr>
          <w:delText>6</w:delText>
        </w:r>
      </w:del>
      <w:ins w:id="11531" w:author="Janusio" w:date="2018-03-10T14:59:39Z">
        <w:r>
          <w:rPr>
            <w:rFonts w:hint="eastAsia"/>
            <w:b/>
            <w:bCs/>
            <w:color w:val="auto"/>
            <w:sz w:val="24"/>
            <w:szCs w:val="24"/>
            <w:lang w:val="en-US" w:eastAsia="zh-CN"/>
          </w:rPr>
          <w:t>4</w:t>
        </w:r>
      </w:ins>
      <w:ins w:id="11532" w:author="Janusio" w:date="2018-03-10T14:59:40Z">
        <w:r>
          <w:rPr>
            <w:rFonts w:hint="eastAsia"/>
            <w:b/>
            <w:bCs/>
            <w:color w:val="auto"/>
            <w:sz w:val="24"/>
            <w:szCs w:val="24"/>
            <w:lang w:val="en-US" w:eastAsia="zh-CN"/>
          </w:rPr>
          <w:t>.4</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434"/>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435"/>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436"/>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43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41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42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438"/>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439"/>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440"/>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441"/>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442"/>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11533" w:author="Janusio" w:date="2018-03-10T14:59:43Z">
        <w:r>
          <w:rPr>
            <w:rFonts w:hint="eastAsia"/>
            <w:b/>
            <w:bCs/>
            <w:color w:val="auto"/>
            <w:sz w:val="24"/>
            <w:szCs w:val="24"/>
            <w:lang w:val="en-US" w:eastAsia="zh-CN"/>
          </w:rPr>
          <w:delText>7</w:delText>
        </w:r>
      </w:del>
      <w:ins w:id="11534" w:author="Janusio" w:date="2018-03-10T14:59:43Z">
        <w:r>
          <w:rPr>
            <w:rFonts w:hint="eastAsia"/>
            <w:b/>
            <w:bCs/>
            <w:color w:val="auto"/>
            <w:sz w:val="24"/>
            <w:szCs w:val="24"/>
            <w:lang w:val="en-US" w:eastAsia="zh-CN"/>
          </w:rPr>
          <w:t>4</w:t>
        </w:r>
      </w:ins>
      <w:ins w:id="11535" w:author="Janusio" w:date="2018-03-10T14:59:44Z">
        <w:r>
          <w:rPr>
            <w:rFonts w:hint="eastAsia"/>
            <w:b/>
            <w:bCs/>
            <w:color w:val="auto"/>
            <w:sz w:val="24"/>
            <w:szCs w:val="24"/>
            <w:lang w:val="en-US" w:eastAsia="zh-CN"/>
          </w:rPr>
          <w:t>.5</w:t>
        </w:r>
      </w:ins>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443"/>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444"/>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44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446"/>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447"/>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448"/>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449"/>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11536" w:author="Janusio" w:date="2018-03-10T14:59:49Z">
        <w:r>
          <w:rPr>
            <w:rFonts w:hint="eastAsia"/>
            <w:b/>
            <w:bCs/>
            <w:color w:val="auto"/>
            <w:sz w:val="24"/>
            <w:szCs w:val="24"/>
            <w:lang w:val="en-US" w:eastAsia="zh-CN"/>
          </w:rPr>
          <w:delText>8</w:delText>
        </w:r>
      </w:del>
      <w:ins w:id="11537" w:author="Janusio" w:date="2018-03-10T14:59:49Z">
        <w:r>
          <w:rPr>
            <w:rFonts w:hint="eastAsia"/>
            <w:b/>
            <w:bCs/>
            <w:color w:val="auto"/>
            <w:sz w:val="24"/>
            <w:szCs w:val="24"/>
            <w:lang w:val="en-US" w:eastAsia="zh-CN"/>
          </w:rPr>
          <w:t>4</w:t>
        </w:r>
      </w:ins>
      <w:ins w:id="11538" w:author="Janusio" w:date="2018-03-10T14:59:52Z">
        <w:r>
          <w:rPr>
            <w:rFonts w:hint="eastAsia"/>
            <w:b/>
            <w:bCs/>
            <w:color w:val="auto"/>
            <w:sz w:val="24"/>
            <w:szCs w:val="24"/>
            <w:lang w:val="en-US" w:eastAsia="zh-CN"/>
          </w:rPr>
          <w:t>.</w:t>
        </w:r>
      </w:ins>
      <w:ins w:id="11539" w:author="Janusio" w:date="2018-03-10T14:59:50Z">
        <w:r>
          <w:rPr>
            <w:rFonts w:hint="eastAsia"/>
            <w:b/>
            <w:bCs/>
            <w:color w:val="auto"/>
            <w:sz w:val="24"/>
            <w:szCs w:val="24"/>
            <w:lang w:val="en-US" w:eastAsia="zh-CN"/>
          </w:rPr>
          <w:t>6</w:t>
        </w:r>
      </w:ins>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45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451"/>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4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453"/>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454"/>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455"/>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45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456"/>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11540" w:author="Janusio" w:date="2018-03-10T14:59:55Z">
        <w:r>
          <w:rPr>
            <w:rFonts w:hint="eastAsia"/>
            <w:b/>
            <w:bCs/>
            <w:color w:val="auto"/>
            <w:sz w:val="24"/>
            <w:szCs w:val="24"/>
            <w:lang w:val="en-US" w:eastAsia="zh-CN"/>
          </w:rPr>
          <w:delText>9</w:delText>
        </w:r>
      </w:del>
      <w:ins w:id="11541" w:author="Janusio" w:date="2018-03-10T14:59:55Z">
        <w:r>
          <w:rPr>
            <w:rFonts w:hint="eastAsia"/>
            <w:b/>
            <w:bCs/>
            <w:color w:val="auto"/>
            <w:sz w:val="24"/>
            <w:szCs w:val="24"/>
            <w:lang w:val="en-US" w:eastAsia="zh-CN"/>
          </w:rPr>
          <w:t>4.</w:t>
        </w:r>
      </w:ins>
      <w:ins w:id="11542" w:author="Janusio" w:date="2018-03-10T14:59:56Z">
        <w:r>
          <w:rPr>
            <w:rFonts w:hint="eastAsia"/>
            <w:b/>
            <w:bCs/>
            <w:color w:val="auto"/>
            <w:sz w:val="24"/>
            <w:szCs w:val="24"/>
            <w:lang w:val="en-US" w:eastAsia="zh-CN"/>
          </w:rPr>
          <w:t>7</w:t>
        </w:r>
      </w:ins>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457"/>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458"/>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459"/>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460"/>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461"/>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462"/>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11543" w:author="Janusio" w:date="2018-03-10T14:59:59Z">
        <w:r>
          <w:rPr>
            <w:rFonts w:hint="eastAsia"/>
            <w:b/>
            <w:bCs/>
            <w:color w:val="auto"/>
            <w:sz w:val="24"/>
            <w:szCs w:val="24"/>
            <w:lang w:val="en-US" w:eastAsia="zh-CN"/>
          </w:rPr>
          <w:delText>10</w:delText>
        </w:r>
      </w:del>
      <w:ins w:id="11544" w:author="Janusio" w:date="2018-03-10T14:59:59Z">
        <w:r>
          <w:rPr>
            <w:rFonts w:hint="eastAsia"/>
            <w:b/>
            <w:bCs/>
            <w:color w:val="auto"/>
            <w:sz w:val="24"/>
            <w:szCs w:val="24"/>
            <w:lang w:val="en-US" w:eastAsia="zh-CN"/>
          </w:rPr>
          <w:t>4.</w:t>
        </w:r>
      </w:ins>
      <w:ins w:id="11545" w:author="Janusio" w:date="2018-03-10T15:00:00Z">
        <w:r>
          <w:rPr>
            <w:rFonts w:hint="eastAsia"/>
            <w:b/>
            <w:bCs/>
            <w:color w:val="auto"/>
            <w:sz w:val="24"/>
            <w:szCs w:val="24"/>
            <w:lang w:val="en-US" w:eastAsia="zh-CN"/>
          </w:rPr>
          <w:t>8</w:t>
        </w:r>
      </w:ins>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463"/>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464"/>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465"/>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466"/>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467"/>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468"/>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469"/>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del w:id="11546" w:author="Janusio" w:date="2018-03-10T15:00:03Z">
        <w:r>
          <w:rPr>
            <w:rFonts w:hint="eastAsia"/>
            <w:b/>
            <w:bCs/>
            <w:color w:val="auto"/>
            <w:sz w:val="24"/>
            <w:szCs w:val="24"/>
            <w:lang w:val="en-US" w:eastAsia="zh-CN"/>
          </w:rPr>
          <w:delText>2</w:delText>
        </w:r>
      </w:del>
      <w:ins w:id="11547" w:author="Janusio" w:date="2018-03-10T15:00:03Z">
        <w:r>
          <w:rPr>
            <w:rFonts w:hint="eastAsia"/>
            <w:b/>
            <w:bCs/>
            <w:color w:val="auto"/>
            <w:sz w:val="24"/>
            <w:szCs w:val="24"/>
            <w:lang w:val="en-US" w:eastAsia="zh-CN"/>
          </w:rPr>
          <w:t>4</w:t>
        </w:r>
      </w:ins>
      <w:ins w:id="11548" w:author="Janusio" w:date="2018-03-10T15:00:04Z">
        <w:r>
          <w:rPr>
            <w:rFonts w:hint="eastAsia"/>
            <w:b/>
            <w:bCs/>
            <w:color w:val="auto"/>
            <w:sz w:val="24"/>
            <w:szCs w:val="24"/>
            <w:lang w:val="en-US" w:eastAsia="zh-CN"/>
          </w:rPr>
          <w:t>.1</w:t>
        </w:r>
      </w:ins>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11549" w:author="Janusio" w:date="2018-03-10T15:00:09Z"/>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widowControl w:val="0"/>
        <w:autoSpaceDE/>
        <w:autoSpaceDN/>
        <w:spacing w:line="360" w:lineRule="auto"/>
        <w:ind w:firstLine="420" w:firstLineChars="0"/>
        <w:outlineLvl w:val="9"/>
        <w:rPr>
          <w:rFonts w:hint="eastAsia" w:ascii="Times New Roman" w:hAnsi="Times New Roman"/>
          <w:sz w:val="24"/>
          <w:szCs w:val="24"/>
        </w:rPr>
        <w:pPrChange w:id="11550" w:author="Janusio" w:date="2018-03-10T15:00:09Z">
          <w:pPr>
            <w:pStyle w:val="27"/>
            <w:ind w:firstLine="420" w:firstLineChars="0"/>
          </w:pPr>
        </w:pPrChange>
      </w:pPr>
    </w:p>
    <w:p>
      <w:pPr>
        <w:pStyle w:val="3"/>
        <w:numPr>
          <w:ins w:id="11552" w:author="Janusio" w:date="2018-03-10T15:00:13Z"/>
        </w:numPr>
        <w:spacing w:line="360" w:lineRule="auto"/>
        <w:ind w:firstLine="0" w:firstLineChars="0"/>
        <w:rPr>
          <w:rFonts w:hint="eastAsia"/>
        </w:rPr>
        <w:pPrChange w:id="11551" w:author="Janusio" w:date="2018-03-10T15:00:13Z">
          <w:pPr>
            <w:pStyle w:val="4"/>
            <w:spacing w:line="360" w:lineRule="auto"/>
            <w:ind w:firstLine="0" w:firstLineChars="0"/>
          </w:pPr>
        </w:pPrChange>
      </w:pPr>
      <w:r>
        <w:rPr>
          <w:rFonts w:hint="eastAsia"/>
          <w:lang w:val="en-US" w:eastAsia="zh-CN"/>
        </w:rPr>
        <w:t>TVP-QT信任链传递形式化描述</w:t>
      </w:r>
    </w:p>
    <w:p>
      <w:pPr>
        <w:pStyle w:val="27"/>
        <w:spacing w:line="360" w:lineRule="auto"/>
        <w:ind w:firstLine="420" w:firstLineChars="0"/>
        <w:rPr>
          <w:del w:id="11553" w:author="Janusio" w:date="2018-03-10T15:00:25Z"/>
          <w:rFonts w:hint="eastAsia" w:ascii="Times New Roman" w:hAnsi="Times New Roman"/>
          <w:sz w:val="24"/>
          <w:szCs w:val="24"/>
        </w:rPr>
      </w:pPr>
      <w:del w:id="11554" w:author="Janusio" w:date="2018-03-10T15:00:25Z">
        <w:r>
          <w:rPr>
            <w:rFonts w:hint="eastAsia" w:ascii="Times New Roman" w:hAnsi="Times New Roman"/>
            <w:sz w:val="24"/>
            <w:szCs w:val="24"/>
          </w:rPr>
          <w:delTex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delText>
        </w:r>
      </w:del>
    </w:p>
    <w:p>
      <w:pPr>
        <w:pStyle w:val="27"/>
        <w:spacing w:line="360" w:lineRule="auto"/>
        <w:ind w:firstLine="420" w:firstLineChars="0"/>
        <w:jc w:val="center"/>
        <w:rPr>
          <w:del w:id="11555" w:author="Janusio" w:date="2018-03-10T15:00:25Z"/>
          <w:rFonts w:hint="eastAsia" w:ascii="Times New Roman" w:hAnsi="Times New Roman"/>
          <w:sz w:val="24"/>
          <w:szCs w:val="24"/>
        </w:rPr>
      </w:pPr>
      <w:del w:id="11556" w:author="Janusio" w:date="2018-03-10T15:00:25Z">
        <w:r>
          <w:rPr>
            <w:rFonts w:hint="default" w:ascii="宋体" w:hAnsiTheme="minorHAnsi"/>
            <w:sz w:val="21"/>
            <w:szCs w:val="22"/>
          </w:rPr>
          <w:delTex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delText>
        </w:r>
      </w:del>
    </w:p>
    <w:p>
      <w:pPr>
        <w:pStyle w:val="27"/>
        <w:spacing w:line="360" w:lineRule="auto"/>
        <w:ind w:firstLine="420" w:firstLineChars="0"/>
        <w:rPr>
          <w:del w:id="11557" w:author="Janusio" w:date="2018-03-10T15:00:25Z"/>
          <w:rFonts w:hint="eastAsia" w:ascii="Times New Roman" w:hAnsi="Times New Roman"/>
          <w:sz w:val="24"/>
          <w:szCs w:val="24"/>
        </w:rPr>
      </w:pPr>
      <w:del w:id="11558" w:author="Janusio" w:date="2018-03-10T15:00:25Z">
        <w:r>
          <w:rPr>
            <w:rFonts w:hint="eastAsia" w:ascii="Times New Roman" w:hAnsi="Times New Roman"/>
            <w:sz w:val="24"/>
            <w:szCs w:val="24"/>
          </w:rPr>
          <w:delText>可见：如果组件本身没有被篡改，并且组件间不存在干扰，则组件的输出符合预期，系统中组件的运行是可信的。所以，如果要使信任链传递有效，必须消除组件之间的干扰。</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w:t>
      </w:r>
      <w:del w:id="11559" w:author="Janusio" w:date="2018-03-10T15:00:40Z">
        <w:r>
          <w:rPr>
            <w:rFonts w:hint="eastAsia" w:ascii="Times New Roman" w:hAnsi="Times New Roman"/>
            <w:b/>
            <w:bCs/>
            <w:sz w:val="24"/>
            <w:szCs w:val="24"/>
            <w:lang w:val="en-US" w:eastAsia="zh-CN"/>
          </w:rPr>
          <w:delText>12</w:delText>
        </w:r>
      </w:del>
      <w:ins w:id="11560" w:author="Janusio" w:date="2018-03-10T15:00:40Z">
        <w:r>
          <w:rPr>
            <w:rFonts w:hint="eastAsia"/>
            <w:b/>
            <w:bCs/>
            <w:sz w:val="24"/>
            <w:szCs w:val="24"/>
            <w:lang w:val="en-US" w:eastAsia="zh-CN"/>
          </w:rPr>
          <w:t>4.9</w:t>
        </w:r>
      </w:ins>
      <w:r>
        <w:rPr>
          <w:rFonts w:hint="eastAsia" w:ascii="Times New Roman" w:hAnsi="Times New Roman"/>
          <w:b/>
          <w:bCs/>
          <w:sz w:val="24"/>
          <w:szCs w:val="24"/>
          <w:lang w:val="en-US" w:eastAsia="zh-CN"/>
        </w:rPr>
        <w:t>：</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470"/>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47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472"/>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473"/>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474"/>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475"/>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47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47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47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47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47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478"/>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479"/>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w:t>
      </w:r>
      <w:del w:id="11561" w:author="Janusio" w:date="2018-03-10T15:00:52Z">
        <w:r>
          <w:rPr>
            <w:rFonts w:hint="eastAsia" w:ascii="Times New Roman" w:hAnsi="Times New Roman"/>
            <w:sz w:val="24"/>
            <w:szCs w:val="24"/>
            <w:lang w:val="en-US" w:eastAsia="zh-CN"/>
          </w:rPr>
          <w:delText>2</w:delText>
        </w:r>
      </w:del>
      <w:ins w:id="11562" w:author="Janusio" w:date="2018-03-10T15:00:52Z">
        <w:r>
          <w:rPr>
            <w:rFonts w:hint="eastAsia"/>
            <w:sz w:val="24"/>
            <w:szCs w:val="24"/>
            <w:lang w:val="en-US" w:eastAsia="zh-CN"/>
          </w:rPr>
          <w:t>3</w:t>
        </w:r>
      </w:ins>
      <w:ins w:id="11563" w:author="Janusio" w:date="2018-03-10T15:00:53Z">
        <w:r>
          <w:rPr>
            <w:rFonts w:hint="eastAsia"/>
            <w:sz w:val="24"/>
            <w:szCs w:val="24"/>
            <w:lang w:val="en-US" w:eastAsia="zh-CN"/>
          </w:rPr>
          <w:t>.1</w:t>
        </w:r>
      </w:ins>
      <w:r>
        <w:rPr>
          <w:rFonts w:hint="eastAsia" w:ascii="Times New Roman" w:hAnsi="Times New Roman"/>
          <w:sz w:val="24"/>
          <w:szCs w:val="24"/>
          <w:lang w:val="en-US" w:eastAsia="zh-CN"/>
        </w:rPr>
        <w:t>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48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481"/>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482"/>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48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48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485"/>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48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48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48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48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48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486"/>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487"/>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3"/>
        <w:numPr>
          <w:ins w:id="11565" w:author="Janusio" w:date="2018-03-10T15:01:00Z"/>
        </w:numPr>
        <w:spacing w:line="360" w:lineRule="auto"/>
        <w:ind w:firstLine="0" w:firstLineChars="0"/>
        <w:rPr>
          <w:rFonts w:hint="eastAsia"/>
        </w:rPr>
        <w:pPrChange w:id="11564" w:author="Janusio" w:date="2018-03-10T15:01:00Z">
          <w:pPr>
            <w:pStyle w:val="4"/>
            <w:spacing w:line="360" w:lineRule="auto"/>
            <w:ind w:firstLine="0" w:firstLineChars="0"/>
          </w:pPr>
        </w:pPrChange>
      </w:pPr>
      <w:r>
        <w:rPr>
          <w:rFonts w:hint="eastAsia"/>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47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48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del w:id="11566" w:author="Janusio" w:date="2018-03-10T15:01:05Z">
        <w:r>
          <w:rPr>
            <w:rFonts w:hint="eastAsia"/>
            <w:b/>
            <w:bCs/>
            <w:sz w:val="24"/>
            <w:szCs w:val="24"/>
            <w:lang w:val="en-US" w:eastAsia="zh-CN"/>
          </w:rPr>
          <w:delText>3</w:delText>
        </w:r>
      </w:del>
      <w:ins w:id="11567" w:author="Janusio" w:date="2018-03-10T15:01:05Z">
        <w:r>
          <w:rPr>
            <w:rFonts w:hint="eastAsia"/>
            <w:b/>
            <w:bCs/>
            <w:sz w:val="24"/>
            <w:szCs w:val="24"/>
            <w:lang w:val="en-US" w:eastAsia="zh-CN"/>
          </w:rPr>
          <w:t>4.</w:t>
        </w:r>
      </w:ins>
      <w:ins w:id="11568" w:author="Janusio" w:date="2018-03-10T15:01:06Z">
        <w:r>
          <w:rPr>
            <w:rFonts w:hint="eastAsia"/>
            <w:b/>
            <w:bCs/>
            <w:sz w:val="24"/>
            <w:szCs w:val="24"/>
            <w:lang w:val="en-US" w:eastAsia="zh-CN"/>
          </w:rPr>
          <w:t>2</w:t>
        </w:r>
      </w:ins>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488"/>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489"/>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del w:id="11569" w:author="Janusio" w:date="2018-03-10T15:01:10Z"/>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490"/>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Change w:id="11570" w:author="Janusio" w:date="2018-03-10T15:01:10Z">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pPr>
        </w:pPrChange>
      </w:pP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491"/>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492"/>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493"/>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ins w:id="11571" w:author="Janusio" w:date="2018-03-10T15:01:30Z"/>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420" w:leftChars="0" w:right="0" w:rightChars="0" w:firstLine="0" w:firstLineChars="0"/>
        <w:jc w:val="center"/>
        <w:textAlignment w:val="auto"/>
        <w:outlineLvl w:val="9"/>
        <w:rPr>
          <w:del w:id="11573" w:author="Janusio" w:date="2018-03-10T15:01:16Z"/>
          <w:rFonts w:hint="eastAsia" w:ascii="Times New Roman" w:hAnsi="Times New Roman"/>
          <w:sz w:val="24"/>
          <w:szCs w:val="24"/>
          <w:lang w:val="en-US" w:eastAsia="zh-CN"/>
        </w:rPr>
        <w:pPrChange w:id="11572" w:author="Janusio" w:date="2018-03-10T15:01:34Z">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PrChange>
      </w:pP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Change w:id="11574" w:author="Janusio" w:date="2018-03-10T15:01:40Z">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pPr>
        </w:pPrChange>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494"/>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492"/>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495"/>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49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49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498"/>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49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50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w:t>
      </w:r>
      <w:ins w:id="11575" w:author="Janusio" w:date="2018-03-10T15:02:01Z">
        <w:r>
          <w:rPr>
            <w:rFonts w:hint="eastAsia"/>
            <w:b w:val="0"/>
            <w:bCs w:val="0"/>
            <w:sz w:val="24"/>
            <w:szCs w:val="24"/>
            <w:lang w:val="en-US" w:eastAsia="zh-CN"/>
          </w:rPr>
          <w:t>本文</w:t>
        </w:r>
      </w:ins>
      <w:ins w:id="11576" w:author="Janusio" w:date="2018-03-10T15:01:58Z">
        <w:r>
          <w:rPr>
            <w:rFonts w:hint="eastAsia"/>
            <w:b w:val="0"/>
            <w:bCs w:val="0"/>
            <w:sz w:val="24"/>
            <w:szCs w:val="24"/>
            <w:lang w:val="en-US" w:eastAsia="zh-CN"/>
          </w:rPr>
          <w:t>扩展</w:t>
        </w:r>
      </w:ins>
      <w:r>
        <w:rPr>
          <w:rFonts w:hint="eastAsia" w:ascii="Times New Roman" w:hAnsi="Times New Roman"/>
          <w:b w:val="0"/>
          <w:bCs w:val="0"/>
          <w:sz w:val="24"/>
          <w:szCs w:val="24"/>
          <w:lang w:val="en-US" w:eastAsia="zh-CN"/>
        </w:rPr>
        <w:t>无干扰给出的定理</w:t>
      </w:r>
      <w:ins w:id="11577" w:author="Janusio" w:date="2018-03-10T15:02:09Z">
        <w:r>
          <w:rPr>
            <w:rFonts w:hint="eastAsia"/>
            <w:b w:val="0"/>
            <w:bCs w:val="0"/>
            <w:sz w:val="24"/>
            <w:szCs w:val="24"/>
            <w:lang w:val="en-US" w:eastAsia="zh-CN"/>
          </w:rPr>
          <w:t>4.</w:t>
        </w:r>
      </w:ins>
      <w:r>
        <w:rPr>
          <w:rFonts w:hint="eastAsia" w:ascii="Times New Roman" w:hAnsi="Times New Roman"/>
          <w:b w:val="0"/>
          <w:bCs w:val="0"/>
          <w:sz w:val="24"/>
          <w:szCs w:val="24"/>
          <w:lang w:val="en-US" w:eastAsia="zh-CN"/>
        </w:rPr>
        <w:t>1，系统需要满足输出一致性，单步一致性</w:t>
      </w:r>
      <w:del w:id="11578" w:author="Janusio" w:date="2018-03-10T15:03:03Z">
        <w:r>
          <w:rPr>
            <w:rFonts w:hint="eastAsia" w:ascii="Times New Roman" w:hAnsi="Times New Roman"/>
            <w:b w:val="0"/>
            <w:bCs w:val="0"/>
            <w:sz w:val="24"/>
            <w:szCs w:val="24"/>
            <w:lang w:val="en-US" w:eastAsia="zh-CN"/>
          </w:rPr>
          <w:delText>，局部干扰性</w:delText>
        </w:r>
      </w:del>
      <w:r>
        <w:rPr>
          <w:rFonts w:hint="eastAsia" w:ascii="Times New Roman" w:hAnsi="Times New Roman"/>
          <w:b w:val="0"/>
          <w:bCs w:val="0"/>
          <w:sz w:val="24"/>
          <w:szCs w:val="24"/>
          <w:lang w:val="en-US" w:eastAsia="zh-CN"/>
        </w:rPr>
        <w:t>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11579" w:author="Janusio" w:date="2018-03-10T15:02:32Z"/>
          <w:rFonts w:hint="eastAsia" w:ascii="Times New Roman" w:hAnsi="Times New Roman"/>
          <w:b w:val="0"/>
          <w:bCs w:val="0"/>
          <w:sz w:val="24"/>
          <w:szCs w:val="24"/>
          <w:lang w:val="en-US" w:eastAsia="zh-CN"/>
        </w:rPr>
      </w:pPr>
      <w:del w:id="11580" w:author="Janusio" w:date="2018-03-10T15:02:32Z">
        <w:r>
          <w:rPr>
            <w:rFonts w:hint="eastAsia" w:ascii="Times New Roman" w:hAnsi="Times New Roman"/>
            <w:b w:val="0"/>
            <w:bCs w:val="0"/>
            <w:sz w:val="24"/>
            <w:szCs w:val="24"/>
            <w:lang w:val="en-US" w:eastAsia="zh-CN"/>
          </w:rPr>
          <w:delText>（2）证明单步一致性：</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50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502"/>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503"/>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504"/>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505"/>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506"/>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507"/>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506"/>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508"/>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509"/>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50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510"/>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511"/>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512"/>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513"/>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514"/>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11581" w:author="Janusio" w:date="2018-03-10T15:02:56Z"/>
          <w:rFonts w:hint="eastAsia" w:ascii="宋体" w:hAnsi="宋体" w:eastAsia="宋体" w:cs="宋体"/>
          <w:b w:val="0"/>
          <w:bCs w:val="0"/>
          <w:sz w:val="24"/>
          <w:szCs w:val="24"/>
          <w:lang w:val="en-US" w:eastAsia="zh-CN"/>
        </w:rPr>
      </w:pPr>
      <w:del w:id="11582" w:author="Janusio" w:date="2018-03-10T15:02:56Z">
        <w:r>
          <w:rPr>
            <w:rFonts w:hint="eastAsia" w:ascii="宋体" w:hAnsi="宋体" w:eastAsia="宋体" w:cs="宋体"/>
            <w:b w:val="0"/>
            <w:bCs w:val="0"/>
            <w:sz w:val="24"/>
            <w:szCs w:val="24"/>
            <w:lang w:val="en-US" w:eastAsia="zh-CN"/>
          </w:rPr>
          <w:delText>（3）对动作确定性的证明。</w:delText>
        </w:r>
      </w:del>
    </w:p>
    <w:p>
      <w:pPr>
        <w:widowControl w:val="0"/>
        <w:autoSpaceDE/>
        <w:autoSpaceDN/>
        <w:spacing w:line="360" w:lineRule="auto"/>
        <w:ind w:firstLine="420" w:firstLineChars="0"/>
        <w:jc w:val="both"/>
        <w:outlineLvl w:val="9"/>
        <w:rPr>
          <w:del w:id="11584" w:author="Janusio" w:date="2018-03-10T15:02:56Z"/>
          <w:rFonts w:hint="eastAsia" w:ascii="Times New Roman" w:hAnsi="Times New Roman"/>
          <w:sz w:val="24"/>
          <w:szCs w:val="24"/>
        </w:rPr>
        <w:pPrChange w:id="11583" w:author="Janusio" w:date="2018-03-10T15:02:56Z">
          <w:pPr>
            <w:widowControl w:val="0"/>
            <w:autoSpaceDE/>
            <w:autoSpaceDN/>
            <w:spacing w:line="360" w:lineRule="auto"/>
            <w:ind w:firstLine="420" w:firstLineChars="0"/>
            <w:outlineLvl w:val="9"/>
          </w:pPr>
        </w:pPrChange>
      </w:pPr>
      <w:del w:id="11585" w:author="Janusio" w:date="2018-03-10T15:02:56Z">
        <w:r>
          <w:rPr>
            <w:rFonts w:hint="eastAsia" w:ascii="Times New Roman" w:hAnsi="Times New Roman"/>
            <w:sz w:val="24"/>
            <w:szCs w:val="24"/>
            <w:lang w:val="en-US" w:eastAsia="zh-CN"/>
          </w:rPr>
          <w:delText>上述给出了一个计算机系统满足非传递性无干扰关系的形式化规范，也给出了一种判定可信计算平台信任链传递关系的有效方法。</w:delText>
        </w:r>
      </w:del>
    </w:p>
    <w:p>
      <w:pPr>
        <w:pStyle w:val="3"/>
        <w:numPr>
          <w:ins w:id="11587" w:author="Janusio" w:date="2018-03-10T15:03:11Z"/>
        </w:numPr>
        <w:spacing w:line="360" w:lineRule="auto"/>
        <w:ind w:firstLine="0" w:firstLineChars="0"/>
        <w:rPr>
          <w:rFonts w:hint="eastAsia"/>
        </w:rPr>
        <w:pPrChange w:id="11586" w:author="Janusio" w:date="2018-03-10T15:03:11Z">
          <w:pPr>
            <w:pStyle w:val="4"/>
            <w:spacing w:line="360" w:lineRule="auto"/>
            <w:ind w:firstLine="0" w:firstLineChars="0"/>
          </w:pPr>
        </w:pPrChange>
      </w:pPr>
      <w:r>
        <w:rPr>
          <w:rFonts w:hint="eastAsia"/>
          <w:lang w:val="en-US" w:eastAsia="zh-CN"/>
        </w:rPr>
        <w:t>基于扩展无干扰的TVP-QT验证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w:t>
      </w:r>
      <w:del w:id="11588" w:author="Janusio" w:date="2018-03-10T15:03:43Z">
        <w:r>
          <w:rPr>
            <w:rFonts w:hint="eastAsia" w:ascii="Times New Roman" w:hAnsi="Times New Roman"/>
            <w:sz w:val="24"/>
            <w:szCs w:val="24"/>
            <w:lang w:val="en-US" w:eastAsia="zh-CN"/>
          </w:rPr>
          <w:delText xml:space="preserve">虚拟机监视器( VMM) </w:delText>
        </w:r>
      </w:del>
      <w:r>
        <w:rPr>
          <w:rFonts w:hint="eastAsia" w:ascii="Times New Roman" w:hAnsi="Times New Roman"/>
          <w:sz w:val="24"/>
          <w:szCs w:val="24"/>
          <w:lang w:val="en-US" w:eastAsia="zh-CN"/>
        </w:rPr>
        <w:t>系统Xen，结合本文第</w:t>
      </w:r>
      <w:del w:id="11589" w:author="Janusio" w:date="2018-03-10T15:03:26Z">
        <w:r>
          <w:rPr>
            <w:rFonts w:hint="eastAsia" w:ascii="Times New Roman" w:hAnsi="Times New Roman"/>
            <w:sz w:val="24"/>
            <w:szCs w:val="24"/>
            <w:lang w:val="en-US" w:eastAsia="zh-CN"/>
          </w:rPr>
          <w:delText>三节</w:delText>
        </w:r>
      </w:del>
      <w:ins w:id="11590" w:author="Janusio" w:date="2018-03-10T15:03:26Z">
        <w:r>
          <w:rPr>
            <w:rFonts w:hint="eastAsia"/>
            <w:sz w:val="24"/>
            <w:szCs w:val="24"/>
            <w:lang w:val="en-US" w:eastAsia="zh-CN"/>
          </w:rPr>
          <w:t>3</w:t>
        </w:r>
      </w:ins>
      <w:ins w:id="11591" w:author="Janusio" w:date="2018-03-10T15:03:29Z">
        <w:r>
          <w:rPr>
            <w:rFonts w:hint="eastAsia"/>
            <w:sz w:val="24"/>
            <w:szCs w:val="24"/>
            <w:lang w:val="en-US" w:eastAsia="zh-CN"/>
          </w:rPr>
          <w:t>章</w:t>
        </w:r>
      </w:ins>
      <w:r>
        <w:rPr>
          <w:rFonts w:hint="eastAsia" w:ascii="Times New Roman" w:hAnsi="Times New Roman"/>
          <w:sz w:val="24"/>
          <w:szCs w:val="24"/>
          <w:lang w:val="en-US" w:eastAsia="zh-CN"/>
        </w:rPr>
        <w:t>介绍的TVP-QT</w:t>
      </w:r>
      <w:del w:id="11592" w:author="Janusio" w:date="2018-03-10T15:03:35Z">
        <w:r>
          <w:rPr>
            <w:rFonts w:hint="eastAsia" w:ascii="Times New Roman" w:hAnsi="Times New Roman"/>
            <w:sz w:val="24"/>
            <w:szCs w:val="24"/>
            <w:lang w:val="en-US" w:eastAsia="zh-CN"/>
          </w:rPr>
          <w:delText>平台</w:delText>
        </w:r>
      </w:del>
      <w:ins w:id="11593" w:author="Janusio" w:date="2018-03-10T15:03:38Z">
        <w:r>
          <w:rPr>
            <w:rFonts w:hint="eastAsia"/>
            <w:sz w:val="24"/>
            <w:szCs w:val="24"/>
            <w:lang w:val="en-US" w:eastAsia="zh-CN"/>
          </w:rPr>
          <w:t>习题</w:t>
        </w:r>
      </w:ins>
      <w:r>
        <w:rPr>
          <w:rFonts w:hint="eastAsia" w:ascii="Times New Roman" w:hAnsi="Times New Roman"/>
          <w:sz w:val="24"/>
          <w:szCs w:val="24"/>
          <w:lang w:val="en-US" w:eastAsia="zh-CN"/>
        </w:rPr>
        <w:t>，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w:t>
      </w:r>
      <w:ins w:id="11594" w:author="Janusio" w:date="2018-03-10T15:03:57Z">
        <w:r>
          <w:rPr>
            <w:rFonts w:hint="eastAsia"/>
            <w:sz w:val="24"/>
            <w:szCs w:val="24"/>
            <w:lang w:val="en-US" w:eastAsia="zh-CN"/>
          </w:rPr>
          <w:t>3</w:t>
        </w:r>
      </w:ins>
      <w:ins w:id="11595" w:author="Janusio" w:date="2018-03-10T15:03:58Z">
        <w:r>
          <w:rPr>
            <w:rFonts w:hint="eastAsia"/>
            <w:sz w:val="24"/>
            <w:szCs w:val="24"/>
            <w:lang w:val="en-US" w:eastAsia="zh-CN"/>
          </w:rPr>
          <w:t>.</w:t>
        </w:r>
      </w:ins>
      <w:ins w:id="11596" w:author="Janusio" w:date="2018-03-10T15:03:59Z">
        <w:r>
          <w:rPr>
            <w:rFonts w:hint="eastAsia"/>
            <w:sz w:val="24"/>
            <w:szCs w:val="24"/>
            <w:lang w:val="en-US" w:eastAsia="zh-CN"/>
          </w:rPr>
          <w:t>1</w:t>
        </w:r>
      </w:ins>
      <w:r>
        <w:rPr>
          <w:rFonts w:hint="eastAsia" w:ascii="Times New Roman" w:hAnsi="Times New Roman"/>
          <w:sz w:val="24"/>
          <w:szCs w:val="24"/>
          <w:lang w:val="en-US" w:eastAsia="zh-CN"/>
        </w:rPr>
        <w:t>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51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51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val="0"/>
          <w:bCs w:val="0"/>
          <w:sz w:val="24"/>
          <w:szCs w:val="24"/>
          <w:lang w:val="en-US" w:eastAsia="zh-CN"/>
          <w:rPrChange w:id="11597" w:author="Janusio" w:date="2018-03-10T15:04:58Z">
            <w:rPr>
              <w:rFonts w:hint="eastAsia"/>
              <w:b/>
              <w:bCs/>
              <w:sz w:val="24"/>
              <w:szCs w:val="24"/>
              <w:lang w:val="en-US" w:eastAsia="zh-CN"/>
            </w:rPr>
          </w:rPrChange>
        </w:rPr>
        <w:t>（1）</w:t>
      </w:r>
      <w:r>
        <w:rPr>
          <w:rFonts w:hint="eastAsia" w:ascii="Times New Roman" w:hAnsi="Times New Roman"/>
          <w:b w:val="0"/>
          <w:bCs w:val="0"/>
          <w:sz w:val="24"/>
          <w:szCs w:val="24"/>
          <w:lang w:val="en-US" w:eastAsia="zh-CN"/>
          <w:rPrChange w:id="11598" w:author="Janusio" w:date="2018-03-10T15:04:58Z">
            <w:rPr>
              <w:rFonts w:hint="eastAsia" w:ascii="Times New Roman" w:hAnsi="Times New Roman"/>
              <w:b/>
              <w:bCs/>
              <w:sz w:val="24"/>
              <w:szCs w:val="24"/>
              <w:lang w:val="en-US" w:eastAsia="zh-CN"/>
            </w:rPr>
          </w:rPrChange>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del w:id="11599" w:author="Janusio" w:date="2018-03-10T15:06:24Z">
        <w:r>
          <w:rPr>
            <w:rFonts w:hint="eastAsia"/>
            <w:sz w:val="24"/>
            <w:szCs w:val="24"/>
            <w:lang w:val="en-US" w:eastAsia="zh-CN"/>
          </w:rPr>
          <w:delText>3</w:delText>
        </w:r>
      </w:del>
      <w:ins w:id="11600" w:author="Janusio" w:date="2018-03-10T15:06:24Z">
        <w:r>
          <w:rPr>
            <w:rFonts w:hint="eastAsia"/>
            <w:sz w:val="24"/>
            <w:szCs w:val="24"/>
            <w:lang w:val="en-US" w:eastAsia="zh-CN"/>
          </w:rPr>
          <w:t>4</w:t>
        </w:r>
      </w:ins>
      <w:ins w:id="11601" w:author="Janusio" w:date="2018-03-10T15:06:25Z">
        <w:r>
          <w:rPr>
            <w:rFonts w:hint="eastAsia"/>
            <w:sz w:val="24"/>
            <w:szCs w:val="24"/>
            <w:lang w:val="en-US" w:eastAsia="zh-CN"/>
          </w:rPr>
          <w:t>.3</w:t>
        </w:r>
      </w:ins>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11603" w:author="Janusio" w:date="2018-03-10T15:06:20Z"/>
          <w:rFonts w:hint="eastAsia" w:ascii="Times New Roman" w:hAnsi="Times New Roman"/>
          <w:sz w:val="24"/>
          <w:szCs w:val="24"/>
          <w:lang w:val="en-US" w:eastAsia="zh-CN"/>
        </w:rPr>
        <w:pPrChange w:id="11602" w:author="Janusio" w:date="2018-03-10T15:04:47Z">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PrChange>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11605" w:author="Janusio" w:date="2018-03-10T15:06:28Z"/>
          <w:rFonts w:hint="eastAsia" w:ascii="Times New Roman" w:hAnsi="Times New Roman"/>
          <w:sz w:val="24"/>
          <w:szCs w:val="24"/>
          <w:lang w:val="en-US" w:eastAsia="zh-CN"/>
        </w:rPr>
        <w:pPrChange w:id="11604" w:author="Janusio" w:date="2018-03-10T15:04:51Z">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PrChange>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Change w:id="11606" w:author="Janusio" w:date="2018-03-10T15:04:43Z">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PrChange>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Change w:id="11607" w:author="Janusio" w:date="2018-03-10T15:05:00Z">
            <w:rPr>
              <w:rFonts w:hint="eastAsia" w:ascii="Times New Roman" w:hAnsi="Times New Roman"/>
              <w:b/>
              <w:bCs/>
              <w:sz w:val="24"/>
              <w:szCs w:val="24"/>
              <w:lang w:val="en-US" w:eastAsia="zh-CN"/>
            </w:rPr>
          </w:rPrChange>
        </w:rPr>
      </w:pPr>
      <w:r>
        <w:rPr>
          <w:rFonts w:hint="eastAsia"/>
          <w:b w:val="0"/>
          <w:bCs w:val="0"/>
          <w:sz w:val="24"/>
          <w:szCs w:val="24"/>
          <w:lang w:val="en-US" w:eastAsia="zh-CN"/>
          <w:rPrChange w:id="11608" w:author="Janusio" w:date="2018-03-10T15:05:00Z">
            <w:rPr>
              <w:rFonts w:hint="eastAsia"/>
              <w:b/>
              <w:bCs/>
              <w:sz w:val="24"/>
              <w:szCs w:val="24"/>
              <w:lang w:val="en-US" w:eastAsia="zh-CN"/>
            </w:rPr>
          </w:rPrChange>
        </w:rPr>
        <w:t>（2）</w:t>
      </w:r>
      <w:r>
        <w:rPr>
          <w:rFonts w:hint="eastAsia" w:ascii="Times New Roman" w:hAnsi="Times New Roman"/>
          <w:b w:val="0"/>
          <w:bCs w:val="0"/>
          <w:sz w:val="24"/>
          <w:szCs w:val="24"/>
          <w:lang w:val="en-US" w:eastAsia="zh-CN"/>
          <w:rPrChange w:id="11609" w:author="Janusio" w:date="2018-03-10T15:05:00Z">
            <w:rPr>
              <w:rFonts w:hint="eastAsia" w:ascii="Times New Roman" w:hAnsi="Times New Roman"/>
              <w:b/>
              <w:bCs/>
              <w:sz w:val="24"/>
              <w:szCs w:val="24"/>
              <w:lang w:val="en-US" w:eastAsia="zh-CN"/>
            </w:rPr>
          </w:rPrChange>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w:t>
      </w:r>
      <w:ins w:id="11610" w:author="Janusio" w:date="2018-03-10T15:05:16Z">
        <w:r>
          <w:rPr>
            <w:rFonts w:hint="eastAsia" w:ascii="Times New Roman" w:hAnsi="Times New Roman"/>
            <w:b w:val="0"/>
            <w:bCs w:val="0"/>
            <w:sz w:val="24"/>
            <w:szCs w:val="24"/>
            <w:lang w:val="en-US" w:eastAsia="zh-CN"/>
          </w:rPr>
          <w:t>存在一个用户虚拟机</w:t>
        </w:r>
      </w:ins>
      <w:del w:id="11611" w:author="Janusio" w:date="2018-03-10T15:05:16Z">
        <w:r>
          <w:rPr>
            <w:rFonts w:hint="eastAsia" w:ascii="Times New Roman" w:hAnsi="Times New Roman"/>
            <w:b w:val="0"/>
            <w:bCs w:val="0"/>
            <w:sz w:val="24"/>
            <w:szCs w:val="24"/>
            <w:lang w:val="en-US" w:eastAsia="zh-CN"/>
          </w:rPr>
          <w:delText>情况1</w:delText>
        </w:r>
      </w:del>
      <w:r>
        <w:rPr>
          <w:rFonts w:hint="eastAsia" w:ascii="Times New Roman" w:hAnsi="Times New Roman"/>
          <w:b w:val="0"/>
          <w:bCs w:val="0"/>
          <w:sz w:val="24"/>
          <w:szCs w:val="24"/>
          <w:lang w:val="en-US" w:eastAsia="zh-CN"/>
        </w:rPr>
        <w:t>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w:t>
      </w:r>
      <w:del w:id="11612" w:author="Janusio" w:date="2018-03-10T15:05:45Z">
        <w:r>
          <w:rPr>
            <w:rFonts w:hint="eastAsia" w:ascii="Times New Roman" w:hAnsi="Times New Roman"/>
            <w:b w:val="0"/>
            <w:bCs w:val="0"/>
            <w:sz w:val="24"/>
            <w:szCs w:val="24"/>
            <w:lang w:val="en-US" w:eastAsia="zh-CN"/>
          </w:rPr>
          <w:delText>图</w:delText>
        </w:r>
      </w:del>
      <w:ins w:id="11613" w:author="Janusio" w:date="2018-03-10T15:05:43Z">
        <w:r>
          <w:rPr>
            <w:rFonts w:hint="eastAsia" w:ascii="Times New Roman" w:hAnsi="Times New Roman"/>
            <w:b w:val="0"/>
            <w:bCs w:val="0"/>
            <w:sz w:val="24"/>
            <w:szCs w:val="24"/>
            <w:lang w:val="en-US" w:eastAsia="zh-CN"/>
          </w:rPr>
          <w:t>图</w:t>
        </w:r>
      </w:ins>
      <w:ins w:id="11614" w:author="Janusio" w:date="2018-03-10T15:05:43Z">
        <w:r>
          <w:rPr>
            <w:rFonts w:hint="eastAsia"/>
            <w:b w:val="0"/>
            <w:bCs w:val="0"/>
            <w:sz w:val="24"/>
            <w:szCs w:val="24"/>
            <w:lang w:val="en-US" w:eastAsia="zh-CN"/>
          </w:rPr>
          <w:t>4.1</w:t>
        </w:r>
      </w:ins>
      <w:r>
        <w:rPr>
          <w:rFonts w:hint="eastAsia" w:ascii="Times New Roman" w:hAnsi="Times New Roman"/>
          <w:b w:val="0"/>
          <w:bCs w:val="0"/>
          <w:sz w:val="24"/>
          <w:szCs w:val="24"/>
          <w:lang w:val="en-US" w:eastAsia="zh-CN"/>
        </w:rPr>
        <w:t>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Change w:id="11615" w:author="Janusio" w:date="2018-03-10T15:05:33Z">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pPr>
        </w:pPrChange>
      </w:pPr>
      <w:r>
        <w:rPr>
          <w:rFonts w:hint="eastAsia" w:ascii="Times New Roman" w:hAnsi="Times New Roman"/>
          <w:b w:val="0"/>
          <w:bCs w:val="0"/>
          <w:sz w:val="24"/>
          <w:szCs w:val="24"/>
          <w:lang w:val="en-US" w:eastAsia="zh-CN"/>
        </w:rPr>
        <w:drawing>
          <wp:inline distT="0" distB="0" distL="114300" distR="114300">
            <wp:extent cx="3636010" cy="2715260"/>
            <wp:effectExtent l="0" t="0" r="2540" b="8255"/>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517"/>
                    <a:stretch>
                      <a:fillRect/>
                    </a:stretch>
                  </pic:blipFill>
                  <pic:spPr>
                    <a:xfrm>
                      <a:off x="0" y="0"/>
                      <a:ext cx="3636010" cy="27152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2"/>
          <w:szCs w:val="22"/>
          <w:lang w:val="en-US" w:eastAsia="zh-CN"/>
          <w:rPrChange w:id="11616" w:author="Janusio" w:date="2018-03-10T15:05:49Z">
            <w:rPr>
              <w:rFonts w:hint="eastAsia" w:ascii="Times New Roman" w:hAnsi="Times New Roman"/>
              <w:b w:val="0"/>
              <w:bCs w:val="0"/>
              <w:sz w:val="24"/>
              <w:szCs w:val="24"/>
              <w:lang w:val="en-US" w:eastAsia="zh-CN"/>
            </w:rPr>
          </w:rPrChange>
        </w:rPr>
      </w:pPr>
      <w:r>
        <w:rPr>
          <w:rFonts w:hint="eastAsia" w:ascii="Times New Roman" w:hAnsi="Times New Roman"/>
          <w:b w:val="0"/>
          <w:bCs w:val="0"/>
          <w:sz w:val="22"/>
          <w:szCs w:val="22"/>
          <w:lang w:val="en-US" w:eastAsia="zh-CN"/>
          <w:rPrChange w:id="11617" w:author="Janusio" w:date="2018-03-10T15:05:49Z">
            <w:rPr>
              <w:rFonts w:hint="eastAsia" w:ascii="Times New Roman" w:hAnsi="Times New Roman"/>
              <w:b w:val="0"/>
              <w:bCs w:val="0"/>
              <w:sz w:val="24"/>
              <w:szCs w:val="24"/>
              <w:lang w:val="en-US" w:eastAsia="zh-CN"/>
            </w:rPr>
          </w:rPrChange>
        </w:rPr>
        <w:t>图</w:t>
      </w:r>
      <w:ins w:id="11618" w:author="Janusio" w:date="2018-03-10T15:05:36Z">
        <w:r>
          <w:rPr>
            <w:rFonts w:hint="eastAsia"/>
            <w:b w:val="0"/>
            <w:bCs w:val="0"/>
            <w:sz w:val="22"/>
            <w:szCs w:val="22"/>
            <w:lang w:val="en-US" w:eastAsia="zh-CN"/>
            <w:rPrChange w:id="11619" w:author="Janusio" w:date="2018-03-10T15:05:49Z">
              <w:rPr>
                <w:rFonts w:hint="eastAsia"/>
                <w:b w:val="0"/>
                <w:bCs w:val="0"/>
                <w:sz w:val="24"/>
                <w:szCs w:val="24"/>
                <w:lang w:val="en-US" w:eastAsia="zh-CN"/>
              </w:rPr>
            </w:rPrChange>
          </w:rPr>
          <w:t>4</w:t>
        </w:r>
      </w:ins>
      <w:ins w:id="11621" w:author="Janusio" w:date="2018-03-10T15:05:37Z">
        <w:r>
          <w:rPr>
            <w:rFonts w:hint="eastAsia"/>
            <w:b w:val="0"/>
            <w:bCs w:val="0"/>
            <w:sz w:val="22"/>
            <w:szCs w:val="22"/>
            <w:lang w:val="en-US" w:eastAsia="zh-CN"/>
            <w:rPrChange w:id="11622" w:author="Janusio" w:date="2018-03-10T15:05:49Z">
              <w:rPr>
                <w:rFonts w:hint="eastAsia"/>
                <w:b w:val="0"/>
                <w:bCs w:val="0"/>
                <w:sz w:val="24"/>
                <w:szCs w:val="24"/>
                <w:lang w:val="en-US" w:eastAsia="zh-CN"/>
              </w:rPr>
            </w:rPrChange>
          </w:rPr>
          <w:t>.1</w:t>
        </w:r>
      </w:ins>
      <w:r>
        <w:rPr>
          <w:rFonts w:hint="eastAsia" w:ascii="Times New Roman" w:hAnsi="Times New Roman"/>
          <w:b w:val="0"/>
          <w:bCs w:val="0"/>
          <w:sz w:val="22"/>
          <w:szCs w:val="22"/>
          <w:lang w:val="en-US" w:eastAsia="zh-CN"/>
          <w:rPrChange w:id="11624" w:author="Janusio" w:date="2018-03-10T15:05:49Z">
            <w:rPr>
              <w:rFonts w:hint="eastAsia" w:ascii="Times New Roman" w:hAnsi="Times New Roman"/>
              <w:b w:val="0"/>
              <w:bCs w:val="0"/>
              <w:sz w:val="24"/>
              <w:szCs w:val="24"/>
              <w:lang w:val="en-US" w:eastAsia="zh-CN"/>
            </w:rPr>
          </w:rPrChange>
        </w:rPr>
        <w:t xml:space="preserve">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11626" w:author="Janusio" w:date="2018-03-10T15:06:34Z"/>
          <w:rFonts w:hint="eastAsia" w:ascii="Times New Roman" w:hAnsi="Times New Roman"/>
          <w:sz w:val="24"/>
          <w:szCs w:val="24"/>
          <w:lang w:val="en-US" w:eastAsia="zh-CN"/>
        </w:rPr>
        <w:pPrChange w:id="11625" w:author="Janusio" w:date="2018-03-10T15:06:07Z">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PrChange>
      </w:pPr>
      <w:del w:id="11627" w:author="Janusio" w:date="2018-03-10T15:05:59Z">
        <w:r>
          <w:rPr>
            <w:rFonts w:hint="eastAsia" w:ascii="Times New Roman" w:hAnsi="Times New Roman"/>
            <w:sz w:val="24"/>
            <w:szCs w:val="24"/>
            <w:lang w:val="en-US" w:eastAsia="zh-CN"/>
          </w:rPr>
          <w:delText>（1</w:delText>
        </w:r>
      </w:del>
      <w:del w:id="11628" w:author="Janusio" w:date="2018-03-10T15:05:58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11630" w:author="Janusio" w:date="2018-03-10T15:06:36Z"/>
          <w:rFonts w:hint="eastAsia" w:ascii="Times New Roman" w:hAnsi="Times New Roman"/>
          <w:sz w:val="24"/>
          <w:szCs w:val="24"/>
          <w:lang w:val="en-US" w:eastAsia="zh-CN"/>
        </w:rPr>
        <w:pPrChange w:id="11629" w:author="Janusio" w:date="2018-03-10T15:06:03Z">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PrChange>
      </w:pPr>
      <w:del w:id="11631" w:author="Janusio" w:date="2018-03-10T15:06:01Z">
        <w:r>
          <w:rPr>
            <w:rFonts w:hint="eastAsia" w:ascii="Times New Roman" w:hAnsi="Times New Roman"/>
            <w:sz w:val="24"/>
            <w:szCs w:val="24"/>
            <w:lang w:val="en-US" w:eastAsia="zh-CN"/>
          </w:rPr>
          <w:delText>（2）</w:delText>
        </w:r>
      </w:del>
      <w:r>
        <w:rPr>
          <w:rFonts w:hint="eastAsia" w:ascii="Times New Roman" w:hAnsi="Times New Roman"/>
          <w:sz w:val="24"/>
          <w:szCs w:val="24"/>
          <w:lang w:val="en-US" w:eastAsia="zh-CN"/>
        </w:rPr>
        <w:t>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11632" w:author="Janusio" w:date="2018-03-10T15:06:10Z">
        <w:r>
          <w:rPr>
            <w:rFonts w:hint="eastAsia" w:ascii="Times New Roman" w:hAnsi="Times New Roman"/>
            <w:sz w:val="24"/>
            <w:szCs w:val="24"/>
            <w:lang w:val="en-US" w:eastAsia="zh-CN"/>
          </w:rPr>
          <w:delText>（3）</w:delText>
        </w:r>
      </w:del>
      <w:r>
        <w:rPr>
          <w:rFonts w:hint="eastAsia" w:ascii="Times New Roman" w:hAnsi="Times New Roman"/>
          <w:sz w:val="24"/>
          <w:szCs w:val="24"/>
          <w:lang w:val="en-US" w:eastAsia="zh-CN"/>
        </w:rPr>
        <w:t>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del w:id="11633" w:author="Janusio" w:date="2018-03-10T15:06:52Z">
        <w:r>
          <w:rPr>
            <w:rFonts w:hint="eastAsia" w:ascii="Times New Roman" w:hAnsi="Times New Roman"/>
            <w:sz w:val="24"/>
            <w:szCs w:val="24"/>
            <w:lang w:val="en-US" w:eastAsia="zh-CN"/>
          </w:rPr>
          <w:delText>该系统依据非传递无干扰策略模型对传统VMM的虚拟I/O设备体系进行了改造，只要根据应用程序需求，合理划分安全域，各应用安全域的运行不受其它应用程序干扰，</w:delText>
        </w:r>
      </w:del>
      <w:r>
        <w:rPr>
          <w:rFonts w:hint="eastAsia" w:ascii="Times New Roman" w:hAnsi="Times New Roman"/>
          <w:sz w:val="24"/>
          <w:szCs w:val="24"/>
          <w:lang w:val="en-US" w:eastAsia="zh-CN"/>
        </w:rPr>
        <w:t>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eastAsia="宋体" w:cs="宋体"/>
          <w:kern w:val="2"/>
          <w:sz w:val="24"/>
          <w:szCs w:val="24"/>
        </w:rPr>
      </w:pPr>
      <w:ins w:id="11634" w:author="Janusio" w:date="2018-03-10T15:08:01Z">
        <w:r>
          <w:rPr>
            <w:rFonts w:hint="eastAsia" w:ascii="Times New Roman" w:hAnsi="Times New Roman" w:eastAsia="宋体" w:cs="宋体"/>
            <w:kern w:val="2"/>
            <w:sz w:val="24"/>
            <w:szCs w:val="24"/>
            <w:lang w:val="en-US" w:eastAsia="zh-CN"/>
          </w:rPr>
          <w:t>本章</w:t>
        </w:r>
      </w:ins>
      <w:del w:id="11635" w:author="Janusio" w:date="2018-03-10T15:08:03Z">
        <w:r>
          <w:rPr>
            <w:rFonts w:hint="eastAsia" w:ascii="Times New Roman" w:hAnsi="Times New Roman" w:eastAsia="宋体" w:cs="宋体"/>
            <w:kern w:val="2"/>
            <w:sz w:val="24"/>
            <w:szCs w:val="24"/>
            <w:lang w:val="en-US" w:eastAsia="zh-CN"/>
          </w:rPr>
          <w:delText>本章首先利用扩展安全逻辑对本文构建的TVP-QT信任链进行形式化分析，主要从主机m、可信衔接点TJP、虚拟机vm三个层次，分别对本地程序执行、信任链属性、远程验证进行形式化分析。</w:delText>
        </w:r>
      </w:del>
      <w:del w:id="11636" w:author="Janusio" w:date="2018-03-10T15:08:03Z">
        <w:r>
          <w:rPr>
            <w:rFonts w:hint="eastAsia" w:ascii="Times New Roman" w:hAnsi="Times New Roman" w:eastAsia="宋体" w:cs="宋体"/>
            <w:kern w:val="2"/>
            <w:sz w:val="24"/>
            <w:szCs w:val="24"/>
          </w:rPr>
          <w:delTex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delText>
        </w:r>
      </w:del>
      <w:ins w:id="11637" w:author="Janusio" w:date="2018-03-10T15:07:48Z">
        <w:r>
          <w:rPr>
            <w:rFonts w:hint="eastAsia" w:ascii="Times New Roman" w:hAnsi="Times New Roman" w:eastAsia="宋体" w:cs="宋体"/>
            <w:kern w:val="2"/>
            <w:sz w:val="24"/>
            <w:szCs w:val="24"/>
          </w:rPr>
          <w:t>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利用无干扰理论对该信任链模型进行了分析和验证，证明了扩展后的无干扰理论验证信任链模型的有效性。</w:t>
        </w:r>
      </w:ins>
    </w:p>
    <w:p>
      <w:pPr>
        <w:pStyle w:val="27"/>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总结与展望</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工作总结</w:t>
      </w:r>
    </w:p>
    <w:p>
      <w:pPr>
        <w:spacing w:line="400" w:lineRule="exact"/>
        <w:ind w:firstLine="435"/>
        <w:rPr>
          <w:del w:id="11638" w:author="Janusio" w:date="2018-03-10T15:08:47Z"/>
          <w:rFonts w:hint="eastAsia"/>
          <w:sz w:val="24"/>
          <w:lang w:val="en-US" w:eastAsia="zh-CN"/>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w:t>
      </w:r>
      <w:ins w:id="11639" w:author="Janusio" w:date="2018-03-10T15:08:57Z">
        <w:r>
          <w:rPr>
            <w:rFonts w:hint="eastAsia"/>
            <w:sz w:val="24"/>
            <w:lang w:val="en-US" w:eastAsia="zh-CN"/>
          </w:rPr>
          <w:t>架构</w:t>
        </w:r>
      </w:ins>
      <w:r>
        <w:rPr>
          <w:rFonts w:hint="eastAsia"/>
          <w:sz w:val="24"/>
          <w:lang w:val="en-US" w:eastAsia="zh-CN"/>
        </w:rPr>
        <w:t>，该可信虚拟平台</w:t>
      </w:r>
      <w:ins w:id="11640" w:author="Janusio" w:date="2018-03-10T15:09:02Z">
        <w:r>
          <w:rPr>
            <w:rFonts w:hint="eastAsia"/>
            <w:sz w:val="24"/>
            <w:lang w:val="en-US" w:eastAsia="zh-CN"/>
          </w:rPr>
          <w:t>架构</w:t>
        </w:r>
      </w:ins>
      <w:r>
        <w:rPr>
          <w:rFonts w:hint="eastAsia"/>
          <w:sz w:val="24"/>
          <w:lang w:val="en-US" w:eastAsia="zh-CN"/>
        </w:rPr>
        <w:t>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w:t>
      </w:r>
      <w:del w:id="11641" w:author="Janusio" w:date="2018-03-10T15:08:47Z">
        <w:r>
          <w:rPr>
            <w:rFonts w:hint="eastAsia"/>
            <w:sz w:val="24"/>
            <w:lang w:val="en-US" w:eastAsia="zh-CN"/>
          </w:rPr>
          <w:delText>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delText>
        </w:r>
      </w:del>
    </w:p>
    <w:p>
      <w:pPr>
        <w:spacing w:line="400" w:lineRule="exact"/>
        <w:ind w:firstLine="435"/>
        <w:rPr>
          <w:rFonts w:hint="eastAsia" w:ascii="Times New Roman" w:hAnsi="Times New Roman"/>
          <w:sz w:val="24"/>
        </w:rPr>
      </w:pPr>
      <w:r>
        <w:rPr>
          <w:rFonts w:hint="eastAsia"/>
          <w:sz w:val="24"/>
          <w:lang w:val="en-US" w:eastAsia="zh-CN"/>
        </w:rPr>
        <w:t>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del w:id="11642" w:author="Janusio" w:date="2018-03-10T15:10:18Z"/>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w:t>
      </w:r>
      <w:del w:id="11643" w:author="Janusio" w:date="2018-03-10T15:10:12Z">
        <w:r>
          <w:rPr>
            <w:rFonts w:hint="eastAsia"/>
            <w:sz w:val="24"/>
            <w:lang w:val="en-US" w:eastAsia="zh-CN"/>
          </w:rPr>
          <w:delText>扩展的</w:delText>
        </w:r>
      </w:del>
      <w:del w:id="11644" w:author="Janusio" w:date="2018-03-10T13:19:51Z">
        <w:r>
          <w:rPr>
            <w:rFonts w:hint="eastAsia"/>
            <w:sz w:val="24"/>
            <w:lang w:val="en-US" w:eastAsia="zh-CN"/>
          </w:rPr>
          <w:delText>安全逻辑</w:delText>
        </w:r>
      </w:del>
      <w:ins w:id="11645" w:author="Janusio" w:date="2018-03-10T13:19:51Z">
        <w:r>
          <w:rPr>
            <w:rFonts w:hint="eastAsia"/>
            <w:sz w:val="24"/>
            <w:lang w:val="en-US" w:eastAsia="zh-CN"/>
          </w:rPr>
          <w:t>安全系统逻辑</w:t>
        </w:r>
      </w:ins>
      <w:r>
        <w:rPr>
          <w:rFonts w:hint="eastAsia"/>
          <w:sz w:val="24"/>
          <w:lang w:val="en-US" w:eastAsia="zh-CN"/>
        </w:rPr>
        <w:t>形式化方法进行信任链形式化分析，针对传统的</w:t>
      </w:r>
      <w:del w:id="11646" w:author="Janusio" w:date="2018-03-10T13:19:51Z">
        <w:r>
          <w:rPr>
            <w:rFonts w:hint="eastAsia"/>
            <w:sz w:val="24"/>
            <w:lang w:val="en-US" w:eastAsia="zh-CN"/>
          </w:rPr>
          <w:delText>安全逻辑</w:delText>
        </w:r>
      </w:del>
      <w:ins w:id="11647" w:author="Janusio" w:date="2018-03-10T13:19:51Z">
        <w:r>
          <w:rPr>
            <w:rFonts w:hint="eastAsia"/>
            <w:sz w:val="24"/>
            <w:lang w:val="en-US" w:eastAsia="zh-CN"/>
          </w:rPr>
          <w:t>安全系统逻辑</w:t>
        </w:r>
      </w:ins>
      <w:r>
        <w:rPr>
          <w:rFonts w:hint="eastAsia"/>
          <w:sz w:val="24"/>
          <w:lang w:val="en-US" w:eastAsia="zh-CN"/>
        </w:rPr>
        <w:t>形式化分析方法不能有效的适用虚拟机启动的过程的问题，将</w:t>
      </w:r>
      <w:del w:id="11648" w:author="Janusio" w:date="2018-03-10T13:19:51Z">
        <w:r>
          <w:rPr>
            <w:rFonts w:hint="eastAsia"/>
            <w:sz w:val="24"/>
            <w:lang w:val="en-US" w:eastAsia="zh-CN"/>
          </w:rPr>
          <w:delText>安全逻辑</w:delText>
        </w:r>
      </w:del>
      <w:ins w:id="11649" w:author="Janusio" w:date="2018-03-10T13:19:51Z">
        <w:r>
          <w:rPr>
            <w:rFonts w:hint="eastAsia"/>
            <w:sz w:val="24"/>
            <w:lang w:val="en-US" w:eastAsia="zh-CN"/>
          </w:rPr>
          <w:t>安全系统逻辑</w:t>
        </w:r>
      </w:ins>
      <w:r>
        <w:rPr>
          <w:rFonts w:hint="eastAsia"/>
          <w:sz w:val="24"/>
          <w:lang w:val="en-US" w:eastAsia="zh-CN"/>
        </w:rPr>
        <w:t>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firstLineChars="0"/>
        <w:rPr>
          <w:rFonts w:hint="eastAsia" w:ascii="Times New Roman" w:hAnsi="Times New Roman"/>
          <w:sz w:val="24"/>
          <w:szCs w:val="24"/>
        </w:rPr>
        <w:pPrChange w:id="11650" w:author="Janusio" w:date="2018-03-10T15:10:18Z">
          <w:pPr>
            <w:pStyle w:val="27"/>
            <w:spacing w:line="360" w:lineRule="auto"/>
            <w:ind w:firstLine="420" w:firstLineChars="0"/>
          </w:pPr>
        </w:pPrChange>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研究展望</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w:t>
      </w:r>
      <w:bookmarkStart w:id="15" w:name="_GoBack"/>
      <w:bookmarkEnd w:id="15"/>
      <w:r>
        <w:rPr>
          <w:rFonts w:hint="eastAsia" w:ascii="Times New Roman" w:hAnsi="Times New Roman"/>
          <w:sz w:val="24"/>
          <w:szCs w:val="24"/>
          <w:lang w:val="en-US" w:eastAsia="zh-CN"/>
        </w:rPr>
        <w:t>很多虚拟机的情况进行信任链构建进行分析；并且没有对在信任链构建过程中如果存在虚拟机迁移的情况进行分析。因此针对虚拟机迁移及分布式虚拟机信任链构建机制也是下一步的研究方向。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r>
        <w:rPr>
          <w:rFonts w:hint="eastAsia"/>
          <w:lang w:val="en-US" w:eastAsia="zh-CN"/>
        </w:rPr>
        <w:t>参考文献</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r>
        <w:rPr>
          <w:rFonts w:hint="eastAsia"/>
          <w:lang w:val="en-US" w:eastAsia="zh-CN"/>
        </w:rPr>
        <w:t>致谢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w:t>
      </w:r>
      <w:del w:id="11651" w:author="Janusio" w:date="2018-03-10T14:28:20Z">
        <w:r>
          <w:rPr>
            <w:rFonts w:hint="eastAsia" w:ascii="Times New Roman" w:hAnsi="Times New Roman"/>
            <w:sz w:val="24"/>
            <w:szCs w:val="24"/>
            <w:lang w:val="en-US" w:eastAsia="zh-CN"/>
          </w:rPr>
          <w:delText>我们</w:delText>
        </w:r>
      </w:del>
      <w:ins w:id="11652" w:author="Janusio" w:date="2018-03-10T14:28:20Z">
        <w:r>
          <w:rPr>
            <w:rFonts w:hint="eastAsia" w:ascii="Times New Roman" w:hAnsi="Times New Roman"/>
            <w:sz w:val="24"/>
            <w:szCs w:val="24"/>
            <w:lang w:val="en-US" w:eastAsia="zh-CN"/>
          </w:rPr>
          <w:t>本文</w:t>
        </w:r>
      </w:ins>
      <w:r>
        <w:rPr>
          <w:rFonts w:hint="eastAsia" w:ascii="Times New Roman" w:hAnsi="Times New Roman"/>
          <w:sz w:val="24"/>
          <w:szCs w:val="24"/>
          <w:lang w:val="en-US" w:eastAsia="zh-CN"/>
        </w:rPr>
        <w:t>同舟共济的向未来前行。</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7"/>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在校期间的科研成果和参与的科研项目</w:t>
      </w: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27"/>
        <w:numPr>
          <w:ilvl w:val="0"/>
          <w:numId w:val="29"/>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27"/>
        <w:numPr>
          <w:ilvl w:val="0"/>
          <w:numId w:val="29"/>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27"/>
        <w:spacing w:line="360" w:lineRule="auto"/>
        <w:ind w:firstLine="0" w:firstLineChars="0"/>
        <w:rPr>
          <w:rFonts w:hint="eastAsia" w:ascii="Times New Roman" w:hAnsi="Times New Roman" w:eastAsiaTheme="minorEastAsia"/>
          <w:sz w:val="24"/>
          <w:szCs w:val="24"/>
          <w:lang w:val="en-US" w:eastAsia="zh-CN"/>
        </w:rPr>
      </w:pP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27"/>
        <w:numPr>
          <w:ilvl w:val="0"/>
          <w:numId w:val="3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27"/>
        <w:numPr>
          <w:ilvl w:val="0"/>
          <w:numId w:val="3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18">
    <w:p/>
  </w:endnote>
  <w:endnote w:type="continuationSeparator" w:id="119">
    <w:p>
      <w:r>
        <w:continuationSeparator/>
      </w:r>
    </w:p>
  </w:endnote>
  <w:endnote w:id="0">
    <w:p>
      <w:pPr>
        <w:pStyle w:val="12"/>
        <w:snapToGrid w:val="0"/>
      </w:pPr>
      <w:r>
        <w:rPr>
          <w:rStyle w:val="18"/>
        </w:rPr>
        <w:t>[</w:t>
      </w:r>
      <w:r>
        <w:rPr>
          <w:rStyle w:val="18"/>
        </w:rPr>
        <w:endnoteRef/>
      </w:r>
      <w:r>
        <w:rPr>
          <w:rStyle w:val="18"/>
        </w:rPr>
        <w:t>]</w:t>
      </w:r>
      <w:r>
        <w:t xml:space="preserve"> </w:t>
      </w:r>
      <w:r>
        <w:rPr>
          <w:rFonts w:hint="eastAsia"/>
        </w:rPr>
        <w:t>National Institute of Standards and Technology | NIST</w:t>
      </w:r>
      <w:r>
        <w:rPr>
          <w:rFonts w:hint="eastAsia"/>
          <w:lang w:val="en-US" w:eastAsia="zh-CN"/>
        </w:rPr>
        <w:t xml:space="preserve"> [EB/OL].</w:t>
      </w:r>
      <w:r>
        <w:rPr>
          <w:rFonts w:hint="eastAsia"/>
        </w:rPr>
        <w:t xml:space="preserve"> NIST</w:t>
      </w:r>
      <w:r>
        <w:rPr>
          <w:rFonts w:hint="eastAsia"/>
          <w:lang w:val="en-US" w:eastAsia="zh-CN"/>
        </w:rPr>
        <w:t>. [2018-03-10].</w:t>
      </w:r>
      <w:r>
        <w:rPr>
          <w:rFonts w:hint="eastAsia"/>
        </w:rPr>
        <w:t>https://www.nist.gov/</w:t>
      </w:r>
    </w:p>
  </w:endnote>
  <w:endnote w:id="1">
    <w:p>
      <w:pPr>
        <w:pStyle w:val="12"/>
        <w:snapToGrid w:val="0"/>
      </w:pPr>
      <w:r>
        <w:rPr>
          <w:rStyle w:val="18"/>
        </w:rPr>
        <w:t>[</w:t>
      </w:r>
      <w:r>
        <w:rPr>
          <w:rStyle w:val="18"/>
        </w:rPr>
        <w:endnoteRef/>
      </w:r>
      <w:r>
        <w:rPr>
          <w:rStyle w:val="18"/>
        </w:rPr>
        <w:t>]</w:t>
      </w:r>
      <w:r>
        <w:t xml:space="preserve"> </w:t>
      </w:r>
      <w:r>
        <w:rPr>
          <w:rFonts w:hint="eastAsia"/>
        </w:rPr>
        <w:t>柯文浚, 董碧丹, 高洋. 基于Xen的虚拟化访问控制研究综述[J]. 计算机科学, 2017, 44(s1):24-28.</w:t>
      </w:r>
    </w:p>
  </w:endnote>
  <w:endnote w:id="2">
    <w:p>
      <w:pPr>
        <w:pStyle w:val="12"/>
        <w:snapToGrid w:val="0"/>
      </w:pPr>
      <w:r>
        <w:rPr>
          <w:rStyle w:val="18"/>
        </w:rPr>
        <w:t>[</w:t>
      </w:r>
      <w:r>
        <w:rPr>
          <w:rStyle w:val="18"/>
        </w:rPr>
        <w:endnoteRef/>
      </w:r>
      <w:r>
        <w:rPr>
          <w:rStyle w:val="18"/>
        </w:rPr>
        <w:t>]</w:t>
      </w:r>
      <w:r>
        <w:t xml:space="preserve"> </w:t>
      </w:r>
      <w:r>
        <w:rPr>
          <w:rFonts w:hint="eastAsia"/>
        </w:rPr>
        <w:t>石源, 张焕国, 赵波,等. 基于SGX的虚拟机动态迁移安全增强方法[J]. 通信学报, 2017, 38(9).</w:t>
      </w:r>
    </w:p>
  </w:endnote>
  <w:endnote w:id="3">
    <w:p>
      <w:pPr>
        <w:pStyle w:val="12"/>
        <w:snapToGrid w:val="0"/>
      </w:pPr>
      <w:r>
        <w:rPr>
          <w:rStyle w:val="18"/>
        </w:rPr>
        <w:t>[</w:t>
      </w:r>
      <w:r>
        <w:rPr>
          <w:rStyle w:val="18"/>
        </w:rPr>
        <w:endnoteRef/>
      </w:r>
      <w:r>
        <w:rPr>
          <w:rStyle w:val="18"/>
        </w:rPr>
        <w:t>]</w:t>
      </w:r>
      <w:r>
        <w:t xml:space="preserve"> </w:t>
      </w:r>
      <w:bookmarkStart w:id="14" w:name="OLE_LINK8"/>
      <w:r>
        <w:rPr>
          <w:rFonts w:hint="eastAsia"/>
          <w:lang w:val="en-US" w:eastAsia="zh-CN"/>
        </w:rPr>
        <w:t>林闯,苏文博</w:t>
      </w:r>
      <w:r>
        <w:rPr>
          <w:rFonts w:hint="default"/>
          <w:lang w:val="en-US" w:eastAsia="zh-CN"/>
        </w:rPr>
        <w:t>,</w:t>
      </w:r>
      <w:r>
        <w:rPr>
          <w:rFonts w:hint="eastAsia"/>
          <w:lang w:val="en-US" w:eastAsia="zh-CN"/>
        </w:rPr>
        <w:t>孟坤</w:t>
      </w:r>
      <w:r>
        <w:rPr>
          <w:rFonts w:hint="default"/>
          <w:lang w:val="en-US" w:eastAsia="zh-CN"/>
        </w:rPr>
        <w:t>,</w:t>
      </w:r>
      <w:r>
        <w:rPr>
          <w:rFonts w:hint="eastAsia"/>
          <w:lang w:val="en-US" w:eastAsia="zh-CN"/>
        </w:rPr>
        <w:t>刘渠</w:t>
      </w:r>
      <w:r>
        <w:rPr>
          <w:rFonts w:hint="default"/>
          <w:lang w:val="en-US" w:eastAsia="zh-CN"/>
        </w:rPr>
        <w:t>,</w:t>
      </w:r>
      <w:r>
        <w:rPr>
          <w:rFonts w:hint="eastAsia"/>
          <w:lang w:val="en-US" w:eastAsia="zh-CN"/>
        </w:rPr>
        <w:t>刘卫东</w:t>
      </w:r>
      <w:r>
        <w:rPr>
          <w:rFonts w:hint="default"/>
          <w:lang w:val="en-US" w:eastAsia="zh-CN"/>
        </w:rPr>
        <w:t>.</w:t>
      </w:r>
      <w:r>
        <w:rPr>
          <w:rFonts w:hint="eastAsia"/>
          <w:lang w:val="en-US" w:eastAsia="zh-CN"/>
        </w:rPr>
        <w:t>云计算安全</w:t>
      </w:r>
      <w:r>
        <w:rPr>
          <w:rFonts w:hint="default"/>
          <w:lang w:val="en-US" w:eastAsia="zh-CN"/>
        </w:rPr>
        <w:t>:</w:t>
      </w:r>
      <w:r>
        <w:rPr>
          <w:rFonts w:hint="eastAsia"/>
          <w:lang w:val="en-US" w:eastAsia="zh-CN"/>
        </w:rPr>
        <w:t>架构、机制与模型评价</w:t>
      </w:r>
      <w:bookmarkEnd w:id="14"/>
      <w:r>
        <w:rPr>
          <w:rFonts w:hint="default"/>
          <w:lang w:val="en-US" w:eastAsia="zh-CN"/>
        </w:rPr>
        <w:t>[J].</w:t>
      </w:r>
      <w:r>
        <w:rPr>
          <w:rFonts w:hint="eastAsia"/>
          <w:lang w:val="en-US" w:eastAsia="zh-CN"/>
        </w:rPr>
        <w:t>计算机学报</w:t>
      </w:r>
      <w:r>
        <w:rPr>
          <w:rFonts w:hint="default"/>
          <w:lang w:val="en-US" w:eastAsia="zh-CN"/>
        </w:rPr>
        <w:t>,2013,09:1765-1784.</w:t>
      </w:r>
    </w:p>
  </w:endnote>
  <w:endnote w:id="4">
    <w:p>
      <w:pPr>
        <w:pStyle w:val="12"/>
        <w:snapToGrid w:val="0"/>
      </w:pPr>
      <w:r>
        <w:rPr>
          <w:rStyle w:val="18"/>
        </w:rPr>
        <w:t>[</w:t>
      </w:r>
      <w:r>
        <w:rPr>
          <w:rStyle w:val="18"/>
        </w:rPr>
        <w:endnoteRef/>
      </w:r>
      <w:r>
        <w:rPr>
          <w:rStyle w:val="18"/>
        </w:rPr>
        <w:t>]</w:t>
      </w:r>
      <w:r>
        <w:t xml:space="preserve"> </w:t>
      </w:r>
      <w:r>
        <w:rPr>
          <w:rFonts w:hint="eastAsia"/>
        </w:rPr>
        <w:t>俞能海,郝卓,徐甲甲,张卫明,张驰.云安全研究进展综述[J]. 电子学报,2013,02:371-381.</w:t>
      </w:r>
    </w:p>
  </w:endnote>
  <w:endnote w:id="5">
    <w:p>
      <w:pPr>
        <w:pStyle w:val="12"/>
        <w:snapToGrid w:val="0"/>
      </w:pPr>
      <w:r>
        <w:rPr>
          <w:rStyle w:val="18"/>
        </w:rPr>
        <w:t>[</w:t>
      </w:r>
      <w:r>
        <w:rPr>
          <w:rStyle w:val="18"/>
        </w:rPr>
        <w:endnoteRef/>
      </w:r>
      <w:r>
        <w:rPr>
          <w:rStyle w:val="18"/>
        </w:rPr>
        <w:t>]</w:t>
      </w:r>
      <w:r>
        <w:t xml:space="preserve"> </w:t>
      </w:r>
      <w:r>
        <w:rPr>
          <w:rFonts w:hint="eastAsia"/>
        </w:rPr>
        <w:t>Ali M,Khan S U,Vasilakos A V.Security in cloud computing :opportunities and challenges[J].Information Science,2015,305:357-383.</w:t>
      </w:r>
    </w:p>
  </w:endnote>
  <w:endnote w:id="6">
    <w:p>
      <w:pPr>
        <w:pStyle w:val="12"/>
        <w:snapToGrid w:val="0"/>
      </w:pPr>
      <w:r>
        <w:rPr>
          <w:rStyle w:val="18"/>
        </w:rPr>
        <w:t>[</w:t>
      </w:r>
      <w:r>
        <w:rPr>
          <w:rStyle w:val="18"/>
        </w:rPr>
        <w:endnoteRef/>
      </w:r>
      <w:r>
        <w:rPr>
          <w:rStyle w:val="18"/>
        </w:rPr>
        <w:t>]</w:t>
      </w:r>
      <w:r>
        <w:t xml:space="preserve"> </w:t>
      </w:r>
      <w:r>
        <w:rPr>
          <w:rFonts w:hint="eastAsia"/>
        </w:rPr>
        <w:t>Zhao D, Mohamed M, Ludwig H. Locality-aware Scheduling for Containers in Cloud Computing[J]. IEEE Transactions on Cloud Computing, 2018, PP(99):1-1.</w:t>
      </w:r>
    </w:p>
  </w:endnote>
  <w:endnote w:id="7">
    <w:p>
      <w:pPr>
        <w:pStyle w:val="12"/>
        <w:snapToGrid w:val="0"/>
      </w:pPr>
      <w:r>
        <w:rPr>
          <w:rStyle w:val="18"/>
        </w:rPr>
        <w:t>[</w:t>
      </w:r>
      <w:r>
        <w:rPr>
          <w:rStyle w:val="18"/>
        </w:rPr>
        <w:endnoteRef/>
      </w:r>
      <w:r>
        <w:rPr>
          <w:rStyle w:val="18"/>
        </w:rPr>
        <w:t>]</w:t>
      </w:r>
      <w:r>
        <w:t xml:space="preserve"> </w:t>
      </w:r>
      <w:r>
        <w:rPr>
          <w:rFonts w:hint="eastAsia"/>
        </w:rPr>
        <w:t>Kumar P R, Raj P H, Jelciana P. Exploring Data Security Issues and Solutions in Cloud Computing[J]. Procedia Computer Science, 2018, 125:691-697.</w:t>
      </w:r>
    </w:p>
  </w:endnote>
  <w:endnote w:id="8">
    <w:p>
      <w:pPr>
        <w:pStyle w:val="12"/>
        <w:snapToGrid w:val="0"/>
      </w:pPr>
      <w:r>
        <w:rPr>
          <w:rStyle w:val="18"/>
        </w:rPr>
        <w:t>[</w:t>
      </w:r>
      <w:r>
        <w:rPr>
          <w:rStyle w:val="18"/>
        </w:rPr>
        <w:endnoteRef/>
      </w:r>
      <w:r>
        <w:rPr>
          <w:rStyle w:val="18"/>
        </w:rPr>
        <w:t>]</w:t>
      </w:r>
      <w:r>
        <w:t xml:space="preserve"> </w:t>
      </w:r>
      <w:r>
        <w:rPr>
          <w:rFonts w:hint="eastAsia"/>
        </w:rPr>
        <w:t>胡俊, 沈昌祥, 公备. 可信计算3.0 工程初步[J]. 网络与信息安全学报, 2017(8).</w:t>
      </w:r>
    </w:p>
  </w:endnote>
  <w:endnote w:id="9">
    <w:p>
      <w:pPr>
        <w:pStyle w:val="12"/>
        <w:snapToGrid w:val="0"/>
      </w:pPr>
      <w:r>
        <w:rPr>
          <w:rStyle w:val="18"/>
        </w:rPr>
        <w:t>[</w:t>
      </w:r>
      <w:r>
        <w:rPr>
          <w:rStyle w:val="18"/>
        </w:rPr>
        <w:endnoteRef/>
      </w:r>
      <w:r>
        <w:rPr>
          <w:rStyle w:val="18"/>
        </w:rPr>
        <w:t>]</w:t>
      </w:r>
      <w:r>
        <w:t xml:space="preserve"> </w:t>
      </w:r>
      <w:r>
        <w:rPr>
          <w:rFonts w:hint="eastAsia"/>
        </w:rPr>
        <w:t>余发江, 陈列, 张焕国. 虚拟可信平台模块动态信任扩展方法[J]. 软件学报, 2017, 28(10):2782-2796.</w:t>
      </w:r>
    </w:p>
  </w:endnote>
  <w:endnote w:id="10">
    <w:p>
      <w:pPr>
        <w:pStyle w:val="12"/>
        <w:snapToGrid w:val="0"/>
      </w:pPr>
      <w:r>
        <w:rPr>
          <w:rStyle w:val="18"/>
        </w:rPr>
        <w:t>[</w:t>
      </w:r>
      <w:r>
        <w:rPr>
          <w:rStyle w:val="18"/>
        </w:rPr>
        <w:endnoteRef/>
      </w:r>
      <w:r>
        <w:rPr>
          <w:rStyle w:val="18"/>
        </w:rPr>
        <w:t>]</w:t>
      </w:r>
      <w:r>
        <w:t xml:space="preserve"> </w:t>
      </w:r>
      <w:r>
        <w:rPr>
          <w:rFonts w:hint="eastAsia"/>
        </w:rPr>
        <w:t>谭良,徐志伟. 基于可信计算平台的信任链传递研究进展[J]. 计算机科学,2008,10:15-18.</w:t>
      </w:r>
    </w:p>
  </w:endnote>
  <w:endnote w:id="11">
    <w:p>
      <w:pPr>
        <w:pStyle w:val="12"/>
        <w:snapToGrid w:val="0"/>
      </w:pPr>
      <w:r>
        <w:rPr>
          <w:rStyle w:val="18"/>
        </w:rPr>
        <w:t>[</w:t>
      </w:r>
      <w:r>
        <w:rPr>
          <w:rStyle w:val="18"/>
        </w:rPr>
        <w:endnoteRef/>
      </w:r>
      <w:r>
        <w:rPr>
          <w:rStyle w:val="18"/>
        </w:rPr>
        <w:t>]</w:t>
      </w:r>
      <w:r>
        <w:t xml:space="preserve"> </w:t>
      </w:r>
      <w:r>
        <w:rPr>
          <w:rFonts w:hint="eastAsia"/>
        </w:rPr>
        <w:t>沈昌祥, 张焕国, 王怀民,等. 可信计算的研究与发展[J]. 中国科学:信息科学, 2010(2):139-166.</w:t>
      </w:r>
    </w:p>
  </w:endnote>
  <w:endnote w:id="12">
    <w:p>
      <w:pPr>
        <w:pStyle w:val="12"/>
        <w:snapToGrid w:val="0"/>
      </w:pPr>
      <w:r>
        <w:rPr>
          <w:rStyle w:val="18"/>
        </w:rPr>
        <w:t>[</w:t>
      </w:r>
      <w:r>
        <w:rPr>
          <w:rStyle w:val="18"/>
        </w:rPr>
        <w:endnoteRef/>
      </w:r>
      <w:r>
        <w:rPr>
          <w:rStyle w:val="18"/>
        </w:rPr>
        <w:t>]</w:t>
      </w:r>
      <w:r>
        <w:t xml:space="preserve"> </w:t>
      </w:r>
      <w:r>
        <w:rPr>
          <w:rFonts w:hint="eastAsia"/>
        </w:rPr>
        <w:t>刘孜文, 冯登国. 基于可信计算的动态完整性度量架构[J]. 电子与信息学报, 2010, 32(4):875-879.</w:t>
      </w:r>
    </w:p>
  </w:endnote>
  <w:endnote w:id="13">
    <w:p>
      <w:pPr>
        <w:pStyle w:val="12"/>
        <w:snapToGrid w:val="0"/>
      </w:pPr>
      <w:r>
        <w:rPr>
          <w:rStyle w:val="18"/>
        </w:rPr>
        <w:t>[</w:t>
      </w:r>
      <w:r>
        <w:rPr>
          <w:rStyle w:val="18"/>
        </w:rPr>
        <w:endnoteRef/>
      </w:r>
      <w:r>
        <w:rPr>
          <w:rStyle w:val="18"/>
        </w:rPr>
        <w:t>]</w:t>
      </w:r>
      <w:r>
        <w:t xml:space="preserve"> </w:t>
      </w:r>
      <w:r>
        <w:rPr>
          <w:rFonts w:hint="eastAsia"/>
        </w:rPr>
        <w:t>Shen C X, Zhang H G, Wang H M, et al. Research on trusted computing and its development[J]. Science China Information Sciences, 2010, 53(3):405-433.</w:t>
      </w:r>
    </w:p>
  </w:endnote>
  <w:endnote w:id="1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https://www.trustedcomputinggroup.org[EB/OL],2017.</w:t>
      </w:r>
    </w:p>
  </w:endnote>
  <w:endnote w:id="15">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rPr>
          <w:rFonts w:hint="eastAsia"/>
          <w:lang w:val="en-US" w:eastAsia="zh-CN"/>
        </w:rPr>
        <w:t>T</w:t>
      </w:r>
      <w:r>
        <w:rPr>
          <w:rFonts w:hint="eastAsia"/>
        </w:rPr>
        <w:t>rusted Computing Group. TPM Specification, Version 2.0/Part 1: Architecture[EB/OL], https://www.Trusted- computinggroup.org/wp-content/uploads/TPM-Rev-2.0-Part1-Architecture-01.36_public-review.pdf, 2017.</w:t>
      </w:r>
    </w:p>
  </w:endnote>
  <w:endnote w:id="16">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2: Structures [EB/OL], https://www.Trusted- computinggroup.org/wp-content/uploads/TPM-Rev-2.0-Part2-Structures-01.36_public-review.pdf, 2017.</w:t>
      </w:r>
    </w:p>
  </w:endnote>
  <w:endnote w:id="17">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3: Commands[ EB/OL], https://www.trusted- computinggroup.org/wp-content/uploads/TPM-Rev-2.0-Part3-Commands-01.36-code_public-review.pdf, 2017.</w:t>
      </w:r>
    </w:p>
  </w:endnote>
  <w:endnote w:id="18">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Group.TPM Specification, Version 2.0/Part 4: Supporting Routines[EB/OL],https://www.- trustedcomputinggroup.org/wp-content/uploads/TPM-Rev-2.0-Part3-Commands-01.36-code_public-review.pdf, 2017.</w:t>
      </w:r>
    </w:p>
  </w:endnote>
  <w:endnote w:id="19">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中国信通院-研究成果-权威发布-专题报告</w:t>
      </w:r>
      <w:r>
        <w:rPr>
          <w:rFonts w:hint="eastAsia"/>
          <w:lang w:val="en-US" w:eastAsia="zh-CN"/>
        </w:rPr>
        <w:t xml:space="preserve">[EB/OL]. [2017-07-10].中国信息通信研究院. </w:t>
      </w:r>
      <w:r>
        <w:rPr>
          <w:rFonts w:hint="eastAsia"/>
        </w:rPr>
        <w:t>http://www.caict.ac.cn/kxyj/qwfb/ztbg/201709/t20170919_2208939.htm</w:t>
      </w:r>
    </w:p>
  </w:endnote>
  <w:endnote w:id="20">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工业和信息化部关于印发《云计算发展三年行动计划（2017-2019年）》的通知</w:t>
      </w:r>
      <w:r>
        <w:rPr>
          <w:rFonts w:hint="eastAsia"/>
          <w:lang w:val="en-US" w:eastAsia="zh-CN"/>
        </w:rPr>
        <w:t xml:space="preserve">[EB/OL].[2017-04-10]. 中华人民共和国工业和信息化部 </w:t>
      </w:r>
      <w:r>
        <w:rPr>
          <w:rFonts w:hint="eastAsia"/>
        </w:rPr>
        <w:t>http://www.miit.gov.cn/n1146295/n1146592/n3917132/n4062056/c5570298/content.html</w:t>
      </w:r>
    </w:p>
  </w:endnote>
  <w:endnote w:id="21">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McAfee：2017年全球云计算安全报告</w:t>
      </w:r>
      <w:r>
        <w:rPr>
          <w:rFonts w:hint="eastAsia"/>
          <w:lang w:val="en-US" w:eastAsia="zh-CN"/>
        </w:rPr>
        <w:t>[EB/OL]. [2017].</w:t>
      </w:r>
      <w:r>
        <w:rPr>
          <w:rFonts w:hint="eastAsia"/>
        </w:rPr>
        <w:t>http://www.chinacloud.cn/show.aspx?id=25993&amp;cid=29</w:t>
      </w:r>
    </w:p>
  </w:endnote>
  <w:endnote w:id="22">
    <w:p>
      <w:pPr>
        <w:pStyle w:val="12"/>
        <w:snapToGrid w:val="0"/>
      </w:pPr>
      <w:r>
        <w:rPr>
          <w:rStyle w:val="18"/>
        </w:rPr>
        <w:t>[</w:t>
      </w:r>
      <w:r>
        <w:rPr>
          <w:rStyle w:val="18"/>
        </w:rPr>
        <w:endnoteRef/>
      </w:r>
      <w:r>
        <w:rPr>
          <w:rStyle w:val="18"/>
        </w:rPr>
        <w:t>]</w:t>
      </w:r>
      <w:r>
        <w:t xml:space="preserve"> </w:t>
      </w:r>
      <w:r>
        <w:rPr>
          <w:rFonts w:hint="eastAsia"/>
        </w:rPr>
        <w:t>徐明迪,张焕国,张帆,杨连嘉. 可信系统信任链研究综述[J]. 电子学报,2014,10:2024-2031</w:t>
      </w:r>
    </w:p>
  </w:endnote>
  <w:endnote w:id="23">
    <w:p>
      <w:pPr>
        <w:pStyle w:val="12"/>
        <w:snapToGrid w:val="0"/>
      </w:pPr>
      <w:r>
        <w:rPr>
          <w:rStyle w:val="18"/>
        </w:rPr>
        <w:t>[</w:t>
      </w:r>
      <w:r>
        <w:rPr>
          <w:rStyle w:val="18"/>
        </w:rPr>
        <w:endnoteRef/>
      </w:r>
      <w:r>
        <w:rPr>
          <w:rStyle w:val="18"/>
        </w:rPr>
        <w:t>]</w:t>
      </w:r>
      <w:r>
        <w:t xml:space="preserve"> </w:t>
      </w:r>
      <w:r>
        <w:rPr>
          <w:rFonts w:hint="eastAsia"/>
        </w:rPr>
        <w:t xml:space="preserve">BERGER S, CACERES R, GOLDMAN K A, et al. VTPM: virtualiz-ing the trusted platform module[A]. Proc of the 15th USENIX Security Symposium[C]. Berkeley, USA, 2006. 305-320. </w:t>
      </w:r>
    </w:p>
  </w:endnote>
  <w:endnote w:id="2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Xensource, Xen Open-Source Hypervisor[EB/OL]. https://www.citrix.com/downloads/xenserver/,2017.</w:t>
      </w:r>
    </w:p>
  </w:endnote>
  <w:endnote w:id="25">
    <w:p>
      <w:pPr>
        <w:pStyle w:val="12"/>
        <w:snapToGrid w:val="0"/>
      </w:pPr>
      <w:r>
        <w:rPr>
          <w:rStyle w:val="18"/>
        </w:rPr>
        <w:t>[</w:t>
      </w:r>
      <w:r>
        <w:rPr>
          <w:rStyle w:val="18"/>
        </w:rPr>
        <w:endnoteRef/>
      </w:r>
      <w:r>
        <w:rPr>
          <w:rStyle w:val="18"/>
        </w:rPr>
        <w:t>]</w:t>
      </w:r>
      <w:r>
        <w:t xml:space="preserve"> </w:t>
      </w:r>
      <w:r>
        <w:rPr>
          <w:rFonts w:hint="eastAsia"/>
        </w:rPr>
        <w:t>Data Storage, Converged, Cloud Computing, Data Protection | Dell EMC US</w:t>
      </w:r>
      <w:r>
        <w:rPr>
          <w:rFonts w:hint="eastAsia"/>
          <w:lang w:val="en-US" w:eastAsia="zh-CN"/>
        </w:rPr>
        <w:t>[2018-03-10]</w:t>
      </w:r>
      <w:r>
        <w:rPr>
          <w:rFonts w:hint="eastAsia"/>
        </w:rPr>
        <w:t xml:space="preserve">  Dell Inc</w:t>
      </w:r>
      <w:r>
        <w:rPr>
          <w:rFonts w:hint="eastAsia"/>
          <w:lang w:val="en-US" w:eastAsia="zh-CN"/>
        </w:rPr>
        <w:t>. .</w:t>
      </w:r>
      <w:r>
        <w:rPr>
          <w:rFonts w:hint="eastAsia"/>
        </w:rPr>
        <w:t>https://www.dellemc.com/en-us/index.htm</w:t>
      </w:r>
    </w:p>
  </w:endnote>
  <w:endnote w:id="26">
    <w:p>
      <w:pPr>
        <w:pStyle w:val="12"/>
        <w:snapToGrid w:val="0"/>
      </w:pPr>
      <w:r>
        <w:rPr>
          <w:rStyle w:val="18"/>
        </w:rPr>
        <w:t>[</w:t>
      </w:r>
      <w:r>
        <w:rPr>
          <w:rStyle w:val="18"/>
        </w:rPr>
        <w:endnoteRef/>
      </w:r>
      <w:r>
        <w:rPr>
          <w:rStyle w:val="18"/>
        </w:rPr>
        <w:t>]</w:t>
      </w:r>
      <w:r>
        <w:t xml:space="preserve"> </w:t>
      </w:r>
      <w:r>
        <w:rPr>
          <w:rFonts w:hint="eastAsia"/>
        </w:rPr>
        <w:t xml:space="preserve">Microsoft - Official Home Page </w:t>
      </w:r>
      <w:r>
        <w:rPr>
          <w:rFonts w:hint="eastAsia"/>
          <w:lang w:val="en-US" w:eastAsia="zh-CN"/>
        </w:rPr>
        <w:t xml:space="preserve">[EB/OL].[2018-03-10]. Microsoft 2018. </w:t>
      </w:r>
      <w:r>
        <w:rPr>
          <w:rFonts w:hint="eastAsia"/>
        </w:rPr>
        <w:t>https://www.microsoft.com/zh-cn/</w:t>
      </w:r>
    </w:p>
  </w:endnote>
  <w:endnote w:id="27">
    <w:p>
      <w:pPr>
        <w:pStyle w:val="12"/>
        <w:snapToGrid w:val="0"/>
      </w:pPr>
      <w:r>
        <w:rPr>
          <w:rStyle w:val="18"/>
        </w:rPr>
        <w:t>[</w:t>
      </w:r>
      <w:r>
        <w:rPr>
          <w:rStyle w:val="18"/>
        </w:rPr>
        <w:endnoteRef/>
      </w:r>
      <w:r>
        <w:rPr>
          <w:rStyle w:val="18"/>
        </w:rPr>
        <w:t>]</w:t>
      </w:r>
      <w:r>
        <w:t xml:space="preserve"> </w:t>
      </w:r>
      <w:r>
        <w:rPr>
          <w:rFonts w:hint="eastAsia"/>
        </w:rPr>
        <w:t>Garfinkel T, Pfaff B, Chow J, et al. Terra: a virtual machine-based platform for trusted computing[C]// Nineteenth ACM Symposium on Operating Systems Principles. ACM, 2003:193-206.</w:t>
      </w:r>
    </w:p>
  </w:endnote>
  <w:endnote w:id="28">
    <w:p>
      <w:pPr>
        <w:pStyle w:val="12"/>
        <w:snapToGrid w:val="0"/>
      </w:pPr>
      <w:r>
        <w:rPr>
          <w:rStyle w:val="18"/>
        </w:rPr>
        <w:t>[</w:t>
      </w:r>
      <w:r>
        <w:rPr>
          <w:rStyle w:val="18"/>
        </w:rPr>
        <w:endnoteRef/>
      </w:r>
      <w:r>
        <w:rPr>
          <w:rStyle w:val="18"/>
        </w:rPr>
        <w:t>]</w:t>
      </w:r>
      <w:r>
        <w:t xml:space="preserve"> </w:t>
      </w:r>
      <w:r>
        <w:rPr>
          <w:rFonts w:hint="eastAsia"/>
        </w:rPr>
        <w:t>B. PFITZMANN, J. RIORDAN, C. STUBLE,et al. "The PERSEUS system architecture", Technical Report RZ 3335 (#93381), IBM Research Division, Zurich Laboratory, 2001.</w:t>
      </w:r>
    </w:p>
  </w:endnote>
  <w:endnote w:id="29">
    <w:p>
      <w:pPr>
        <w:pStyle w:val="12"/>
        <w:snapToGrid w:val="0"/>
      </w:pPr>
      <w:r>
        <w:rPr>
          <w:rStyle w:val="18"/>
        </w:rPr>
        <w:t>[</w:t>
      </w:r>
      <w:r>
        <w:rPr>
          <w:rStyle w:val="18"/>
        </w:rPr>
        <w:endnoteRef/>
      </w:r>
      <w:r>
        <w:rPr>
          <w:rStyle w:val="18"/>
        </w:rPr>
        <w:t>]</w:t>
      </w:r>
      <w:r>
        <w:t xml:space="preserve"> </w:t>
      </w:r>
      <w:r>
        <w:rPr>
          <w:rFonts w:hint="eastAsia"/>
        </w:rPr>
        <w:t xml:space="preserve">CHRIS I D, DAVID P, WOLFGANG W, et al. Trusted virtual platforms: a key enabler for converged client devices[A]. Proc of the ACM SIGOPS Operating Systems Review[C]. New York, USA, 2009. 36-43. </w:t>
      </w:r>
    </w:p>
  </w:endnote>
  <w:endnote w:id="30">
    <w:p>
      <w:pPr>
        <w:pStyle w:val="12"/>
        <w:snapToGrid w:val="0"/>
      </w:pPr>
      <w:r>
        <w:rPr>
          <w:rStyle w:val="18"/>
        </w:rPr>
        <w:t>[</w:t>
      </w:r>
      <w:r>
        <w:rPr>
          <w:rStyle w:val="18"/>
        </w:rPr>
        <w:endnoteRef/>
      </w:r>
      <w:r>
        <w:rPr>
          <w:rStyle w:val="18"/>
        </w:rPr>
        <w:t>]</w:t>
      </w:r>
      <w:r>
        <w:t xml:space="preserve"> </w:t>
      </w:r>
      <w:r>
        <w:rPr>
          <w:rFonts w:hint="eastAsia"/>
        </w:rPr>
        <w:t xml:space="preserve">BERGER S, RAMON C, DIMITRIOS P, et al. TVDc:managing security in the trusted virtual datacenter[A]. Proc of ACM SIGOPS Operating Systems Review[C]. New York, USA, 2008. 40-47. </w:t>
      </w:r>
    </w:p>
  </w:endnote>
  <w:endnote w:id="31">
    <w:p>
      <w:pPr>
        <w:pStyle w:val="12"/>
        <w:snapToGrid w:val="0"/>
      </w:pPr>
      <w:r>
        <w:rPr>
          <w:rStyle w:val="18"/>
        </w:rPr>
        <w:t>[</w:t>
      </w:r>
      <w:r>
        <w:rPr>
          <w:rStyle w:val="18"/>
        </w:rPr>
        <w:endnoteRef/>
      </w:r>
      <w:r>
        <w:rPr>
          <w:rStyle w:val="18"/>
        </w:rPr>
        <w:t>]</w:t>
      </w:r>
      <w:r>
        <w:t xml:space="preserve"> </w:t>
      </w:r>
      <w:r>
        <w:rPr>
          <w:rFonts w:hint="eastAsia"/>
        </w:rPr>
        <w:t>KRAUTHEIM F J, DHANANJAV S P, ALAN T S. Introducing the trusted virtual environment module: a new mechanism for rooting trust in cloud computing[A]. Proc of the 3rd International Conference on Trust and Trustworthy Computing[C]. 2010.211-227.</w:t>
      </w:r>
    </w:p>
  </w:endnote>
  <w:endnote w:id="32">
    <w:p>
      <w:pPr>
        <w:pStyle w:val="12"/>
        <w:snapToGrid w:val="0"/>
        <w:rPr>
          <w:rFonts w:hint="eastAsia"/>
        </w:rPr>
      </w:pPr>
      <w:r>
        <w:rPr>
          <w:rStyle w:val="18"/>
        </w:rPr>
        <w:t>[</w:t>
      </w:r>
      <w:r>
        <w:rPr>
          <w:rStyle w:val="18"/>
        </w:rPr>
        <w:endnoteRef/>
      </w:r>
      <w:r>
        <w:rPr>
          <w:rStyle w:val="18"/>
        </w:rPr>
        <w:t>]</w:t>
      </w:r>
      <w:r>
        <w:t xml:space="preserve"> </w:t>
      </w:r>
      <w:r>
        <w:rPr>
          <w:rFonts w:hint="eastAsia"/>
        </w:rPr>
        <w:t xml:space="preserve">王丽娜,高汉军,余荣威等.基于信任扩展的可信虚拟执行环境构建方法研究[J].通信学报, 2011, 32(9):1-8. </w:t>
      </w:r>
    </w:p>
  </w:endnote>
  <w:endnote w:id="33">
    <w:p>
      <w:pPr>
        <w:pStyle w:val="12"/>
        <w:snapToGrid w:val="0"/>
      </w:pPr>
      <w:r>
        <w:rPr>
          <w:rStyle w:val="18"/>
        </w:rPr>
        <w:t>[</w:t>
      </w:r>
      <w:r>
        <w:rPr>
          <w:rStyle w:val="18"/>
        </w:rPr>
        <w:endnoteRef/>
      </w:r>
      <w:r>
        <w:rPr>
          <w:rStyle w:val="18"/>
        </w:rPr>
        <w:t>]</w:t>
      </w:r>
      <w:r>
        <w:t xml:space="preserve"> </w:t>
      </w:r>
      <w:r>
        <w:rPr>
          <w:rFonts w:hint="eastAsia"/>
        </w:rPr>
        <w:t>常德显,冯登国,秦宇,张倩颖.基于扩展LS2的可信虚拟平台信任链分析[J].通信学报,2013,34(5):31-41.</w:t>
      </w:r>
    </w:p>
  </w:endnote>
  <w:endnote w:id="34">
    <w:p>
      <w:pPr>
        <w:pStyle w:val="12"/>
        <w:snapToGrid w:val="0"/>
      </w:pPr>
      <w:r>
        <w:rPr>
          <w:rStyle w:val="18"/>
        </w:rPr>
        <w:t>[</w:t>
      </w:r>
      <w:r>
        <w:rPr>
          <w:rStyle w:val="18"/>
        </w:rPr>
        <w:endnoteRef/>
      </w:r>
      <w:r>
        <w:rPr>
          <w:rStyle w:val="18"/>
        </w:rPr>
        <w:t>]</w:t>
      </w:r>
      <w:r>
        <w:t xml:space="preserve"> </w:t>
      </w:r>
      <w:r>
        <w:rPr>
          <w:rFonts w:hint="eastAsia"/>
        </w:rPr>
        <w:t>Zhang Lei , Chen Xingshu, Liu Liang , Jin Xin.Trusted domain hierarchical model based on noninterference theory[J].The Journal of China Universities of Posts and Telecommunications .August 2015, 22(4): 7-16.</w:t>
      </w:r>
    </w:p>
  </w:endnote>
  <w:endnote w:id="35">
    <w:p>
      <w:pPr>
        <w:pStyle w:val="12"/>
        <w:snapToGrid w:val="0"/>
      </w:pPr>
      <w:r>
        <w:rPr>
          <w:rStyle w:val="18"/>
        </w:rPr>
        <w:t>[</w:t>
      </w:r>
      <w:r>
        <w:rPr>
          <w:rStyle w:val="18"/>
        </w:rPr>
        <w:endnoteRef/>
      </w:r>
      <w:r>
        <w:rPr>
          <w:rStyle w:val="18"/>
        </w:rPr>
        <w:t>]</w:t>
      </w:r>
      <w:r>
        <w:t xml:space="preserve"> </w:t>
      </w:r>
      <w:r>
        <w:rPr>
          <w:rFonts w:hint="eastAsia"/>
        </w:rPr>
        <w:t>Yu, Z., Zhang, W. &amp; Dai, H. J A Trusted Architecture for Virtual Machines on Cloud Servers with Trusted Platform Module and Certificate Authority[J].Journal of Signal Processing Systems, 2017, Vol.86 (2-3), pp.327-336</w:t>
      </w:r>
    </w:p>
  </w:endnote>
  <w:endnote w:id="36">
    <w:p>
      <w:pPr>
        <w:pStyle w:val="12"/>
        <w:snapToGrid w:val="0"/>
      </w:pPr>
      <w:r>
        <w:rPr>
          <w:rStyle w:val="18"/>
        </w:rPr>
        <w:t>[</w:t>
      </w:r>
      <w:r>
        <w:rPr>
          <w:rStyle w:val="18"/>
        </w:rPr>
        <w:endnoteRef/>
      </w:r>
      <w:r>
        <w:rPr>
          <w:rStyle w:val="18"/>
        </w:rPr>
        <w:t>]</w:t>
      </w:r>
      <w:r>
        <w:t xml:space="preserve"> </w:t>
      </w:r>
      <w:r>
        <w:rPr>
          <w:rFonts w:hint="eastAsia"/>
        </w:rPr>
        <w:t>池亚平,李欣,王艳,王慧丽. 基于KVM的可信虚拟化平台设计与实现[J]. 计算机工程与设计,2016,(06):1451-1455.</w:t>
      </w:r>
    </w:p>
  </w:endnote>
  <w:endnote w:id="37">
    <w:p>
      <w:pPr>
        <w:pStyle w:val="12"/>
        <w:snapToGrid w:val="0"/>
      </w:pPr>
      <w:r>
        <w:rPr>
          <w:rStyle w:val="18"/>
        </w:rPr>
        <w:t>[</w:t>
      </w:r>
      <w:r>
        <w:rPr>
          <w:rStyle w:val="18"/>
        </w:rPr>
        <w:endnoteRef/>
      </w:r>
      <w:r>
        <w:rPr>
          <w:rStyle w:val="18"/>
        </w:rPr>
        <w:t>]</w:t>
      </w:r>
      <w:r>
        <w:t xml:space="preserve"> </w:t>
      </w:r>
      <w:r>
        <w:rPr>
          <w:rFonts w:hint="eastAsia"/>
        </w:rPr>
        <w:t>李海威,范博,李文锋. 一种可信虚拟平台构建方法的研究和改进[J]. 信息网络安全,2015,(01):1-5.</w:t>
      </w:r>
    </w:p>
  </w:endnote>
  <w:endnote w:id="38">
    <w:p>
      <w:pPr>
        <w:pStyle w:val="12"/>
        <w:snapToGrid w:val="0"/>
      </w:pPr>
      <w:r>
        <w:rPr>
          <w:rStyle w:val="18"/>
        </w:rPr>
        <w:t>[</w:t>
      </w:r>
      <w:r>
        <w:rPr>
          <w:rStyle w:val="18"/>
        </w:rPr>
        <w:endnoteRef/>
      </w:r>
      <w:r>
        <w:rPr>
          <w:rStyle w:val="18"/>
        </w:rPr>
        <w:t>]</w:t>
      </w:r>
      <w:r>
        <w:rPr>
          <w:rFonts w:hint="eastAsia"/>
          <w:lang w:val="en-US" w:eastAsia="zh-CN"/>
        </w:rPr>
        <w:t xml:space="preserve"> 蔡谊,左晓栋. 面向虚拟化技术的可信计算平台研究[J]. 信息安全与通信保密,2013,(06):77-79.</w:t>
      </w:r>
    </w:p>
  </w:endnote>
  <w:endnote w:id="39">
    <w:p>
      <w:pPr>
        <w:pStyle w:val="12"/>
        <w:snapToGrid w:val="0"/>
      </w:pPr>
      <w:r>
        <w:rPr>
          <w:rStyle w:val="18"/>
        </w:rPr>
        <w:t>[</w:t>
      </w:r>
      <w:r>
        <w:rPr>
          <w:rStyle w:val="18"/>
        </w:rPr>
        <w:endnoteRef/>
      </w:r>
      <w:r>
        <w:rPr>
          <w:rStyle w:val="18"/>
        </w:rPr>
        <w:t>]</w:t>
      </w:r>
      <w:r>
        <w:t xml:space="preserve"> </w:t>
      </w:r>
      <w:r>
        <w:rPr>
          <w:rFonts w:hint="eastAsia"/>
        </w:rPr>
        <w:t>徐天琦,刘淑芬,韩璐. 基于KVM的可信虚拟化架构模型[J]. 吉林大学学报(理学版),2014,(03):531-534.</w:t>
      </w:r>
    </w:p>
  </w:endnote>
  <w:endnote w:id="40">
    <w:p>
      <w:pPr>
        <w:pStyle w:val="12"/>
        <w:snapToGrid w:val="0"/>
      </w:pPr>
      <w:r>
        <w:rPr>
          <w:rStyle w:val="18"/>
        </w:rPr>
        <w:t>[</w:t>
      </w:r>
      <w:r>
        <w:rPr>
          <w:rStyle w:val="18"/>
        </w:rPr>
        <w:endnoteRef/>
      </w:r>
      <w:r>
        <w:rPr>
          <w:rStyle w:val="18"/>
        </w:rPr>
        <w:t>]</w:t>
      </w:r>
      <w:r>
        <w:t xml:space="preserve"> </w:t>
      </w:r>
      <w:r>
        <w:rPr>
          <w:rFonts w:hint="eastAsia"/>
        </w:rPr>
        <w:t>杨丽芳,刘琳. 基于虚拟机的可信计算安全平台架构设计[J]. 煤炭技术,2014,(02):170-172.</w:t>
      </w:r>
    </w:p>
  </w:endnote>
  <w:endnote w:id="41">
    <w:p>
      <w:pPr>
        <w:pStyle w:val="12"/>
        <w:snapToGrid w:val="0"/>
      </w:pPr>
      <w:r>
        <w:rPr>
          <w:rStyle w:val="18"/>
        </w:rPr>
        <w:t>[</w:t>
      </w:r>
      <w:r>
        <w:rPr>
          <w:rStyle w:val="18"/>
        </w:rPr>
        <w:endnoteRef/>
      </w:r>
      <w:r>
        <w:rPr>
          <w:rStyle w:val="18"/>
        </w:rPr>
        <w:t>]</w:t>
      </w:r>
      <w:r>
        <w:t xml:space="preserve"> </w:t>
      </w:r>
      <w:r>
        <w:rPr>
          <w:rFonts w:hint="eastAsia"/>
        </w:rPr>
        <w:t>蔡谊,左晓栋. 面向虚拟化技术的可信计算平台研究[J]. 信息安全与通信保密,2013,(06):77-79.</w:t>
      </w:r>
    </w:p>
  </w:endnote>
  <w:endnote w:id="42">
    <w:p>
      <w:pPr>
        <w:pStyle w:val="12"/>
        <w:snapToGrid w:val="0"/>
      </w:pPr>
      <w:r>
        <w:rPr>
          <w:rStyle w:val="18"/>
        </w:rPr>
        <w:t>[</w:t>
      </w:r>
      <w:r>
        <w:rPr>
          <w:rStyle w:val="18"/>
        </w:rPr>
        <w:endnoteRef/>
      </w:r>
      <w:r>
        <w:rPr>
          <w:rStyle w:val="18"/>
        </w:rPr>
        <w:t>]</w:t>
      </w:r>
      <w:r>
        <w:t xml:space="preserve"> </w:t>
      </w:r>
      <w:r>
        <w:rPr>
          <w:rFonts w:hint="eastAsia"/>
        </w:rPr>
        <w:t>F. John Krautheim*, Dhananjay S. Phatak, and Alan T. Sherman,Introducing the Trusted Virtual Environment Module:A New Mechanism for Rooting Trust in Cloud Computing[C],TRUST 2010, LNCS 6101, 2010:211–227.</w:t>
      </w:r>
    </w:p>
  </w:endnote>
  <w:endnote w:id="43">
    <w:p>
      <w:pPr>
        <w:pStyle w:val="12"/>
        <w:snapToGrid w:val="0"/>
      </w:pPr>
      <w:r>
        <w:rPr>
          <w:rStyle w:val="18"/>
        </w:rPr>
        <w:t>[</w:t>
      </w:r>
      <w:r>
        <w:rPr>
          <w:rStyle w:val="18"/>
        </w:rPr>
        <w:endnoteRef/>
      </w:r>
      <w:r>
        <w:rPr>
          <w:rStyle w:val="18"/>
        </w:rPr>
        <w:t>]</w:t>
      </w:r>
      <w:r>
        <w:t xml:space="preserve"> </w:t>
      </w:r>
      <w:r>
        <w:rPr>
          <w:rFonts w:hint="eastAsia"/>
        </w:rPr>
        <w:t>朱智强. 混合云服务安全若干理论与关键技术研究[D].武汉大学,2011.</w:t>
      </w:r>
    </w:p>
  </w:endnote>
  <w:endnote w:id="44">
    <w:p>
      <w:pPr>
        <w:pStyle w:val="12"/>
        <w:snapToGrid w:val="0"/>
      </w:pPr>
      <w:r>
        <w:rPr>
          <w:rStyle w:val="18"/>
        </w:rPr>
        <w:t>[</w:t>
      </w:r>
      <w:r>
        <w:rPr>
          <w:rStyle w:val="18"/>
        </w:rPr>
        <w:endnoteRef/>
      </w:r>
      <w:r>
        <w:rPr>
          <w:rStyle w:val="18"/>
        </w:rPr>
        <w:t>]</w:t>
      </w:r>
      <w:r>
        <w:t xml:space="preserve"> </w:t>
      </w:r>
      <w:r>
        <w:rPr>
          <w:rFonts w:hint="eastAsia"/>
        </w:rPr>
        <w:t>曲文涛. 虚拟机系统的可信检测与度量[D].上海交通大学,2010.</w:t>
      </w:r>
    </w:p>
  </w:endnote>
  <w:endnote w:id="45">
    <w:p>
      <w:pPr>
        <w:pStyle w:val="12"/>
        <w:snapToGrid w:val="0"/>
      </w:pPr>
      <w:r>
        <w:rPr>
          <w:rStyle w:val="18"/>
        </w:rPr>
        <w:t>[</w:t>
      </w:r>
      <w:r>
        <w:rPr>
          <w:rStyle w:val="18"/>
        </w:rPr>
        <w:endnoteRef/>
      </w:r>
      <w:r>
        <w:rPr>
          <w:rStyle w:val="18"/>
        </w:rPr>
        <w:t>]</w:t>
      </w:r>
      <w:r>
        <w:t xml:space="preserve"> </w:t>
      </w:r>
      <w:r>
        <w:rPr>
          <w:rFonts w:hint="eastAsia"/>
        </w:rPr>
        <w:t>CHEN S Y, WEN Y Y,ZHAO H. Formal analysis of secure bootstrap in trusted computing[A]. Proc of the 4th International Conference on Autonomic and Trusted Computing[C]. Berlin, Springer, 2007. 352-360.</w:t>
      </w:r>
    </w:p>
  </w:endnote>
  <w:endnote w:id="46">
    <w:p>
      <w:pPr>
        <w:pStyle w:val="12"/>
        <w:snapToGrid w:val="0"/>
      </w:pPr>
      <w:r>
        <w:rPr>
          <w:rStyle w:val="18"/>
        </w:rPr>
        <w:t>[</w:t>
      </w:r>
      <w:r>
        <w:rPr>
          <w:rStyle w:val="18"/>
        </w:rPr>
        <w:endnoteRef/>
      </w:r>
      <w:r>
        <w:rPr>
          <w:rStyle w:val="18"/>
        </w:rPr>
        <w:t>]</w:t>
      </w:r>
      <w:r>
        <w:t xml:space="preserve"> </w:t>
      </w:r>
      <w:r>
        <w:rPr>
          <w:rFonts w:hint="eastAsia"/>
        </w:rPr>
        <w:t>张兴, 黄强, 沈昌祥.一种基于无干扰模型的信任链传递分析方法[J].计算机学报,2010,33(1):74-81.</w:t>
      </w:r>
    </w:p>
  </w:endnote>
  <w:endnote w:id="47">
    <w:p>
      <w:pPr>
        <w:pStyle w:val="12"/>
        <w:snapToGrid w:val="0"/>
      </w:pPr>
      <w:r>
        <w:rPr>
          <w:rStyle w:val="18"/>
        </w:rPr>
        <w:t>[</w:t>
      </w:r>
      <w:r>
        <w:rPr>
          <w:rStyle w:val="18"/>
        </w:rPr>
        <w:endnoteRef/>
      </w:r>
      <w:r>
        <w:rPr>
          <w:rStyle w:val="18"/>
        </w:rPr>
        <w:t>]</w:t>
      </w:r>
      <w:r>
        <w:t xml:space="preserve"> </w:t>
      </w:r>
      <w:r>
        <w:rPr>
          <w:rFonts w:hint="eastAsia"/>
        </w:rPr>
        <w:t>Rushby  J. Noninterference ,  transitivity ,  and  channel-control security policies[M]. SRI International ,  Computer  Science  Laboratory ,  1992</w:t>
      </w:r>
    </w:p>
  </w:endnote>
  <w:endnote w:id="48">
    <w:p>
      <w:pPr>
        <w:pStyle w:val="12"/>
        <w:snapToGrid w:val="0"/>
      </w:pPr>
      <w:r>
        <w:rPr>
          <w:rStyle w:val="18"/>
        </w:rPr>
        <w:t>[</w:t>
      </w:r>
      <w:r>
        <w:rPr>
          <w:rStyle w:val="18"/>
        </w:rPr>
        <w:endnoteRef/>
      </w:r>
      <w:r>
        <w:rPr>
          <w:rStyle w:val="18"/>
        </w:rPr>
        <w:t>]</w:t>
      </w:r>
      <w:r>
        <w:t xml:space="preserve"> </w:t>
      </w:r>
      <w:r>
        <w:rPr>
          <w:rFonts w:hint="eastAsia"/>
        </w:rPr>
        <w:t>张兴，陈幼雷，沈昌祥.基于进程的无干扰可信模型[J]..通信学报，2009，30(3):6-11</w:t>
      </w:r>
    </w:p>
  </w:endnote>
  <w:endnote w:id="49">
    <w:p>
      <w:pPr>
        <w:pStyle w:val="12"/>
        <w:snapToGrid w:val="0"/>
      </w:pPr>
      <w:r>
        <w:rPr>
          <w:rStyle w:val="18"/>
        </w:rPr>
        <w:t>[</w:t>
      </w:r>
      <w:r>
        <w:rPr>
          <w:rStyle w:val="18"/>
        </w:rPr>
        <w:endnoteRef/>
      </w:r>
      <w:r>
        <w:rPr>
          <w:rStyle w:val="18"/>
        </w:rPr>
        <w:t>]</w:t>
      </w:r>
      <w:r>
        <w:t xml:space="preserve"> </w:t>
      </w:r>
      <w:r>
        <w:rPr>
          <w:rFonts w:hint="eastAsia"/>
        </w:rPr>
        <w:t>赵佳，沈昌祥，刘吉强，等.基于无干扰理论的可信链模型[J].计算机研究与发展，200845(6):974-980</w:t>
      </w:r>
    </w:p>
  </w:endnote>
  <w:endnote w:id="50">
    <w:p>
      <w:pPr>
        <w:pStyle w:val="12"/>
        <w:snapToGrid w:val="0"/>
      </w:pPr>
      <w:r>
        <w:rPr>
          <w:rStyle w:val="18"/>
        </w:rPr>
        <w:t>[</w:t>
      </w:r>
      <w:r>
        <w:rPr>
          <w:rStyle w:val="18"/>
        </w:rPr>
        <w:endnoteRef/>
      </w:r>
      <w:r>
        <w:rPr>
          <w:rStyle w:val="18"/>
        </w:rPr>
        <w:t>]</w:t>
      </w:r>
      <w:r>
        <w:t xml:space="preserve"> </w:t>
      </w:r>
      <w:r>
        <w:rPr>
          <w:rFonts w:hint="eastAsia"/>
        </w:rPr>
        <w:t>刘威鹏，张兴.基于非传递元干扰理论的二元多级安全模型研究[JJ.通信学报，2009，30(2):52-58</w:t>
      </w:r>
    </w:p>
  </w:endnote>
  <w:endnote w:id="51">
    <w:p>
      <w:pPr>
        <w:pStyle w:val="12"/>
        <w:snapToGrid w:val="0"/>
      </w:pPr>
      <w:r>
        <w:rPr>
          <w:rStyle w:val="18"/>
        </w:rPr>
        <w:t>[</w:t>
      </w:r>
      <w:r>
        <w:rPr>
          <w:rStyle w:val="18"/>
        </w:rPr>
        <w:endnoteRef/>
      </w:r>
      <w:r>
        <w:rPr>
          <w:rStyle w:val="18"/>
        </w:rPr>
        <w:t>]</w:t>
      </w:r>
      <w:r>
        <w:t xml:space="preserve"> </w:t>
      </w:r>
      <w:r>
        <w:rPr>
          <w:rFonts w:hint="eastAsia"/>
        </w:rPr>
        <w:t>陈菊，谭良.一个基于进程保护的可信终端模型[J].计算机科学，2011，38(4):115-117</w:t>
      </w:r>
    </w:p>
  </w:endnote>
  <w:endnote w:id="52">
    <w:p>
      <w:pPr>
        <w:pStyle w:val="12"/>
        <w:snapToGrid w:val="0"/>
      </w:pPr>
      <w:r>
        <w:rPr>
          <w:rStyle w:val="18"/>
        </w:rPr>
        <w:t>[</w:t>
      </w:r>
      <w:r>
        <w:rPr>
          <w:rStyle w:val="18"/>
        </w:rPr>
        <w:endnoteRef/>
      </w:r>
      <w:r>
        <w:rPr>
          <w:rStyle w:val="18"/>
        </w:rPr>
        <w:t>]</w:t>
      </w:r>
      <w:r>
        <w:t xml:space="preserve"> </w:t>
      </w:r>
      <w:r>
        <w:rPr>
          <w:rFonts w:hint="eastAsia"/>
        </w:rPr>
        <w:t>徐甫.支持进程代码修改的非传递元干扰可信模型[J].计算机工程，2013，39(11):150-153，168</w:t>
      </w:r>
    </w:p>
  </w:endnote>
  <w:endnote w:id="53">
    <w:p>
      <w:pPr>
        <w:pStyle w:val="12"/>
        <w:snapToGrid w:val="0"/>
      </w:pPr>
      <w:r>
        <w:rPr>
          <w:rStyle w:val="18"/>
        </w:rPr>
        <w:t>[</w:t>
      </w:r>
      <w:r>
        <w:rPr>
          <w:rStyle w:val="18"/>
        </w:rPr>
        <w:endnoteRef/>
      </w:r>
      <w:r>
        <w:rPr>
          <w:rStyle w:val="18"/>
        </w:rPr>
        <w:t>]</w:t>
      </w:r>
      <w:r>
        <w:t xml:space="preserve"> </w:t>
      </w:r>
      <w:r>
        <w:rPr>
          <w:rFonts w:hint="eastAsia"/>
        </w:rPr>
        <w:t>秦晰，常朝稳，沈昌样，等.容忍非信任组件的可信终端模型研究[J]..电子学报，2011，39(4):934-939</w:t>
      </w:r>
    </w:p>
  </w:endnote>
  <w:endnote w:id="54">
    <w:p>
      <w:pPr>
        <w:pStyle w:val="12"/>
        <w:snapToGrid w:val="0"/>
      </w:pPr>
      <w:r>
        <w:rPr>
          <w:rStyle w:val="18"/>
        </w:rPr>
        <w:t>[</w:t>
      </w:r>
      <w:r>
        <w:rPr>
          <w:rStyle w:val="18"/>
        </w:rPr>
        <w:endnoteRef/>
      </w:r>
      <w:r>
        <w:rPr>
          <w:rStyle w:val="18"/>
        </w:rPr>
        <w:t>]</w:t>
      </w:r>
      <w:r>
        <w:t xml:space="preserve"> </w:t>
      </w:r>
      <w:r>
        <w:rPr>
          <w:rFonts w:hint="eastAsia"/>
        </w:rPr>
        <w:t>KVM project[EB/OL], http://www.linux-kvm.org/, 2017</w:t>
      </w:r>
    </w:p>
  </w:endnote>
  <w:endnote w:id="55">
    <w:p>
      <w:pPr>
        <w:pStyle w:val="12"/>
        <w:wordWrap w:val="0"/>
        <w:snapToGrid w:val="0"/>
        <w:pPrChange w:id="0" w:author="Janusio" w:date="2018-03-10T13:03:40Z">
          <w:pPr>
            <w:pStyle w:val="12"/>
            <w:snapToGrid w:val="0"/>
          </w:pPr>
        </w:pPrChange>
      </w:pPr>
      <w:r>
        <w:rPr>
          <w:rStyle w:val="18"/>
        </w:rPr>
        <w:t>[</w:t>
      </w:r>
      <w:r>
        <w:rPr>
          <w:rStyle w:val="18"/>
        </w:rPr>
        <w:endnoteRef/>
      </w:r>
      <w:r>
        <w:rPr>
          <w:rStyle w:val="18"/>
        </w:rPr>
        <w:t>]</w:t>
      </w:r>
      <w:r>
        <w:t xml:space="preserve"> </w:t>
      </w:r>
      <w:r>
        <w:rPr>
          <w:rFonts w:hint="eastAsia"/>
        </w:rPr>
        <w:t>Datta A, Franklin J, Garg D, et al. A Logic of Secure Systems and its Application to Trusted Computing[J]. 2009:221-236.</w:t>
      </w:r>
    </w:p>
  </w:endnote>
  <w:endnote w:id="56">
    <w:p>
      <w:pPr>
        <w:pStyle w:val="12"/>
        <w:snapToGrid w:val="0"/>
        <w:ind w:firstLine="420" w:firstLineChars="0"/>
        <w:pPrChange w:id="1" w:author="Janusio" w:date="2018-03-10T13:40:59Z">
          <w:pPr>
            <w:pStyle w:val="12"/>
            <w:snapToGrid w:val="0"/>
          </w:pPr>
        </w:pPrChange>
      </w:pPr>
      <w:ins w:id="2" w:author="Janusio" w:date="2018-03-10T13:13:19Z">
        <w:r>
          <w:rPr>
            <w:rFonts w:hint="eastAsia"/>
            <w:vertAlign w:val="superscript"/>
            <w:lang w:val="en-US" w:eastAsia="zh-CN"/>
            <w:rPrChange w:id="3" w:author="Janusio" w:date="2018-03-10T13:13:24Z">
              <w:rPr>
                <w:rFonts w:hint="eastAsia"/>
                <w:lang w:val="en-US" w:eastAsia="zh-CN"/>
              </w:rPr>
            </w:rPrChange>
          </w:rPr>
          <w:t>[</w:t>
        </w:r>
      </w:ins>
      <w:ins w:id="5" w:author="Janusio" w:date="2018-03-10T13:10:38Z">
        <w:r>
          <w:rPr>
            <w:rStyle w:val="18"/>
          </w:rPr>
          <w:endnoteRef/>
        </w:r>
      </w:ins>
      <w:ins w:id="6" w:author="Janusio" w:date="2018-03-10T13:13:16Z">
        <w:r>
          <w:rPr>
            <w:rFonts w:hint="eastAsia"/>
            <w:vertAlign w:val="superscript"/>
            <w:lang w:val="en-US" w:eastAsia="zh-CN"/>
            <w:rPrChange w:id="7" w:author="Janusio" w:date="2018-03-10T13:13:21Z">
              <w:rPr>
                <w:rFonts w:hint="eastAsia"/>
                <w:lang w:val="en-US" w:eastAsia="zh-CN"/>
              </w:rPr>
            </w:rPrChange>
          </w:rPr>
          <w:t>]</w:t>
        </w:r>
      </w:ins>
      <w:ins w:id="9" w:author="Janusio" w:date="2018-03-10T13:10:38Z">
        <w:r>
          <w:rPr>
            <w:vertAlign w:val="superscript"/>
            <w:rPrChange w:id="10" w:author="Janusio" w:date="2018-03-10T13:13:21Z">
              <w:rPr/>
            </w:rPrChange>
          </w:rPr>
          <w:t xml:space="preserve"> </w:t>
        </w:r>
      </w:ins>
      <w:ins w:id="12" w:author="Janusio" w:date="2018-03-10T13:13:40Z">
        <w:r>
          <w:rPr>
            <w:rFonts w:hint="eastAsia"/>
            <w:vertAlign w:val="baseline"/>
            <w:lang w:val="en-US" w:eastAsia="zh-CN"/>
            <w:rPrChange w:id="13" w:author="Janusio" w:date="2018-03-10T13:13:46Z">
              <w:rPr>
                <w:rFonts w:hint="eastAsia"/>
                <w:vertAlign w:val="superscript"/>
                <w:lang w:val="en-US" w:eastAsia="zh-CN"/>
              </w:rPr>
            </w:rPrChange>
          </w:rPr>
          <w:t xml:space="preserve">GILLES B, GUSTAVO B, JUAN D C, et al. Formally verifying isolation and availability in an idealized model of virtualization[A]. Proc of the  17th  International  Conference  on Formal  Methods[C].  Berlin, Springer, 2011.231-245. </w:t>
        </w:r>
      </w:ins>
    </w:p>
  </w:endnote>
  <w:endnote w:id="57">
    <w:p>
      <w:pPr>
        <w:pStyle w:val="12"/>
        <w:snapToGrid w:val="0"/>
      </w:pPr>
      <w:ins w:id="15" w:author="Janusio" w:date="2018-03-10T13:40:50Z">
        <w:r>
          <w:rPr>
            <w:rStyle w:val="18"/>
          </w:rPr>
          <w:t>[</w:t>
        </w:r>
      </w:ins>
      <w:ins w:id="16" w:author="Janusio" w:date="2018-03-10T13:40:49Z">
        <w:r>
          <w:rPr>
            <w:rStyle w:val="18"/>
          </w:rPr>
          <w:endnoteRef/>
        </w:r>
      </w:ins>
      <w:ins w:id="17" w:author="Janusio" w:date="2018-03-10T13:40:50Z">
        <w:r>
          <w:rPr>
            <w:rStyle w:val="18"/>
          </w:rPr>
          <w:t>]</w:t>
        </w:r>
      </w:ins>
      <w:ins w:id="18" w:author="Janusio" w:date="2018-03-10T13:40:49Z">
        <w:r>
          <w:rPr/>
          <w:t xml:space="preserve"> </w:t>
        </w:r>
      </w:ins>
      <w:ins w:id="19" w:author="Janusio" w:date="2018-03-10T13:41:58Z">
        <w:r>
          <w:rPr>
            <w:rFonts w:hint="eastAsia"/>
          </w:rPr>
          <w:t>WANG Zhi, JIANG Xu- xian. HyperSafe:a lightweight approach to provide lifetime hypervisor control- flow integrity[C]/ /Proc of IEEE Sym-posium on Security and Privacy. Washington DC:IEEE Computer Society, 2010:380-395.</w:t>
        </w:r>
      </w:ins>
    </w:p>
  </w:endnote>
  <w:endnote w:id="58">
    <w:p>
      <w:pPr>
        <w:pStyle w:val="12"/>
        <w:snapToGrid w:val="0"/>
      </w:pPr>
      <w:ins w:id="20" w:author="Janusio" w:date="2018-03-10T13:42:18Z">
        <w:r>
          <w:rPr>
            <w:rStyle w:val="18"/>
          </w:rPr>
          <w:t>[</w:t>
        </w:r>
      </w:ins>
      <w:ins w:id="21" w:author="Janusio" w:date="2018-03-10T13:42:17Z">
        <w:r>
          <w:rPr>
            <w:rStyle w:val="18"/>
          </w:rPr>
          <w:endnoteRef/>
        </w:r>
      </w:ins>
      <w:ins w:id="22" w:author="Janusio" w:date="2018-03-10T13:42:18Z">
        <w:r>
          <w:rPr>
            <w:rStyle w:val="18"/>
          </w:rPr>
          <w:t>]</w:t>
        </w:r>
      </w:ins>
      <w:ins w:id="23" w:author="Janusio" w:date="2018-03-10T13:42:17Z">
        <w:r>
          <w:rPr/>
          <w:t xml:space="preserve"> </w:t>
        </w:r>
      </w:ins>
      <w:ins w:id="24" w:author="Janusio" w:date="2018-03-10T13:42:22Z">
        <w:r>
          <w:rPr>
            <w:rFonts w:hint="eastAsia"/>
          </w:rPr>
          <w:t>JONATHAN M M, NING Q, LI Y L, et al. TrustVisor: efficient TCB reduction and attestation[A]. Proc of the IEEE Symposium on Security and Privacy[C]. Oakland, USA, 2010. 143-158.</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lvl w:ilvl="0" w:tentative="0">
      <w:start w:val="1"/>
      <w:numFmt w:val="decimal"/>
      <w:suff w:val="nothing"/>
      <w:lvlText w:val="（%1）"/>
      <w:lvlJc w:val="left"/>
    </w:lvl>
  </w:abstractNum>
  <w:abstractNum w:abstractNumId="1">
    <w:nsid w:val="00000005"/>
    <w:multiLevelType w:val="singleLevel"/>
    <w:tmpl w:val="00000005"/>
    <w:lvl w:ilvl="0" w:tentative="0">
      <w:start w:val="3"/>
      <w:numFmt w:val="decimal"/>
      <w:suff w:val="nothing"/>
      <w:lvlText w:val="（%1）"/>
      <w:lvlJc w:val="left"/>
    </w:lvl>
  </w:abstractNum>
  <w:abstractNum w:abstractNumId="2">
    <w:nsid w:val="00000007"/>
    <w:multiLevelType w:val="multilevel"/>
    <w:tmpl w:val="0000000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89304F0"/>
    <w:multiLevelType w:val="multilevel"/>
    <w:tmpl w:val="189304F0"/>
    <w:lvl w:ilvl="0" w:tentative="0">
      <w:start w:val="0"/>
      <w:numFmt w:val="decimal"/>
      <w:lvlText w:val="%1"/>
      <w:lvlJc w:val="left"/>
      <w:pPr>
        <w:tabs>
          <w:tab w:val="left" w:pos="420"/>
        </w:tabs>
        <w:ind w:left="0" w:firstLine="0"/>
      </w:pPr>
      <w:rPr>
        <w:rFonts w:hint="eastAsia"/>
        <w:color w:val="auto"/>
      </w:rPr>
    </w:lvl>
    <w:lvl w:ilvl="1" w:tentative="0">
      <w:start w:val="1"/>
      <w:numFmt w:val="decimal"/>
      <w:pStyle w:val="37"/>
      <w:lvlText w:val="%1.%2"/>
      <w:lvlJc w:val="left"/>
      <w:pPr>
        <w:tabs>
          <w:tab w:val="left" w:pos="420"/>
        </w:tabs>
        <w:ind w:left="0" w:firstLine="0"/>
      </w:pPr>
      <w:rPr>
        <w:rFonts w:hint="eastAsia"/>
        <w:color w:val="auto"/>
      </w:rPr>
    </w:lvl>
    <w:lvl w:ilvl="2" w:tentative="0">
      <w:start w:val="1"/>
      <w:numFmt w:val="decimal"/>
      <w:lvlRestart w:val="1"/>
      <w:pStyle w:val="38"/>
      <w:lvlText w:val="%1.%2.%3"/>
      <w:lvlJc w:val="left"/>
      <w:pPr>
        <w:tabs>
          <w:tab w:val="left" w:pos="420"/>
        </w:tabs>
        <w:ind w:left="0" w:firstLine="0"/>
      </w:pPr>
      <w:rPr>
        <w:rFonts w:hint="eastAsia"/>
        <w:color w:val="auto"/>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4">
    <w:nsid w:val="57FE3079"/>
    <w:multiLevelType w:val="singleLevel"/>
    <w:tmpl w:val="57FE3079"/>
    <w:lvl w:ilvl="0" w:tentative="0">
      <w:start w:val="1"/>
      <w:numFmt w:val="decimal"/>
      <w:suff w:val="nothing"/>
      <w:lvlText w:val="（%1）"/>
      <w:lvlJc w:val="left"/>
    </w:lvl>
  </w:abstractNum>
  <w:abstractNum w:abstractNumId="5">
    <w:nsid w:val="57FF3974"/>
    <w:multiLevelType w:val="singleLevel"/>
    <w:tmpl w:val="57FF3974"/>
    <w:lvl w:ilvl="0" w:tentative="0">
      <w:start w:val="1"/>
      <w:numFmt w:val="decimal"/>
      <w:suff w:val="nothing"/>
      <w:lvlText w:val="（%1）"/>
      <w:lvlJc w:val="left"/>
    </w:lvl>
  </w:abstractNum>
  <w:abstractNum w:abstractNumId="6">
    <w:nsid w:val="57FF3D97"/>
    <w:multiLevelType w:val="singleLevel"/>
    <w:tmpl w:val="57FF3D97"/>
    <w:lvl w:ilvl="0" w:tentative="0">
      <w:start w:val="1"/>
      <w:numFmt w:val="decimal"/>
      <w:suff w:val="nothing"/>
      <w:lvlText w:val="（%1）"/>
      <w:lvlJc w:val="left"/>
    </w:lvl>
  </w:abstractNum>
  <w:abstractNum w:abstractNumId="7">
    <w:nsid w:val="580CBF26"/>
    <w:multiLevelType w:val="singleLevel"/>
    <w:tmpl w:val="580CBF26"/>
    <w:lvl w:ilvl="0" w:tentative="0">
      <w:start w:val="1"/>
      <w:numFmt w:val="decimal"/>
      <w:suff w:val="nothing"/>
      <w:lvlText w:val="（%1）"/>
      <w:lvlJc w:val="left"/>
    </w:lvl>
  </w:abstractNum>
  <w:abstractNum w:abstractNumId="8">
    <w:nsid w:val="580E0F3C"/>
    <w:multiLevelType w:val="singleLevel"/>
    <w:tmpl w:val="580E0F3C"/>
    <w:lvl w:ilvl="0" w:tentative="0">
      <w:start w:val="1"/>
      <w:numFmt w:val="decimal"/>
      <w:suff w:val="nothing"/>
      <w:lvlText w:val="（%1）"/>
      <w:lvlJc w:val="left"/>
    </w:lvl>
  </w:abstractNum>
  <w:abstractNum w:abstractNumId="9">
    <w:nsid w:val="58216725"/>
    <w:multiLevelType w:val="singleLevel"/>
    <w:tmpl w:val="58216725"/>
    <w:lvl w:ilvl="0" w:tentative="0">
      <w:start w:val="1"/>
      <w:numFmt w:val="decimal"/>
      <w:suff w:val="nothing"/>
      <w:lvlText w:val="（%1）"/>
      <w:lvlJc w:val="left"/>
    </w:lvl>
  </w:abstractNum>
  <w:abstractNum w:abstractNumId="10">
    <w:nsid w:val="5827032F"/>
    <w:multiLevelType w:val="singleLevel"/>
    <w:tmpl w:val="5827032F"/>
    <w:lvl w:ilvl="0" w:tentative="0">
      <w:start w:val="1"/>
      <w:numFmt w:val="decimal"/>
      <w:suff w:val="nothing"/>
      <w:lvlText w:val="（%1）"/>
      <w:lvlJc w:val="left"/>
    </w:lvl>
  </w:abstractNum>
  <w:abstractNum w:abstractNumId="11">
    <w:nsid w:val="59127FBB"/>
    <w:multiLevelType w:val="multilevel"/>
    <w:tmpl w:val="59127FBB"/>
    <w:lvl w:ilvl="0" w:tentative="0">
      <w:start w:val="1"/>
      <w:numFmt w:val="decimal"/>
      <w:lvlText w:val="表%1"/>
      <w:lvlJc w:val="left"/>
      <w:pPr>
        <w:tabs>
          <w:tab w:val="left" w:pos="0"/>
        </w:tabs>
        <w:ind w:left="420" w:hanging="420"/>
      </w:pPr>
      <w:rPr>
        <w:rFonts w:hint="default" w:ascii="Times New Roman" w:hAnsi="Times New Roman" w:eastAsia="黑体"/>
        <w:b w:val="0"/>
        <w:i w:val="0"/>
        <w:color w:val="000000"/>
        <w:sz w:val="18"/>
        <w:szCs w:val="15"/>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3">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4">
    <w:nsid w:val="5A97ADF9"/>
    <w:multiLevelType w:val="singleLevel"/>
    <w:tmpl w:val="5A97ADF9"/>
    <w:lvl w:ilvl="0" w:tentative="0">
      <w:start w:val="1"/>
      <w:numFmt w:val="decimal"/>
      <w:suff w:val="nothing"/>
      <w:lvlText w:val="（%1）"/>
      <w:lvlJc w:val="left"/>
    </w:lvl>
  </w:abstractNum>
  <w:abstractNum w:abstractNumId="15">
    <w:nsid w:val="5A98FD75"/>
    <w:multiLevelType w:val="singleLevel"/>
    <w:tmpl w:val="5A98FD75"/>
    <w:lvl w:ilvl="0" w:tentative="0">
      <w:start w:val="1"/>
      <w:numFmt w:val="decimal"/>
      <w:suff w:val="nothing"/>
      <w:lvlText w:val="（%1）"/>
      <w:lvlJc w:val="left"/>
    </w:lvl>
  </w:abstractNum>
  <w:abstractNum w:abstractNumId="16">
    <w:nsid w:val="5A997226"/>
    <w:multiLevelType w:val="singleLevel"/>
    <w:tmpl w:val="5A997226"/>
    <w:lvl w:ilvl="0" w:tentative="0">
      <w:start w:val="1"/>
      <w:numFmt w:val="decimal"/>
      <w:suff w:val="space"/>
      <w:lvlText w:val="(%1)"/>
      <w:lvlJc w:val="left"/>
    </w:lvl>
  </w:abstractNum>
  <w:abstractNum w:abstractNumId="17">
    <w:nsid w:val="5A997297"/>
    <w:multiLevelType w:val="singleLevel"/>
    <w:tmpl w:val="5A997297"/>
    <w:lvl w:ilvl="0" w:tentative="0">
      <w:start w:val="2"/>
      <w:numFmt w:val="decimal"/>
      <w:suff w:val="nothing"/>
      <w:lvlText w:val="（%1）"/>
      <w:lvlJc w:val="left"/>
    </w:lvl>
  </w:abstractNum>
  <w:abstractNum w:abstractNumId="18">
    <w:nsid w:val="5A997EF1"/>
    <w:multiLevelType w:val="singleLevel"/>
    <w:tmpl w:val="5A997EF1"/>
    <w:lvl w:ilvl="0" w:tentative="0">
      <w:start w:val="1"/>
      <w:numFmt w:val="decimal"/>
      <w:lvlText w:val="(%1)"/>
      <w:lvlJc w:val="left"/>
      <w:pPr>
        <w:tabs>
          <w:tab w:val="left" w:pos="312"/>
        </w:tabs>
      </w:pPr>
    </w:lvl>
  </w:abstractNum>
  <w:abstractNum w:abstractNumId="19">
    <w:nsid w:val="5A9C26EE"/>
    <w:multiLevelType w:val="singleLevel"/>
    <w:tmpl w:val="5A9C26EE"/>
    <w:lvl w:ilvl="0" w:tentative="0">
      <w:start w:val="3"/>
      <w:numFmt w:val="chineseCounting"/>
      <w:suff w:val="nothing"/>
      <w:lvlText w:val="第%1，"/>
      <w:lvlJc w:val="left"/>
    </w:lvl>
  </w:abstractNum>
  <w:abstractNum w:abstractNumId="20">
    <w:nsid w:val="5A9CD8F9"/>
    <w:multiLevelType w:val="singleLevel"/>
    <w:tmpl w:val="5A9CD8F9"/>
    <w:lvl w:ilvl="0" w:tentative="0">
      <w:start w:val="1"/>
      <w:numFmt w:val="decimal"/>
      <w:suff w:val="nothing"/>
      <w:lvlText w:val="（%1）"/>
      <w:lvlJc w:val="left"/>
    </w:lvl>
  </w:abstractNum>
  <w:abstractNum w:abstractNumId="21">
    <w:nsid w:val="5A9CDADE"/>
    <w:multiLevelType w:val="singleLevel"/>
    <w:tmpl w:val="5A9CDADE"/>
    <w:lvl w:ilvl="0" w:tentative="0">
      <w:start w:val="1"/>
      <w:numFmt w:val="decimal"/>
      <w:suff w:val="nothing"/>
      <w:lvlText w:val="（%1）"/>
      <w:lvlJc w:val="left"/>
    </w:lvl>
  </w:abstractNum>
  <w:abstractNum w:abstractNumId="22">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8"/>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3">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4">
    <w:nsid w:val="5AA01BE4"/>
    <w:multiLevelType w:val="singleLevel"/>
    <w:tmpl w:val="5AA01BE4"/>
    <w:lvl w:ilvl="0" w:tentative="0">
      <w:start w:val="1"/>
      <w:numFmt w:val="decimal"/>
      <w:suff w:val="nothing"/>
      <w:lvlText w:val="（%1）"/>
      <w:lvlJc w:val="left"/>
    </w:lvl>
  </w:abstractNum>
  <w:abstractNum w:abstractNumId="25">
    <w:nsid w:val="5AA22222"/>
    <w:multiLevelType w:val="singleLevel"/>
    <w:tmpl w:val="5AA22222"/>
    <w:lvl w:ilvl="0" w:tentative="0">
      <w:start w:val="1"/>
      <w:numFmt w:val="decimal"/>
      <w:lvlText w:val="[%1]"/>
      <w:lvlJc w:val="left"/>
      <w:pPr>
        <w:tabs>
          <w:tab w:val="left" w:pos="312"/>
        </w:tabs>
      </w:pPr>
    </w:lvl>
  </w:abstractNum>
  <w:abstractNum w:abstractNumId="26">
    <w:nsid w:val="5AA2229F"/>
    <w:multiLevelType w:val="singleLevel"/>
    <w:tmpl w:val="5AA2229F"/>
    <w:lvl w:ilvl="0" w:tentative="0">
      <w:start w:val="1"/>
      <w:numFmt w:val="decimal"/>
      <w:lvlText w:val="[%1]"/>
      <w:lvlJc w:val="left"/>
      <w:pPr>
        <w:tabs>
          <w:tab w:val="left" w:pos="312"/>
        </w:tabs>
      </w:pPr>
    </w:lvl>
  </w:abstractNum>
  <w:abstractNum w:abstractNumId="27">
    <w:nsid w:val="5AA37401"/>
    <w:multiLevelType w:val="singleLevel"/>
    <w:tmpl w:val="5AA37401"/>
    <w:lvl w:ilvl="0" w:tentative="0">
      <w:start w:val="1"/>
      <w:numFmt w:val="decimal"/>
      <w:suff w:val="nothing"/>
      <w:lvlText w:val="（%1）"/>
      <w:lvlJc w:val="left"/>
    </w:lvl>
  </w:abstractNum>
  <w:abstractNum w:abstractNumId="28">
    <w:nsid w:val="657D3FBC"/>
    <w:multiLevelType w:val="multilevel"/>
    <w:tmpl w:val="657D3FBC"/>
    <w:lvl w:ilvl="0" w:tentative="0">
      <w:start w:val="1"/>
      <w:numFmt w:val="upperLetter"/>
      <w:pStyle w:val="26"/>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23"/>
  </w:num>
  <w:num w:numId="2">
    <w:abstractNumId w:val="22"/>
  </w:num>
  <w:num w:numId="3">
    <w:abstractNumId w:val="28"/>
  </w:num>
  <w:num w:numId="4">
    <w:abstractNumId w:val="3"/>
  </w:num>
  <w:num w:numId="5">
    <w:abstractNumId w:val="14"/>
  </w:num>
  <w:num w:numId="6">
    <w:abstractNumId w:val="16"/>
  </w:num>
  <w:num w:numId="7">
    <w:abstractNumId w:val="17"/>
  </w:num>
  <w:num w:numId="8">
    <w:abstractNumId w:val="13"/>
  </w:num>
  <w:num w:numId="9">
    <w:abstractNumId w:val="1"/>
  </w:num>
  <w:num w:numId="10">
    <w:abstractNumId w:val="0"/>
  </w:num>
  <w:num w:numId="11">
    <w:abstractNumId w:val="27"/>
  </w:num>
  <w:num w:numId="12">
    <w:abstractNumId w:val="3"/>
    <w:lvlOverride w:ilvl="0">
      <w:startOverride w:val="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9"/>
  </w:num>
  <w:num w:numId="15">
    <w:abstractNumId w:val="11"/>
  </w:num>
  <w:num w:numId="16">
    <w:abstractNumId w:val="20"/>
  </w:num>
  <w:num w:numId="17">
    <w:abstractNumId w:val="24"/>
  </w:num>
  <w:num w:numId="18">
    <w:abstractNumId w:val="18"/>
  </w:num>
  <w:num w:numId="19">
    <w:abstractNumId w:val="21"/>
  </w:num>
  <w:num w:numId="20">
    <w:abstractNumId w:val="12"/>
  </w:num>
  <w:num w:numId="21">
    <w:abstractNumId w:val="15"/>
  </w:num>
  <w:num w:numId="22">
    <w:abstractNumId w:val="4"/>
  </w:num>
  <w:num w:numId="23">
    <w:abstractNumId w:val="5"/>
  </w:num>
  <w:num w:numId="24">
    <w:abstractNumId w:val="7"/>
  </w:num>
  <w:num w:numId="25">
    <w:abstractNumId w:val="8"/>
  </w:num>
  <w:num w:numId="26">
    <w:abstractNumId w:val="6"/>
  </w:num>
  <w:num w:numId="27">
    <w:abstractNumId w:val="9"/>
  </w:num>
  <w:num w:numId="28">
    <w:abstractNumId w:val="10"/>
  </w:num>
  <w:num w:numId="29">
    <w:abstractNumId w:val="25"/>
  </w:num>
  <w:num w:numId="30">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65"/>
  <w:displayHorizontalDrawingGridEvery w:val="1"/>
  <w:displayVerticalDrawingGridEvery w:val="1"/>
  <w:noPunctuationKerning w:val="1"/>
  <w:characterSpacingControl w:val="compressPunctuation"/>
  <w:footnotePr>
    <w:footnote w:id="0"/>
    <w:footnote w:id="1"/>
  </w:footnotePr>
  <w:endnotePr>
    <w:numFmt w:val="decimal"/>
    <w:endnote w:id="118"/>
    <w:endnote w:id="119"/>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9EF3EDE"/>
    <w:rsid w:val="0A0A383C"/>
    <w:rsid w:val="0A28147B"/>
    <w:rsid w:val="0ADD23F7"/>
    <w:rsid w:val="0B5E33D2"/>
    <w:rsid w:val="0B7A1E83"/>
    <w:rsid w:val="0BA11285"/>
    <w:rsid w:val="0D27346C"/>
    <w:rsid w:val="0D2B463F"/>
    <w:rsid w:val="0DB44185"/>
    <w:rsid w:val="0F7A6C1E"/>
    <w:rsid w:val="10530DEB"/>
    <w:rsid w:val="10EF0438"/>
    <w:rsid w:val="11584355"/>
    <w:rsid w:val="122226BB"/>
    <w:rsid w:val="12790B77"/>
    <w:rsid w:val="16CA7F03"/>
    <w:rsid w:val="16EB75C8"/>
    <w:rsid w:val="197A7B49"/>
    <w:rsid w:val="1A4C3A17"/>
    <w:rsid w:val="1ADE6353"/>
    <w:rsid w:val="1C9844D8"/>
    <w:rsid w:val="1CB52A74"/>
    <w:rsid w:val="1D327066"/>
    <w:rsid w:val="203C6B2F"/>
    <w:rsid w:val="204E64CA"/>
    <w:rsid w:val="20DC3B82"/>
    <w:rsid w:val="212241A9"/>
    <w:rsid w:val="215363A6"/>
    <w:rsid w:val="2181468C"/>
    <w:rsid w:val="21A11FB0"/>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F255EB1"/>
    <w:rsid w:val="2F405154"/>
    <w:rsid w:val="32E26A70"/>
    <w:rsid w:val="32F17F20"/>
    <w:rsid w:val="33E4256E"/>
    <w:rsid w:val="34BB0843"/>
    <w:rsid w:val="34E8637B"/>
    <w:rsid w:val="382C60A0"/>
    <w:rsid w:val="385E656E"/>
    <w:rsid w:val="39F028FE"/>
    <w:rsid w:val="3A8A6B4E"/>
    <w:rsid w:val="3B317784"/>
    <w:rsid w:val="3B9323C9"/>
    <w:rsid w:val="3CEA5887"/>
    <w:rsid w:val="3D2C04D5"/>
    <w:rsid w:val="3DB87CD5"/>
    <w:rsid w:val="3DFA46B2"/>
    <w:rsid w:val="3E345F04"/>
    <w:rsid w:val="3F9E5968"/>
    <w:rsid w:val="40082B94"/>
    <w:rsid w:val="40252CBD"/>
    <w:rsid w:val="405B456C"/>
    <w:rsid w:val="40776040"/>
    <w:rsid w:val="407E27F1"/>
    <w:rsid w:val="407F0AAB"/>
    <w:rsid w:val="40DD068F"/>
    <w:rsid w:val="41663465"/>
    <w:rsid w:val="43C93D4F"/>
    <w:rsid w:val="452A13A7"/>
    <w:rsid w:val="46771DA6"/>
    <w:rsid w:val="474B60F3"/>
    <w:rsid w:val="47C20372"/>
    <w:rsid w:val="47C62CA2"/>
    <w:rsid w:val="481F1456"/>
    <w:rsid w:val="489126CA"/>
    <w:rsid w:val="49CB019C"/>
    <w:rsid w:val="4B2E1415"/>
    <w:rsid w:val="4BC117C0"/>
    <w:rsid w:val="4DA93059"/>
    <w:rsid w:val="4DEB62C9"/>
    <w:rsid w:val="4E8B6611"/>
    <w:rsid w:val="4F5377BC"/>
    <w:rsid w:val="4F7F53F8"/>
    <w:rsid w:val="505E09C8"/>
    <w:rsid w:val="50B84398"/>
    <w:rsid w:val="50EE0E98"/>
    <w:rsid w:val="523133E2"/>
    <w:rsid w:val="5303190D"/>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3412C2"/>
    <w:rsid w:val="62E52741"/>
    <w:rsid w:val="63E61971"/>
    <w:rsid w:val="63ED0293"/>
    <w:rsid w:val="63ED4AD0"/>
    <w:rsid w:val="640154BD"/>
    <w:rsid w:val="66064BBC"/>
    <w:rsid w:val="667603C0"/>
    <w:rsid w:val="66A8010B"/>
    <w:rsid w:val="66B20ADB"/>
    <w:rsid w:val="66CA5936"/>
    <w:rsid w:val="67761126"/>
    <w:rsid w:val="68132FB6"/>
    <w:rsid w:val="69FD6984"/>
    <w:rsid w:val="6A121562"/>
    <w:rsid w:val="6AB03FA7"/>
    <w:rsid w:val="6B7D4475"/>
    <w:rsid w:val="6C8C7778"/>
    <w:rsid w:val="6E494ED4"/>
    <w:rsid w:val="6F8639ED"/>
    <w:rsid w:val="70E13F3D"/>
    <w:rsid w:val="7113524E"/>
    <w:rsid w:val="71941CC9"/>
    <w:rsid w:val="721B0514"/>
    <w:rsid w:val="72F41666"/>
    <w:rsid w:val="7524731D"/>
    <w:rsid w:val="75CE0964"/>
    <w:rsid w:val="75CF7D1C"/>
    <w:rsid w:val="76C44BCD"/>
    <w:rsid w:val="77236AA4"/>
    <w:rsid w:val="78002367"/>
    <w:rsid w:val="78BE1CA7"/>
    <w:rsid w:val="78DF6BCF"/>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2"/>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30"/>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1"/>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paragraph" w:styleId="15">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17">
    <w:name w:val="Strong"/>
    <w:basedOn w:val="16"/>
    <w:qFormat/>
    <w:uiPriority w:val="0"/>
    <w:rPr>
      <w:b/>
    </w:rPr>
  </w:style>
  <w:style w:type="character" w:styleId="18">
    <w:name w:val="endnote reference"/>
    <w:basedOn w:val="16"/>
    <w:qFormat/>
    <w:uiPriority w:val="0"/>
    <w:rPr>
      <w:rFonts w:ascii="Times New Roman" w:hAnsi="Times New Roman" w:eastAsia="宋体"/>
      <w:vertAlign w:val="superscript"/>
    </w:rPr>
  </w:style>
  <w:style w:type="character" w:styleId="19">
    <w:name w:val="FollowedHyperlink"/>
    <w:basedOn w:val="16"/>
    <w:uiPriority w:val="0"/>
    <w:rPr>
      <w:color w:val="666666"/>
      <w:u w:val="none"/>
    </w:rPr>
  </w:style>
  <w:style w:type="character" w:styleId="20">
    <w:name w:val="Emphasis"/>
    <w:basedOn w:val="16"/>
    <w:qFormat/>
    <w:uiPriority w:val="0"/>
  </w:style>
  <w:style w:type="character" w:styleId="21">
    <w:name w:val="Hyperlink"/>
    <w:basedOn w:val="16"/>
    <w:qFormat/>
    <w:uiPriority w:val="0"/>
    <w:rPr>
      <w:color w:val="0000FF"/>
      <w:u w:val="single"/>
    </w:rPr>
  </w:style>
  <w:style w:type="character" w:styleId="22">
    <w:name w:val="annotation reference"/>
    <w:uiPriority w:val="0"/>
    <w:rPr>
      <w:sz w:val="21"/>
      <w:szCs w:val="21"/>
    </w:rPr>
  </w:style>
  <w:style w:type="character" w:styleId="23">
    <w:name w:val="footnote reference"/>
    <w:basedOn w:val="16"/>
    <w:uiPriority w:val="0"/>
    <w:rPr>
      <w:vertAlign w:val="superscript"/>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7">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8">
    <w:name w:val="图样式-qn"/>
    <w:basedOn w:val="3"/>
    <w:next w:val="1"/>
    <w:qFormat/>
    <w:uiPriority w:val="0"/>
    <w:pPr>
      <w:numPr>
        <w:numId w:val="2"/>
      </w:numPr>
      <w:ind w:left="0" w:firstLine="0"/>
      <w:jc w:val="center"/>
    </w:pPr>
    <w:rPr>
      <w:b w:val="0"/>
      <w:sz w:val="21"/>
    </w:rPr>
  </w:style>
  <w:style w:type="paragraph" w:customStyle="1" w:styleId="29">
    <w:name w:val="样式1"/>
    <w:basedOn w:val="1"/>
    <w:qFormat/>
    <w:uiPriority w:val="0"/>
  </w:style>
  <w:style w:type="character" w:customStyle="1" w:styleId="30">
    <w:name w:val="标题 2 Char"/>
    <w:link w:val="3"/>
    <w:qFormat/>
    <w:uiPriority w:val="0"/>
    <w:rPr>
      <w:rFonts w:ascii="Arial" w:hAnsi="Arial" w:eastAsia="黑体"/>
      <w:b/>
      <w:sz w:val="28"/>
    </w:rPr>
  </w:style>
  <w:style w:type="character" w:customStyle="1" w:styleId="31">
    <w:name w:val="标题 3 Char"/>
    <w:link w:val="4"/>
    <w:qFormat/>
    <w:uiPriority w:val="0"/>
    <w:rPr>
      <w:rFonts w:eastAsia="黑体" w:asciiTheme="minorAscii" w:hAnsiTheme="minorAscii"/>
      <w:b/>
      <w:sz w:val="24"/>
    </w:rPr>
  </w:style>
  <w:style w:type="character" w:customStyle="1" w:styleId="32">
    <w:name w:val="标题 1 Char"/>
    <w:link w:val="2"/>
    <w:qFormat/>
    <w:uiPriority w:val="0"/>
    <w:rPr>
      <w:rFonts w:ascii="黑体" w:hAnsi="黑体" w:eastAsia="黑体" w:cs="黑体"/>
      <w:b/>
      <w:kern w:val="44"/>
      <w:sz w:val="32"/>
    </w:rPr>
  </w:style>
  <w:style w:type="paragraph" w:customStyle="1" w:styleId="33">
    <w:name w:val="摘要"/>
    <w:basedOn w:val="2"/>
    <w:next w:val="1"/>
    <w:link w:val="34"/>
    <w:qFormat/>
    <w:uiPriority w:val="0"/>
    <w:pPr>
      <w:spacing w:line="360" w:lineRule="auto"/>
      <w:ind w:firstLine="480" w:firstLineChars="200"/>
    </w:pPr>
    <w:rPr>
      <w:sz w:val="24"/>
    </w:rPr>
  </w:style>
  <w:style w:type="character" w:customStyle="1" w:styleId="34">
    <w:name w:val="摘要 Char"/>
    <w:link w:val="33"/>
    <w:qFormat/>
    <w:uiPriority w:val="0"/>
    <w:rPr>
      <w:rFonts w:eastAsia="黑体"/>
      <w:b/>
      <w:sz w:val="24"/>
    </w:rPr>
  </w:style>
  <w:style w:type="paragraph" w:customStyle="1" w:styleId="35">
    <w:name w:val="图表名称"/>
    <w:basedOn w:val="1"/>
    <w:qFormat/>
    <w:uiPriority w:val="0"/>
    <w:pPr>
      <w:jc w:val="center"/>
    </w:pPr>
    <w:rPr>
      <w:rFonts w:ascii="黑体" w:hAnsi="黑体" w:eastAsia="黑体"/>
      <w:color w:val="000000"/>
    </w:rPr>
  </w:style>
  <w:style w:type="paragraph" w:customStyle="1" w:styleId="36">
    <w:name w:val="列出段落1"/>
    <w:basedOn w:val="1"/>
    <w:qFormat/>
    <w:uiPriority w:val="99"/>
    <w:pPr>
      <w:ind w:firstLine="420" w:firstLineChars="200"/>
    </w:pPr>
    <w:rPr>
      <w:rFonts w:ascii="Times New Roman" w:hAnsi="Times New Roman" w:eastAsia="宋体" w:cs="Times New Roman"/>
    </w:rPr>
  </w:style>
  <w:style w:type="paragraph" w:customStyle="1" w:styleId="37">
    <w:name w:val="二级标题"/>
    <w:next w:val="1"/>
    <w:qFormat/>
    <w:locked/>
    <w:uiPriority w:val="0"/>
    <w:pPr>
      <w:numPr>
        <w:ilvl w:val="1"/>
        <w:numId w:val="4"/>
      </w:numPr>
      <w:tabs>
        <w:tab w:val="left" w:pos="360"/>
        <w:tab w:val="clear" w:pos="420"/>
      </w:tabs>
      <w:spacing w:before="80" w:beforeLines="80" w:after="80" w:afterLines="80" w:line="312" w:lineRule="auto"/>
    </w:pPr>
    <w:rPr>
      <w:rFonts w:ascii="Times New Roman" w:hAnsi="Times New Roman" w:eastAsia="黑体"/>
      <w:bCs/>
      <w:sz w:val="18"/>
      <w:szCs w:val="18"/>
      <w:lang w:val="en-US" w:eastAsia="zh-CN" w:bidi="ar-SA"/>
    </w:rPr>
  </w:style>
  <w:style w:type="paragraph" w:customStyle="1" w:styleId="38">
    <w:name w:val="三级标题"/>
    <w:next w:val="1"/>
    <w:qFormat/>
    <w:uiPriority w:val="0"/>
    <w:pPr>
      <w:numPr>
        <w:ilvl w:val="2"/>
        <w:numId w:val="4"/>
      </w:numPr>
      <w:tabs>
        <w:tab w:val="left" w:pos="360"/>
        <w:tab w:val="clear" w:pos="420"/>
      </w:tabs>
      <w:spacing w:before="50" w:beforeLines="50" w:after="50" w:afterLines="50" w:line="312" w:lineRule="auto"/>
    </w:pPr>
    <w:rPr>
      <w:rFonts w:eastAsia="楷体_GB2312"/>
      <w:bCs/>
      <w:sz w:val="18"/>
      <w:szCs w:val="28"/>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5.wmf"/><Relationship Id="rId98" Type="http://schemas.openxmlformats.org/officeDocument/2006/relationships/oleObject" Target="embeddings/oleObject69.bin"/><Relationship Id="rId97" Type="http://schemas.openxmlformats.org/officeDocument/2006/relationships/oleObject" Target="embeddings/oleObject68.bin"/><Relationship Id="rId96" Type="http://schemas.openxmlformats.org/officeDocument/2006/relationships/oleObject" Target="embeddings/oleObject67.bin"/><Relationship Id="rId95" Type="http://schemas.openxmlformats.org/officeDocument/2006/relationships/oleObject" Target="embeddings/oleObject66.bin"/><Relationship Id="rId94" Type="http://schemas.openxmlformats.org/officeDocument/2006/relationships/oleObject" Target="embeddings/oleObject65.bin"/><Relationship Id="rId93" Type="http://schemas.openxmlformats.org/officeDocument/2006/relationships/oleObject" Target="embeddings/oleObject64.bin"/><Relationship Id="rId92" Type="http://schemas.openxmlformats.org/officeDocument/2006/relationships/oleObject" Target="embeddings/oleObject63.bin"/><Relationship Id="rId91" Type="http://schemas.openxmlformats.org/officeDocument/2006/relationships/oleObject" Target="embeddings/oleObject62.bin"/><Relationship Id="rId90" Type="http://schemas.openxmlformats.org/officeDocument/2006/relationships/oleObject" Target="embeddings/oleObject61.bin"/><Relationship Id="rId9" Type="http://schemas.openxmlformats.org/officeDocument/2006/relationships/image" Target="media/image2.emf"/><Relationship Id="rId89" Type="http://schemas.openxmlformats.org/officeDocument/2006/relationships/oleObject" Target="embeddings/oleObject60.bin"/><Relationship Id="rId88" Type="http://schemas.openxmlformats.org/officeDocument/2006/relationships/oleObject" Target="embeddings/oleObject59.bin"/><Relationship Id="rId87" Type="http://schemas.openxmlformats.org/officeDocument/2006/relationships/oleObject" Target="embeddings/oleObject58.bin"/><Relationship Id="rId86" Type="http://schemas.openxmlformats.org/officeDocument/2006/relationships/oleObject" Target="embeddings/oleObject57.bin"/><Relationship Id="rId85" Type="http://schemas.openxmlformats.org/officeDocument/2006/relationships/oleObject" Target="embeddings/oleObject56.bin"/><Relationship Id="rId84" Type="http://schemas.openxmlformats.org/officeDocument/2006/relationships/oleObject" Target="embeddings/oleObject55.bin"/><Relationship Id="rId83" Type="http://schemas.openxmlformats.org/officeDocument/2006/relationships/oleObject" Target="embeddings/oleObject54.bin"/><Relationship Id="rId82" Type="http://schemas.openxmlformats.org/officeDocument/2006/relationships/oleObject" Target="embeddings/oleObject53.bin"/><Relationship Id="rId81" Type="http://schemas.openxmlformats.org/officeDocument/2006/relationships/oleObject" Target="embeddings/oleObject52.bin"/><Relationship Id="rId80" Type="http://schemas.openxmlformats.org/officeDocument/2006/relationships/image" Target="media/image24.wmf"/><Relationship Id="rId8" Type="http://schemas.openxmlformats.org/officeDocument/2006/relationships/oleObject" Target="embeddings/oleObject2.bin"/><Relationship Id="rId79" Type="http://schemas.openxmlformats.org/officeDocument/2006/relationships/oleObject" Target="embeddings/oleObject51.bin"/><Relationship Id="rId78" Type="http://schemas.openxmlformats.org/officeDocument/2006/relationships/oleObject" Target="embeddings/oleObject50.bin"/><Relationship Id="rId77" Type="http://schemas.openxmlformats.org/officeDocument/2006/relationships/image" Target="media/image23.wmf"/><Relationship Id="rId76" Type="http://schemas.openxmlformats.org/officeDocument/2006/relationships/oleObject" Target="embeddings/oleObject49.bin"/><Relationship Id="rId75" Type="http://schemas.openxmlformats.org/officeDocument/2006/relationships/image" Target="media/image22.wmf"/><Relationship Id="rId74" Type="http://schemas.openxmlformats.org/officeDocument/2006/relationships/oleObject" Target="embeddings/oleObject48.bin"/><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oleObject" Target="embeddings/oleObject45.bin"/><Relationship Id="rId7" Type="http://schemas.openxmlformats.org/officeDocument/2006/relationships/image" Target="media/image1.emf"/><Relationship Id="rId69" Type="http://schemas.openxmlformats.org/officeDocument/2006/relationships/image" Target="media/image20.wmf"/><Relationship Id="rId68" Type="http://schemas.openxmlformats.org/officeDocument/2006/relationships/oleObject" Target="embeddings/oleObject44.bin"/><Relationship Id="rId67" Type="http://schemas.openxmlformats.org/officeDocument/2006/relationships/oleObject" Target="embeddings/oleObject43.bin"/><Relationship Id="rId66" Type="http://schemas.openxmlformats.org/officeDocument/2006/relationships/image" Target="media/image19.wmf"/><Relationship Id="rId65" Type="http://schemas.openxmlformats.org/officeDocument/2006/relationships/oleObject" Target="embeddings/oleObject42.bin"/><Relationship Id="rId64" Type="http://schemas.openxmlformats.org/officeDocument/2006/relationships/image" Target="media/image18.wmf"/><Relationship Id="rId63" Type="http://schemas.openxmlformats.org/officeDocument/2006/relationships/oleObject" Target="embeddings/oleObject41.bin"/><Relationship Id="rId62" Type="http://schemas.openxmlformats.org/officeDocument/2006/relationships/image" Target="media/image17.wmf"/><Relationship Id="rId61" Type="http://schemas.openxmlformats.org/officeDocument/2006/relationships/oleObject" Target="embeddings/oleObject40.bin"/><Relationship Id="rId60" Type="http://schemas.openxmlformats.org/officeDocument/2006/relationships/image" Target="media/image16.wmf"/><Relationship Id="rId6" Type="http://schemas.openxmlformats.org/officeDocument/2006/relationships/oleObject" Target="embeddings/oleObject1.bin"/><Relationship Id="rId59" Type="http://schemas.openxmlformats.org/officeDocument/2006/relationships/oleObject" Target="embeddings/oleObject39.bin"/><Relationship Id="rId58" Type="http://schemas.openxmlformats.org/officeDocument/2006/relationships/image" Target="media/image15.wmf"/><Relationship Id="rId57" Type="http://schemas.openxmlformats.org/officeDocument/2006/relationships/oleObject" Target="embeddings/oleObject38.bin"/><Relationship Id="rId56" Type="http://schemas.openxmlformats.org/officeDocument/2006/relationships/oleObject" Target="embeddings/oleObject37.bin"/><Relationship Id="rId55" Type="http://schemas.openxmlformats.org/officeDocument/2006/relationships/oleObject" Target="embeddings/oleObject36.bin"/><Relationship Id="rId54" Type="http://schemas.openxmlformats.org/officeDocument/2006/relationships/oleObject" Target="embeddings/oleObject35.bin"/><Relationship Id="rId53" Type="http://schemas.openxmlformats.org/officeDocument/2006/relationships/oleObject" Target="embeddings/oleObject34.bin"/><Relationship Id="rId521" Type="http://schemas.microsoft.com/office/2011/relationships/people" Target="people.xml"/><Relationship Id="rId520" Type="http://schemas.openxmlformats.org/officeDocument/2006/relationships/fontTable" Target="fontTable.xml"/><Relationship Id="rId52" Type="http://schemas.openxmlformats.org/officeDocument/2006/relationships/oleObject" Target="embeddings/oleObject33.bin"/><Relationship Id="rId519" Type="http://schemas.openxmlformats.org/officeDocument/2006/relationships/numbering" Target="numbering.xml"/><Relationship Id="rId518" Type="http://schemas.openxmlformats.org/officeDocument/2006/relationships/customXml" Target="../customXml/item1.xml"/><Relationship Id="rId517" Type="http://schemas.openxmlformats.org/officeDocument/2006/relationships/image" Target="media/image219.emf"/><Relationship Id="rId516" Type="http://schemas.openxmlformats.org/officeDocument/2006/relationships/image" Target="media/image218.wmf"/><Relationship Id="rId515" Type="http://schemas.openxmlformats.org/officeDocument/2006/relationships/image" Target="media/image217.wmf"/><Relationship Id="rId514" Type="http://schemas.openxmlformats.org/officeDocument/2006/relationships/image" Target="media/image216.wmf"/><Relationship Id="rId513" Type="http://schemas.openxmlformats.org/officeDocument/2006/relationships/image" Target="media/image215.wmf"/><Relationship Id="rId512" Type="http://schemas.openxmlformats.org/officeDocument/2006/relationships/image" Target="media/image214.wmf"/><Relationship Id="rId511" Type="http://schemas.openxmlformats.org/officeDocument/2006/relationships/image" Target="media/image213.wmf"/><Relationship Id="rId510" Type="http://schemas.openxmlformats.org/officeDocument/2006/relationships/image" Target="media/image212.wmf"/><Relationship Id="rId51" Type="http://schemas.openxmlformats.org/officeDocument/2006/relationships/oleObject" Target="embeddings/oleObject32.bin"/><Relationship Id="rId509" Type="http://schemas.openxmlformats.org/officeDocument/2006/relationships/image" Target="media/image211.wmf"/><Relationship Id="rId508" Type="http://schemas.openxmlformats.org/officeDocument/2006/relationships/image" Target="media/image210.wmf"/><Relationship Id="rId507" Type="http://schemas.openxmlformats.org/officeDocument/2006/relationships/image" Target="media/image209.wmf"/><Relationship Id="rId506" Type="http://schemas.openxmlformats.org/officeDocument/2006/relationships/image" Target="media/image208.wmf"/><Relationship Id="rId505" Type="http://schemas.openxmlformats.org/officeDocument/2006/relationships/image" Target="media/image207.wmf"/><Relationship Id="rId504" Type="http://schemas.openxmlformats.org/officeDocument/2006/relationships/image" Target="media/image206.wmf"/><Relationship Id="rId503" Type="http://schemas.openxmlformats.org/officeDocument/2006/relationships/image" Target="media/image205.wmf"/><Relationship Id="rId502" Type="http://schemas.openxmlformats.org/officeDocument/2006/relationships/image" Target="media/image204.wmf"/><Relationship Id="rId501" Type="http://schemas.openxmlformats.org/officeDocument/2006/relationships/image" Target="media/image203.wmf"/><Relationship Id="rId500" Type="http://schemas.openxmlformats.org/officeDocument/2006/relationships/image" Target="media/image202.wmf"/><Relationship Id="rId50" Type="http://schemas.openxmlformats.org/officeDocument/2006/relationships/oleObject" Target="embeddings/oleObject31.bin"/><Relationship Id="rId5" Type="http://schemas.openxmlformats.org/officeDocument/2006/relationships/theme" Target="theme/theme1.xml"/><Relationship Id="rId499" Type="http://schemas.openxmlformats.org/officeDocument/2006/relationships/image" Target="media/image201.wmf"/><Relationship Id="rId498" Type="http://schemas.openxmlformats.org/officeDocument/2006/relationships/image" Target="media/image200.wmf"/><Relationship Id="rId497" Type="http://schemas.openxmlformats.org/officeDocument/2006/relationships/image" Target="media/image199.wmf"/><Relationship Id="rId496" Type="http://schemas.openxmlformats.org/officeDocument/2006/relationships/image" Target="media/image198.wmf"/><Relationship Id="rId495" Type="http://schemas.openxmlformats.org/officeDocument/2006/relationships/image" Target="media/image197.wmf"/><Relationship Id="rId494" Type="http://schemas.openxmlformats.org/officeDocument/2006/relationships/image" Target="media/image196.wmf"/><Relationship Id="rId493" Type="http://schemas.openxmlformats.org/officeDocument/2006/relationships/image" Target="media/image195.wmf"/><Relationship Id="rId492" Type="http://schemas.openxmlformats.org/officeDocument/2006/relationships/image" Target="media/image194.wmf"/><Relationship Id="rId491" Type="http://schemas.openxmlformats.org/officeDocument/2006/relationships/image" Target="media/image193.wmf"/><Relationship Id="rId490" Type="http://schemas.openxmlformats.org/officeDocument/2006/relationships/image" Target="media/image192.wmf"/><Relationship Id="rId49" Type="http://schemas.openxmlformats.org/officeDocument/2006/relationships/oleObject" Target="embeddings/oleObject30.bin"/><Relationship Id="rId489" Type="http://schemas.openxmlformats.org/officeDocument/2006/relationships/image" Target="media/image191.wmf"/><Relationship Id="rId488" Type="http://schemas.openxmlformats.org/officeDocument/2006/relationships/image" Target="media/image190.wmf"/><Relationship Id="rId487" Type="http://schemas.openxmlformats.org/officeDocument/2006/relationships/image" Target="media/image189.wmf"/><Relationship Id="rId486" Type="http://schemas.openxmlformats.org/officeDocument/2006/relationships/image" Target="media/image188.wmf"/><Relationship Id="rId485" Type="http://schemas.openxmlformats.org/officeDocument/2006/relationships/image" Target="media/image187.wmf"/><Relationship Id="rId484" Type="http://schemas.openxmlformats.org/officeDocument/2006/relationships/image" Target="media/image186.wmf"/><Relationship Id="rId483" Type="http://schemas.openxmlformats.org/officeDocument/2006/relationships/image" Target="media/image185.wmf"/><Relationship Id="rId482" Type="http://schemas.openxmlformats.org/officeDocument/2006/relationships/image" Target="media/image184.wmf"/><Relationship Id="rId481" Type="http://schemas.openxmlformats.org/officeDocument/2006/relationships/image" Target="media/image183.wmf"/><Relationship Id="rId480" Type="http://schemas.openxmlformats.org/officeDocument/2006/relationships/image" Target="media/image182.wmf"/><Relationship Id="rId48" Type="http://schemas.openxmlformats.org/officeDocument/2006/relationships/image" Target="media/image14.wmf"/><Relationship Id="rId479" Type="http://schemas.openxmlformats.org/officeDocument/2006/relationships/image" Target="media/image181.wmf"/><Relationship Id="rId478" Type="http://schemas.openxmlformats.org/officeDocument/2006/relationships/image" Target="media/image180.wmf"/><Relationship Id="rId477" Type="http://schemas.openxmlformats.org/officeDocument/2006/relationships/image" Target="media/image179.wmf"/><Relationship Id="rId476" Type="http://schemas.openxmlformats.org/officeDocument/2006/relationships/image" Target="media/image178.wmf"/><Relationship Id="rId475" Type="http://schemas.openxmlformats.org/officeDocument/2006/relationships/image" Target="media/image177.wmf"/><Relationship Id="rId474" Type="http://schemas.openxmlformats.org/officeDocument/2006/relationships/image" Target="media/image176.wmf"/><Relationship Id="rId473" Type="http://schemas.openxmlformats.org/officeDocument/2006/relationships/image" Target="media/image175.wmf"/><Relationship Id="rId472" Type="http://schemas.openxmlformats.org/officeDocument/2006/relationships/image" Target="media/image174.wmf"/><Relationship Id="rId471" Type="http://schemas.openxmlformats.org/officeDocument/2006/relationships/image" Target="media/image173.wmf"/><Relationship Id="rId470" Type="http://schemas.openxmlformats.org/officeDocument/2006/relationships/image" Target="media/image172.wmf"/><Relationship Id="rId47" Type="http://schemas.openxmlformats.org/officeDocument/2006/relationships/oleObject" Target="embeddings/oleObject29.bin"/><Relationship Id="rId469" Type="http://schemas.openxmlformats.org/officeDocument/2006/relationships/image" Target="media/image171.wmf"/><Relationship Id="rId468" Type="http://schemas.openxmlformats.org/officeDocument/2006/relationships/image" Target="media/image170.wmf"/><Relationship Id="rId467" Type="http://schemas.openxmlformats.org/officeDocument/2006/relationships/image" Target="media/image169.wmf"/><Relationship Id="rId466" Type="http://schemas.openxmlformats.org/officeDocument/2006/relationships/image" Target="media/image168.wmf"/><Relationship Id="rId465" Type="http://schemas.openxmlformats.org/officeDocument/2006/relationships/image" Target="media/image167.wmf"/><Relationship Id="rId464" Type="http://schemas.openxmlformats.org/officeDocument/2006/relationships/image" Target="media/image166.wmf"/><Relationship Id="rId463" Type="http://schemas.openxmlformats.org/officeDocument/2006/relationships/image" Target="media/image165.wmf"/><Relationship Id="rId462" Type="http://schemas.openxmlformats.org/officeDocument/2006/relationships/image" Target="media/image164.wmf"/><Relationship Id="rId461" Type="http://schemas.openxmlformats.org/officeDocument/2006/relationships/image" Target="media/image163.wmf"/><Relationship Id="rId460" Type="http://schemas.openxmlformats.org/officeDocument/2006/relationships/image" Target="media/image162.wmf"/><Relationship Id="rId46" Type="http://schemas.openxmlformats.org/officeDocument/2006/relationships/image" Target="media/image13.wmf"/><Relationship Id="rId459" Type="http://schemas.openxmlformats.org/officeDocument/2006/relationships/image" Target="media/image161.wmf"/><Relationship Id="rId458" Type="http://schemas.openxmlformats.org/officeDocument/2006/relationships/image" Target="media/image160.wmf"/><Relationship Id="rId457" Type="http://schemas.openxmlformats.org/officeDocument/2006/relationships/image" Target="media/image159.wmf"/><Relationship Id="rId456" Type="http://schemas.openxmlformats.org/officeDocument/2006/relationships/image" Target="media/image158.wmf"/><Relationship Id="rId455" Type="http://schemas.openxmlformats.org/officeDocument/2006/relationships/image" Target="media/image157.wmf"/><Relationship Id="rId454" Type="http://schemas.openxmlformats.org/officeDocument/2006/relationships/image" Target="media/image156.wmf"/><Relationship Id="rId453" Type="http://schemas.openxmlformats.org/officeDocument/2006/relationships/image" Target="media/image155.wmf"/><Relationship Id="rId452" Type="http://schemas.openxmlformats.org/officeDocument/2006/relationships/image" Target="media/image154.wmf"/><Relationship Id="rId451" Type="http://schemas.openxmlformats.org/officeDocument/2006/relationships/image" Target="media/image153.wmf"/><Relationship Id="rId450" Type="http://schemas.openxmlformats.org/officeDocument/2006/relationships/image" Target="media/image152.wmf"/><Relationship Id="rId45" Type="http://schemas.openxmlformats.org/officeDocument/2006/relationships/oleObject" Target="embeddings/oleObject28.bin"/><Relationship Id="rId449" Type="http://schemas.openxmlformats.org/officeDocument/2006/relationships/image" Target="media/image151.wmf"/><Relationship Id="rId448" Type="http://schemas.openxmlformats.org/officeDocument/2006/relationships/image" Target="media/image150.wmf"/><Relationship Id="rId447" Type="http://schemas.openxmlformats.org/officeDocument/2006/relationships/image" Target="media/image149.wmf"/><Relationship Id="rId446" Type="http://schemas.openxmlformats.org/officeDocument/2006/relationships/image" Target="media/image148.wmf"/><Relationship Id="rId445" Type="http://schemas.openxmlformats.org/officeDocument/2006/relationships/image" Target="media/image147.wmf"/><Relationship Id="rId444" Type="http://schemas.openxmlformats.org/officeDocument/2006/relationships/image" Target="media/image146.wmf"/><Relationship Id="rId443" Type="http://schemas.openxmlformats.org/officeDocument/2006/relationships/image" Target="media/image145.wmf"/><Relationship Id="rId442" Type="http://schemas.openxmlformats.org/officeDocument/2006/relationships/image" Target="media/image144.wmf"/><Relationship Id="rId441" Type="http://schemas.openxmlformats.org/officeDocument/2006/relationships/image" Target="media/image143.wmf"/><Relationship Id="rId440" Type="http://schemas.openxmlformats.org/officeDocument/2006/relationships/image" Target="media/image142.wmf"/><Relationship Id="rId44" Type="http://schemas.openxmlformats.org/officeDocument/2006/relationships/image" Target="media/image12.wmf"/><Relationship Id="rId439" Type="http://schemas.openxmlformats.org/officeDocument/2006/relationships/image" Target="media/image141.wmf"/><Relationship Id="rId438" Type="http://schemas.openxmlformats.org/officeDocument/2006/relationships/image" Target="media/image140.wmf"/><Relationship Id="rId437" Type="http://schemas.openxmlformats.org/officeDocument/2006/relationships/image" Target="media/image139.wmf"/><Relationship Id="rId436" Type="http://schemas.openxmlformats.org/officeDocument/2006/relationships/image" Target="media/image138.wmf"/><Relationship Id="rId435" Type="http://schemas.openxmlformats.org/officeDocument/2006/relationships/image" Target="media/image137.wmf"/><Relationship Id="rId434" Type="http://schemas.openxmlformats.org/officeDocument/2006/relationships/image" Target="media/image136.wmf"/><Relationship Id="rId433" Type="http://schemas.openxmlformats.org/officeDocument/2006/relationships/image" Target="media/image135.wmf"/><Relationship Id="rId432" Type="http://schemas.openxmlformats.org/officeDocument/2006/relationships/image" Target="media/image134.wmf"/><Relationship Id="rId431" Type="http://schemas.openxmlformats.org/officeDocument/2006/relationships/image" Target="media/image133.wmf"/><Relationship Id="rId430" Type="http://schemas.openxmlformats.org/officeDocument/2006/relationships/image" Target="media/image132.wmf"/><Relationship Id="rId43" Type="http://schemas.openxmlformats.org/officeDocument/2006/relationships/oleObject" Target="embeddings/oleObject27.bin"/><Relationship Id="rId429" Type="http://schemas.openxmlformats.org/officeDocument/2006/relationships/image" Target="media/image131.wmf"/><Relationship Id="rId428" Type="http://schemas.openxmlformats.org/officeDocument/2006/relationships/image" Target="media/image130.wmf"/><Relationship Id="rId427" Type="http://schemas.openxmlformats.org/officeDocument/2006/relationships/image" Target="media/image129.wmf"/><Relationship Id="rId426" Type="http://schemas.openxmlformats.org/officeDocument/2006/relationships/image" Target="media/image128.wmf"/><Relationship Id="rId425" Type="http://schemas.openxmlformats.org/officeDocument/2006/relationships/image" Target="media/image127.wmf"/><Relationship Id="rId424" Type="http://schemas.openxmlformats.org/officeDocument/2006/relationships/image" Target="media/image126.wmf"/><Relationship Id="rId423" Type="http://schemas.openxmlformats.org/officeDocument/2006/relationships/image" Target="media/image125.wmf"/><Relationship Id="rId422" Type="http://schemas.openxmlformats.org/officeDocument/2006/relationships/image" Target="media/image124.wmf"/><Relationship Id="rId421" Type="http://schemas.openxmlformats.org/officeDocument/2006/relationships/image" Target="media/image123.wmf"/><Relationship Id="rId420" Type="http://schemas.openxmlformats.org/officeDocument/2006/relationships/image" Target="media/image122.wmf"/><Relationship Id="rId42" Type="http://schemas.openxmlformats.org/officeDocument/2006/relationships/image" Target="media/image11.wmf"/><Relationship Id="rId419" Type="http://schemas.openxmlformats.org/officeDocument/2006/relationships/image" Target="media/image121.wmf"/><Relationship Id="rId418" Type="http://schemas.openxmlformats.org/officeDocument/2006/relationships/image" Target="media/image120.wmf"/><Relationship Id="rId417" Type="http://schemas.openxmlformats.org/officeDocument/2006/relationships/image" Target="media/image119.wmf"/><Relationship Id="rId416" Type="http://schemas.openxmlformats.org/officeDocument/2006/relationships/image" Target="media/image118.wmf"/><Relationship Id="rId415" Type="http://schemas.openxmlformats.org/officeDocument/2006/relationships/image" Target="media/image117.wmf"/><Relationship Id="rId414" Type="http://schemas.openxmlformats.org/officeDocument/2006/relationships/image" Target="media/image116.wmf"/><Relationship Id="rId413" Type="http://schemas.openxmlformats.org/officeDocument/2006/relationships/image" Target="media/image115.wmf"/><Relationship Id="rId412" Type="http://schemas.openxmlformats.org/officeDocument/2006/relationships/image" Target="media/image114.wmf"/><Relationship Id="rId411" Type="http://schemas.openxmlformats.org/officeDocument/2006/relationships/image" Target="media/image113.wmf"/><Relationship Id="rId410" Type="http://schemas.openxmlformats.org/officeDocument/2006/relationships/image" Target="media/image112.wmf"/><Relationship Id="rId41" Type="http://schemas.openxmlformats.org/officeDocument/2006/relationships/oleObject" Target="embeddings/oleObject26.bin"/><Relationship Id="rId409" Type="http://schemas.openxmlformats.org/officeDocument/2006/relationships/image" Target="media/image111.wmf"/><Relationship Id="rId408" Type="http://schemas.openxmlformats.org/officeDocument/2006/relationships/image" Target="media/image110.wmf"/><Relationship Id="rId407" Type="http://schemas.openxmlformats.org/officeDocument/2006/relationships/image" Target="media/image109.wmf"/><Relationship Id="rId406" Type="http://schemas.openxmlformats.org/officeDocument/2006/relationships/image" Target="media/image108.wmf"/><Relationship Id="rId405" Type="http://schemas.openxmlformats.org/officeDocument/2006/relationships/image" Target="media/image107.wmf"/><Relationship Id="rId404" Type="http://schemas.openxmlformats.org/officeDocument/2006/relationships/image" Target="media/image106.wmf"/><Relationship Id="rId403" Type="http://schemas.openxmlformats.org/officeDocument/2006/relationships/image" Target="media/image105.wmf"/><Relationship Id="rId402" Type="http://schemas.openxmlformats.org/officeDocument/2006/relationships/image" Target="media/image104.wmf"/><Relationship Id="rId401" Type="http://schemas.openxmlformats.org/officeDocument/2006/relationships/image" Target="media/image103.wmf"/><Relationship Id="rId400" Type="http://schemas.openxmlformats.org/officeDocument/2006/relationships/image" Target="media/image102.wmf"/><Relationship Id="rId40" Type="http://schemas.openxmlformats.org/officeDocument/2006/relationships/oleObject" Target="embeddings/oleObject25.bin"/><Relationship Id="rId4" Type="http://schemas.openxmlformats.org/officeDocument/2006/relationships/endnotes" Target="endnotes.xml"/><Relationship Id="rId399" Type="http://schemas.openxmlformats.org/officeDocument/2006/relationships/image" Target="media/image101.wmf"/><Relationship Id="rId398" Type="http://schemas.openxmlformats.org/officeDocument/2006/relationships/image" Target="media/image100.wmf"/><Relationship Id="rId397" Type="http://schemas.openxmlformats.org/officeDocument/2006/relationships/image" Target="media/image99.wmf"/><Relationship Id="rId396" Type="http://schemas.openxmlformats.org/officeDocument/2006/relationships/image" Target="media/image98.wmf"/><Relationship Id="rId395" Type="http://schemas.openxmlformats.org/officeDocument/2006/relationships/image" Target="media/image97.wmf"/><Relationship Id="rId394" Type="http://schemas.openxmlformats.org/officeDocument/2006/relationships/image" Target="media/image96.wmf"/><Relationship Id="rId393" Type="http://schemas.openxmlformats.org/officeDocument/2006/relationships/image" Target="media/image95.wmf"/><Relationship Id="rId392" Type="http://schemas.openxmlformats.org/officeDocument/2006/relationships/image" Target="media/image94.wmf"/><Relationship Id="rId391" Type="http://schemas.openxmlformats.org/officeDocument/2006/relationships/image" Target="media/image93.wmf"/><Relationship Id="rId390" Type="http://schemas.openxmlformats.org/officeDocument/2006/relationships/image" Target="media/image92.wmf"/><Relationship Id="rId39" Type="http://schemas.openxmlformats.org/officeDocument/2006/relationships/oleObject" Target="embeddings/oleObject24.bin"/><Relationship Id="rId389" Type="http://schemas.openxmlformats.org/officeDocument/2006/relationships/image" Target="media/image91.wmf"/><Relationship Id="rId388" Type="http://schemas.openxmlformats.org/officeDocument/2006/relationships/image" Target="media/image90.wmf"/><Relationship Id="rId387" Type="http://schemas.openxmlformats.org/officeDocument/2006/relationships/image" Target="media/image89.wmf"/><Relationship Id="rId386" Type="http://schemas.openxmlformats.org/officeDocument/2006/relationships/image" Target="media/image88.wmf"/><Relationship Id="rId385" Type="http://schemas.openxmlformats.org/officeDocument/2006/relationships/image" Target="media/image87.wmf"/><Relationship Id="rId384" Type="http://schemas.openxmlformats.org/officeDocument/2006/relationships/image" Target="media/image86.wmf"/><Relationship Id="rId383" Type="http://schemas.openxmlformats.org/officeDocument/2006/relationships/image" Target="media/image85.wmf"/><Relationship Id="rId382" Type="http://schemas.openxmlformats.org/officeDocument/2006/relationships/image" Target="media/image84.wmf"/><Relationship Id="rId381" Type="http://schemas.openxmlformats.org/officeDocument/2006/relationships/image" Target="media/image83.wmf"/><Relationship Id="rId380" Type="http://schemas.openxmlformats.org/officeDocument/2006/relationships/image" Target="media/image82.wmf"/><Relationship Id="rId38" Type="http://schemas.openxmlformats.org/officeDocument/2006/relationships/oleObject" Target="embeddings/oleObject23.bin"/><Relationship Id="rId379" Type="http://schemas.openxmlformats.org/officeDocument/2006/relationships/image" Target="media/image81.wmf"/><Relationship Id="rId378" Type="http://schemas.openxmlformats.org/officeDocument/2006/relationships/image" Target="media/image80.wmf"/><Relationship Id="rId377" Type="http://schemas.openxmlformats.org/officeDocument/2006/relationships/image" Target="media/image79.wmf"/><Relationship Id="rId376" Type="http://schemas.openxmlformats.org/officeDocument/2006/relationships/image" Target="media/image78.wmf"/><Relationship Id="rId375" Type="http://schemas.openxmlformats.org/officeDocument/2006/relationships/image" Target="media/image77.wmf"/><Relationship Id="rId374" Type="http://schemas.openxmlformats.org/officeDocument/2006/relationships/image" Target="media/image76.wmf"/><Relationship Id="rId373" Type="http://schemas.openxmlformats.org/officeDocument/2006/relationships/image" Target="media/image75.wmf"/><Relationship Id="rId372" Type="http://schemas.openxmlformats.org/officeDocument/2006/relationships/image" Target="media/image74.wmf"/><Relationship Id="rId371" Type="http://schemas.openxmlformats.org/officeDocument/2006/relationships/image" Target="media/image73.wmf"/><Relationship Id="rId370" Type="http://schemas.openxmlformats.org/officeDocument/2006/relationships/image" Target="media/image72.wmf"/><Relationship Id="rId37" Type="http://schemas.openxmlformats.org/officeDocument/2006/relationships/oleObject" Target="embeddings/oleObject22.bin"/><Relationship Id="rId369" Type="http://schemas.openxmlformats.org/officeDocument/2006/relationships/image" Target="media/image71.wmf"/><Relationship Id="rId368" Type="http://schemas.openxmlformats.org/officeDocument/2006/relationships/image" Target="media/image70.wmf"/><Relationship Id="rId367" Type="http://schemas.openxmlformats.org/officeDocument/2006/relationships/image" Target="media/image69.wmf"/><Relationship Id="rId366" Type="http://schemas.openxmlformats.org/officeDocument/2006/relationships/image" Target="media/image68.wmf"/><Relationship Id="rId365" Type="http://schemas.openxmlformats.org/officeDocument/2006/relationships/image" Target="media/image67.wmf"/><Relationship Id="rId364" Type="http://schemas.openxmlformats.org/officeDocument/2006/relationships/image" Target="media/image66.wmf"/><Relationship Id="rId363" Type="http://schemas.openxmlformats.org/officeDocument/2006/relationships/image" Target="media/image65.wmf"/><Relationship Id="rId362" Type="http://schemas.openxmlformats.org/officeDocument/2006/relationships/image" Target="media/image64.wmf"/><Relationship Id="rId361" Type="http://schemas.openxmlformats.org/officeDocument/2006/relationships/image" Target="media/image63.wmf"/><Relationship Id="rId360" Type="http://schemas.openxmlformats.org/officeDocument/2006/relationships/image" Target="media/image62.wmf"/><Relationship Id="rId36" Type="http://schemas.openxmlformats.org/officeDocument/2006/relationships/oleObject" Target="embeddings/oleObject21.bin"/><Relationship Id="rId359" Type="http://schemas.openxmlformats.org/officeDocument/2006/relationships/oleObject" Target="embeddings/oleObject293.bin"/><Relationship Id="rId358" Type="http://schemas.openxmlformats.org/officeDocument/2006/relationships/oleObject" Target="embeddings/oleObject292.bin"/><Relationship Id="rId357" Type="http://schemas.openxmlformats.org/officeDocument/2006/relationships/oleObject" Target="embeddings/oleObject291.bin"/><Relationship Id="rId356" Type="http://schemas.openxmlformats.org/officeDocument/2006/relationships/oleObject" Target="embeddings/oleObject290.bin"/><Relationship Id="rId355" Type="http://schemas.openxmlformats.org/officeDocument/2006/relationships/oleObject" Target="embeddings/oleObject289.bin"/><Relationship Id="rId354" Type="http://schemas.openxmlformats.org/officeDocument/2006/relationships/oleObject" Target="embeddings/oleObject288.bin"/><Relationship Id="rId353" Type="http://schemas.openxmlformats.org/officeDocument/2006/relationships/oleObject" Target="embeddings/oleObject287.bin"/><Relationship Id="rId352" Type="http://schemas.openxmlformats.org/officeDocument/2006/relationships/oleObject" Target="embeddings/oleObject286.bin"/><Relationship Id="rId351" Type="http://schemas.openxmlformats.org/officeDocument/2006/relationships/oleObject" Target="embeddings/oleObject285.bin"/><Relationship Id="rId350" Type="http://schemas.openxmlformats.org/officeDocument/2006/relationships/oleObject" Target="embeddings/oleObject284.bin"/><Relationship Id="rId35" Type="http://schemas.openxmlformats.org/officeDocument/2006/relationships/oleObject" Target="embeddings/oleObject20.bin"/><Relationship Id="rId349" Type="http://schemas.openxmlformats.org/officeDocument/2006/relationships/oleObject" Target="embeddings/oleObject283.bin"/><Relationship Id="rId348" Type="http://schemas.openxmlformats.org/officeDocument/2006/relationships/oleObject" Target="embeddings/oleObject282.bin"/><Relationship Id="rId347" Type="http://schemas.openxmlformats.org/officeDocument/2006/relationships/oleObject" Target="embeddings/oleObject281.bin"/><Relationship Id="rId346" Type="http://schemas.openxmlformats.org/officeDocument/2006/relationships/oleObject" Target="embeddings/oleObject280.bin"/><Relationship Id="rId345" Type="http://schemas.openxmlformats.org/officeDocument/2006/relationships/oleObject" Target="embeddings/oleObject279.bin"/><Relationship Id="rId344" Type="http://schemas.openxmlformats.org/officeDocument/2006/relationships/oleObject" Target="embeddings/oleObject278.bin"/><Relationship Id="rId343" Type="http://schemas.openxmlformats.org/officeDocument/2006/relationships/oleObject" Target="embeddings/oleObject277.bin"/><Relationship Id="rId342" Type="http://schemas.openxmlformats.org/officeDocument/2006/relationships/oleObject" Target="embeddings/oleObject276.bin"/><Relationship Id="rId341" Type="http://schemas.openxmlformats.org/officeDocument/2006/relationships/oleObject" Target="embeddings/oleObject275.bin"/><Relationship Id="rId340" Type="http://schemas.openxmlformats.org/officeDocument/2006/relationships/oleObject" Target="embeddings/oleObject274.bin"/><Relationship Id="rId34" Type="http://schemas.openxmlformats.org/officeDocument/2006/relationships/oleObject" Target="embeddings/oleObject19.bin"/><Relationship Id="rId339" Type="http://schemas.openxmlformats.org/officeDocument/2006/relationships/oleObject" Target="embeddings/oleObject273.bin"/><Relationship Id="rId338" Type="http://schemas.openxmlformats.org/officeDocument/2006/relationships/oleObject" Target="embeddings/oleObject272.bin"/><Relationship Id="rId337" Type="http://schemas.openxmlformats.org/officeDocument/2006/relationships/oleObject" Target="embeddings/oleObject271.bin"/><Relationship Id="rId336" Type="http://schemas.openxmlformats.org/officeDocument/2006/relationships/oleObject" Target="embeddings/oleObject270.bin"/><Relationship Id="rId335" Type="http://schemas.openxmlformats.org/officeDocument/2006/relationships/oleObject" Target="embeddings/oleObject269.bin"/><Relationship Id="rId334" Type="http://schemas.openxmlformats.org/officeDocument/2006/relationships/oleObject" Target="embeddings/oleObject268.bin"/><Relationship Id="rId333" Type="http://schemas.openxmlformats.org/officeDocument/2006/relationships/oleObject" Target="embeddings/oleObject267.bin"/><Relationship Id="rId332" Type="http://schemas.openxmlformats.org/officeDocument/2006/relationships/oleObject" Target="embeddings/oleObject266.bin"/><Relationship Id="rId331" Type="http://schemas.openxmlformats.org/officeDocument/2006/relationships/oleObject" Target="embeddings/oleObject265.bin"/><Relationship Id="rId330" Type="http://schemas.openxmlformats.org/officeDocument/2006/relationships/oleObject" Target="embeddings/oleObject264.bin"/><Relationship Id="rId33" Type="http://schemas.openxmlformats.org/officeDocument/2006/relationships/oleObject" Target="embeddings/oleObject18.bin"/><Relationship Id="rId329" Type="http://schemas.openxmlformats.org/officeDocument/2006/relationships/oleObject" Target="embeddings/oleObject263.bin"/><Relationship Id="rId328" Type="http://schemas.openxmlformats.org/officeDocument/2006/relationships/oleObject" Target="embeddings/oleObject262.bin"/><Relationship Id="rId327" Type="http://schemas.openxmlformats.org/officeDocument/2006/relationships/oleObject" Target="embeddings/oleObject261.bin"/><Relationship Id="rId326" Type="http://schemas.openxmlformats.org/officeDocument/2006/relationships/oleObject" Target="embeddings/oleObject260.bin"/><Relationship Id="rId325" Type="http://schemas.openxmlformats.org/officeDocument/2006/relationships/oleObject" Target="embeddings/oleObject259.bin"/><Relationship Id="rId324" Type="http://schemas.openxmlformats.org/officeDocument/2006/relationships/oleObject" Target="embeddings/oleObject258.bin"/><Relationship Id="rId323" Type="http://schemas.openxmlformats.org/officeDocument/2006/relationships/oleObject" Target="embeddings/oleObject257.bin"/><Relationship Id="rId322" Type="http://schemas.openxmlformats.org/officeDocument/2006/relationships/oleObject" Target="embeddings/oleObject256.bin"/><Relationship Id="rId321" Type="http://schemas.openxmlformats.org/officeDocument/2006/relationships/oleObject" Target="embeddings/oleObject255.bin"/><Relationship Id="rId320" Type="http://schemas.openxmlformats.org/officeDocument/2006/relationships/oleObject" Target="embeddings/oleObject254.bin"/><Relationship Id="rId32" Type="http://schemas.openxmlformats.org/officeDocument/2006/relationships/oleObject" Target="embeddings/oleObject17.bin"/><Relationship Id="rId319" Type="http://schemas.openxmlformats.org/officeDocument/2006/relationships/oleObject" Target="embeddings/oleObject253.bin"/><Relationship Id="rId318" Type="http://schemas.openxmlformats.org/officeDocument/2006/relationships/oleObject" Target="embeddings/oleObject252.bin"/><Relationship Id="rId317" Type="http://schemas.openxmlformats.org/officeDocument/2006/relationships/oleObject" Target="embeddings/oleObject251.bin"/><Relationship Id="rId316" Type="http://schemas.openxmlformats.org/officeDocument/2006/relationships/oleObject" Target="embeddings/oleObject250.bin"/><Relationship Id="rId315" Type="http://schemas.openxmlformats.org/officeDocument/2006/relationships/oleObject" Target="embeddings/oleObject249.bin"/><Relationship Id="rId314" Type="http://schemas.openxmlformats.org/officeDocument/2006/relationships/oleObject" Target="embeddings/oleObject248.bin"/><Relationship Id="rId313" Type="http://schemas.openxmlformats.org/officeDocument/2006/relationships/oleObject" Target="embeddings/oleObject247.bin"/><Relationship Id="rId312" Type="http://schemas.openxmlformats.org/officeDocument/2006/relationships/oleObject" Target="embeddings/oleObject246.bin"/><Relationship Id="rId311" Type="http://schemas.openxmlformats.org/officeDocument/2006/relationships/oleObject" Target="embeddings/oleObject245.bin"/><Relationship Id="rId310" Type="http://schemas.openxmlformats.org/officeDocument/2006/relationships/oleObject" Target="embeddings/oleObject244.bin"/><Relationship Id="rId31" Type="http://schemas.openxmlformats.org/officeDocument/2006/relationships/oleObject" Target="embeddings/oleObject16.bin"/><Relationship Id="rId309" Type="http://schemas.openxmlformats.org/officeDocument/2006/relationships/oleObject" Target="embeddings/oleObject243.bin"/><Relationship Id="rId308" Type="http://schemas.openxmlformats.org/officeDocument/2006/relationships/oleObject" Target="embeddings/oleObject242.bin"/><Relationship Id="rId307" Type="http://schemas.openxmlformats.org/officeDocument/2006/relationships/oleObject" Target="embeddings/oleObject241.bin"/><Relationship Id="rId306" Type="http://schemas.openxmlformats.org/officeDocument/2006/relationships/oleObject" Target="embeddings/oleObject240.bin"/><Relationship Id="rId305" Type="http://schemas.openxmlformats.org/officeDocument/2006/relationships/oleObject" Target="embeddings/oleObject239.bin"/><Relationship Id="rId304" Type="http://schemas.openxmlformats.org/officeDocument/2006/relationships/oleObject" Target="embeddings/oleObject238.bin"/><Relationship Id="rId303" Type="http://schemas.openxmlformats.org/officeDocument/2006/relationships/oleObject" Target="embeddings/oleObject237.bin"/><Relationship Id="rId302" Type="http://schemas.openxmlformats.org/officeDocument/2006/relationships/oleObject" Target="embeddings/oleObject236.bin"/><Relationship Id="rId301" Type="http://schemas.openxmlformats.org/officeDocument/2006/relationships/oleObject" Target="embeddings/oleObject235.bin"/><Relationship Id="rId300" Type="http://schemas.openxmlformats.org/officeDocument/2006/relationships/oleObject" Target="embeddings/oleObject234.bin"/><Relationship Id="rId30" Type="http://schemas.openxmlformats.org/officeDocument/2006/relationships/oleObject" Target="embeddings/oleObject15.bin"/><Relationship Id="rId3" Type="http://schemas.openxmlformats.org/officeDocument/2006/relationships/footnotes" Target="footnotes.xml"/><Relationship Id="rId299" Type="http://schemas.openxmlformats.org/officeDocument/2006/relationships/oleObject" Target="embeddings/oleObject233.bin"/><Relationship Id="rId298" Type="http://schemas.openxmlformats.org/officeDocument/2006/relationships/oleObject" Target="embeddings/oleObject232.bin"/><Relationship Id="rId297" Type="http://schemas.openxmlformats.org/officeDocument/2006/relationships/oleObject" Target="embeddings/oleObject231.bin"/><Relationship Id="rId296" Type="http://schemas.openxmlformats.org/officeDocument/2006/relationships/oleObject" Target="embeddings/oleObject230.bin"/><Relationship Id="rId295" Type="http://schemas.openxmlformats.org/officeDocument/2006/relationships/oleObject" Target="embeddings/oleObject229.bin"/><Relationship Id="rId294" Type="http://schemas.openxmlformats.org/officeDocument/2006/relationships/oleObject" Target="embeddings/oleObject228.bin"/><Relationship Id="rId293" Type="http://schemas.openxmlformats.org/officeDocument/2006/relationships/oleObject" Target="embeddings/oleObject227.bin"/><Relationship Id="rId292" Type="http://schemas.openxmlformats.org/officeDocument/2006/relationships/oleObject" Target="embeddings/oleObject226.bin"/><Relationship Id="rId291" Type="http://schemas.openxmlformats.org/officeDocument/2006/relationships/oleObject" Target="embeddings/oleObject225.bin"/><Relationship Id="rId290" Type="http://schemas.openxmlformats.org/officeDocument/2006/relationships/oleObject" Target="embeddings/oleObject224.bin"/><Relationship Id="rId29" Type="http://schemas.openxmlformats.org/officeDocument/2006/relationships/oleObject" Target="embeddings/oleObject14.bin"/><Relationship Id="rId289" Type="http://schemas.openxmlformats.org/officeDocument/2006/relationships/oleObject" Target="embeddings/oleObject223.bin"/><Relationship Id="rId288" Type="http://schemas.openxmlformats.org/officeDocument/2006/relationships/oleObject" Target="embeddings/oleObject222.bin"/><Relationship Id="rId287" Type="http://schemas.openxmlformats.org/officeDocument/2006/relationships/oleObject" Target="embeddings/oleObject221.bin"/><Relationship Id="rId286" Type="http://schemas.openxmlformats.org/officeDocument/2006/relationships/oleObject" Target="embeddings/oleObject220.bin"/><Relationship Id="rId285" Type="http://schemas.openxmlformats.org/officeDocument/2006/relationships/oleObject" Target="embeddings/oleObject219.bin"/><Relationship Id="rId284" Type="http://schemas.openxmlformats.org/officeDocument/2006/relationships/oleObject" Target="embeddings/oleObject218.bin"/><Relationship Id="rId283" Type="http://schemas.openxmlformats.org/officeDocument/2006/relationships/oleObject" Target="embeddings/oleObject217.bin"/><Relationship Id="rId282" Type="http://schemas.openxmlformats.org/officeDocument/2006/relationships/oleObject" Target="embeddings/oleObject216.bin"/><Relationship Id="rId281" Type="http://schemas.openxmlformats.org/officeDocument/2006/relationships/oleObject" Target="embeddings/oleObject215.bin"/><Relationship Id="rId280" Type="http://schemas.openxmlformats.org/officeDocument/2006/relationships/oleObject" Target="embeddings/oleObject214.bin"/><Relationship Id="rId28" Type="http://schemas.openxmlformats.org/officeDocument/2006/relationships/oleObject" Target="embeddings/oleObject13.bin"/><Relationship Id="rId279" Type="http://schemas.openxmlformats.org/officeDocument/2006/relationships/oleObject" Target="embeddings/oleObject213.bin"/><Relationship Id="rId278" Type="http://schemas.openxmlformats.org/officeDocument/2006/relationships/oleObject" Target="embeddings/oleObject212.bin"/><Relationship Id="rId277" Type="http://schemas.openxmlformats.org/officeDocument/2006/relationships/oleObject" Target="embeddings/oleObject211.bin"/><Relationship Id="rId276" Type="http://schemas.openxmlformats.org/officeDocument/2006/relationships/oleObject" Target="embeddings/oleObject210.bin"/><Relationship Id="rId275" Type="http://schemas.openxmlformats.org/officeDocument/2006/relationships/oleObject" Target="embeddings/oleObject209.bin"/><Relationship Id="rId274" Type="http://schemas.openxmlformats.org/officeDocument/2006/relationships/oleObject" Target="embeddings/oleObject208.bin"/><Relationship Id="rId273" Type="http://schemas.openxmlformats.org/officeDocument/2006/relationships/oleObject" Target="embeddings/oleObject207.bin"/><Relationship Id="rId272" Type="http://schemas.openxmlformats.org/officeDocument/2006/relationships/oleObject" Target="embeddings/oleObject206.bin"/><Relationship Id="rId271" Type="http://schemas.openxmlformats.org/officeDocument/2006/relationships/oleObject" Target="embeddings/oleObject205.bin"/><Relationship Id="rId270" Type="http://schemas.openxmlformats.org/officeDocument/2006/relationships/oleObject" Target="embeddings/oleObject204.bin"/><Relationship Id="rId27" Type="http://schemas.openxmlformats.org/officeDocument/2006/relationships/oleObject" Target="embeddings/oleObject12.bin"/><Relationship Id="rId269" Type="http://schemas.openxmlformats.org/officeDocument/2006/relationships/oleObject" Target="embeddings/oleObject203.bin"/><Relationship Id="rId268" Type="http://schemas.openxmlformats.org/officeDocument/2006/relationships/oleObject" Target="embeddings/oleObject202.bin"/><Relationship Id="rId267" Type="http://schemas.openxmlformats.org/officeDocument/2006/relationships/oleObject" Target="embeddings/oleObject201.bin"/><Relationship Id="rId266" Type="http://schemas.openxmlformats.org/officeDocument/2006/relationships/oleObject" Target="embeddings/oleObject200.bin"/><Relationship Id="rId265" Type="http://schemas.openxmlformats.org/officeDocument/2006/relationships/oleObject" Target="embeddings/oleObject199.bin"/><Relationship Id="rId264" Type="http://schemas.openxmlformats.org/officeDocument/2006/relationships/oleObject" Target="embeddings/oleObject198.bin"/><Relationship Id="rId263" Type="http://schemas.openxmlformats.org/officeDocument/2006/relationships/oleObject" Target="embeddings/oleObject197.bin"/><Relationship Id="rId262" Type="http://schemas.openxmlformats.org/officeDocument/2006/relationships/oleObject" Target="embeddings/oleObject196.bin"/><Relationship Id="rId261" Type="http://schemas.openxmlformats.org/officeDocument/2006/relationships/oleObject" Target="embeddings/oleObject195.bin"/><Relationship Id="rId260" Type="http://schemas.openxmlformats.org/officeDocument/2006/relationships/oleObject" Target="embeddings/oleObject194.bin"/><Relationship Id="rId26" Type="http://schemas.openxmlformats.org/officeDocument/2006/relationships/oleObject" Target="embeddings/oleObject11.bin"/><Relationship Id="rId259" Type="http://schemas.openxmlformats.org/officeDocument/2006/relationships/oleObject" Target="embeddings/oleObject193.bin"/><Relationship Id="rId258" Type="http://schemas.openxmlformats.org/officeDocument/2006/relationships/oleObject" Target="embeddings/oleObject192.bin"/><Relationship Id="rId257" Type="http://schemas.openxmlformats.org/officeDocument/2006/relationships/oleObject" Target="embeddings/oleObject191.bin"/><Relationship Id="rId256" Type="http://schemas.openxmlformats.org/officeDocument/2006/relationships/oleObject" Target="embeddings/oleObject190.bin"/><Relationship Id="rId255" Type="http://schemas.openxmlformats.org/officeDocument/2006/relationships/oleObject" Target="embeddings/oleObject189.bin"/><Relationship Id="rId254" Type="http://schemas.openxmlformats.org/officeDocument/2006/relationships/oleObject" Target="embeddings/oleObject188.bin"/><Relationship Id="rId253" Type="http://schemas.openxmlformats.org/officeDocument/2006/relationships/oleObject" Target="embeddings/oleObject187.bin"/><Relationship Id="rId252" Type="http://schemas.openxmlformats.org/officeDocument/2006/relationships/oleObject" Target="embeddings/oleObject186.bin"/><Relationship Id="rId251" Type="http://schemas.openxmlformats.org/officeDocument/2006/relationships/oleObject" Target="embeddings/oleObject185.bin"/><Relationship Id="rId250" Type="http://schemas.openxmlformats.org/officeDocument/2006/relationships/oleObject" Target="embeddings/oleObject184.bin"/><Relationship Id="rId25" Type="http://schemas.openxmlformats.org/officeDocument/2006/relationships/oleObject" Target="embeddings/oleObject10.bin"/><Relationship Id="rId249" Type="http://schemas.openxmlformats.org/officeDocument/2006/relationships/oleObject" Target="embeddings/oleObject183.bin"/><Relationship Id="rId248" Type="http://schemas.openxmlformats.org/officeDocument/2006/relationships/oleObject" Target="embeddings/oleObject182.bin"/><Relationship Id="rId247" Type="http://schemas.openxmlformats.org/officeDocument/2006/relationships/oleObject" Target="embeddings/oleObject181.bin"/><Relationship Id="rId246" Type="http://schemas.openxmlformats.org/officeDocument/2006/relationships/oleObject" Target="embeddings/oleObject180.bin"/><Relationship Id="rId245" Type="http://schemas.openxmlformats.org/officeDocument/2006/relationships/oleObject" Target="embeddings/oleObject179.bin"/><Relationship Id="rId244" Type="http://schemas.openxmlformats.org/officeDocument/2006/relationships/oleObject" Target="embeddings/oleObject178.bin"/><Relationship Id="rId243" Type="http://schemas.openxmlformats.org/officeDocument/2006/relationships/oleObject" Target="embeddings/oleObject177.bin"/><Relationship Id="rId242" Type="http://schemas.openxmlformats.org/officeDocument/2006/relationships/oleObject" Target="embeddings/oleObject176.bin"/><Relationship Id="rId241" Type="http://schemas.openxmlformats.org/officeDocument/2006/relationships/oleObject" Target="embeddings/oleObject175.bin"/><Relationship Id="rId240" Type="http://schemas.openxmlformats.org/officeDocument/2006/relationships/oleObject" Target="embeddings/oleObject174.bin"/><Relationship Id="rId24" Type="http://schemas.openxmlformats.org/officeDocument/2006/relationships/oleObject" Target="embeddings/oleObject9.bin"/><Relationship Id="rId239" Type="http://schemas.openxmlformats.org/officeDocument/2006/relationships/oleObject" Target="embeddings/oleObject173.bin"/><Relationship Id="rId238" Type="http://schemas.openxmlformats.org/officeDocument/2006/relationships/oleObject" Target="embeddings/oleObject172.bin"/><Relationship Id="rId237" Type="http://schemas.openxmlformats.org/officeDocument/2006/relationships/oleObject" Target="embeddings/oleObject171.bin"/><Relationship Id="rId236" Type="http://schemas.openxmlformats.org/officeDocument/2006/relationships/oleObject" Target="embeddings/oleObject170.bin"/><Relationship Id="rId235" Type="http://schemas.openxmlformats.org/officeDocument/2006/relationships/oleObject" Target="embeddings/oleObject169.bin"/><Relationship Id="rId234" Type="http://schemas.openxmlformats.org/officeDocument/2006/relationships/oleObject" Target="embeddings/oleObject168.bin"/><Relationship Id="rId233" Type="http://schemas.openxmlformats.org/officeDocument/2006/relationships/oleObject" Target="embeddings/oleObject167.bin"/><Relationship Id="rId232" Type="http://schemas.openxmlformats.org/officeDocument/2006/relationships/oleObject" Target="embeddings/oleObject166.bin"/><Relationship Id="rId231" Type="http://schemas.openxmlformats.org/officeDocument/2006/relationships/oleObject" Target="embeddings/oleObject165.bin"/><Relationship Id="rId230" Type="http://schemas.openxmlformats.org/officeDocument/2006/relationships/oleObject" Target="embeddings/oleObject164.bin"/><Relationship Id="rId23" Type="http://schemas.openxmlformats.org/officeDocument/2006/relationships/image" Target="media/image10.wmf"/><Relationship Id="rId229" Type="http://schemas.openxmlformats.org/officeDocument/2006/relationships/oleObject" Target="embeddings/oleObject163.bin"/><Relationship Id="rId228" Type="http://schemas.openxmlformats.org/officeDocument/2006/relationships/oleObject" Target="embeddings/oleObject162.bin"/><Relationship Id="rId227" Type="http://schemas.openxmlformats.org/officeDocument/2006/relationships/oleObject" Target="embeddings/oleObject161.bin"/><Relationship Id="rId226" Type="http://schemas.openxmlformats.org/officeDocument/2006/relationships/oleObject" Target="embeddings/oleObject160.bin"/><Relationship Id="rId225" Type="http://schemas.openxmlformats.org/officeDocument/2006/relationships/oleObject" Target="embeddings/oleObject159.bin"/><Relationship Id="rId224" Type="http://schemas.openxmlformats.org/officeDocument/2006/relationships/oleObject" Target="embeddings/oleObject158.bin"/><Relationship Id="rId223" Type="http://schemas.openxmlformats.org/officeDocument/2006/relationships/oleObject" Target="embeddings/oleObject157.bin"/><Relationship Id="rId222" Type="http://schemas.openxmlformats.org/officeDocument/2006/relationships/oleObject" Target="embeddings/oleObject156.bin"/><Relationship Id="rId221" Type="http://schemas.openxmlformats.org/officeDocument/2006/relationships/oleObject" Target="embeddings/oleObject155.bin"/><Relationship Id="rId220" Type="http://schemas.openxmlformats.org/officeDocument/2006/relationships/oleObject" Target="embeddings/oleObject154.bin"/><Relationship Id="rId22" Type="http://schemas.openxmlformats.org/officeDocument/2006/relationships/oleObject" Target="embeddings/oleObject8.bin"/><Relationship Id="rId219" Type="http://schemas.openxmlformats.org/officeDocument/2006/relationships/oleObject" Target="embeddings/oleObject153.bin"/><Relationship Id="rId218" Type="http://schemas.openxmlformats.org/officeDocument/2006/relationships/oleObject" Target="embeddings/oleObject152.bin"/><Relationship Id="rId217" Type="http://schemas.openxmlformats.org/officeDocument/2006/relationships/image" Target="media/image61.jpeg"/><Relationship Id="rId216" Type="http://schemas.openxmlformats.org/officeDocument/2006/relationships/oleObject" Target="embeddings/oleObject151.bin"/><Relationship Id="rId215" Type="http://schemas.openxmlformats.org/officeDocument/2006/relationships/oleObject" Target="embeddings/oleObject150.bin"/><Relationship Id="rId214" Type="http://schemas.openxmlformats.org/officeDocument/2006/relationships/image" Target="media/image60.jpeg"/><Relationship Id="rId213" Type="http://schemas.openxmlformats.org/officeDocument/2006/relationships/image" Target="media/image59.jpeg"/><Relationship Id="rId212" Type="http://schemas.openxmlformats.org/officeDocument/2006/relationships/image" Target="media/image58.jpeg"/><Relationship Id="rId211" Type="http://schemas.openxmlformats.org/officeDocument/2006/relationships/image" Target="media/image57.png"/><Relationship Id="rId210" Type="http://schemas.openxmlformats.org/officeDocument/2006/relationships/image" Target="media/image56.png"/><Relationship Id="rId21" Type="http://schemas.openxmlformats.org/officeDocument/2006/relationships/image" Target="media/image9.wmf"/><Relationship Id="rId209" Type="http://schemas.openxmlformats.org/officeDocument/2006/relationships/image" Target="media/image55.png"/><Relationship Id="rId208" Type="http://schemas.openxmlformats.org/officeDocument/2006/relationships/image" Target="media/image54.png"/><Relationship Id="rId207" Type="http://schemas.openxmlformats.org/officeDocument/2006/relationships/image" Target="media/image53.png"/><Relationship Id="rId206" Type="http://schemas.openxmlformats.org/officeDocument/2006/relationships/image" Target="media/image52.png"/><Relationship Id="rId205" Type="http://schemas.openxmlformats.org/officeDocument/2006/relationships/image" Target="media/image51.jpeg"/><Relationship Id="rId204" Type="http://schemas.openxmlformats.org/officeDocument/2006/relationships/oleObject" Target="embeddings/oleObject149.bin"/><Relationship Id="rId203" Type="http://schemas.openxmlformats.org/officeDocument/2006/relationships/image" Target="media/image50.emf"/><Relationship Id="rId202" Type="http://schemas.openxmlformats.org/officeDocument/2006/relationships/oleObject" Target="embeddings/oleObject148.bin"/><Relationship Id="rId201" Type="http://schemas.openxmlformats.org/officeDocument/2006/relationships/oleObject" Target="embeddings/oleObject147.bin"/><Relationship Id="rId200" Type="http://schemas.openxmlformats.org/officeDocument/2006/relationships/oleObject" Target="embeddings/oleObject146.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image" Target="media/image49.wmf"/><Relationship Id="rId198" Type="http://schemas.openxmlformats.org/officeDocument/2006/relationships/oleObject" Target="embeddings/oleObject145.bin"/><Relationship Id="rId197" Type="http://schemas.openxmlformats.org/officeDocument/2006/relationships/oleObject" Target="embeddings/oleObject144.bin"/><Relationship Id="rId196" Type="http://schemas.openxmlformats.org/officeDocument/2006/relationships/oleObject" Target="embeddings/oleObject143.bin"/><Relationship Id="rId195" Type="http://schemas.openxmlformats.org/officeDocument/2006/relationships/oleObject" Target="embeddings/oleObject142.bin"/><Relationship Id="rId194" Type="http://schemas.openxmlformats.org/officeDocument/2006/relationships/image" Target="media/image48.wmf"/><Relationship Id="rId193" Type="http://schemas.openxmlformats.org/officeDocument/2006/relationships/oleObject" Target="embeddings/oleObject141.bin"/><Relationship Id="rId192" Type="http://schemas.openxmlformats.org/officeDocument/2006/relationships/oleObject" Target="embeddings/oleObject140.bin"/><Relationship Id="rId191" Type="http://schemas.openxmlformats.org/officeDocument/2006/relationships/oleObject" Target="embeddings/oleObject139.bin"/><Relationship Id="rId190" Type="http://schemas.openxmlformats.org/officeDocument/2006/relationships/image" Target="media/image47.wmf"/><Relationship Id="rId19" Type="http://schemas.openxmlformats.org/officeDocument/2006/relationships/image" Target="media/image8.wmf"/><Relationship Id="rId189" Type="http://schemas.openxmlformats.org/officeDocument/2006/relationships/oleObject" Target="embeddings/oleObject138.bin"/><Relationship Id="rId188" Type="http://schemas.openxmlformats.org/officeDocument/2006/relationships/image" Target="media/image46.wmf"/><Relationship Id="rId187" Type="http://schemas.openxmlformats.org/officeDocument/2006/relationships/oleObject" Target="embeddings/oleObject137.bin"/><Relationship Id="rId186" Type="http://schemas.openxmlformats.org/officeDocument/2006/relationships/oleObject" Target="embeddings/oleObject136.bin"/><Relationship Id="rId185" Type="http://schemas.openxmlformats.org/officeDocument/2006/relationships/oleObject" Target="embeddings/oleObject135.bin"/><Relationship Id="rId184" Type="http://schemas.openxmlformats.org/officeDocument/2006/relationships/oleObject" Target="embeddings/oleObject134.bin"/><Relationship Id="rId183" Type="http://schemas.openxmlformats.org/officeDocument/2006/relationships/oleObject" Target="embeddings/oleObject133.bin"/><Relationship Id="rId182" Type="http://schemas.openxmlformats.org/officeDocument/2006/relationships/oleObject" Target="embeddings/oleObject132.bin"/><Relationship Id="rId181" Type="http://schemas.openxmlformats.org/officeDocument/2006/relationships/oleObject" Target="embeddings/oleObject131.bin"/><Relationship Id="rId180" Type="http://schemas.openxmlformats.org/officeDocument/2006/relationships/oleObject" Target="embeddings/oleObject130.bin"/><Relationship Id="rId18" Type="http://schemas.openxmlformats.org/officeDocument/2006/relationships/oleObject" Target="embeddings/oleObject6.bin"/><Relationship Id="rId179" Type="http://schemas.openxmlformats.org/officeDocument/2006/relationships/oleObject" Target="embeddings/oleObject129.bin"/><Relationship Id="rId178" Type="http://schemas.openxmlformats.org/officeDocument/2006/relationships/oleObject" Target="embeddings/oleObject128.bin"/><Relationship Id="rId177" Type="http://schemas.openxmlformats.org/officeDocument/2006/relationships/image" Target="media/image45.wmf"/><Relationship Id="rId176" Type="http://schemas.openxmlformats.org/officeDocument/2006/relationships/oleObject" Target="embeddings/oleObject127.bin"/><Relationship Id="rId175" Type="http://schemas.openxmlformats.org/officeDocument/2006/relationships/image" Target="media/image44.wmf"/><Relationship Id="rId174" Type="http://schemas.openxmlformats.org/officeDocument/2006/relationships/oleObject" Target="embeddings/oleObject126.bin"/><Relationship Id="rId173" Type="http://schemas.openxmlformats.org/officeDocument/2006/relationships/image" Target="media/image43.wmf"/><Relationship Id="rId172" Type="http://schemas.openxmlformats.org/officeDocument/2006/relationships/oleObject" Target="embeddings/oleObject125.bin"/><Relationship Id="rId171" Type="http://schemas.openxmlformats.org/officeDocument/2006/relationships/oleObject" Target="embeddings/oleObject124.bin"/><Relationship Id="rId170" Type="http://schemas.openxmlformats.org/officeDocument/2006/relationships/oleObject" Target="embeddings/oleObject123.bin"/><Relationship Id="rId17" Type="http://schemas.openxmlformats.org/officeDocument/2006/relationships/oleObject" Target="embeddings/oleObject5.bin"/><Relationship Id="rId169" Type="http://schemas.openxmlformats.org/officeDocument/2006/relationships/image" Target="media/image42.wmf"/><Relationship Id="rId168" Type="http://schemas.openxmlformats.org/officeDocument/2006/relationships/oleObject" Target="embeddings/oleObject122.bin"/><Relationship Id="rId167" Type="http://schemas.openxmlformats.org/officeDocument/2006/relationships/oleObject" Target="embeddings/oleObject121.bin"/><Relationship Id="rId166" Type="http://schemas.openxmlformats.org/officeDocument/2006/relationships/oleObject" Target="embeddings/oleObject120.bin"/><Relationship Id="rId165" Type="http://schemas.openxmlformats.org/officeDocument/2006/relationships/oleObject" Target="embeddings/oleObject119.bin"/><Relationship Id="rId164" Type="http://schemas.openxmlformats.org/officeDocument/2006/relationships/image" Target="media/image41.wmf"/><Relationship Id="rId163" Type="http://schemas.openxmlformats.org/officeDocument/2006/relationships/oleObject" Target="embeddings/oleObject118.bin"/><Relationship Id="rId162" Type="http://schemas.openxmlformats.org/officeDocument/2006/relationships/oleObject" Target="embeddings/oleObject117.bin"/><Relationship Id="rId161" Type="http://schemas.openxmlformats.org/officeDocument/2006/relationships/image" Target="media/image40.wmf"/><Relationship Id="rId160" Type="http://schemas.openxmlformats.org/officeDocument/2006/relationships/oleObject" Target="embeddings/oleObject116.bin"/><Relationship Id="rId16" Type="http://schemas.openxmlformats.org/officeDocument/2006/relationships/oleObject" Target="embeddings/oleObject4.bin"/><Relationship Id="rId159" Type="http://schemas.openxmlformats.org/officeDocument/2006/relationships/oleObject" Target="embeddings/oleObject115.bin"/><Relationship Id="rId158" Type="http://schemas.openxmlformats.org/officeDocument/2006/relationships/oleObject" Target="embeddings/oleObject114.bin"/><Relationship Id="rId157" Type="http://schemas.openxmlformats.org/officeDocument/2006/relationships/oleObject" Target="embeddings/oleObject113.bin"/><Relationship Id="rId156" Type="http://schemas.openxmlformats.org/officeDocument/2006/relationships/oleObject" Target="embeddings/oleObject112.bin"/><Relationship Id="rId155" Type="http://schemas.openxmlformats.org/officeDocument/2006/relationships/oleObject" Target="embeddings/oleObject111.bin"/><Relationship Id="rId154" Type="http://schemas.openxmlformats.org/officeDocument/2006/relationships/oleObject" Target="embeddings/oleObject110.bin"/><Relationship Id="rId153" Type="http://schemas.openxmlformats.org/officeDocument/2006/relationships/oleObject" Target="embeddings/oleObject109.bin"/><Relationship Id="rId152" Type="http://schemas.openxmlformats.org/officeDocument/2006/relationships/oleObject" Target="embeddings/oleObject108.bin"/><Relationship Id="rId151" Type="http://schemas.openxmlformats.org/officeDocument/2006/relationships/image" Target="media/image39.wmf"/><Relationship Id="rId150" Type="http://schemas.openxmlformats.org/officeDocument/2006/relationships/oleObject" Target="embeddings/oleObject107.bin"/><Relationship Id="rId15" Type="http://schemas.openxmlformats.org/officeDocument/2006/relationships/image" Target="media/image7.png"/><Relationship Id="rId149" Type="http://schemas.openxmlformats.org/officeDocument/2006/relationships/oleObject" Target="embeddings/oleObject106.bin"/><Relationship Id="rId148" Type="http://schemas.openxmlformats.org/officeDocument/2006/relationships/oleObject" Target="embeddings/oleObject105.bin"/><Relationship Id="rId147" Type="http://schemas.openxmlformats.org/officeDocument/2006/relationships/image" Target="media/image38.wmf"/><Relationship Id="rId146" Type="http://schemas.openxmlformats.org/officeDocument/2006/relationships/oleObject" Target="embeddings/oleObject104.bin"/><Relationship Id="rId145" Type="http://schemas.openxmlformats.org/officeDocument/2006/relationships/oleObject" Target="embeddings/oleObject103.bin"/><Relationship Id="rId144" Type="http://schemas.openxmlformats.org/officeDocument/2006/relationships/oleObject" Target="embeddings/oleObject102.bin"/><Relationship Id="rId143" Type="http://schemas.openxmlformats.org/officeDocument/2006/relationships/oleObject" Target="embeddings/oleObject101.bin"/><Relationship Id="rId142" Type="http://schemas.openxmlformats.org/officeDocument/2006/relationships/oleObject" Target="embeddings/oleObject100.bin"/><Relationship Id="rId141" Type="http://schemas.openxmlformats.org/officeDocument/2006/relationships/oleObject" Target="embeddings/oleObject99.bin"/><Relationship Id="rId140" Type="http://schemas.openxmlformats.org/officeDocument/2006/relationships/oleObject" Target="embeddings/oleObject98.bin"/><Relationship Id="rId14" Type="http://schemas.openxmlformats.org/officeDocument/2006/relationships/image" Target="media/image6.jpeg"/><Relationship Id="rId139" Type="http://schemas.openxmlformats.org/officeDocument/2006/relationships/oleObject" Target="embeddings/oleObject97.bin"/><Relationship Id="rId138" Type="http://schemas.openxmlformats.org/officeDocument/2006/relationships/oleObject" Target="embeddings/oleObject96.bin"/><Relationship Id="rId137" Type="http://schemas.openxmlformats.org/officeDocument/2006/relationships/image" Target="media/image37.wmf"/><Relationship Id="rId136" Type="http://schemas.openxmlformats.org/officeDocument/2006/relationships/oleObject" Target="embeddings/oleObject95.bin"/><Relationship Id="rId135" Type="http://schemas.openxmlformats.org/officeDocument/2006/relationships/image" Target="media/image36.wmf"/><Relationship Id="rId134" Type="http://schemas.openxmlformats.org/officeDocument/2006/relationships/oleObject" Target="embeddings/oleObject94.bin"/><Relationship Id="rId133" Type="http://schemas.openxmlformats.org/officeDocument/2006/relationships/image" Target="media/image35.wmf"/><Relationship Id="rId132" Type="http://schemas.openxmlformats.org/officeDocument/2006/relationships/oleObject" Target="embeddings/oleObject93.bin"/><Relationship Id="rId131" Type="http://schemas.openxmlformats.org/officeDocument/2006/relationships/image" Target="media/image34.wmf"/><Relationship Id="rId130" Type="http://schemas.openxmlformats.org/officeDocument/2006/relationships/oleObject" Target="embeddings/oleObject92.bin"/><Relationship Id="rId13" Type="http://schemas.openxmlformats.org/officeDocument/2006/relationships/image" Target="media/image5.jpeg"/><Relationship Id="rId129" Type="http://schemas.openxmlformats.org/officeDocument/2006/relationships/image" Target="media/image33.wmf"/><Relationship Id="rId128" Type="http://schemas.openxmlformats.org/officeDocument/2006/relationships/oleObject" Target="embeddings/oleObject91.bin"/><Relationship Id="rId127" Type="http://schemas.openxmlformats.org/officeDocument/2006/relationships/image" Target="media/image32.wmf"/><Relationship Id="rId126" Type="http://schemas.openxmlformats.org/officeDocument/2006/relationships/oleObject" Target="embeddings/oleObject90.bin"/><Relationship Id="rId125" Type="http://schemas.openxmlformats.org/officeDocument/2006/relationships/oleObject" Target="embeddings/oleObject89.bin"/><Relationship Id="rId124" Type="http://schemas.openxmlformats.org/officeDocument/2006/relationships/image" Target="media/image31.wmf"/><Relationship Id="rId123" Type="http://schemas.openxmlformats.org/officeDocument/2006/relationships/oleObject" Target="embeddings/oleObject88.bin"/><Relationship Id="rId122" Type="http://schemas.openxmlformats.org/officeDocument/2006/relationships/oleObject" Target="embeddings/oleObject87.bin"/><Relationship Id="rId121" Type="http://schemas.openxmlformats.org/officeDocument/2006/relationships/oleObject" Target="embeddings/oleObject86.bin"/><Relationship Id="rId120" Type="http://schemas.openxmlformats.org/officeDocument/2006/relationships/image" Target="media/image30.wmf"/><Relationship Id="rId12" Type="http://schemas.openxmlformats.org/officeDocument/2006/relationships/image" Target="media/image4.jpeg"/><Relationship Id="rId119" Type="http://schemas.openxmlformats.org/officeDocument/2006/relationships/oleObject" Target="embeddings/oleObject85.bin"/><Relationship Id="rId118" Type="http://schemas.openxmlformats.org/officeDocument/2006/relationships/image" Target="media/image29.wmf"/><Relationship Id="rId117" Type="http://schemas.openxmlformats.org/officeDocument/2006/relationships/oleObject" Target="embeddings/oleObject84.bin"/><Relationship Id="rId116" Type="http://schemas.openxmlformats.org/officeDocument/2006/relationships/oleObject" Target="embeddings/oleObject83.bin"/><Relationship Id="rId115" Type="http://schemas.openxmlformats.org/officeDocument/2006/relationships/oleObject" Target="embeddings/oleObject82.bin"/><Relationship Id="rId114" Type="http://schemas.openxmlformats.org/officeDocument/2006/relationships/oleObject" Target="embeddings/oleObject81.bin"/><Relationship Id="rId113" Type="http://schemas.openxmlformats.org/officeDocument/2006/relationships/oleObject" Target="embeddings/oleObject80.bin"/><Relationship Id="rId112" Type="http://schemas.openxmlformats.org/officeDocument/2006/relationships/oleObject" Target="embeddings/oleObject79.bin"/><Relationship Id="rId111" Type="http://schemas.openxmlformats.org/officeDocument/2006/relationships/oleObject" Target="embeddings/oleObject78.bin"/><Relationship Id="rId110" Type="http://schemas.openxmlformats.org/officeDocument/2006/relationships/oleObject" Target="embeddings/oleObject77.bin"/><Relationship Id="rId11" Type="http://schemas.openxmlformats.org/officeDocument/2006/relationships/image" Target="media/image3.emf"/><Relationship Id="rId109" Type="http://schemas.openxmlformats.org/officeDocument/2006/relationships/oleObject" Target="embeddings/oleObject76.bin"/><Relationship Id="rId108" Type="http://schemas.openxmlformats.org/officeDocument/2006/relationships/oleObject" Target="embeddings/oleObject75.bin"/><Relationship Id="rId107" Type="http://schemas.openxmlformats.org/officeDocument/2006/relationships/oleObject" Target="embeddings/oleObject74.bin"/><Relationship Id="rId106" Type="http://schemas.openxmlformats.org/officeDocument/2006/relationships/image" Target="media/image28.wmf"/><Relationship Id="rId105" Type="http://schemas.openxmlformats.org/officeDocument/2006/relationships/oleObject" Target="embeddings/oleObject73.bin"/><Relationship Id="rId104" Type="http://schemas.openxmlformats.org/officeDocument/2006/relationships/oleObject" Target="embeddings/oleObject72.bin"/><Relationship Id="rId103" Type="http://schemas.openxmlformats.org/officeDocument/2006/relationships/image" Target="media/image27.wmf"/><Relationship Id="rId102" Type="http://schemas.openxmlformats.org/officeDocument/2006/relationships/oleObject" Target="embeddings/oleObject71.bin"/><Relationship Id="rId101" Type="http://schemas.openxmlformats.org/officeDocument/2006/relationships/image" Target="media/image26.wmf"/><Relationship Id="rId100" Type="http://schemas.openxmlformats.org/officeDocument/2006/relationships/oleObject" Target="embeddings/oleObject70.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2018-03-10T07:10:27Z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